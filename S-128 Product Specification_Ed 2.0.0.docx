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C89F4" w14:textId="2A318ACD" w:rsidR="00DF37B3" w:rsidRPr="008C7844" w:rsidRDefault="006D7DF3" w:rsidP="00DF37B3">
      <w:pPr>
        <w:spacing w:line="259" w:lineRule="auto"/>
      </w:pPr>
      <w:r>
        <w:rPr>
          <w:noProof/>
          <w:lang w:val="fi-FI"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line="240" w:lineRule="auto"/>
                                <w:jc w:val="right"/>
                                <w:rPr>
                                  <w:color w:val="FFFFFF"/>
                                  <w:sz w:val="16"/>
                                  <w:szCs w:val="16"/>
                                </w:rPr>
                              </w:pPr>
                            </w:p>
                            <w:p w14:paraId="5A2EF27A" w14:textId="77777777" w:rsidR="002F5193" w:rsidRDefault="002F5193" w:rsidP="00DF37B3">
                              <w:pPr>
                                <w:spacing w:after="0" w:line="240" w:lineRule="auto"/>
                                <w:jc w:val="right"/>
                                <w:rPr>
                                  <w:color w:val="FFFFFF"/>
                                  <w:sz w:val="16"/>
                                  <w:szCs w:val="16"/>
                                </w:rPr>
                              </w:pPr>
                            </w:p>
                            <w:p w14:paraId="56192A21" w14:textId="77777777" w:rsidR="002F5193" w:rsidRDefault="002F5193" w:rsidP="00DF37B3">
                              <w:pPr>
                                <w:spacing w:after="0" w:line="240" w:lineRule="auto"/>
                                <w:jc w:val="right"/>
                                <w:rPr>
                                  <w:color w:val="FFFFFF"/>
                                  <w:sz w:val="16"/>
                                  <w:szCs w:val="16"/>
                                </w:rPr>
                              </w:pPr>
                            </w:p>
                            <w:p w14:paraId="1E721ED7" w14:textId="77777777" w:rsidR="002F5193" w:rsidRDefault="002F5193" w:rsidP="00DF37B3">
                              <w:pPr>
                                <w:spacing w:after="0" w:line="240" w:lineRule="auto"/>
                                <w:jc w:val="right"/>
                                <w:rPr>
                                  <w:color w:val="FFFFFF"/>
                                  <w:sz w:val="16"/>
                                  <w:szCs w:val="16"/>
                                </w:rPr>
                              </w:pPr>
                            </w:p>
                            <w:p w14:paraId="1B15D255" w14:textId="77777777" w:rsidR="002F5193" w:rsidRDefault="002F5193" w:rsidP="00DF37B3">
                              <w:pPr>
                                <w:spacing w:after="0" w:line="240" w:lineRule="auto"/>
                                <w:jc w:val="right"/>
                                <w:rPr>
                                  <w:color w:val="FFFFFF"/>
                                  <w:sz w:val="16"/>
                                  <w:szCs w:val="16"/>
                                </w:rPr>
                              </w:pPr>
                            </w:p>
                            <w:p w14:paraId="2F32D182" w14:textId="77777777" w:rsidR="002F5193" w:rsidRDefault="002F5193" w:rsidP="00DF37B3">
                              <w:pPr>
                                <w:spacing w:after="0" w:line="240" w:lineRule="auto"/>
                                <w:jc w:val="right"/>
                                <w:rPr>
                                  <w:color w:val="FFFFFF"/>
                                  <w:sz w:val="16"/>
                                  <w:szCs w:val="16"/>
                                </w:rPr>
                              </w:pPr>
                            </w:p>
                            <w:p w14:paraId="4B9C3EC5" w14:textId="77777777" w:rsidR="002F5193" w:rsidRDefault="002F5193" w:rsidP="00DF37B3">
                              <w:pPr>
                                <w:spacing w:after="0" w:line="240" w:lineRule="auto"/>
                                <w:jc w:val="right"/>
                                <w:rPr>
                                  <w:color w:val="FFFFFF"/>
                                  <w:sz w:val="16"/>
                                  <w:szCs w:val="16"/>
                                </w:rPr>
                              </w:pPr>
                            </w:p>
                            <w:p w14:paraId="4420DD8A" w14:textId="77777777" w:rsidR="002F5193" w:rsidRDefault="002F5193" w:rsidP="00DF37B3">
                              <w:pPr>
                                <w:spacing w:after="0" w:line="240" w:lineRule="auto"/>
                                <w:jc w:val="right"/>
                                <w:rPr>
                                  <w:color w:val="FFFFFF"/>
                                  <w:sz w:val="16"/>
                                  <w:szCs w:val="16"/>
                                </w:rPr>
                              </w:pPr>
                            </w:p>
                            <w:p w14:paraId="3BDFC608" w14:textId="77777777" w:rsidR="002F5193" w:rsidRDefault="002F5193" w:rsidP="00DF37B3">
                              <w:pPr>
                                <w:spacing w:after="0" w:line="240" w:lineRule="auto"/>
                                <w:jc w:val="right"/>
                                <w:rPr>
                                  <w:color w:val="FFFFFF"/>
                                  <w:sz w:val="16"/>
                                  <w:szCs w:val="16"/>
                                </w:rPr>
                              </w:pPr>
                            </w:p>
                            <w:p w14:paraId="12BD0503" w14:textId="77777777" w:rsidR="002F5193" w:rsidRDefault="002F5193" w:rsidP="00DF37B3">
                              <w:pPr>
                                <w:spacing w:after="0" w:line="240" w:lineRule="auto"/>
                                <w:jc w:val="right"/>
                                <w:rPr>
                                  <w:color w:val="FFFFFF"/>
                                  <w:sz w:val="16"/>
                                  <w:szCs w:val="16"/>
                                </w:rPr>
                              </w:pPr>
                            </w:p>
                            <w:p w14:paraId="78761156" w14:textId="77777777" w:rsidR="002F5193" w:rsidRDefault="002F5193" w:rsidP="00DF37B3">
                              <w:pPr>
                                <w:spacing w:after="0" w:line="240" w:lineRule="auto"/>
                                <w:jc w:val="right"/>
                                <w:rPr>
                                  <w:color w:val="FFFFFF"/>
                                  <w:sz w:val="16"/>
                                  <w:szCs w:val="16"/>
                                </w:rPr>
                              </w:pPr>
                            </w:p>
                            <w:p w14:paraId="56CD72CF" w14:textId="77777777" w:rsidR="002F5193" w:rsidRPr="0018384D" w:rsidRDefault="002F5193" w:rsidP="00DF37B3">
                              <w:pPr>
                                <w:spacing w:after="0" w:line="240" w:lineRule="auto"/>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line="240" w:lineRule="auto"/>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line="240" w:lineRule="auto"/>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49DB31F1"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6A8F8792"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520DA" w:rsidRDefault="002F5193"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851865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0A9A59E5"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B1FDCA7" w14:textId="03F5D9AB" w:rsidR="002F5193" w:rsidRPr="003F4112" w:rsidRDefault="002F5193"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0" w:author="USER" w:date="2024-03-14T09:11:00Z">
                                <w:r w:rsidDel="006F1AC7">
                                  <w:rPr>
                                    <w:rFonts w:ascii="Arial" w:hAnsi="Arial" w:cs="HelveticaNeueLT Std Med"/>
                                    <w:b/>
                                    <w:color w:val="00004C"/>
                                    <w:sz w:val="28"/>
                                    <w:szCs w:val="28"/>
                                  </w:rPr>
                                  <w:delText>1.1</w:delText>
                                </w:r>
                              </w:del>
                              <w:ins w:id="1" w:author="GreemBlue" w:date="2024-02-13T14:38:00Z">
                                <w:del w:id="2" w:author="USER" w:date="2024-03-14T09:11:00Z">
                                  <w:r w:rsidDel="006F1AC7">
                                    <w:rPr>
                                      <w:rFonts w:ascii="Arial" w:hAnsi="Arial" w:cs="HelveticaNeueLT Std Med"/>
                                      <w:b/>
                                      <w:color w:val="00004C"/>
                                      <w:sz w:val="28"/>
                                      <w:szCs w:val="28"/>
                                    </w:rPr>
                                    <w:delText>2</w:delText>
                                  </w:r>
                                </w:del>
                              </w:ins>
                              <w:del w:id="3" w:author="USER" w:date="2024-03-14T09:11:00Z">
                                <w:r w:rsidDel="006F1AC7">
                                  <w:rPr>
                                    <w:rFonts w:ascii="Arial" w:hAnsi="Arial" w:cs="HelveticaNeueLT Std Med"/>
                                    <w:b/>
                                    <w:color w:val="00004C"/>
                                    <w:sz w:val="28"/>
                                    <w:szCs w:val="28"/>
                                  </w:rPr>
                                  <w:delText>.0</w:delText>
                                </w:r>
                              </w:del>
                              <w:ins w:id="4"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5" w:author="GreemBlue" w:date="2024-02-13T14:38:00Z">
                                <w:del w:id="6" w:author="USER" w:date="2024-03-14T09:11:00Z">
                                  <w:r w:rsidDel="006F1AC7">
                                    <w:rPr>
                                      <w:rFonts w:ascii="Arial" w:hAnsi="Arial" w:cs="HelveticaNeueLT Std Med"/>
                                      <w:b/>
                                      <w:color w:val="00004C"/>
                                      <w:sz w:val="28"/>
                                      <w:szCs w:val="28"/>
                                    </w:rPr>
                                    <w:delText>February</w:delText>
                                  </w:r>
                                </w:del>
                              </w:ins>
                              <w:del w:id="7" w:author="USER" w:date="2024-03-14T09:11:00Z">
                                <w:r w:rsidDel="006F1AC7">
                                  <w:rPr>
                                    <w:rFonts w:ascii="Arial" w:hAnsi="Arial" w:cs="HelveticaNeueLT Std Med"/>
                                    <w:b/>
                                    <w:color w:val="00004C"/>
                                    <w:sz w:val="28"/>
                                    <w:szCs w:val="28"/>
                                  </w:rPr>
                                  <w:delText>October</w:delText>
                                </w:r>
                              </w:del>
                              <w:ins w:id="8" w:author="Viestintävirasto" w:date="2024-12-13T14:14:00Z">
                                <w:r w:rsidR="00BE067A">
                                  <w:rPr>
                                    <w:rFonts w:ascii="Arial" w:hAnsi="Arial" w:cs="HelveticaNeueLT Std Med"/>
                                    <w:b/>
                                    <w:color w:val="00004C"/>
                                    <w:sz w:val="28"/>
                                    <w:szCs w:val="28"/>
                                  </w:rPr>
                                  <w:t>December</w:t>
                                </w:r>
                              </w:ins>
                              <w:ins w:id="9" w:author="USER" w:date="2024-06-28T10:47:00Z">
                                <w:del w:id="10" w:author="Viestintävirasto" w:date="2024-12-13T14:14:00Z">
                                  <w:r w:rsidDel="00BE067A">
                                    <w:rPr>
                                      <w:rFonts w:ascii="Arial" w:hAnsi="Arial" w:cs="HelveticaNeueLT Std Med"/>
                                      <w:b/>
                                      <w:color w:val="00004C"/>
                                      <w:sz w:val="28"/>
                                      <w:szCs w:val="28"/>
                                    </w:rPr>
                                    <w:delText>July</w:delText>
                                  </w:r>
                                </w:del>
                              </w:ins>
                              <w:r>
                                <w:rPr>
                                  <w:rFonts w:ascii="Arial" w:hAnsi="Arial" w:cs="HelveticaNeueLT Std Med"/>
                                  <w:b/>
                                  <w:color w:val="00004C"/>
                                  <w:sz w:val="28"/>
                                  <w:szCs w:val="28"/>
                                </w:rPr>
                                <w:t xml:space="preserve"> 202</w:t>
                              </w:r>
                              <w:ins w:id="11" w:author="GreemBlue" w:date="2024-02-13T14:38:00Z">
                                <w:r>
                                  <w:rPr>
                                    <w:rFonts w:ascii="Arial" w:hAnsi="Arial" w:cs="HelveticaNeueLT Std Med"/>
                                    <w:b/>
                                    <w:color w:val="00004C"/>
                                    <w:sz w:val="28"/>
                                    <w:szCs w:val="28"/>
                                  </w:rPr>
                                  <w:t>4</w:t>
                                </w:r>
                              </w:ins>
                              <w:del w:id="12" w:author="GreemBlue" w:date="2024-02-13T14:38:00Z">
                                <w:r w:rsidDel="009A2A61">
                                  <w:rPr>
                                    <w:rFonts w:ascii="Arial" w:hAnsi="Arial" w:cs="HelveticaNeueLT Std Med"/>
                                    <w:b/>
                                    <w:color w:val="00004C"/>
                                    <w:sz w:val="28"/>
                                    <w:szCs w:val="28"/>
                                  </w:rPr>
                                  <w:delText>3</w:delText>
                                </w:r>
                              </w:del>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">
                  <v:imagedata r:id="rId11" o:title=""/>
                  <v:path arrowok="t"/>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">
                  <v:imagedata r:id="rId12" o:title=""/>
                  <v:path arrowok="t"/>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">
                  <v:imagedata r:id="rId13" o:title=""/>
                  <v:path arrowok="t"/>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line="240" w:lineRule="auto"/>
                          <w:jc w:val="right"/>
                          <w:rPr>
                            <w:color w:val="FFFFFF"/>
                            <w:sz w:val="16"/>
                            <w:szCs w:val="16"/>
                          </w:rPr>
                        </w:pPr>
                      </w:p>
                      <w:p w14:paraId="5A2EF27A" w14:textId="77777777" w:rsidR="002F5193" w:rsidRDefault="002F5193" w:rsidP="00DF37B3">
                        <w:pPr>
                          <w:spacing w:after="0" w:line="240" w:lineRule="auto"/>
                          <w:jc w:val="right"/>
                          <w:rPr>
                            <w:color w:val="FFFFFF"/>
                            <w:sz w:val="16"/>
                            <w:szCs w:val="16"/>
                          </w:rPr>
                        </w:pPr>
                      </w:p>
                      <w:p w14:paraId="56192A21" w14:textId="77777777" w:rsidR="002F5193" w:rsidRDefault="002F5193" w:rsidP="00DF37B3">
                        <w:pPr>
                          <w:spacing w:after="0" w:line="240" w:lineRule="auto"/>
                          <w:jc w:val="right"/>
                          <w:rPr>
                            <w:color w:val="FFFFFF"/>
                            <w:sz w:val="16"/>
                            <w:szCs w:val="16"/>
                          </w:rPr>
                        </w:pPr>
                      </w:p>
                      <w:p w14:paraId="1E721ED7" w14:textId="77777777" w:rsidR="002F5193" w:rsidRDefault="002F5193" w:rsidP="00DF37B3">
                        <w:pPr>
                          <w:spacing w:after="0" w:line="240" w:lineRule="auto"/>
                          <w:jc w:val="right"/>
                          <w:rPr>
                            <w:color w:val="FFFFFF"/>
                            <w:sz w:val="16"/>
                            <w:szCs w:val="16"/>
                          </w:rPr>
                        </w:pPr>
                      </w:p>
                      <w:p w14:paraId="1B15D255" w14:textId="77777777" w:rsidR="002F5193" w:rsidRDefault="002F5193" w:rsidP="00DF37B3">
                        <w:pPr>
                          <w:spacing w:after="0" w:line="240" w:lineRule="auto"/>
                          <w:jc w:val="right"/>
                          <w:rPr>
                            <w:color w:val="FFFFFF"/>
                            <w:sz w:val="16"/>
                            <w:szCs w:val="16"/>
                          </w:rPr>
                        </w:pPr>
                      </w:p>
                      <w:p w14:paraId="2F32D182" w14:textId="77777777" w:rsidR="002F5193" w:rsidRDefault="002F5193" w:rsidP="00DF37B3">
                        <w:pPr>
                          <w:spacing w:after="0" w:line="240" w:lineRule="auto"/>
                          <w:jc w:val="right"/>
                          <w:rPr>
                            <w:color w:val="FFFFFF"/>
                            <w:sz w:val="16"/>
                            <w:szCs w:val="16"/>
                          </w:rPr>
                        </w:pPr>
                      </w:p>
                      <w:p w14:paraId="4B9C3EC5" w14:textId="77777777" w:rsidR="002F5193" w:rsidRDefault="002F5193" w:rsidP="00DF37B3">
                        <w:pPr>
                          <w:spacing w:after="0" w:line="240" w:lineRule="auto"/>
                          <w:jc w:val="right"/>
                          <w:rPr>
                            <w:color w:val="FFFFFF"/>
                            <w:sz w:val="16"/>
                            <w:szCs w:val="16"/>
                          </w:rPr>
                        </w:pPr>
                      </w:p>
                      <w:p w14:paraId="4420DD8A" w14:textId="77777777" w:rsidR="002F5193" w:rsidRDefault="002F5193" w:rsidP="00DF37B3">
                        <w:pPr>
                          <w:spacing w:after="0" w:line="240" w:lineRule="auto"/>
                          <w:jc w:val="right"/>
                          <w:rPr>
                            <w:color w:val="FFFFFF"/>
                            <w:sz w:val="16"/>
                            <w:szCs w:val="16"/>
                          </w:rPr>
                        </w:pPr>
                      </w:p>
                      <w:p w14:paraId="3BDFC608" w14:textId="77777777" w:rsidR="002F5193" w:rsidRDefault="002F5193" w:rsidP="00DF37B3">
                        <w:pPr>
                          <w:spacing w:after="0" w:line="240" w:lineRule="auto"/>
                          <w:jc w:val="right"/>
                          <w:rPr>
                            <w:color w:val="FFFFFF"/>
                            <w:sz w:val="16"/>
                            <w:szCs w:val="16"/>
                          </w:rPr>
                        </w:pPr>
                      </w:p>
                      <w:p w14:paraId="12BD0503" w14:textId="77777777" w:rsidR="002F5193" w:rsidRDefault="002F5193" w:rsidP="00DF37B3">
                        <w:pPr>
                          <w:spacing w:after="0" w:line="240" w:lineRule="auto"/>
                          <w:jc w:val="right"/>
                          <w:rPr>
                            <w:color w:val="FFFFFF"/>
                            <w:sz w:val="16"/>
                            <w:szCs w:val="16"/>
                          </w:rPr>
                        </w:pPr>
                      </w:p>
                      <w:p w14:paraId="78761156" w14:textId="77777777" w:rsidR="002F5193" w:rsidRDefault="002F5193" w:rsidP="00DF37B3">
                        <w:pPr>
                          <w:spacing w:after="0" w:line="240" w:lineRule="auto"/>
                          <w:jc w:val="right"/>
                          <w:rPr>
                            <w:color w:val="FFFFFF"/>
                            <w:sz w:val="16"/>
                            <w:szCs w:val="16"/>
                          </w:rPr>
                        </w:pPr>
                      </w:p>
                      <w:p w14:paraId="56CD72CF" w14:textId="77777777" w:rsidR="002F5193" w:rsidRPr="0018384D" w:rsidRDefault="002F5193" w:rsidP="00DF37B3">
                        <w:pPr>
                          <w:spacing w:after="0" w:line="240" w:lineRule="auto"/>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line="240" w:lineRule="auto"/>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line="240" w:lineRule="auto"/>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49DB31F1"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6A8F8792"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520DA" w:rsidRDefault="002F5193"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851865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0A9A59E5"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B1FDCA7" w14:textId="03F5D9AB" w:rsidR="002F5193" w:rsidRPr="003F4112" w:rsidRDefault="002F5193"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13" w:author="USER" w:date="2024-03-14T09:11:00Z">
                          <w:r w:rsidDel="006F1AC7">
                            <w:rPr>
                              <w:rFonts w:ascii="Arial" w:hAnsi="Arial" w:cs="HelveticaNeueLT Std Med"/>
                              <w:b/>
                              <w:color w:val="00004C"/>
                              <w:sz w:val="28"/>
                              <w:szCs w:val="28"/>
                            </w:rPr>
                            <w:delText>1.1</w:delText>
                          </w:r>
                        </w:del>
                        <w:ins w:id="14" w:author="GreemBlue" w:date="2024-02-13T14:38:00Z">
                          <w:del w:id="15" w:author="USER" w:date="2024-03-14T09:11:00Z">
                            <w:r w:rsidDel="006F1AC7">
                              <w:rPr>
                                <w:rFonts w:ascii="Arial" w:hAnsi="Arial" w:cs="HelveticaNeueLT Std Med"/>
                                <w:b/>
                                <w:color w:val="00004C"/>
                                <w:sz w:val="28"/>
                                <w:szCs w:val="28"/>
                              </w:rPr>
                              <w:delText>2</w:delText>
                            </w:r>
                          </w:del>
                        </w:ins>
                        <w:del w:id="16" w:author="USER" w:date="2024-03-14T09:11:00Z">
                          <w:r w:rsidDel="006F1AC7">
                            <w:rPr>
                              <w:rFonts w:ascii="Arial" w:hAnsi="Arial" w:cs="HelveticaNeueLT Std Med"/>
                              <w:b/>
                              <w:color w:val="00004C"/>
                              <w:sz w:val="28"/>
                              <w:szCs w:val="28"/>
                            </w:rPr>
                            <w:delText>.0</w:delText>
                          </w:r>
                        </w:del>
                        <w:ins w:id="17"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18" w:author="GreemBlue" w:date="2024-02-13T14:38:00Z">
                          <w:del w:id="19" w:author="USER" w:date="2024-03-14T09:11:00Z">
                            <w:r w:rsidDel="006F1AC7">
                              <w:rPr>
                                <w:rFonts w:ascii="Arial" w:hAnsi="Arial" w:cs="HelveticaNeueLT Std Med"/>
                                <w:b/>
                                <w:color w:val="00004C"/>
                                <w:sz w:val="28"/>
                                <w:szCs w:val="28"/>
                              </w:rPr>
                              <w:delText>February</w:delText>
                            </w:r>
                          </w:del>
                        </w:ins>
                        <w:del w:id="20" w:author="USER" w:date="2024-03-14T09:11:00Z">
                          <w:r w:rsidDel="006F1AC7">
                            <w:rPr>
                              <w:rFonts w:ascii="Arial" w:hAnsi="Arial" w:cs="HelveticaNeueLT Std Med"/>
                              <w:b/>
                              <w:color w:val="00004C"/>
                              <w:sz w:val="28"/>
                              <w:szCs w:val="28"/>
                            </w:rPr>
                            <w:delText>October</w:delText>
                          </w:r>
                        </w:del>
                        <w:ins w:id="21" w:author="Viestintävirasto" w:date="2024-12-13T14:14:00Z">
                          <w:r w:rsidR="00BE067A">
                            <w:rPr>
                              <w:rFonts w:ascii="Arial" w:hAnsi="Arial" w:cs="HelveticaNeueLT Std Med"/>
                              <w:b/>
                              <w:color w:val="00004C"/>
                              <w:sz w:val="28"/>
                              <w:szCs w:val="28"/>
                            </w:rPr>
                            <w:t>December</w:t>
                          </w:r>
                        </w:ins>
                        <w:ins w:id="22" w:author="USER" w:date="2024-06-28T10:47:00Z">
                          <w:del w:id="23" w:author="Viestintävirasto" w:date="2024-12-13T14:14:00Z">
                            <w:r w:rsidDel="00BE067A">
                              <w:rPr>
                                <w:rFonts w:ascii="Arial" w:hAnsi="Arial" w:cs="HelveticaNeueLT Std Med"/>
                                <w:b/>
                                <w:color w:val="00004C"/>
                                <w:sz w:val="28"/>
                                <w:szCs w:val="28"/>
                              </w:rPr>
                              <w:delText>July</w:delText>
                            </w:r>
                          </w:del>
                        </w:ins>
                        <w:r>
                          <w:rPr>
                            <w:rFonts w:ascii="Arial" w:hAnsi="Arial" w:cs="HelveticaNeueLT Std Med"/>
                            <w:b/>
                            <w:color w:val="00004C"/>
                            <w:sz w:val="28"/>
                            <w:szCs w:val="28"/>
                          </w:rPr>
                          <w:t xml:space="preserve"> 202</w:t>
                        </w:r>
                        <w:ins w:id="24" w:author="GreemBlue" w:date="2024-02-13T14:38:00Z">
                          <w:r>
                            <w:rPr>
                              <w:rFonts w:ascii="Arial" w:hAnsi="Arial" w:cs="HelveticaNeueLT Std Med"/>
                              <w:b/>
                              <w:color w:val="00004C"/>
                              <w:sz w:val="28"/>
                              <w:szCs w:val="28"/>
                            </w:rPr>
                            <w:t>4</w:t>
                          </w:r>
                        </w:ins>
                        <w:del w:id="25" w:author="GreemBlue" w:date="2024-02-13T14:38:00Z">
                          <w:r w:rsidDel="009A2A61">
                            <w:rPr>
                              <w:rFonts w:ascii="Arial" w:hAnsi="Arial" w:cs="HelveticaNeueLT Std Med"/>
                              <w:b/>
                              <w:color w:val="00004C"/>
                              <w:sz w:val="28"/>
                              <w:szCs w:val="28"/>
                            </w:rPr>
                            <w:delText>3</w:delText>
                          </w:r>
                        </w:del>
                      </w:p>
                    </w:txbxContent>
                  </v:textbox>
                </v:shape>
                <w10:wrap anchorx="margin"/>
              </v:group>
            </w:pict>
          </mc:Fallback>
        </mc:AlternateContent>
      </w:r>
      <w:r w:rsidR="00DF37B3" w:rsidRPr="008C7844">
        <w:tab/>
        <w:t xml:space="preserve"> </w:t>
      </w:r>
    </w:p>
    <w:p w14:paraId="3B7509F1" w14:textId="77777777" w:rsidR="00DF37B3" w:rsidRPr="00560C1D" w:rsidRDefault="00DF37B3" w:rsidP="00DF37B3">
      <w:pPr>
        <w:rPr>
          <w:lang w:val="en-AU"/>
        </w:rPr>
      </w:pPr>
      <w:r>
        <w:br w:type="page"/>
      </w:r>
      <w:bookmarkStart w:id="26" w:name="_GoBack"/>
      <w:bookmarkEnd w:id="26"/>
    </w:p>
    <w:p w14:paraId="140B3427" w14:textId="77777777" w:rsidR="00DF37B3" w:rsidRPr="00560C1D" w:rsidRDefault="00DF37B3" w:rsidP="00DF37B3">
      <w:pPr>
        <w:rPr>
          <w:lang w:val="en-AU"/>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560C1D" w14:paraId="7E974B6A" w14:textId="77777777" w:rsidTr="00DF37B3">
        <w:tc>
          <w:tcPr>
            <w:tcW w:w="8862" w:type="dxa"/>
            <w:tcBorders>
              <w:top w:val="single" w:sz="4" w:space="0" w:color="000000"/>
            </w:tcBorders>
          </w:tcPr>
          <w:p w14:paraId="0CDC683B" w14:textId="2E505C32" w:rsidR="00DF37B3" w:rsidRPr="00560C1D"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lang w:val="en-AU"/>
              </w:rPr>
            </w:pPr>
            <w:r w:rsidRPr="00560C1D">
              <w:rPr>
                <w:rFonts w:ascii="Helvetica" w:hAnsi="Helvetica" w:cs="Helvetica"/>
                <w:sz w:val="22"/>
                <w:lang w:val="en-AU"/>
              </w:rPr>
              <w:t xml:space="preserve">© </w:t>
            </w:r>
            <w:r w:rsidRPr="00560C1D">
              <w:rPr>
                <w:rFonts w:ascii="Helvetica" w:hAnsi="Helvetica"/>
                <w:sz w:val="22"/>
                <w:lang w:val="en-AU"/>
              </w:rPr>
              <w:t>Copyright International Hydrographic Organization 20</w:t>
            </w:r>
            <w:r w:rsidR="007D2E52">
              <w:rPr>
                <w:rFonts w:ascii="Helvetica" w:hAnsi="Helvetica"/>
                <w:sz w:val="22"/>
                <w:lang w:val="en-AU"/>
              </w:rPr>
              <w:t>2</w:t>
            </w:r>
            <w:ins w:id="27" w:author="GreemBlue" w:date="2024-02-13T14:38:00Z">
              <w:r w:rsidR="009A2A61">
                <w:rPr>
                  <w:rFonts w:ascii="Helvetica" w:hAnsi="Helvetica"/>
                  <w:sz w:val="22"/>
                  <w:lang w:val="en-AU"/>
                </w:rPr>
                <w:t>4</w:t>
              </w:r>
            </w:ins>
            <w:del w:id="28" w:author="GreemBlue" w:date="2024-02-13T14:39:00Z">
              <w:r w:rsidR="007D2E52" w:rsidDel="009A2A61">
                <w:rPr>
                  <w:rFonts w:ascii="Helvetica" w:hAnsi="Helvetica"/>
                  <w:sz w:val="22"/>
                  <w:lang w:val="en-AU"/>
                </w:rPr>
                <w:delText>2</w:delText>
              </w:r>
            </w:del>
          </w:p>
        </w:tc>
      </w:tr>
      <w:tr w:rsidR="00DF37B3" w:rsidRPr="00560C1D" w14:paraId="48304DE6" w14:textId="77777777" w:rsidTr="00DF37B3">
        <w:tc>
          <w:tcPr>
            <w:tcW w:w="8862" w:type="dxa"/>
          </w:tcPr>
          <w:p w14:paraId="0D351341"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 xml:space="preserve">This work is copyright. Apart from any use permitted in accordance with the </w:t>
            </w:r>
            <w:hyperlink r:id="rId14" w:history="1">
              <w:r w:rsidRPr="00560C1D">
                <w:rPr>
                  <w:color w:val="auto"/>
                  <w:sz w:val="20"/>
                  <w:szCs w:val="20"/>
                  <w:lang w:val="en-AU"/>
                </w:rPr>
                <w:t>Berne Convention for the Protection of Literary and Artistic Works</w:t>
              </w:r>
            </w:hyperlink>
            <w:r w:rsidRPr="00560C1D">
              <w:rPr>
                <w:color w:val="auto"/>
                <w:sz w:val="20"/>
                <w:szCs w:val="20"/>
                <w:lang w:val="en-AU"/>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560C1D" w14:paraId="4B9370CD" w14:textId="77777777" w:rsidTr="00DF37B3">
        <w:tc>
          <w:tcPr>
            <w:tcW w:w="8862" w:type="dxa"/>
          </w:tcPr>
          <w:p w14:paraId="00294D9F"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560C1D" w14:paraId="342B1EAE" w14:textId="77777777" w:rsidTr="00DF37B3">
        <w:tc>
          <w:tcPr>
            <w:tcW w:w="8862" w:type="dxa"/>
          </w:tcPr>
          <w:p w14:paraId="725B5079" w14:textId="77777777" w:rsidR="00DF37B3" w:rsidRPr="00560C1D" w:rsidRDefault="00DF37B3" w:rsidP="00DF37B3">
            <w:pPr>
              <w:autoSpaceDE w:val="0"/>
              <w:autoSpaceDN w:val="0"/>
              <w:adjustRightInd w:val="0"/>
              <w:spacing w:before="120" w:after="120"/>
              <w:ind w:left="317" w:right="390"/>
              <w:rPr>
                <w:lang w:val="en-AU"/>
              </w:rPr>
            </w:pPr>
            <w:r w:rsidRPr="00560C1D">
              <w:rPr>
                <w:lang w:val="en-AU"/>
              </w:rPr>
              <w:t>In the event that this document or partial material from this document is reproduced, translated or distributed under the terms described above, the following statements are to be included:</w:t>
            </w:r>
          </w:p>
        </w:tc>
      </w:tr>
      <w:tr w:rsidR="00DF37B3" w:rsidRPr="00560C1D" w14:paraId="69DD885C" w14:textId="77777777" w:rsidTr="00DF37B3">
        <w:tc>
          <w:tcPr>
            <w:tcW w:w="8862" w:type="dxa"/>
          </w:tcPr>
          <w:p w14:paraId="7544C243"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560C1D" w14:paraId="660AB924" w14:textId="77777777" w:rsidTr="00DF37B3">
        <w:trPr>
          <w:trHeight w:val="2312"/>
        </w:trPr>
        <w:tc>
          <w:tcPr>
            <w:tcW w:w="8862" w:type="dxa"/>
            <w:tcBorders>
              <w:bottom w:val="single" w:sz="4" w:space="0" w:color="000000"/>
            </w:tcBorders>
          </w:tcPr>
          <w:p w14:paraId="72C533B8"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560C1D" w:rsidRDefault="00DF37B3" w:rsidP="00DF37B3">
            <w:pPr>
              <w:autoSpaceDE w:val="0"/>
              <w:autoSpaceDN w:val="0"/>
              <w:adjustRightInd w:val="0"/>
              <w:spacing w:before="120" w:after="120"/>
              <w:ind w:left="366" w:right="924"/>
              <w:rPr>
                <w:lang w:val="en-AU"/>
              </w:rPr>
            </w:pPr>
            <w:r w:rsidRPr="00560C1D">
              <w:rPr>
                <w:lang w:val="en-AU"/>
              </w:rPr>
              <w:t>The IHO Logo or other identifiers shall not be used in any derived product without prior written permission from the IHO Secretariat.</w:t>
            </w:r>
          </w:p>
          <w:p w14:paraId="3E5F3896" w14:textId="77777777" w:rsidR="00DF37B3" w:rsidRPr="00560C1D" w:rsidRDefault="00DF37B3" w:rsidP="00DF37B3">
            <w:pPr>
              <w:autoSpaceDE w:val="0"/>
              <w:autoSpaceDN w:val="0"/>
              <w:adjustRightInd w:val="0"/>
              <w:spacing w:before="120" w:after="120"/>
              <w:ind w:left="600" w:right="924"/>
              <w:rPr>
                <w:lang w:val="en-AU"/>
              </w:rPr>
            </w:pPr>
          </w:p>
        </w:tc>
      </w:tr>
    </w:tbl>
    <w:p w14:paraId="446D9470" w14:textId="77777777" w:rsidR="00DF37B3" w:rsidRPr="00560C1D" w:rsidRDefault="00DF37B3" w:rsidP="00DF37B3">
      <w:pPr>
        <w:rPr>
          <w:lang w:val="en-AU"/>
        </w:rPr>
      </w:pPr>
    </w:p>
    <w:p w14:paraId="3AE457EB" w14:textId="77777777" w:rsidR="00DF37B3" w:rsidRPr="00560C1D" w:rsidRDefault="00DF37B3" w:rsidP="00DF37B3">
      <w:pPr>
        <w:rPr>
          <w:lang w:val="en-AU"/>
        </w:rPr>
      </w:pPr>
    </w:p>
    <w:p w14:paraId="650D93EE" w14:textId="77777777" w:rsidR="00DF37B3" w:rsidRPr="00560C1D" w:rsidRDefault="00DF37B3" w:rsidP="00DF37B3">
      <w:pPr>
        <w:rPr>
          <w:lang w:val="en-AU"/>
        </w:rPr>
      </w:pPr>
    </w:p>
    <w:p w14:paraId="54F10F31" w14:textId="77777777" w:rsidR="00DF37B3" w:rsidRPr="00560C1D" w:rsidRDefault="00DF37B3" w:rsidP="00DF37B3">
      <w:pPr>
        <w:rPr>
          <w:lang w:val="en-AU"/>
        </w:rPr>
      </w:pPr>
    </w:p>
    <w:p w14:paraId="3EE09CB3" w14:textId="77777777" w:rsidR="00DF37B3" w:rsidRPr="00560C1D" w:rsidRDefault="00DF37B3" w:rsidP="00DF37B3">
      <w:pPr>
        <w:rPr>
          <w:lang w:val="en-AU"/>
        </w:rPr>
      </w:pPr>
    </w:p>
    <w:p w14:paraId="0E73DED6" w14:textId="77777777" w:rsidR="00487533" w:rsidRPr="008233BF"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rPr>
      </w:pPr>
    </w:p>
    <w:p w14:paraId="0E387A35" w14:textId="77777777" w:rsidR="00487533" w:rsidRPr="008233BF" w:rsidRDefault="00691DA9" w:rsidP="00691DA9">
      <w:pPr>
        <w:pStyle w:val="zzContents"/>
        <w:spacing w:before="0" w:after="0" w:line="360" w:lineRule="auto"/>
        <w:jc w:val="both"/>
      </w:pPr>
      <w:r>
        <w:lastRenderedPageBreak/>
        <w:t>Contents</w:t>
      </w:r>
    </w:p>
    <w:customXmlInsRangeStart w:id="29" w:author="Greenblue" w:date="2024-02-15T19:37:00Z"/>
    <w:sdt>
      <w:sdtPr>
        <w:rPr>
          <w:rFonts w:ascii="Batang" w:eastAsia="Batang" w:hAnsi="Batang" w:cs="Batang" w:hint="eastAsia"/>
          <w:b w:val="0"/>
          <w:bCs w:val="0"/>
          <w:kern w:val="0"/>
          <w:sz w:val="20"/>
          <w:szCs w:val="22"/>
          <w:lang w:val="ko-KR"/>
        </w:rPr>
        <w:id w:val="-924651738"/>
        <w:docPartObj>
          <w:docPartGallery w:val="Table of Contents"/>
          <w:docPartUnique/>
        </w:docPartObj>
      </w:sdtPr>
      <w:sdtEndPr>
        <w:rPr>
          <w:rFonts w:ascii="Arial" w:eastAsia="MS Mincho" w:hAnsi="Arial" w:cs="Arial" w:hint="default"/>
        </w:rPr>
      </w:sdtEndPr>
      <w:sdtContent>
        <w:customXmlInsRangeEnd w:id="29"/>
        <w:p w14:paraId="3296B9E9" w14:textId="6ED45297" w:rsidR="00DF7FD4" w:rsidRPr="00842F0F" w:rsidRDefault="00DF7FD4">
          <w:pPr>
            <w:pStyle w:val="TOCHeading"/>
            <w:rPr>
              <w:ins w:id="30" w:author="Greenblue" w:date="2024-02-15T19:37:00Z"/>
              <w:sz w:val="4"/>
            </w:rPr>
          </w:pPr>
        </w:p>
        <w:p w14:paraId="0E83160D" w14:textId="58CD5BBB" w:rsidR="00222523" w:rsidRDefault="00DF7FD4">
          <w:pPr>
            <w:pStyle w:val="TOC1"/>
            <w:rPr>
              <w:ins w:id="31" w:author="USER" w:date="2024-07-01T09:06:00Z"/>
              <w:rFonts w:asciiTheme="minorHAnsi" w:eastAsiaTheme="minorEastAsia" w:hAnsiTheme="minorHAnsi" w:cstheme="minorBidi"/>
              <w:b w:val="0"/>
              <w:noProof/>
              <w:kern w:val="2"/>
            </w:rPr>
          </w:pPr>
          <w:ins w:id="32" w:author="Greenblue" w:date="2024-02-15T19:37:00Z">
            <w:r>
              <w:fldChar w:fldCharType="begin"/>
            </w:r>
            <w:r>
              <w:instrText xml:space="preserve"> TOC \o "1-3" \h \z \u </w:instrText>
            </w:r>
          </w:ins>
          <w:r>
            <w:fldChar w:fldCharType="separate"/>
          </w:r>
          <w:ins w:id="33" w:author="USER" w:date="2024-07-01T09:06:00Z">
            <w:r w:rsidR="00222523" w:rsidRPr="00D27206">
              <w:rPr>
                <w:rStyle w:val="Hyperlink"/>
                <w:noProof/>
              </w:rPr>
              <w:fldChar w:fldCharType="begin"/>
            </w:r>
            <w:r w:rsidR="00222523" w:rsidRPr="00D27206">
              <w:rPr>
                <w:rStyle w:val="Hyperlink"/>
                <w:noProof/>
              </w:rPr>
              <w:instrText xml:space="preserve"> </w:instrText>
            </w:r>
            <w:r w:rsidR="00222523">
              <w:rPr>
                <w:noProof/>
              </w:rPr>
              <w:instrText>HYPERLINK \l "_Toc170717180"</w:instrText>
            </w:r>
            <w:r w:rsidR="00222523" w:rsidRPr="00D27206">
              <w:rPr>
                <w:rStyle w:val="Hyperlink"/>
                <w:noProof/>
              </w:rPr>
              <w:instrText xml:space="preserve"> </w:instrText>
            </w:r>
            <w:r w:rsidR="00222523" w:rsidRPr="00D27206">
              <w:rPr>
                <w:rStyle w:val="Hyperlink"/>
                <w:noProof/>
              </w:rPr>
              <w:fldChar w:fldCharType="separate"/>
            </w:r>
            <w:r w:rsidR="00222523" w:rsidRPr="00D27206">
              <w:rPr>
                <w:rStyle w:val="Hyperlink"/>
                <w:noProof/>
              </w:rPr>
              <w:t>1</w:t>
            </w:r>
            <w:r w:rsidR="00222523">
              <w:rPr>
                <w:rFonts w:asciiTheme="minorHAnsi" w:eastAsiaTheme="minorEastAsia" w:hAnsiTheme="minorHAnsi" w:cstheme="minorBidi"/>
                <w:b w:val="0"/>
                <w:noProof/>
                <w:kern w:val="2"/>
              </w:rPr>
              <w:tab/>
            </w:r>
            <w:r w:rsidR="00222523" w:rsidRPr="00D27206">
              <w:rPr>
                <w:rStyle w:val="Hyperlink"/>
                <w:noProof/>
              </w:rPr>
              <w:t>Overview</w:t>
            </w:r>
            <w:r w:rsidR="00222523">
              <w:rPr>
                <w:noProof/>
                <w:webHidden/>
              </w:rPr>
              <w:tab/>
            </w:r>
            <w:r w:rsidR="00222523">
              <w:rPr>
                <w:noProof/>
                <w:webHidden/>
              </w:rPr>
              <w:fldChar w:fldCharType="begin"/>
            </w:r>
            <w:r w:rsidR="00222523">
              <w:rPr>
                <w:noProof/>
                <w:webHidden/>
              </w:rPr>
              <w:instrText xml:space="preserve"> PAGEREF _Toc170717180 \h </w:instrText>
            </w:r>
          </w:ins>
          <w:r w:rsidR="00222523">
            <w:rPr>
              <w:noProof/>
              <w:webHidden/>
            </w:rPr>
          </w:r>
          <w:r w:rsidR="00222523">
            <w:rPr>
              <w:noProof/>
              <w:webHidden/>
            </w:rPr>
            <w:fldChar w:fldCharType="separate"/>
          </w:r>
          <w:ins w:id="34" w:author="Viestintävirasto" w:date="2024-12-13T14:15:00Z">
            <w:r w:rsidR="00A83023">
              <w:rPr>
                <w:noProof/>
                <w:webHidden/>
              </w:rPr>
              <w:t>1</w:t>
            </w:r>
          </w:ins>
          <w:ins w:id="35" w:author="USER" w:date="2024-07-01T09:06:00Z">
            <w:r w:rsidR="00222523">
              <w:rPr>
                <w:noProof/>
                <w:webHidden/>
              </w:rPr>
              <w:fldChar w:fldCharType="end"/>
            </w:r>
            <w:r w:rsidR="00222523" w:rsidRPr="00D27206">
              <w:rPr>
                <w:rStyle w:val="Hyperlink"/>
                <w:noProof/>
              </w:rPr>
              <w:fldChar w:fldCharType="end"/>
            </w:r>
          </w:ins>
        </w:p>
        <w:p w14:paraId="55F1A94B" w14:textId="300226F0" w:rsidR="00222523" w:rsidRDefault="00222523">
          <w:pPr>
            <w:pStyle w:val="TOC2"/>
            <w:rPr>
              <w:ins w:id="36" w:author="USER" w:date="2024-07-01T09:06:00Z"/>
              <w:rFonts w:asciiTheme="minorHAnsi" w:eastAsiaTheme="minorEastAsia" w:hAnsiTheme="minorHAnsi" w:cstheme="minorBidi"/>
              <w:b w:val="0"/>
              <w:noProof/>
              <w:kern w:val="2"/>
            </w:rPr>
          </w:pPr>
          <w:ins w:id="3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"_Toc170717181"</w:instrText>
            </w:r>
            <w:r w:rsidRPr="00D27206">
              <w:rPr>
                <w:rStyle w:val="Hyperlink"/>
                <w:noProof/>
              </w:rPr>
              <w:instrText xml:space="preserve"> </w:instrText>
            </w:r>
            <w:r w:rsidRPr="00D27206">
              <w:rPr>
                <w:rStyle w:val="Hyperlink"/>
                <w:noProof/>
              </w:rPr>
              <w:fldChar w:fldCharType="separate"/>
            </w:r>
            <w:r w:rsidRPr="00D27206">
              <w:rPr>
                <w:rStyle w:val="Hyperlink"/>
                <w:noProof/>
              </w:rPr>
              <w:t>1.1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_Toc170717181 \h </w:instrText>
            </w:r>
          </w:ins>
          <w:r>
            <w:rPr>
              <w:noProof/>
              <w:webHidden/>
            </w:rPr>
          </w:r>
          <w:r>
            <w:rPr>
              <w:noProof/>
              <w:webHidden/>
            </w:rPr>
            <w:fldChar w:fldCharType="separate"/>
          </w:r>
          <w:ins w:id="38" w:author="Viestintävirasto" w:date="2024-12-13T14:15:00Z">
            <w:r w:rsidR="00A83023">
              <w:rPr>
                <w:noProof/>
                <w:webHidden/>
              </w:rPr>
              <w:t>1</w:t>
            </w:r>
          </w:ins>
          <w:ins w:id="39" w:author="USER" w:date="2024-07-01T09:06:00Z">
            <w:r>
              <w:rPr>
                <w:noProof/>
                <w:webHidden/>
              </w:rPr>
              <w:fldChar w:fldCharType="end"/>
            </w:r>
            <w:r w:rsidRPr="00D27206">
              <w:rPr>
                <w:rStyle w:val="Hyperlink"/>
                <w:noProof/>
              </w:rPr>
              <w:fldChar w:fldCharType="end"/>
            </w:r>
          </w:ins>
        </w:p>
        <w:p w14:paraId="32F88168" w14:textId="5AFE1331" w:rsidR="00222523" w:rsidRDefault="00222523">
          <w:pPr>
            <w:pStyle w:val="TOC2"/>
            <w:rPr>
              <w:ins w:id="40" w:author="USER" w:date="2024-07-01T09:06:00Z"/>
              <w:rFonts w:asciiTheme="minorHAnsi" w:eastAsiaTheme="minorEastAsia" w:hAnsiTheme="minorHAnsi" w:cstheme="minorBidi"/>
              <w:b w:val="0"/>
              <w:noProof/>
              <w:kern w:val="2"/>
            </w:rPr>
          </w:pPr>
          <w:ins w:id="4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"_Toc170717182"</w:instrText>
            </w:r>
            <w:r w:rsidRPr="00D27206">
              <w:rPr>
                <w:rStyle w:val="Hyperlink"/>
                <w:noProof/>
              </w:rPr>
              <w:instrText xml:space="preserve"> </w:instrText>
            </w:r>
            <w:r w:rsidRPr="00D27206">
              <w:rPr>
                <w:rStyle w:val="Hyperlink"/>
                <w:noProof/>
              </w:rPr>
              <w:fldChar w:fldCharType="separate"/>
            </w:r>
            <w:r w:rsidRPr="00D27206">
              <w:rPr>
                <w:rStyle w:val="Hyperlink"/>
                <w:noProof/>
              </w:rPr>
              <w:t>1.2</w:t>
            </w:r>
            <w:r>
              <w:rPr>
                <w:rFonts w:asciiTheme="minorHAnsi" w:eastAsiaTheme="minorEastAsia" w:hAnsiTheme="minorHAnsi" w:cstheme="minorBidi"/>
                <w:b w:val="0"/>
                <w:noProof/>
                <w:kern w:val="2"/>
              </w:rPr>
              <w:tab/>
            </w:r>
            <w:r w:rsidRPr="00D27206">
              <w:rPr>
                <w:rStyle w:val="Hyperlink"/>
                <w:noProof/>
              </w:rPr>
              <w:t>References</w:t>
            </w:r>
            <w:r>
              <w:rPr>
                <w:noProof/>
                <w:webHidden/>
              </w:rPr>
              <w:tab/>
            </w:r>
            <w:r>
              <w:rPr>
                <w:noProof/>
                <w:webHidden/>
              </w:rPr>
              <w:fldChar w:fldCharType="begin"/>
            </w:r>
            <w:r>
              <w:rPr>
                <w:noProof/>
                <w:webHidden/>
              </w:rPr>
              <w:instrText xml:space="preserve"> PAGEREF _Toc170717182 \h </w:instrText>
            </w:r>
          </w:ins>
          <w:r>
            <w:rPr>
              <w:noProof/>
              <w:webHidden/>
            </w:rPr>
          </w:r>
          <w:r>
            <w:rPr>
              <w:noProof/>
              <w:webHidden/>
            </w:rPr>
            <w:fldChar w:fldCharType="separate"/>
          </w:r>
          <w:ins w:id="42" w:author="Viestintävirasto" w:date="2024-12-13T14:15:00Z">
            <w:r w:rsidR="00A83023">
              <w:rPr>
                <w:noProof/>
                <w:webHidden/>
              </w:rPr>
              <w:t>1</w:t>
            </w:r>
          </w:ins>
          <w:ins w:id="43" w:author="USER" w:date="2024-07-01T09:06:00Z">
            <w:r>
              <w:rPr>
                <w:noProof/>
                <w:webHidden/>
              </w:rPr>
              <w:fldChar w:fldCharType="end"/>
            </w:r>
            <w:r w:rsidRPr="00D27206">
              <w:rPr>
                <w:rStyle w:val="Hyperlink"/>
                <w:noProof/>
              </w:rPr>
              <w:fldChar w:fldCharType="end"/>
            </w:r>
          </w:ins>
        </w:p>
        <w:p w14:paraId="0289407C" w14:textId="22CF428E" w:rsidR="00222523" w:rsidRDefault="00222523">
          <w:pPr>
            <w:pStyle w:val="TOC2"/>
            <w:rPr>
              <w:ins w:id="44" w:author="USER" w:date="2024-07-01T09:06:00Z"/>
              <w:rFonts w:asciiTheme="minorHAnsi" w:eastAsiaTheme="minorEastAsia" w:hAnsiTheme="minorHAnsi" w:cstheme="minorBidi"/>
              <w:b w:val="0"/>
              <w:noProof/>
              <w:kern w:val="2"/>
            </w:rPr>
          </w:pPr>
          <w:ins w:id="4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"_Toc170717183"</w:instrText>
            </w:r>
            <w:r w:rsidRPr="00D27206">
              <w:rPr>
                <w:rStyle w:val="Hyperlink"/>
                <w:noProof/>
              </w:rPr>
              <w:instrText xml:space="preserve"> </w:instrText>
            </w:r>
            <w:r w:rsidRPr="00D27206">
              <w:rPr>
                <w:rStyle w:val="Hyperlink"/>
                <w:noProof/>
              </w:rPr>
              <w:fldChar w:fldCharType="separate"/>
            </w:r>
            <w:r w:rsidRPr="00D27206">
              <w:rPr>
                <w:rStyle w:val="Hyperlink"/>
                <w:noProof/>
              </w:rPr>
              <w:t>1.3</w:t>
            </w:r>
            <w:r>
              <w:rPr>
                <w:rFonts w:asciiTheme="minorHAnsi" w:eastAsiaTheme="minorEastAsia" w:hAnsiTheme="minorHAnsi" w:cstheme="minorBidi"/>
                <w:b w:val="0"/>
                <w:noProof/>
                <w:kern w:val="2"/>
              </w:rPr>
              <w:tab/>
            </w:r>
            <w:r w:rsidRPr="00D27206">
              <w:rPr>
                <w:rStyle w:val="Hyperlink"/>
                <w:noProof/>
              </w:rPr>
              <w:t>Terms, definitions and abbreviations</w:t>
            </w:r>
            <w:r>
              <w:rPr>
                <w:noProof/>
                <w:webHidden/>
              </w:rPr>
              <w:tab/>
            </w:r>
            <w:r>
              <w:rPr>
                <w:noProof/>
                <w:webHidden/>
              </w:rPr>
              <w:fldChar w:fldCharType="begin"/>
            </w:r>
            <w:r>
              <w:rPr>
                <w:noProof/>
                <w:webHidden/>
              </w:rPr>
              <w:instrText xml:space="preserve"> PAGEREF _Toc170717183 \h </w:instrText>
            </w:r>
          </w:ins>
          <w:r>
            <w:rPr>
              <w:noProof/>
              <w:webHidden/>
            </w:rPr>
          </w:r>
          <w:r>
            <w:rPr>
              <w:noProof/>
              <w:webHidden/>
            </w:rPr>
            <w:fldChar w:fldCharType="separate"/>
          </w:r>
          <w:ins w:id="46" w:author="Viestintävirasto" w:date="2024-12-13T14:15:00Z">
            <w:r w:rsidR="00A83023">
              <w:rPr>
                <w:noProof/>
                <w:webHidden/>
              </w:rPr>
              <w:t>2</w:t>
            </w:r>
          </w:ins>
          <w:ins w:id="47" w:author="USER" w:date="2024-07-01T09:06:00Z">
            <w:r>
              <w:rPr>
                <w:noProof/>
                <w:webHidden/>
              </w:rPr>
              <w:fldChar w:fldCharType="end"/>
            </w:r>
            <w:r w:rsidRPr="00D27206">
              <w:rPr>
                <w:rStyle w:val="Hyperlink"/>
                <w:noProof/>
              </w:rPr>
              <w:fldChar w:fldCharType="end"/>
            </w:r>
          </w:ins>
        </w:p>
        <w:p w14:paraId="667B9662" w14:textId="1A5FFE7E" w:rsidR="00222523" w:rsidRDefault="00222523">
          <w:pPr>
            <w:pStyle w:val="TOC3"/>
            <w:rPr>
              <w:ins w:id="48" w:author="USER" w:date="2024-07-01T09:06:00Z"/>
              <w:rFonts w:asciiTheme="minorHAnsi" w:eastAsiaTheme="minorEastAsia" w:hAnsiTheme="minorHAnsi" w:cstheme="minorBidi"/>
              <w:b w:val="0"/>
              <w:noProof/>
              <w:kern w:val="2"/>
            </w:rPr>
          </w:pPr>
          <w:ins w:id="4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"_Toc170717184"</w:instrText>
            </w:r>
            <w:r w:rsidRPr="00D27206">
              <w:rPr>
                <w:rStyle w:val="Hyperlink"/>
                <w:noProof/>
              </w:rPr>
              <w:instrText xml:space="preserve"> </w:instrText>
            </w:r>
            <w:r w:rsidRPr="00D27206">
              <w:rPr>
                <w:rStyle w:val="Hyperlink"/>
                <w:noProof/>
              </w:rPr>
              <w:fldChar w:fldCharType="separate"/>
            </w:r>
            <w:r w:rsidRPr="00D27206">
              <w:rPr>
                <w:rStyle w:val="Hyperlink"/>
                <w:noProof/>
              </w:rPr>
              <w:t>1.3.1</w:t>
            </w:r>
            <w:r>
              <w:rPr>
                <w:rFonts w:asciiTheme="minorHAnsi" w:eastAsiaTheme="minorEastAsia" w:hAnsiTheme="minorHAnsi" w:cstheme="minorBidi"/>
                <w:b w:val="0"/>
                <w:noProof/>
                <w:kern w:val="2"/>
              </w:rPr>
              <w:tab/>
            </w:r>
            <w:r w:rsidRPr="00D27206">
              <w:rPr>
                <w:rStyle w:val="Hyperlink"/>
                <w:noProof/>
              </w:rPr>
              <w:t>Use of Language</w:t>
            </w:r>
            <w:r>
              <w:rPr>
                <w:noProof/>
                <w:webHidden/>
              </w:rPr>
              <w:tab/>
            </w:r>
            <w:r>
              <w:rPr>
                <w:noProof/>
                <w:webHidden/>
              </w:rPr>
              <w:fldChar w:fldCharType="begin"/>
            </w:r>
            <w:r>
              <w:rPr>
                <w:noProof/>
                <w:webHidden/>
              </w:rPr>
              <w:instrText xml:space="preserve"> PAGEREF _Toc170717184 \h </w:instrText>
            </w:r>
          </w:ins>
          <w:r>
            <w:rPr>
              <w:noProof/>
              <w:webHidden/>
            </w:rPr>
          </w:r>
          <w:r>
            <w:rPr>
              <w:noProof/>
              <w:webHidden/>
            </w:rPr>
            <w:fldChar w:fldCharType="separate"/>
          </w:r>
          <w:ins w:id="50" w:author="Viestintävirasto" w:date="2024-12-13T14:15:00Z">
            <w:r w:rsidR="00A83023">
              <w:rPr>
                <w:noProof/>
                <w:webHidden/>
              </w:rPr>
              <w:t>2</w:t>
            </w:r>
          </w:ins>
          <w:ins w:id="51" w:author="USER" w:date="2024-07-01T09:06:00Z">
            <w:r>
              <w:rPr>
                <w:noProof/>
                <w:webHidden/>
              </w:rPr>
              <w:fldChar w:fldCharType="end"/>
            </w:r>
            <w:r w:rsidRPr="00D27206">
              <w:rPr>
                <w:rStyle w:val="Hyperlink"/>
                <w:noProof/>
              </w:rPr>
              <w:fldChar w:fldCharType="end"/>
            </w:r>
          </w:ins>
        </w:p>
        <w:p w14:paraId="2E45166E" w14:textId="3DD97DAB" w:rsidR="00222523" w:rsidRDefault="00222523">
          <w:pPr>
            <w:pStyle w:val="TOC3"/>
            <w:rPr>
              <w:ins w:id="52" w:author="USER" w:date="2024-07-01T09:06:00Z"/>
              <w:rFonts w:asciiTheme="minorHAnsi" w:eastAsiaTheme="minorEastAsia" w:hAnsiTheme="minorHAnsi" w:cstheme="minorBidi"/>
              <w:b w:val="0"/>
              <w:noProof/>
              <w:kern w:val="2"/>
            </w:rPr>
          </w:pPr>
          <w:ins w:id="5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"_Toc170717185"</w:instrText>
            </w:r>
            <w:r w:rsidRPr="00D27206">
              <w:rPr>
                <w:rStyle w:val="Hyperlink"/>
                <w:noProof/>
              </w:rPr>
              <w:instrText xml:space="preserve"> </w:instrText>
            </w:r>
            <w:r w:rsidRPr="00D27206">
              <w:rPr>
                <w:rStyle w:val="Hyperlink"/>
                <w:noProof/>
              </w:rPr>
              <w:fldChar w:fldCharType="separate"/>
            </w:r>
            <w:r w:rsidRPr="00D27206">
              <w:rPr>
                <w:rStyle w:val="Hyperlink"/>
                <w:noProof/>
              </w:rPr>
              <w:t>1.3.2</w:t>
            </w:r>
            <w:r>
              <w:rPr>
                <w:rFonts w:asciiTheme="minorHAnsi" w:eastAsiaTheme="minorEastAsia" w:hAnsiTheme="minorHAnsi" w:cstheme="minorBidi"/>
                <w:b w:val="0"/>
                <w:noProof/>
                <w:kern w:val="2"/>
              </w:rPr>
              <w:tab/>
            </w:r>
            <w:r w:rsidRPr="00D27206">
              <w:rPr>
                <w:rStyle w:val="Hyperlink"/>
                <w:noProof/>
              </w:rPr>
              <w:t>Terms and Definitions</w:t>
            </w:r>
            <w:r>
              <w:rPr>
                <w:noProof/>
                <w:webHidden/>
              </w:rPr>
              <w:tab/>
            </w:r>
            <w:r>
              <w:rPr>
                <w:noProof/>
                <w:webHidden/>
              </w:rPr>
              <w:fldChar w:fldCharType="begin"/>
            </w:r>
            <w:r>
              <w:rPr>
                <w:noProof/>
                <w:webHidden/>
              </w:rPr>
              <w:instrText xml:space="preserve"> PAGEREF _Toc170717185 \h </w:instrText>
            </w:r>
          </w:ins>
          <w:r>
            <w:rPr>
              <w:noProof/>
              <w:webHidden/>
            </w:rPr>
          </w:r>
          <w:r>
            <w:rPr>
              <w:noProof/>
              <w:webHidden/>
            </w:rPr>
            <w:fldChar w:fldCharType="separate"/>
          </w:r>
          <w:ins w:id="54" w:author="Viestintävirasto" w:date="2024-12-13T14:15:00Z">
            <w:r w:rsidR="00A83023">
              <w:rPr>
                <w:noProof/>
                <w:webHidden/>
              </w:rPr>
              <w:t>2</w:t>
            </w:r>
          </w:ins>
          <w:ins w:id="55" w:author="USER" w:date="2024-07-01T09:06:00Z">
            <w:r>
              <w:rPr>
                <w:noProof/>
                <w:webHidden/>
              </w:rPr>
              <w:fldChar w:fldCharType="end"/>
            </w:r>
            <w:r w:rsidRPr="00D27206">
              <w:rPr>
                <w:rStyle w:val="Hyperlink"/>
                <w:noProof/>
              </w:rPr>
              <w:fldChar w:fldCharType="end"/>
            </w:r>
          </w:ins>
        </w:p>
        <w:p w14:paraId="2B7A48DD" w14:textId="133BFCE3" w:rsidR="00222523" w:rsidRDefault="00222523">
          <w:pPr>
            <w:pStyle w:val="TOC3"/>
            <w:rPr>
              <w:ins w:id="56" w:author="USER" w:date="2024-07-01T09:06:00Z"/>
              <w:rFonts w:asciiTheme="minorHAnsi" w:eastAsiaTheme="minorEastAsia" w:hAnsiTheme="minorHAnsi" w:cstheme="minorBidi"/>
              <w:b w:val="0"/>
              <w:noProof/>
              <w:kern w:val="2"/>
            </w:rPr>
          </w:pPr>
          <w:ins w:id="5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"_Toc170717186"</w:instrText>
            </w:r>
            <w:r w:rsidRPr="00D27206">
              <w:rPr>
                <w:rStyle w:val="Hyperlink"/>
                <w:noProof/>
              </w:rPr>
              <w:instrText xml:space="preserve"> </w:instrText>
            </w:r>
            <w:r w:rsidRPr="00D27206">
              <w:rPr>
                <w:rStyle w:val="Hyperlink"/>
                <w:noProof/>
              </w:rPr>
              <w:fldChar w:fldCharType="separate"/>
            </w:r>
            <w:r w:rsidRPr="00D27206">
              <w:rPr>
                <w:rStyle w:val="Hyperlink"/>
                <w:noProof/>
              </w:rPr>
              <w:t>1.3.3</w:t>
            </w:r>
            <w:r>
              <w:rPr>
                <w:rFonts w:asciiTheme="minorHAnsi" w:eastAsiaTheme="minorEastAsia" w:hAnsiTheme="minorHAnsi" w:cstheme="minorBidi"/>
                <w:b w:val="0"/>
                <w:noProof/>
                <w:kern w:val="2"/>
              </w:rPr>
              <w:tab/>
            </w:r>
            <w:r w:rsidRPr="00D27206">
              <w:rPr>
                <w:rStyle w:val="Hyperlink"/>
                <w:noProof/>
              </w:rPr>
              <w:t>Abbreviations</w:t>
            </w:r>
            <w:r>
              <w:rPr>
                <w:noProof/>
                <w:webHidden/>
              </w:rPr>
              <w:tab/>
            </w:r>
            <w:r>
              <w:rPr>
                <w:noProof/>
                <w:webHidden/>
              </w:rPr>
              <w:fldChar w:fldCharType="begin"/>
            </w:r>
            <w:r>
              <w:rPr>
                <w:noProof/>
                <w:webHidden/>
              </w:rPr>
              <w:instrText xml:space="preserve"> PAGEREF _Toc170717186 \h </w:instrText>
            </w:r>
          </w:ins>
          <w:r>
            <w:rPr>
              <w:noProof/>
              <w:webHidden/>
            </w:rPr>
          </w:r>
          <w:r>
            <w:rPr>
              <w:noProof/>
              <w:webHidden/>
            </w:rPr>
            <w:fldChar w:fldCharType="separate"/>
          </w:r>
          <w:ins w:id="58" w:author="Viestintävirasto" w:date="2024-12-13T14:15:00Z">
            <w:r w:rsidR="00A83023">
              <w:rPr>
                <w:noProof/>
                <w:webHidden/>
              </w:rPr>
              <w:t>3</w:t>
            </w:r>
          </w:ins>
          <w:ins w:id="59" w:author="USER" w:date="2024-07-01T09:06:00Z">
            <w:r>
              <w:rPr>
                <w:noProof/>
                <w:webHidden/>
              </w:rPr>
              <w:fldChar w:fldCharType="end"/>
            </w:r>
            <w:r w:rsidRPr="00D27206">
              <w:rPr>
                <w:rStyle w:val="Hyperlink"/>
                <w:noProof/>
              </w:rPr>
              <w:fldChar w:fldCharType="end"/>
            </w:r>
          </w:ins>
        </w:p>
        <w:p w14:paraId="0D4A0408" w14:textId="50D74D77" w:rsidR="00222523" w:rsidRDefault="00222523">
          <w:pPr>
            <w:pStyle w:val="TOC2"/>
            <w:rPr>
              <w:ins w:id="60" w:author="USER" w:date="2024-07-01T09:06:00Z"/>
              <w:rFonts w:asciiTheme="minorHAnsi" w:eastAsiaTheme="minorEastAsia" w:hAnsiTheme="minorHAnsi" w:cstheme="minorBidi"/>
              <w:b w:val="0"/>
              <w:noProof/>
              <w:kern w:val="2"/>
            </w:rPr>
          </w:pPr>
          <w:ins w:id="6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"_Toc170717187"</w:instrText>
            </w:r>
            <w:r w:rsidRPr="00D27206">
              <w:rPr>
                <w:rStyle w:val="Hyperlink"/>
                <w:noProof/>
              </w:rPr>
              <w:instrText xml:space="preserve"> </w:instrText>
            </w:r>
            <w:r w:rsidRPr="00D27206">
              <w:rPr>
                <w:rStyle w:val="Hyperlink"/>
                <w:noProof/>
              </w:rPr>
              <w:fldChar w:fldCharType="separate"/>
            </w:r>
            <w:r w:rsidRPr="00D27206">
              <w:rPr>
                <w:rStyle w:val="Hyperlink"/>
                <w:noProof/>
              </w:rPr>
              <w:t>1.4</w:t>
            </w:r>
            <w:r>
              <w:rPr>
                <w:rFonts w:asciiTheme="minorHAnsi" w:eastAsiaTheme="minorEastAsia" w:hAnsiTheme="minorHAnsi" w:cstheme="minorBidi"/>
                <w:b w:val="0"/>
                <w:noProof/>
                <w:kern w:val="2"/>
              </w:rPr>
              <w:tab/>
            </w:r>
            <w:r w:rsidRPr="00D27206">
              <w:rPr>
                <w:rStyle w:val="Hyperlink"/>
                <w:noProof/>
              </w:rPr>
              <w:t>General Data Product Description</w:t>
            </w:r>
            <w:r>
              <w:rPr>
                <w:noProof/>
                <w:webHidden/>
              </w:rPr>
              <w:tab/>
            </w:r>
            <w:r>
              <w:rPr>
                <w:noProof/>
                <w:webHidden/>
              </w:rPr>
              <w:fldChar w:fldCharType="begin"/>
            </w:r>
            <w:r>
              <w:rPr>
                <w:noProof/>
                <w:webHidden/>
              </w:rPr>
              <w:instrText xml:space="preserve"> PAGEREF _Toc170717187 \h </w:instrText>
            </w:r>
          </w:ins>
          <w:r>
            <w:rPr>
              <w:noProof/>
              <w:webHidden/>
            </w:rPr>
          </w:r>
          <w:r>
            <w:rPr>
              <w:noProof/>
              <w:webHidden/>
            </w:rPr>
            <w:fldChar w:fldCharType="separate"/>
          </w:r>
          <w:ins w:id="62" w:author="Viestintävirasto" w:date="2024-12-13T14:15:00Z">
            <w:r w:rsidR="00A83023">
              <w:rPr>
                <w:noProof/>
                <w:webHidden/>
              </w:rPr>
              <w:t>4</w:t>
            </w:r>
          </w:ins>
          <w:ins w:id="63" w:author="USER" w:date="2024-07-01T09:06:00Z">
            <w:r>
              <w:rPr>
                <w:noProof/>
                <w:webHidden/>
              </w:rPr>
              <w:fldChar w:fldCharType="end"/>
            </w:r>
            <w:r w:rsidRPr="00D27206">
              <w:rPr>
                <w:rStyle w:val="Hyperlink"/>
                <w:noProof/>
              </w:rPr>
              <w:fldChar w:fldCharType="end"/>
            </w:r>
          </w:ins>
        </w:p>
        <w:p w14:paraId="6B894DCB" w14:textId="631F0BB1" w:rsidR="00222523" w:rsidRDefault="00222523">
          <w:pPr>
            <w:pStyle w:val="TOC2"/>
            <w:rPr>
              <w:ins w:id="64" w:author="USER" w:date="2024-07-01T09:06:00Z"/>
              <w:rFonts w:asciiTheme="minorHAnsi" w:eastAsiaTheme="minorEastAsia" w:hAnsiTheme="minorHAnsi" w:cstheme="minorBidi"/>
              <w:b w:val="0"/>
              <w:noProof/>
              <w:kern w:val="2"/>
            </w:rPr>
          </w:pPr>
          <w:ins w:id="6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"_Toc170717188"</w:instrText>
            </w:r>
            <w:r w:rsidRPr="00D27206">
              <w:rPr>
                <w:rStyle w:val="Hyperlink"/>
                <w:noProof/>
              </w:rPr>
              <w:instrText xml:space="preserve"> </w:instrText>
            </w:r>
            <w:r w:rsidRPr="00D27206">
              <w:rPr>
                <w:rStyle w:val="Hyperlink"/>
                <w:noProof/>
              </w:rPr>
              <w:fldChar w:fldCharType="separate"/>
            </w:r>
            <w:r w:rsidRPr="00D27206">
              <w:rPr>
                <w:rStyle w:val="Hyperlink"/>
                <w:noProof/>
              </w:rPr>
              <w:t>1.5</w:t>
            </w:r>
            <w:r>
              <w:rPr>
                <w:rFonts w:asciiTheme="minorHAnsi" w:eastAsiaTheme="minorEastAsia" w:hAnsiTheme="minorHAnsi" w:cstheme="minorBidi"/>
                <w:b w:val="0"/>
                <w:noProof/>
                <w:kern w:val="2"/>
              </w:rPr>
              <w:tab/>
            </w:r>
            <w:r w:rsidRPr="00D27206">
              <w:rPr>
                <w:rStyle w:val="Hyperlink"/>
                <w:noProof/>
              </w:rPr>
              <w:t>Data product specification metadata</w:t>
            </w:r>
            <w:r>
              <w:rPr>
                <w:noProof/>
                <w:webHidden/>
              </w:rPr>
              <w:tab/>
            </w:r>
            <w:r>
              <w:rPr>
                <w:noProof/>
                <w:webHidden/>
              </w:rPr>
              <w:fldChar w:fldCharType="begin"/>
            </w:r>
            <w:r>
              <w:rPr>
                <w:noProof/>
                <w:webHidden/>
              </w:rPr>
              <w:instrText xml:space="preserve"> PAGEREF _Toc170717188 \h </w:instrText>
            </w:r>
          </w:ins>
          <w:r>
            <w:rPr>
              <w:noProof/>
              <w:webHidden/>
            </w:rPr>
          </w:r>
          <w:r>
            <w:rPr>
              <w:noProof/>
              <w:webHidden/>
            </w:rPr>
            <w:fldChar w:fldCharType="separate"/>
          </w:r>
          <w:ins w:id="66" w:author="Viestintävirasto" w:date="2024-12-13T14:15:00Z">
            <w:r w:rsidR="00A83023">
              <w:rPr>
                <w:noProof/>
                <w:webHidden/>
              </w:rPr>
              <w:t>5</w:t>
            </w:r>
          </w:ins>
          <w:ins w:id="67" w:author="USER" w:date="2024-07-01T09:06:00Z">
            <w:r>
              <w:rPr>
                <w:noProof/>
                <w:webHidden/>
              </w:rPr>
              <w:fldChar w:fldCharType="end"/>
            </w:r>
            <w:r w:rsidRPr="00D27206">
              <w:rPr>
                <w:rStyle w:val="Hyperlink"/>
                <w:noProof/>
              </w:rPr>
              <w:fldChar w:fldCharType="end"/>
            </w:r>
          </w:ins>
        </w:p>
        <w:p w14:paraId="0D7A4901" w14:textId="475A9481" w:rsidR="00222523" w:rsidRDefault="00222523">
          <w:pPr>
            <w:pStyle w:val="TOC2"/>
            <w:rPr>
              <w:ins w:id="68" w:author="USER" w:date="2024-07-01T09:06:00Z"/>
              <w:rFonts w:asciiTheme="minorHAnsi" w:eastAsiaTheme="minorEastAsia" w:hAnsiTheme="minorHAnsi" w:cstheme="minorBidi"/>
              <w:b w:val="0"/>
              <w:noProof/>
              <w:kern w:val="2"/>
            </w:rPr>
          </w:pPr>
          <w:ins w:id="6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"_Toc170717189"</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1.6</w:t>
            </w:r>
            <w:r>
              <w:rPr>
                <w:rFonts w:asciiTheme="minorHAnsi" w:eastAsiaTheme="minorEastAsia" w:hAnsiTheme="minorHAnsi" w:cstheme="minorBidi"/>
                <w:b w:val="0"/>
                <w:noProof/>
                <w:kern w:val="2"/>
              </w:rPr>
              <w:tab/>
            </w:r>
            <w:r w:rsidRPr="00D27206">
              <w:rPr>
                <w:rStyle w:val="Hyperlink"/>
                <w:noProof/>
                <w:lang w:eastAsia="en-US"/>
              </w:rPr>
              <w:t>IHO Product Specification Maintenance</w:t>
            </w:r>
            <w:r>
              <w:rPr>
                <w:noProof/>
                <w:webHidden/>
              </w:rPr>
              <w:tab/>
            </w:r>
            <w:r>
              <w:rPr>
                <w:noProof/>
                <w:webHidden/>
              </w:rPr>
              <w:fldChar w:fldCharType="begin"/>
            </w:r>
            <w:r>
              <w:rPr>
                <w:noProof/>
                <w:webHidden/>
              </w:rPr>
              <w:instrText xml:space="preserve"> PAGEREF _Toc170717189 \h </w:instrText>
            </w:r>
          </w:ins>
          <w:r>
            <w:rPr>
              <w:noProof/>
              <w:webHidden/>
            </w:rPr>
          </w:r>
          <w:r>
            <w:rPr>
              <w:noProof/>
              <w:webHidden/>
            </w:rPr>
            <w:fldChar w:fldCharType="separate"/>
          </w:r>
          <w:ins w:id="70" w:author="Viestintävirasto" w:date="2024-12-13T14:15:00Z">
            <w:r w:rsidR="00A83023">
              <w:rPr>
                <w:noProof/>
                <w:webHidden/>
              </w:rPr>
              <w:t>5</w:t>
            </w:r>
          </w:ins>
          <w:ins w:id="71" w:author="USER" w:date="2024-07-01T09:06:00Z">
            <w:r>
              <w:rPr>
                <w:noProof/>
                <w:webHidden/>
              </w:rPr>
              <w:fldChar w:fldCharType="end"/>
            </w:r>
            <w:r w:rsidRPr="00D27206">
              <w:rPr>
                <w:rStyle w:val="Hyperlink"/>
                <w:noProof/>
              </w:rPr>
              <w:fldChar w:fldCharType="end"/>
            </w:r>
          </w:ins>
        </w:p>
        <w:p w14:paraId="274F6057" w14:textId="0E5971B4" w:rsidR="00222523" w:rsidRDefault="00222523">
          <w:pPr>
            <w:pStyle w:val="TOC3"/>
            <w:rPr>
              <w:ins w:id="72" w:author="USER" w:date="2024-07-01T09:06:00Z"/>
              <w:rFonts w:asciiTheme="minorHAnsi" w:eastAsiaTheme="minorEastAsia" w:hAnsiTheme="minorHAnsi" w:cstheme="minorBidi"/>
              <w:b w:val="0"/>
              <w:noProof/>
              <w:kern w:val="2"/>
            </w:rPr>
          </w:pPr>
          <w:ins w:id="7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"_Toc170717190"</w:instrText>
            </w:r>
            <w:r w:rsidRPr="00D27206">
              <w:rPr>
                <w:rStyle w:val="Hyperlink"/>
                <w:noProof/>
              </w:rPr>
              <w:instrText xml:space="preserve"> </w:instrText>
            </w:r>
            <w:r w:rsidRPr="00D27206">
              <w:rPr>
                <w:rStyle w:val="Hyperlink"/>
                <w:noProof/>
              </w:rPr>
              <w:fldChar w:fldCharType="separate"/>
            </w:r>
            <w:r w:rsidRPr="00D27206">
              <w:rPr>
                <w:rStyle w:val="Hyperlink"/>
                <w:noProof/>
              </w:rPr>
              <w:t>1.6.1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_Toc170717190 \h </w:instrText>
            </w:r>
          </w:ins>
          <w:r>
            <w:rPr>
              <w:noProof/>
              <w:webHidden/>
            </w:rPr>
          </w:r>
          <w:r>
            <w:rPr>
              <w:noProof/>
              <w:webHidden/>
            </w:rPr>
            <w:fldChar w:fldCharType="separate"/>
          </w:r>
          <w:ins w:id="74" w:author="Viestintävirasto" w:date="2024-12-13T14:15:00Z">
            <w:r w:rsidR="00A83023">
              <w:rPr>
                <w:noProof/>
                <w:webHidden/>
              </w:rPr>
              <w:t>5</w:t>
            </w:r>
          </w:ins>
          <w:ins w:id="75" w:author="USER" w:date="2024-07-01T09:06:00Z">
            <w:r>
              <w:rPr>
                <w:noProof/>
                <w:webHidden/>
              </w:rPr>
              <w:fldChar w:fldCharType="end"/>
            </w:r>
            <w:r w:rsidRPr="00D27206">
              <w:rPr>
                <w:rStyle w:val="Hyperlink"/>
                <w:noProof/>
              </w:rPr>
              <w:fldChar w:fldCharType="end"/>
            </w:r>
          </w:ins>
        </w:p>
        <w:p w14:paraId="2B2FAD31" w14:textId="78E5BE62" w:rsidR="00222523" w:rsidRDefault="00222523">
          <w:pPr>
            <w:pStyle w:val="TOC3"/>
            <w:rPr>
              <w:ins w:id="76" w:author="USER" w:date="2024-07-01T09:06:00Z"/>
              <w:rFonts w:asciiTheme="minorHAnsi" w:eastAsiaTheme="minorEastAsia" w:hAnsiTheme="minorHAnsi" w:cstheme="minorBidi"/>
              <w:b w:val="0"/>
              <w:noProof/>
              <w:kern w:val="2"/>
            </w:rPr>
          </w:pPr>
          <w:ins w:id="7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"_Toc170717191"</w:instrText>
            </w:r>
            <w:r w:rsidRPr="00D27206">
              <w:rPr>
                <w:rStyle w:val="Hyperlink"/>
                <w:noProof/>
              </w:rPr>
              <w:instrText xml:space="preserve"> </w:instrText>
            </w:r>
            <w:r w:rsidRPr="00D27206">
              <w:rPr>
                <w:rStyle w:val="Hyperlink"/>
                <w:noProof/>
              </w:rPr>
              <w:fldChar w:fldCharType="separate"/>
            </w:r>
            <w:r w:rsidRPr="00D27206">
              <w:rPr>
                <w:rStyle w:val="Hyperlink"/>
                <w:noProof/>
              </w:rPr>
              <w:t>1.6.2</w:t>
            </w:r>
            <w:r>
              <w:rPr>
                <w:rFonts w:asciiTheme="minorHAnsi" w:eastAsiaTheme="minorEastAsia" w:hAnsiTheme="minorHAnsi" w:cstheme="minorBidi"/>
                <w:b w:val="0"/>
                <w:noProof/>
                <w:kern w:val="2"/>
              </w:rPr>
              <w:tab/>
            </w:r>
            <w:r w:rsidRPr="00D27206">
              <w:rPr>
                <w:rStyle w:val="Hyperlink"/>
                <w:noProof/>
              </w:rPr>
              <w:t>New Edition</w:t>
            </w:r>
            <w:r>
              <w:rPr>
                <w:noProof/>
                <w:webHidden/>
              </w:rPr>
              <w:tab/>
            </w:r>
            <w:r>
              <w:rPr>
                <w:noProof/>
                <w:webHidden/>
              </w:rPr>
              <w:fldChar w:fldCharType="begin"/>
            </w:r>
            <w:r>
              <w:rPr>
                <w:noProof/>
                <w:webHidden/>
              </w:rPr>
              <w:instrText xml:space="preserve"> PAGEREF _Toc170717191 \h </w:instrText>
            </w:r>
          </w:ins>
          <w:r>
            <w:rPr>
              <w:noProof/>
              <w:webHidden/>
            </w:rPr>
          </w:r>
          <w:r>
            <w:rPr>
              <w:noProof/>
              <w:webHidden/>
            </w:rPr>
            <w:fldChar w:fldCharType="separate"/>
          </w:r>
          <w:ins w:id="78" w:author="Viestintävirasto" w:date="2024-12-13T14:15:00Z">
            <w:r w:rsidR="00A83023">
              <w:rPr>
                <w:noProof/>
                <w:webHidden/>
              </w:rPr>
              <w:t>5</w:t>
            </w:r>
          </w:ins>
          <w:ins w:id="79" w:author="USER" w:date="2024-07-01T09:06:00Z">
            <w:r>
              <w:rPr>
                <w:noProof/>
                <w:webHidden/>
              </w:rPr>
              <w:fldChar w:fldCharType="end"/>
            </w:r>
            <w:r w:rsidRPr="00D27206">
              <w:rPr>
                <w:rStyle w:val="Hyperlink"/>
                <w:noProof/>
              </w:rPr>
              <w:fldChar w:fldCharType="end"/>
            </w:r>
          </w:ins>
        </w:p>
        <w:p w14:paraId="5F14047E" w14:textId="5D46A149" w:rsidR="00222523" w:rsidRDefault="00222523">
          <w:pPr>
            <w:pStyle w:val="TOC3"/>
            <w:rPr>
              <w:ins w:id="80" w:author="USER" w:date="2024-07-01T09:06:00Z"/>
              <w:rFonts w:asciiTheme="minorHAnsi" w:eastAsiaTheme="minorEastAsia" w:hAnsiTheme="minorHAnsi" w:cstheme="minorBidi"/>
              <w:b w:val="0"/>
              <w:noProof/>
              <w:kern w:val="2"/>
            </w:rPr>
          </w:pPr>
          <w:ins w:id="8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"_Toc170717192"</w:instrText>
            </w:r>
            <w:r w:rsidRPr="00D27206">
              <w:rPr>
                <w:rStyle w:val="Hyperlink"/>
                <w:noProof/>
              </w:rPr>
              <w:instrText xml:space="preserve"> </w:instrText>
            </w:r>
            <w:r w:rsidRPr="00D27206">
              <w:rPr>
                <w:rStyle w:val="Hyperlink"/>
                <w:noProof/>
              </w:rPr>
              <w:fldChar w:fldCharType="separate"/>
            </w:r>
            <w:r w:rsidRPr="00D27206">
              <w:rPr>
                <w:rStyle w:val="Hyperlink"/>
                <w:noProof/>
              </w:rPr>
              <w:t>1.6.3</w:t>
            </w:r>
            <w:r>
              <w:rPr>
                <w:rFonts w:asciiTheme="minorHAnsi" w:eastAsiaTheme="minorEastAsia" w:hAnsiTheme="minorHAnsi" w:cstheme="minorBidi"/>
                <w:b w:val="0"/>
                <w:noProof/>
                <w:kern w:val="2"/>
              </w:rPr>
              <w:tab/>
            </w:r>
            <w:r w:rsidRPr="00D27206">
              <w:rPr>
                <w:rStyle w:val="Hyperlink"/>
                <w:noProof/>
              </w:rPr>
              <w:t>Revision</w:t>
            </w:r>
            <w:r>
              <w:rPr>
                <w:noProof/>
                <w:webHidden/>
              </w:rPr>
              <w:tab/>
            </w:r>
            <w:r>
              <w:rPr>
                <w:noProof/>
                <w:webHidden/>
              </w:rPr>
              <w:fldChar w:fldCharType="begin"/>
            </w:r>
            <w:r>
              <w:rPr>
                <w:noProof/>
                <w:webHidden/>
              </w:rPr>
              <w:instrText xml:space="preserve"> PAGEREF _Toc170717192 \h </w:instrText>
            </w:r>
          </w:ins>
          <w:r>
            <w:rPr>
              <w:noProof/>
              <w:webHidden/>
            </w:rPr>
          </w:r>
          <w:r>
            <w:rPr>
              <w:noProof/>
              <w:webHidden/>
            </w:rPr>
            <w:fldChar w:fldCharType="separate"/>
          </w:r>
          <w:ins w:id="82" w:author="Viestintävirasto" w:date="2024-12-13T14:15:00Z">
            <w:r w:rsidR="00A83023">
              <w:rPr>
                <w:noProof/>
                <w:webHidden/>
              </w:rPr>
              <w:t>5</w:t>
            </w:r>
          </w:ins>
          <w:ins w:id="83" w:author="USER" w:date="2024-07-01T09:06:00Z">
            <w:r>
              <w:rPr>
                <w:noProof/>
                <w:webHidden/>
              </w:rPr>
              <w:fldChar w:fldCharType="end"/>
            </w:r>
            <w:r w:rsidRPr="00D27206">
              <w:rPr>
                <w:rStyle w:val="Hyperlink"/>
                <w:noProof/>
              </w:rPr>
              <w:fldChar w:fldCharType="end"/>
            </w:r>
          </w:ins>
        </w:p>
        <w:p w14:paraId="1DFD51DB" w14:textId="7EB29C0F" w:rsidR="00222523" w:rsidRDefault="00222523">
          <w:pPr>
            <w:pStyle w:val="TOC3"/>
            <w:rPr>
              <w:ins w:id="84" w:author="USER" w:date="2024-07-01T09:06:00Z"/>
              <w:rFonts w:asciiTheme="minorHAnsi" w:eastAsiaTheme="minorEastAsia" w:hAnsiTheme="minorHAnsi" w:cstheme="minorBidi"/>
              <w:b w:val="0"/>
              <w:noProof/>
              <w:kern w:val="2"/>
            </w:rPr>
          </w:pPr>
          <w:ins w:id="8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"_Toc170717193"</w:instrText>
            </w:r>
            <w:r w:rsidRPr="00D27206">
              <w:rPr>
                <w:rStyle w:val="Hyperlink"/>
                <w:noProof/>
              </w:rPr>
              <w:instrText xml:space="preserve"> </w:instrText>
            </w:r>
            <w:r w:rsidRPr="00D27206">
              <w:rPr>
                <w:rStyle w:val="Hyperlink"/>
                <w:noProof/>
              </w:rPr>
              <w:fldChar w:fldCharType="separate"/>
            </w:r>
            <w:r w:rsidRPr="00D27206">
              <w:rPr>
                <w:rStyle w:val="Hyperlink"/>
                <w:noProof/>
              </w:rPr>
              <w:t>1.6.4</w:t>
            </w:r>
            <w:r>
              <w:rPr>
                <w:rFonts w:asciiTheme="minorHAnsi" w:eastAsiaTheme="minorEastAsia" w:hAnsiTheme="minorHAnsi" w:cstheme="minorBidi"/>
                <w:b w:val="0"/>
                <w:noProof/>
                <w:kern w:val="2"/>
              </w:rPr>
              <w:tab/>
            </w:r>
            <w:r w:rsidRPr="00D27206">
              <w:rPr>
                <w:rStyle w:val="Hyperlink"/>
                <w:noProof/>
              </w:rPr>
              <w:t>Clarification</w:t>
            </w:r>
            <w:r>
              <w:rPr>
                <w:noProof/>
                <w:webHidden/>
              </w:rPr>
              <w:tab/>
            </w:r>
            <w:r>
              <w:rPr>
                <w:noProof/>
                <w:webHidden/>
              </w:rPr>
              <w:fldChar w:fldCharType="begin"/>
            </w:r>
            <w:r>
              <w:rPr>
                <w:noProof/>
                <w:webHidden/>
              </w:rPr>
              <w:instrText xml:space="preserve"> PAGEREF _Toc170717193 \h </w:instrText>
            </w:r>
          </w:ins>
          <w:r>
            <w:rPr>
              <w:noProof/>
              <w:webHidden/>
            </w:rPr>
          </w:r>
          <w:r>
            <w:rPr>
              <w:noProof/>
              <w:webHidden/>
            </w:rPr>
            <w:fldChar w:fldCharType="separate"/>
          </w:r>
          <w:ins w:id="86" w:author="Viestintävirasto" w:date="2024-12-13T14:15:00Z">
            <w:r w:rsidR="00A83023">
              <w:rPr>
                <w:noProof/>
                <w:webHidden/>
              </w:rPr>
              <w:t>6</w:t>
            </w:r>
          </w:ins>
          <w:ins w:id="87" w:author="USER" w:date="2024-07-01T09:06:00Z">
            <w:r>
              <w:rPr>
                <w:noProof/>
                <w:webHidden/>
              </w:rPr>
              <w:fldChar w:fldCharType="end"/>
            </w:r>
            <w:r w:rsidRPr="00D27206">
              <w:rPr>
                <w:rStyle w:val="Hyperlink"/>
                <w:noProof/>
              </w:rPr>
              <w:fldChar w:fldCharType="end"/>
            </w:r>
          </w:ins>
        </w:p>
        <w:p w14:paraId="1A3A109C" w14:textId="6EE5323D" w:rsidR="00222523" w:rsidRDefault="00222523">
          <w:pPr>
            <w:pStyle w:val="TOC3"/>
            <w:rPr>
              <w:ins w:id="88" w:author="USER" w:date="2024-07-01T09:06:00Z"/>
              <w:rFonts w:asciiTheme="minorHAnsi" w:eastAsiaTheme="minorEastAsia" w:hAnsiTheme="minorHAnsi" w:cstheme="minorBidi"/>
              <w:b w:val="0"/>
              <w:noProof/>
              <w:kern w:val="2"/>
            </w:rPr>
          </w:pPr>
          <w:ins w:id="8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"_Toc170717194"</w:instrText>
            </w:r>
            <w:r w:rsidRPr="00D27206">
              <w:rPr>
                <w:rStyle w:val="Hyperlink"/>
                <w:noProof/>
              </w:rPr>
              <w:instrText xml:space="preserve"> </w:instrText>
            </w:r>
            <w:r w:rsidRPr="00D27206">
              <w:rPr>
                <w:rStyle w:val="Hyperlink"/>
                <w:noProof/>
              </w:rPr>
              <w:fldChar w:fldCharType="separate"/>
            </w:r>
            <w:r w:rsidRPr="00D27206">
              <w:rPr>
                <w:rStyle w:val="Hyperlink"/>
                <w:noProof/>
              </w:rPr>
              <w:t>1.6.5</w:t>
            </w:r>
            <w:r>
              <w:rPr>
                <w:rFonts w:asciiTheme="minorHAnsi" w:eastAsiaTheme="minorEastAsia" w:hAnsiTheme="minorHAnsi" w:cstheme="minorBidi"/>
                <w:b w:val="0"/>
                <w:noProof/>
                <w:kern w:val="2"/>
              </w:rPr>
              <w:tab/>
            </w:r>
            <w:r w:rsidRPr="00D27206">
              <w:rPr>
                <w:rStyle w:val="Hyperlink"/>
                <w:noProof/>
              </w:rPr>
              <w:t>Version numbers</w:t>
            </w:r>
            <w:r>
              <w:rPr>
                <w:noProof/>
                <w:webHidden/>
              </w:rPr>
              <w:tab/>
            </w:r>
            <w:r>
              <w:rPr>
                <w:noProof/>
                <w:webHidden/>
              </w:rPr>
              <w:fldChar w:fldCharType="begin"/>
            </w:r>
            <w:r>
              <w:rPr>
                <w:noProof/>
                <w:webHidden/>
              </w:rPr>
              <w:instrText xml:space="preserve"> PAGEREF _Toc170717194 \h </w:instrText>
            </w:r>
          </w:ins>
          <w:r>
            <w:rPr>
              <w:noProof/>
              <w:webHidden/>
            </w:rPr>
          </w:r>
          <w:r>
            <w:rPr>
              <w:noProof/>
              <w:webHidden/>
            </w:rPr>
            <w:fldChar w:fldCharType="separate"/>
          </w:r>
          <w:ins w:id="90" w:author="Viestintävirasto" w:date="2024-12-13T14:15:00Z">
            <w:r w:rsidR="00A83023">
              <w:rPr>
                <w:noProof/>
                <w:webHidden/>
              </w:rPr>
              <w:t>6</w:t>
            </w:r>
          </w:ins>
          <w:ins w:id="91" w:author="USER" w:date="2024-07-01T09:06:00Z">
            <w:r>
              <w:rPr>
                <w:noProof/>
                <w:webHidden/>
              </w:rPr>
              <w:fldChar w:fldCharType="end"/>
            </w:r>
            <w:r w:rsidRPr="00D27206">
              <w:rPr>
                <w:rStyle w:val="Hyperlink"/>
                <w:noProof/>
              </w:rPr>
              <w:fldChar w:fldCharType="end"/>
            </w:r>
          </w:ins>
        </w:p>
        <w:p w14:paraId="409BE02D" w14:textId="50A14003" w:rsidR="00222523" w:rsidRDefault="00222523">
          <w:pPr>
            <w:pStyle w:val="TOC1"/>
            <w:rPr>
              <w:ins w:id="92" w:author="USER" w:date="2024-07-01T09:06:00Z"/>
              <w:rFonts w:asciiTheme="minorHAnsi" w:eastAsiaTheme="minorEastAsia" w:hAnsiTheme="minorHAnsi" w:cstheme="minorBidi"/>
              <w:b w:val="0"/>
              <w:noProof/>
              <w:kern w:val="2"/>
            </w:rPr>
          </w:pPr>
          <w:ins w:id="9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"_Toc170717195"</w:instrText>
            </w:r>
            <w:r w:rsidRPr="00D27206">
              <w:rPr>
                <w:rStyle w:val="Hyperlink"/>
                <w:noProof/>
              </w:rPr>
              <w:instrText xml:space="preserve"> </w:instrText>
            </w:r>
            <w:r w:rsidRPr="00D27206">
              <w:rPr>
                <w:rStyle w:val="Hyperlink"/>
                <w:noProof/>
              </w:rPr>
              <w:fldChar w:fldCharType="separate"/>
            </w:r>
            <w:r w:rsidRPr="00D27206">
              <w:rPr>
                <w:rStyle w:val="Hyperlink"/>
                <w:noProof/>
              </w:rPr>
              <w:t>2</w:t>
            </w:r>
            <w:r>
              <w:rPr>
                <w:rFonts w:asciiTheme="minorHAnsi" w:eastAsiaTheme="minorEastAsia" w:hAnsiTheme="minorHAnsi" w:cstheme="minorBidi"/>
                <w:b w:val="0"/>
                <w:noProof/>
                <w:kern w:val="2"/>
              </w:rPr>
              <w:tab/>
            </w:r>
            <w:r w:rsidRPr="00D27206">
              <w:rPr>
                <w:rStyle w:val="Hyperlink"/>
                <w:noProof/>
              </w:rPr>
              <w:t>Specification Scopes</w:t>
            </w:r>
            <w:r>
              <w:rPr>
                <w:noProof/>
                <w:webHidden/>
              </w:rPr>
              <w:tab/>
            </w:r>
            <w:r>
              <w:rPr>
                <w:noProof/>
                <w:webHidden/>
              </w:rPr>
              <w:fldChar w:fldCharType="begin"/>
            </w:r>
            <w:r>
              <w:rPr>
                <w:noProof/>
                <w:webHidden/>
              </w:rPr>
              <w:instrText xml:space="preserve"> PAGEREF _Toc170717195 \h </w:instrText>
            </w:r>
          </w:ins>
          <w:r>
            <w:rPr>
              <w:noProof/>
              <w:webHidden/>
            </w:rPr>
          </w:r>
          <w:r>
            <w:rPr>
              <w:noProof/>
              <w:webHidden/>
            </w:rPr>
            <w:fldChar w:fldCharType="separate"/>
          </w:r>
          <w:ins w:id="94" w:author="Viestintävirasto" w:date="2024-12-13T14:15:00Z">
            <w:r w:rsidR="00A83023">
              <w:rPr>
                <w:noProof/>
                <w:webHidden/>
              </w:rPr>
              <w:t>6</w:t>
            </w:r>
          </w:ins>
          <w:ins w:id="95" w:author="USER" w:date="2024-07-01T09:06:00Z">
            <w:r>
              <w:rPr>
                <w:noProof/>
                <w:webHidden/>
              </w:rPr>
              <w:fldChar w:fldCharType="end"/>
            </w:r>
            <w:r w:rsidRPr="00D27206">
              <w:rPr>
                <w:rStyle w:val="Hyperlink"/>
                <w:noProof/>
              </w:rPr>
              <w:fldChar w:fldCharType="end"/>
            </w:r>
          </w:ins>
        </w:p>
        <w:p w14:paraId="36F3FE55" w14:textId="0513E206" w:rsidR="00222523" w:rsidRDefault="00222523">
          <w:pPr>
            <w:pStyle w:val="TOC1"/>
            <w:rPr>
              <w:ins w:id="96" w:author="USER" w:date="2024-07-01T09:06:00Z"/>
              <w:rFonts w:asciiTheme="minorHAnsi" w:eastAsiaTheme="minorEastAsia" w:hAnsiTheme="minorHAnsi" w:cstheme="minorBidi"/>
              <w:b w:val="0"/>
              <w:noProof/>
              <w:kern w:val="2"/>
            </w:rPr>
          </w:pPr>
          <w:ins w:id="9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"_Toc170717196"</w:instrText>
            </w:r>
            <w:r w:rsidRPr="00D27206">
              <w:rPr>
                <w:rStyle w:val="Hyperlink"/>
                <w:noProof/>
              </w:rPr>
              <w:instrText xml:space="preserve"> </w:instrText>
            </w:r>
            <w:r w:rsidRPr="00D27206">
              <w:rPr>
                <w:rStyle w:val="Hyperlink"/>
                <w:noProof/>
              </w:rPr>
              <w:fldChar w:fldCharType="separate"/>
            </w:r>
            <w:r w:rsidRPr="00D27206">
              <w:rPr>
                <w:rStyle w:val="Hyperlink"/>
                <w:noProof/>
              </w:rPr>
              <w:t>3</w:t>
            </w:r>
            <w:r>
              <w:rPr>
                <w:rFonts w:asciiTheme="minorHAnsi" w:eastAsiaTheme="minorEastAsia" w:hAnsiTheme="minorHAnsi" w:cstheme="minorBidi"/>
                <w:b w:val="0"/>
                <w:noProof/>
                <w:kern w:val="2"/>
              </w:rPr>
              <w:tab/>
            </w:r>
            <w:r w:rsidRPr="00D27206">
              <w:rPr>
                <w:rStyle w:val="Hyperlink"/>
                <w:noProof/>
              </w:rPr>
              <w:t>Dataset Identification</w:t>
            </w:r>
            <w:r>
              <w:rPr>
                <w:noProof/>
                <w:webHidden/>
              </w:rPr>
              <w:tab/>
            </w:r>
            <w:r>
              <w:rPr>
                <w:noProof/>
                <w:webHidden/>
              </w:rPr>
              <w:fldChar w:fldCharType="begin"/>
            </w:r>
            <w:r>
              <w:rPr>
                <w:noProof/>
                <w:webHidden/>
              </w:rPr>
              <w:instrText xml:space="preserve"> PAGEREF _Toc170717196 \h </w:instrText>
            </w:r>
          </w:ins>
          <w:r>
            <w:rPr>
              <w:noProof/>
              <w:webHidden/>
            </w:rPr>
          </w:r>
          <w:r>
            <w:rPr>
              <w:noProof/>
              <w:webHidden/>
            </w:rPr>
            <w:fldChar w:fldCharType="separate"/>
          </w:r>
          <w:ins w:id="98" w:author="Viestintävirasto" w:date="2024-12-13T14:15:00Z">
            <w:r w:rsidR="00A83023">
              <w:rPr>
                <w:noProof/>
                <w:webHidden/>
              </w:rPr>
              <w:t>6</w:t>
            </w:r>
          </w:ins>
          <w:ins w:id="99" w:author="USER" w:date="2024-07-01T09:06:00Z">
            <w:r>
              <w:rPr>
                <w:noProof/>
                <w:webHidden/>
              </w:rPr>
              <w:fldChar w:fldCharType="end"/>
            </w:r>
            <w:r w:rsidRPr="00D27206">
              <w:rPr>
                <w:rStyle w:val="Hyperlink"/>
                <w:noProof/>
              </w:rPr>
              <w:fldChar w:fldCharType="end"/>
            </w:r>
          </w:ins>
        </w:p>
        <w:p w14:paraId="4970D081" w14:textId="3A127EEC" w:rsidR="00222523" w:rsidRDefault="00222523">
          <w:pPr>
            <w:pStyle w:val="TOC1"/>
            <w:rPr>
              <w:ins w:id="100" w:author="USER" w:date="2024-07-01T09:06:00Z"/>
              <w:rFonts w:asciiTheme="minorHAnsi" w:eastAsiaTheme="minorEastAsia" w:hAnsiTheme="minorHAnsi" w:cstheme="minorBidi"/>
              <w:b w:val="0"/>
              <w:noProof/>
              <w:kern w:val="2"/>
            </w:rPr>
          </w:pPr>
          <w:ins w:id="10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"_Toc170717197"</w:instrText>
            </w:r>
            <w:r w:rsidRPr="00D27206">
              <w:rPr>
                <w:rStyle w:val="Hyperlink"/>
                <w:noProof/>
              </w:rPr>
              <w:instrText xml:space="preserve"> </w:instrText>
            </w:r>
            <w:r w:rsidRPr="00D27206">
              <w:rPr>
                <w:rStyle w:val="Hyperlink"/>
                <w:noProof/>
              </w:rPr>
              <w:fldChar w:fldCharType="separate"/>
            </w:r>
            <w:r w:rsidRPr="00D27206">
              <w:rPr>
                <w:rStyle w:val="Hyperlink"/>
                <w:noProof/>
              </w:rPr>
              <w:t>4</w:t>
            </w:r>
            <w:r>
              <w:rPr>
                <w:rFonts w:asciiTheme="minorHAnsi" w:eastAsiaTheme="minorEastAsia" w:hAnsiTheme="minorHAnsi" w:cstheme="minorBidi"/>
                <w:b w:val="0"/>
                <w:noProof/>
                <w:kern w:val="2"/>
              </w:rPr>
              <w:tab/>
            </w:r>
            <w:r w:rsidRPr="00D27206">
              <w:rPr>
                <w:rStyle w:val="Hyperlink"/>
                <w:noProof/>
              </w:rPr>
              <w:t>Data Content and structure</w:t>
            </w:r>
            <w:r>
              <w:rPr>
                <w:noProof/>
                <w:webHidden/>
              </w:rPr>
              <w:tab/>
            </w:r>
            <w:r>
              <w:rPr>
                <w:noProof/>
                <w:webHidden/>
              </w:rPr>
              <w:fldChar w:fldCharType="begin"/>
            </w:r>
            <w:r>
              <w:rPr>
                <w:noProof/>
                <w:webHidden/>
              </w:rPr>
              <w:instrText xml:space="preserve"> PAGEREF _Toc170717197 \h </w:instrText>
            </w:r>
          </w:ins>
          <w:r>
            <w:rPr>
              <w:noProof/>
              <w:webHidden/>
            </w:rPr>
          </w:r>
          <w:r>
            <w:rPr>
              <w:noProof/>
              <w:webHidden/>
            </w:rPr>
            <w:fldChar w:fldCharType="separate"/>
          </w:r>
          <w:ins w:id="102" w:author="Viestintävirasto" w:date="2024-12-13T14:15:00Z">
            <w:r w:rsidR="00A83023">
              <w:rPr>
                <w:noProof/>
                <w:webHidden/>
              </w:rPr>
              <w:t>7</w:t>
            </w:r>
          </w:ins>
          <w:ins w:id="103" w:author="USER" w:date="2024-07-01T09:06:00Z">
            <w:r>
              <w:rPr>
                <w:noProof/>
                <w:webHidden/>
              </w:rPr>
              <w:fldChar w:fldCharType="end"/>
            </w:r>
            <w:r w:rsidRPr="00D27206">
              <w:rPr>
                <w:rStyle w:val="Hyperlink"/>
                <w:noProof/>
              </w:rPr>
              <w:fldChar w:fldCharType="end"/>
            </w:r>
          </w:ins>
        </w:p>
        <w:p w14:paraId="07FBC599" w14:textId="64FCE657" w:rsidR="00222523" w:rsidRDefault="00222523">
          <w:pPr>
            <w:pStyle w:val="TOC2"/>
            <w:rPr>
              <w:ins w:id="104" w:author="USER" w:date="2024-07-01T09:06:00Z"/>
              <w:rFonts w:asciiTheme="minorHAnsi" w:eastAsiaTheme="minorEastAsia" w:hAnsiTheme="minorHAnsi" w:cstheme="minorBidi"/>
              <w:b w:val="0"/>
              <w:noProof/>
              <w:kern w:val="2"/>
            </w:rPr>
          </w:pPr>
          <w:ins w:id="10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"_Toc170717198"</w:instrText>
            </w:r>
            <w:r w:rsidRPr="00D27206">
              <w:rPr>
                <w:rStyle w:val="Hyperlink"/>
                <w:noProof/>
              </w:rPr>
              <w:instrText xml:space="preserve"> </w:instrText>
            </w:r>
            <w:r w:rsidRPr="00D27206">
              <w:rPr>
                <w:rStyle w:val="Hyperlink"/>
                <w:noProof/>
              </w:rPr>
              <w:fldChar w:fldCharType="separate"/>
            </w:r>
            <w:r w:rsidRPr="00D27206">
              <w:rPr>
                <w:rStyle w:val="Hyperlink"/>
                <w:noProof/>
              </w:rPr>
              <w:t>4.1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_Toc170717198 \h </w:instrText>
            </w:r>
          </w:ins>
          <w:r>
            <w:rPr>
              <w:noProof/>
              <w:webHidden/>
            </w:rPr>
          </w:r>
          <w:r>
            <w:rPr>
              <w:noProof/>
              <w:webHidden/>
            </w:rPr>
            <w:fldChar w:fldCharType="separate"/>
          </w:r>
          <w:ins w:id="106" w:author="Viestintävirasto" w:date="2024-12-13T14:15:00Z">
            <w:r w:rsidR="00A83023">
              <w:rPr>
                <w:noProof/>
                <w:webHidden/>
              </w:rPr>
              <w:t>7</w:t>
            </w:r>
          </w:ins>
          <w:ins w:id="107" w:author="USER" w:date="2024-07-01T09:06:00Z">
            <w:r>
              <w:rPr>
                <w:noProof/>
                <w:webHidden/>
              </w:rPr>
              <w:fldChar w:fldCharType="end"/>
            </w:r>
            <w:r w:rsidRPr="00D27206">
              <w:rPr>
                <w:rStyle w:val="Hyperlink"/>
                <w:noProof/>
              </w:rPr>
              <w:fldChar w:fldCharType="end"/>
            </w:r>
          </w:ins>
        </w:p>
        <w:p w14:paraId="60D8452A" w14:textId="68A990A6" w:rsidR="00222523" w:rsidRDefault="00222523">
          <w:pPr>
            <w:pStyle w:val="TOC2"/>
            <w:rPr>
              <w:ins w:id="108" w:author="USER" w:date="2024-07-01T09:06:00Z"/>
              <w:rFonts w:asciiTheme="minorHAnsi" w:eastAsiaTheme="minorEastAsia" w:hAnsiTheme="minorHAnsi" w:cstheme="minorBidi"/>
              <w:b w:val="0"/>
              <w:noProof/>
              <w:kern w:val="2"/>
            </w:rPr>
          </w:pPr>
          <w:ins w:id="10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"_Toc170717199"</w:instrText>
            </w:r>
            <w:r w:rsidRPr="00D27206">
              <w:rPr>
                <w:rStyle w:val="Hyperlink"/>
                <w:noProof/>
              </w:rPr>
              <w:instrText xml:space="preserve"> </w:instrText>
            </w:r>
            <w:r w:rsidRPr="00D27206">
              <w:rPr>
                <w:rStyle w:val="Hyperlink"/>
                <w:noProof/>
              </w:rPr>
              <w:fldChar w:fldCharType="separate"/>
            </w:r>
            <w:r w:rsidRPr="00D27206">
              <w:rPr>
                <w:rStyle w:val="Hyperlink"/>
                <w:noProof/>
              </w:rPr>
              <w:t>4.2</w:t>
            </w:r>
            <w:r>
              <w:rPr>
                <w:rFonts w:asciiTheme="minorHAnsi" w:eastAsiaTheme="minorEastAsia" w:hAnsiTheme="minorHAnsi" w:cstheme="minorBidi"/>
                <w:b w:val="0"/>
                <w:noProof/>
                <w:kern w:val="2"/>
              </w:rPr>
              <w:tab/>
            </w:r>
            <w:r w:rsidRPr="00D27206">
              <w:rPr>
                <w:rStyle w:val="Hyperlink"/>
                <w:noProof/>
              </w:rPr>
              <w:t>Application Schem</w:t>
            </w:r>
            <w:r w:rsidRPr="00D27206">
              <w:rPr>
                <w:rStyle w:val="Hyperlink"/>
                <w:rFonts w:ascii="Malgun Gothic" w:eastAsia="Malgun Gothic" w:hAnsi="Malgun Gothic" w:cs="Malgun Gothic"/>
                <w:noProof/>
              </w:rPr>
              <w:t>a</w:t>
            </w:r>
            <w:r>
              <w:rPr>
                <w:noProof/>
                <w:webHidden/>
              </w:rPr>
              <w:tab/>
            </w:r>
            <w:r>
              <w:rPr>
                <w:noProof/>
                <w:webHidden/>
              </w:rPr>
              <w:fldChar w:fldCharType="begin"/>
            </w:r>
            <w:r>
              <w:rPr>
                <w:noProof/>
                <w:webHidden/>
              </w:rPr>
              <w:instrText xml:space="preserve"> PAGEREF _Toc170717199 \h </w:instrText>
            </w:r>
          </w:ins>
          <w:r>
            <w:rPr>
              <w:noProof/>
              <w:webHidden/>
            </w:rPr>
          </w:r>
          <w:r>
            <w:rPr>
              <w:noProof/>
              <w:webHidden/>
            </w:rPr>
            <w:fldChar w:fldCharType="separate"/>
          </w:r>
          <w:ins w:id="110" w:author="Viestintävirasto" w:date="2024-12-13T14:15:00Z">
            <w:r w:rsidR="00A83023">
              <w:rPr>
                <w:noProof/>
                <w:webHidden/>
              </w:rPr>
              <w:t>8</w:t>
            </w:r>
          </w:ins>
          <w:ins w:id="111" w:author="USER" w:date="2024-07-01T09:06:00Z">
            <w:r>
              <w:rPr>
                <w:noProof/>
                <w:webHidden/>
              </w:rPr>
              <w:fldChar w:fldCharType="end"/>
            </w:r>
            <w:r w:rsidRPr="00D27206">
              <w:rPr>
                <w:rStyle w:val="Hyperlink"/>
                <w:noProof/>
              </w:rPr>
              <w:fldChar w:fldCharType="end"/>
            </w:r>
          </w:ins>
        </w:p>
        <w:p w14:paraId="63E23A24" w14:textId="61055A62" w:rsidR="00222523" w:rsidRDefault="00222523">
          <w:pPr>
            <w:pStyle w:val="TOC2"/>
            <w:rPr>
              <w:ins w:id="112" w:author="USER" w:date="2024-07-01T09:06:00Z"/>
              <w:rFonts w:asciiTheme="minorHAnsi" w:eastAsiaTheme="minorEastAsia" w:hAnsiTheme="minorHAnsi" w:cstheme="minorBidi"/>
              <w:b w:val="0"/>
              <w:noProof/>
              <w:kern w:val="2"/>
            </w:rPr>
          </w:pPr>
          <w:ins w:id="11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"_Toc170717201"</w:instrText>
            </w:r>
            <w:r w:rsidRPr="00D27206">
              <w:rPr>
                <w:rStyle w:val="Hyperlink"/>
                <w:noProof/>
              </w:rPr>
              <w:instrText xml:space="preserve"> </w:instrText>
            </w:r>
            <w:r w:rsidRPr="00D27206">
              <w:rPr>
                <w:rStyle w:val="Hyperlink"/>
                <w:noProof/>
              </w:rPr>
              <w:fldChar w:fldCharType="separate"/>
            </w:r>
            <w:r w:rsidRPr="00D27206">
              <w:rPr>
                <w:rStyle w:val="Hyperlink"/>
                <w:noProof/>
              </w:rPr>
              <w:t>4.3</w:t>
            </w:r>
            <w:r>
              <w:rPr>
                <w:rFonts w:asciiTheme="minorHAnsi" w:eastAsiaTheme="minorEastAsia" w:hAnsiTheme="minorHAnsi" w:cstheme="minorBidi"/>
                <w:b w:val="0"/>
                <w:noProof/>
                <w:kern w:val="2"/>
              </w:rPr>
              <w:tab/>
            </w:r>
            <w:r w:rsidRPr="00D27206">
              <w:rPr>
                <w:rStyle w:val="Hyperlink"/>
                <w:noProof/>
              </w:rPr>
              <w:t>Feature Catalogue</w:t>
            </w:r>
            <w:r>
              <w:rPr>
                <w:noProof/>
                <w:webHidden/>
              </w:rPr>
              <w:tab/>
            </w:r>
            <w:r>
              <w:rPr>
                <w:noProof/>
                <w:webHidden/>
              </w:rPr>
              <w:fldChar w:fldCharType="begin"/>
            </w:r>
            <w:r>
              <w:rPr>
                <w:noProof/>
                <w:webHidden/>
              </w:rPr>
              <w:instrText xml:space="preserve"> PAGEREF _Toc170717201 \h </w:instrText>
            </w:r>
          </w:ins>
          <w:r>
            <w:rPr>
              <w:noProof/>
              <w:webHidden/>
            </w:rPr>
          </w:r>
          <w:r>
            <w:rPr>
              <w:noProof/>
              <w:webHidden/>
            </w:rPr>
            <w:fldChar w:fldCharType="separate"/>
          </w:r>
          <w:ins w:id="114" w:author="Viestintävirasto" w:date="2024-12-13T14:15:00Z">
            <w:r w:rsidR="00A83023">
              <w:rPr>
                <w:noProof/>
                <w:webHidden/>
              </w:rPr>
              <w:t>13</w:t>
            </w:r>
          </w:ins>
          <w:ins w:id="115" w:author="USER" w:date="2024-07-01T09:06:00Z">
            <w:r>
              <w:rPr>
                <w:noProof/>
                <w:webHidden/>
              </w:rPr>
              <w:fldChar w:fldCharType="end"/>
            </w:r>
            <w:r w:rsidRPr="00D27206">
              <w:rPr>
                <w:rStyle w:val="Hyperlink"/>
                <w:noProof/>
              </w:rPr>
              <w:fldChar w:fldCharType="end"/>
            </w:r>
          </w:ins>
        </w:p>
        <w:p w14:paraId="78DD67C4" w14:textId="53DD4FE8" w:rsidR="00222523" w:rsidRDefault="00222523">
          <w:pPr>
            <w:pStyle w:val="TOC3"/>
            <w:rPr>
              <w:ins w:id="116" w:author="USER" w:date="2024-07-01T09:06:00Z"/>
              <w:rFonts w:asciiTheme="minorHAnsi" w:eastAsiaTheme="minorEastAsia" w:hAnsiTheme="minorHAnsi" w:cstheme="minorBidi"/>
              <w:b w:val="0"/>
              <w:noProof/>
              <w:kern w:val="2"/>
            </w:rPr>
          </w:pPr>
          <w:ins w:id="11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"_Toc170717202"</w:instrText>
            </w:r>
            <w:r w:rsidRPr="00D27206">
              <w:rPr>
                <w:rStyle w:val="Hyperlink"/>
                <w:noProof/>
              </w:rPr>
              <w:instrText xml:space="preserve"> </w:instrText>
            </w:r>
            <w:r w:rsidRPr="00D27206">
              <w:rPr>
                <w:rStyle w:val="Hyperlink"/>
                <w:noProof/>
              </w:rPr>
              <w:fldChar w:fldCharType="separate"/>
            </w:r>
            <w:r w:rsidRPr="00D27206">
              <w:rPr>
                <w:rStyle w:val="Hyperlink"/>
                <w:noProof/>
              </w:rPr>
              <w:t>4.3.1</w:t>
            </w:r>
            <w:r>
              <w:rPr>
                <w:rFonts w:asciiTheme="minorHAnsi" w:eastAsiaTheme="minorEastAsia" w:hAnsiTheme="minorHAnsi" w:cstheme="minorBidi"/>
                <w:b w:val="0"/>
                <w:noProof/>
                <w:kern w:val="2"/>
              </w:rPr>
              <w:tab/>
            </w:r>
            <w:r w:rsidRPr="00D27206">
              <w:rPr>
                <w:rStyle w:val="Hyperlink"/>
                <w:noProof/>
                <w:lang w:eastAsia="en-US"/>
              </w:rPr>
              <w:t>Introductio</w:t>
            </w:r>
            <w:r w:rsidRPr="00D27206">
              <w:rPr>
                <w:rStyle w:val="Hyperlink"/>
                <w:noProof/>
              </w:rPr>
              <w:t>n</w:t>
            </w:r>
            <w:r>
              <w:rPr>
                <w:noProof/>
                <w:webHidden/>
              </w:rPr>
              <w:tab/>
            </w:r>
            <w:r>
              <w:rPr>
                <w:noProof/>
                <w:webHidden/>
              </w:rPr>
              <w:fldChar w:fldCharType="begin"/>
            </w:r>
            <w:r>
              <w:rPr>
                <w:noProof/>
                <w:webHidden/>
              </w:rPr>
              <w:instrText xml:space="preserve"> PAGEREF _Toc170717202 \h </w:instrText>
            </w:r>
          </w:ins>
          <w:r>
            <w:rPr>
              <w:noProof/>
              <w:webHidden/>
            </w:rPr>
          </w:r>
          <w:r>
            <w:rPr>
              <w:noProof/>
              <w:webHidden/>
            </w:rPr>
            <w:fldChar w:fldCharType="separate"/>
          </w:r>
          <w:ins w:id="118" w:author="Viestintävirasto" w:date="2024-12-13T14:15:00Z">
            <w:r w:rsidR="00A83023">
              <w:rPr>
                <w:noProof/>
                <w:webHidden/>
              </w:rPr>
              <w:t>13</w:t>
            </w:r>
          </w:ins>
          <w:ins w:id="119" w:author="USER" w:date="2024-07-01T09:06:00Z">
            <w:r>
              <w:rPr>
                <w:noProof/>
                <w:webHidden/>
              </w:rPr>
              <w:fldChar w:fldCharType="end"/>
            </w:r>
            <w:r w:rsidRPr="00D27206">
              <w:rPr>
                <w:rStyle w:val="Hyperlink"/>
                <w:noProof/>
              </w:rPr>
              <w:fldChar w:fldCharType="end"/>
            </w:r>
          </w:ins>
        </w:p>
        <w:p w14:paraId="60E2D199" w14:textId="3D23BEB0" w:rsidR="00222523" w:rsidRDefault="00222523">
          <w:pPr>
            <w:pStyle w:val="TOC3"/>
            <w:rPr>
              <w:ins w:id="120" w:author="USER" w:date="2024-07-01T09:06:00Z"/>
              <w:rFonts w:asciiTheme="minorHAnsi" w:eastAsiaTheme="minorEastAsia" w:hAnsiTheme="minorHAnsi" w:cstheme="minorBidi"/>
              <w:b w:val="0"/>
              <w:noProof/>
              <w:kern w:val="2"/>
            </w:rPr>
          </w:pPr>
          <w:ins w:id="12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"_Toc170717203"</w:instrText>
            </w:r>
            <w:r w:rsidRPr="00D27206">
              <w:rPr>
                <w:rStyle w:val="Hyperlink"/>
                <w:noProof/>
              </w:rPr>
              <w:instrText xml:space="preserve"> </w:instrText>
            </w:r>
            <w:r w:rsidRPr="00D27206">
              <w:rPr>
                <w:rStyle w:val="Hyperlink"/>
                <w:noProof/>
              </w:rPr>
              <w:fldChar w:fldCharType="separate"/>
            </w:r>
            <w:r w:rsidRPr="00D27206">
              <w:rPr>
                <w:rStyle w:val="Hyperlink"/>
                <w:noProof/>
              </w:rPr>
              <w:t>4.3.2</w:t>
            </w:r>
            <w:r>
              <w:rPr>
                <w:rFonts w:asciiTheme="minorHAnsi" w:eastAsiaTheme="minorEastAsia" w:hAnsiTheme="minorHAnsi" w:cstheme="minorBidi"/>
                <w:b w:val="0"/>
                <w:noProof/>
                <w:kern w:val="2"/>
              </w:rPr>
              <w:tab/>
            </w:r>
            <w:r w:rsidRPr="00D27206">
              <w:rPr>
                <w:rStyle w:val="Hyperlink"/>
                <w:noProof/>
              </w:rPr>
              <w:t>Feature Types</w:t>
            </w:r>
            <w:r>
              <w:rPr>
                <w:noProof/>
                <w:webHidden/>
              </w:rPr>
              <w:tab/>
            </w:r>
            <w:r>
              <w:rPr>
                <w:noProof/>
                <w:webHidden/>
              </w:rPr>
              <w:fldChar w:fldCharType="begin"/>
            </w:r>
            <w:r>
              <w:rPr>
                <w:noProof/>
                <w:webHidden/>
              </w:rPr>
              <w:instrText xml:space="preserve"> PAGEREF _Toc170717203 \h </w:instrText>
            </w:r>
          </w:ins>
          <w:r>
            <w:rPr>
              <w:noProof/>
              <w:webHidden/>
            </w:rPr>
          </w:r>
          <w:r>
            <w:rPr>
              <w:noProof/>
              <w:webHidden/>
            </w:rPr>
            <w:fldChar w:fldCharType="separate"/>
          </w:r>
          <w:ins w:id="122" w:author="Viestintävirasto" w:date="2024-12-13T14:15:00Z">
            <w:r w:rsidR="00A83023">
              <w:rPr>
                <w:noProof/>
                <w:webHidden/>
              </w:rPr>
              <w:t>13</w:t>
            </w:r>
          </w:ins>
          <w:ins w:id="123" w:author="USER" w:date="2024-07-01T09:06:00Z">
            <w:r>
              <w:rPr>
                <w:noProof/>
                <w:webHidden/>
              </w:rPr>
              <w:fldChar w:fldCharType="end"/>
            </w:r>
            <w:r w:rsidRPr="00D27206">
              <w:rPr>
                <w:rStyle w:val="Hyperlink"/>
                <w:noProof/>
              </w:rPr>
              <w:fldChar w:fldCharType="end"/>
            </w:r>
          </w:ins>
        </w:p>
        <w:p w14:paraId="788FBD1C" w14:textId="71870357" w:rsidR="00222523" w:rsidRDefault="00222523">
          <w:pPr>
            <w:pStyle w:val="TOC3"/>
            <w:rPr>
              <w:ins w:id="124" w:author="USER" w:date="2024-07-01T09:06:00Z"/>
              <w:rFonts w:asciiTheme="minorHAnsi" w:eastAsiaTheme="minorEastAsia" w:hAnsiTheme="minorHAnsi" w:cstheme="minorBidi"/>
              <w:b w:val="0"/>
              <w:noProof/>
              <w:kern w:val="2"/>
            </w:rPr>
          </w:pPr>
          <w:ins w:id="12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"_Toc170717204"</w:instrText>
            </w:r>
            <w:r w:rsidRPr="00D27206">
              <w:rPr>
                <w:rStyle w:val="Hyperlink"/>
                <w:noProof/>
              </w:rPr>
              <w:instrText xml:space="preserve"> </w:instrText>
            </w:r>
            <w:r w:rsidRPr="00D27206">
              <w:rPr>
                <w:rStyle w:val="Hyperlink"/>
                <w:noProof/>
              </w:rPr>
              <w:fldChar w:fldCharType="separate"/>
            </w:r>
            <w:r w:rsidRPr="00D27206">
              <w:rPr>
                <w:rStyle w:val="Hyperlink"/>
                <w:noProof/>
              </w:rPr>
              <w:t>4.3.3</w:t>
            </w:r>
            <w:r>
              <w:rPr>
                <w:rFonts w:asciiTheme="minorHAnsi" w:eastAsiaTheme="minorEastAsia" w:hAnsiTheme="minorHAnsi" w:cstheme="minorBidi"/>
                <w:b w:val="0"/>
                <w:noProof/>
                <w:kern w:val="2"/>
              </w:rPr>
              <w:tab/>
            </w:r>
            <w:r w:rsidRPr="00D27206">
              <w:rPr>
                <w:rStyle w:val="Hyperlink"/>
                <w:noProof/>
              </w:rPr>
              <w:t>Feature Relationship</w:t>
            </w:r>
            <w:r>
              <w:rPr>
                <w:noProof/>
                <w:webHidden/>
              </w:rPr>
              <w:tab/>
            </w:r>
            <w:r>
              <w:rPr>
                <w:noProof/>
                <w:webHidden/>
              </w:rPr>
              <w:fldChar w:fldCharType="begin"/>
            </w:r>
            <w:r>
              <w:rPr>
                <w:noProof/>
                <w:webHidden/>
              </w:rPr>
              <w:instrText xml:space="preserve"> PAGEREF _Toc170717204 \h </w:instrText>
            </w:r>
          </w:ins>
          <w:r>
            <w:rPr>
              <w:noProof/>
              <w:webHidden/>
            </w:rPr>
          </w:r>
          <w:r>
            <w:rPr>
              <w:noProof/>
              <w:webHidden/>
            </w:rPr>
            <w:fldChar w:fldCharType="separate"/>
          </w:r>
          <w:ins w:id="126" w:author="Viestintävirasto" w:date="2024-12-13T14:15:00Z">
            <w:r w:rsidR="00A83023">
              <w:rPr>
                <w:noProof/>
                <w:webHidden/>
              </w:rPr>
              <w:t>13</w:t>
            </w:r>
          </w:ins>
          <w:ins w:id="127" w:author="USER" w:date="2024-07-01T09:06:00Z">
            <w:r>
              <w:rPr>
                <w:noProof/>
                <w:webHidden/>
              </w:rPr>
              <w:fldChar w:fldCharType="end"/>
            </w:r>
            <w:r w:rsidRPr="00D27206">
              <w:rPr>
                <w:rStyle w:val="Hyperlink"/>
                <w:noProof/>
              </w:rPr>
              <w:fldChar w:fldCharType="end"/>
            </w:r>
          </w:ins>
        </w:p>
        <w:p w14:paraId="3D56D5E8" w14:textId="5E12B83D" w:rsidR="00222523" w:rsidRDefault="00222523">
          <w:pPr>
            <w:pStyle w:val="TOC3"/>
            <w:rPr>
              <w:ins w:id="128" w:author="USER" w:date="2024-07-01T09:06:00Z"/>
              <w:rFonts w:asciiTheme="minorHAnsi" w:eastAsiaTheme="minorEastAsia" w:hAnsiTheme="minorHAnsi" w:cstheme="minorBidi"/>
              <w:b w:val="0"/>
              <w:noProof/>
              <w:kern w:val="2"/>
            </w:rPr>
          </w:pPr>
          <w:ins w:id="12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"_Toc170717205"</w:instrText>
            </w:r>
            <w:r w:rsidRPr="00D27206">
              <w:rPr>
                <w:rStyle w:val="Hyperlink"/>
                <w:noProof/>
              </w:rPr>
              <w:instrText xml:space="preserve"> </w:instrText>
            </w:r>
            <w:r w:rsidRPr="00D27206">
              <w:rPr>
                <w:rStyle w:val="Hyperlink"/>
                <w:noProof/>
              </w:rPr>
              <w:fldChar w:fldCharType="separate"/>
            </w:r>
            <w:r w:rsidRPr="00D27206">
              <w:rPr>
                <w:rStyle w:val="Hyperlink"/>
                <w:noProof/>
              </w:rPr>
              <w:t>4.3.4</w:t>
            </w:r>
            <w:r>
              <w:rPr>
                <w:rFonts w:asciiTheme="minorHAnsi" w:eastAsiaTheme="minorEastAsia" w:hAnsiTheme="minorHAnsi" w:cstheme="minorBidi"/>
                <w:b w:val="0"/>
                <w:noProof/>
                <w:kern w:val="2"/>
              </w:rPr>
              <w:tab/>
            </w:r>
            <w:r w:rsidRPr="00D27206">
              <w:rPr>
                <w:rStyle w:val="Hyperlink"/>
                <w:noProof/>
                <w:lang w:eastAsia="en-US"/>
              </w:rPr>
              <w:t>Information Types</w:t>
            </w:r>
            <w:r>
              <w:rPr>
                <w:noProof/>
                <w:webHidden/>
              </w:rPr>
              <w:tab/>
            </w:r>
            <w:r>
              <w:rPr>
                <w:noProof/>
                <w:webHidden/>
              </w:rPr>
              <w:fldChar w:fldCharType="begin"/>
            </w:r>
            <w:r>
              <w:rPr>
                <w:noProof/>
                <w:webHidden/>
              </w:rPr>
              <w:instrText xml:space="preserve"> PAGEREF _Toc170717205 \h </w:instrText>
            </w:r>
          </w:ins>
          <w:r>
            <w:rPr>
              <w:noProof/>
              <w:webHidden/>
            </w:rPr>
          </w:r>
          <w:r>
            <w:rPr>
              <w:noProof/>
              <w:webHidden/>
            </w:rPr>
            <w:fldChar w:fldCharType="separate"/>
          </w:r>
          <w:ins w:id="130" w:author="Viestintävirasto" w:date="2024-12-13T14:15:00Z">
            <w:r w:rsidR="00A83023">
              <w:rPr>
                <w:noProof/>
                <w:webHidden/>
              </w:rPr>
              <w:t>13</w:t>
            </w:r>
          </w:ins>
          <w:ins w:id="131" w:author="USER" w:date="2024-07-01T09:06:00Z">
            <w:r>
              <w:rPr>
                <w:noProof/>
                <w:webHidden/>
              </w:rPr>
              <w:fldChar w:fldCharType="end"/>
            </w:r>
            <w:r w:rsidRPr="00D27206">
              <w:rPr>
                <w:rStyle w:val="Hyperlink"/>
                <w:noProof/>
              </w:rPr>
              <w:fldChar w:fldCharType="end"/>
            </w:r>
          </w:ins>
        </w:p>
        <w:p w14:paraId="4758ED23" w14:textId="2DAFDF82" w:rsidR="00222523" w:rsidRDefault="00222523">
          <w:pPr>
            <w:pStyle w:val="TOC3"/>
            <w:rPr>
              <w:ins w:id="132" w:author="USER" w:date="2024-07-01T09:06:00Z"/>
              <w:rFonts w:asciiTheme="minorHAnsi" w:eastAsiaTheme="minorEastAsia" w:hAnsiTheme="minorHAnsi" w:cstheme="minorBidi"/>
              <w:b w:val="0"/>
              <w:noProof/>
              <w:kern w:val="2"/>
            </w:rPr>
          </w:pPr>
          <w:ins w:id="13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"_Toc170717206"</w:instrText>
            </w:r>
            <w:r w:rsidRPr="00D27206">
              <w:rPr>
                <w:rStyle w:val="Hyperlink"/>
                <w:noProof/>
              </w:rPr>
              <w:instrText xml:space="preserve"> </w:instrText>
            </w:r>
            <w:r w:rsidRPr="00D27206">
              <w:rPr>
                <w:rStyle w:val="Hyperlink"/>
                <w:noProof/>
              </w:rPr>
              <w:fldChar w:fldCharType="separate"/>
            </w:r>
            <w:r w:rsidRPr="00D27206">
              <w:rPr>
                <w:rStyle w:val="Hyperlink"/>
                <w:noProof/>
              </w:rPr>
              <w:t>4.3.5</w:t>
            </w:r>
            <w:r>
              <w:rPr>
                <w:rFonts w:asciiTheme="minorHAnsi" w:eastAsiaTheme="minorEastAsia" w:hAnsiTheme="minorHAnsi" w:cstheme="minorBidi"/>
                <w:b w:val="0"/>
                <w:noProof/>
                <w:kern w:val="2"/>
              </w:rPr>
              <w:tab/>
            </w:r>
            <w:r w:rsidRPr="00D27206">
              <w:rPr>
                <w:rStyle w:val="Hyperlink"/>
                <w:noProof/>
                <w:lang w:eastAsia="en-US"/>
              </w:rPr>
              <w:t>Attributes</w:t>
            </w:r>
            <w:r>
              <w:rPr>
                <w:noProof/>
                <w:webHidden/>
              </w:rPr>
              <w:tab/>
            </w:r>
            <w:r>
              <w:rPr>
                <w:noProof/>
                <w:webHidden/>
              </w:rPr>
              <w:fldChar w:fldCharType="begin"/>
            </w:r>
            <w:r>
              <w:rPr>
                <w:noProof/>
                <w:webHidden/>
              </w:rPr>
              <w:instrText xml:space="preserve"> PAGEREF _Toc170717206 \h </w:instrText>
            </w:r>
          </w:ins>
          <w:r>
            <w:rPr>
              <w:noProof/>
              <w:webHidden/>
            </w:rPr>
          </w:r>
          <w:r>
            <w:rPr>
              <w:noProof/>
              <w:webHidden/>
            </w:rPr>
            <w:fldChar w:fldCharType="separate"/>
          </w:r>
          <w:ins w:id="134" w:author="Viestintävirasto" w:date="2024-12-13T14:15:00Z">
            <w:r w:rsidR="00A83023">
              <w:rPr>
                <w:noProof/>
                <w:webHidden/>
              </w:rPr>
              <w:t>13</w:t>
            </w:r>
          </w:ins>
          <w:ins w:id="135" w:author="USER" w:date="2024-07-01T09:06:00Z">
            <w:r>
              <w:rPr>
                <w:noProof/>
                <w:webHidden/>
              </w:rPr>
              <w:fldChar w:fldCharType="end"/>
            </w:r>
            <w:r w:rsidRPr="00D27206">
              <w:rPr>
                <w:rStyle w:val="Hyperlink"/>
                <w:noProof/>
              </w:rPr>
              <w:fldChar w:fldCharType="end"/>
            </w:r>
          </w:ins>
        </w:p>
        <w:p w14:paraId="398E38F9" w14:textId="579E92F2" w:rsidR="00222523" w:rsidRDefault="00222523">
          <w:pPr>
            <w:pStyle w:val="TOC2"/>
            <w:rPr>
              <w:ins w:id="136" w:author="USER" w:date="2024-07-01T09:06:00Z"/>
              <w:rFonts w:asciiTheme="minorHAnsi" w:eastAsiaTheme="minorEastAsia" w:hAnsiTheme="minorHAnsi" w:cstheme="minorBidi"/>
              <w:b w:val="0"/>
              <w:noProof/>
              <w:kern w:val="2"/>
            </w:rPr>
          </w:pPr>
          <w:ins w:id="13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"_Toc170717207"</w:instrText>
            </w:r>
            <w:r w:rsidRPr="00D27206">
              <w:rPr>
                <w:rStyle w:val="Hyperlink"/>
                <w:noProof/>
              </w:rPr>
              <w:instrText xml:space="preserve"> </w:instrText>
            </w:r>
            <w:r w:rsidRPr="00D27206">
              <w:rPr>
                <w:rStyle w:val="Hyperlink"/>
                <w:noProof/>
              </w:rPr>
              <w:fldChar w:fldCharType="separate"/>
            </w:r>
            <w:r w:rsidRPr="00D27206">
              <w:rPr>
                <w:rStyle w:val="Hyperlink"/>
                <w:noProof/>
              </w:rPr>
              <w:t>4.4</w:t>
            </w:r>
            <w:r>
              <w:rPr>
                <w:rFonts w:asciiTheme="minorHAnsi" w:eastAsiaTheme="minorEastAsia" w:hAnsiTheme="minorHAnsi" w:cstheme="minorBidi"/>
                <w:b w:val="0"/>
                <w:noProof/>
                <w:kern w:val="2"/>
              </w:rPr>
              <w:tab/>
            </w:r>
            <w:r w:rsidRPr="00D27206">
              <w:rPr>
                <w:rStyle w:val="Hyperlink"/>
                <w:noProof/>
              </w:rPr>
              <w:t>Geometric representation</w:t>
            </w:r>
            <w:r>
              <w:rPr>
                <w:noProof/>
                <w:webHidden/>
              </w:rPr>
              <w:tab/>
            </w:r>
            <w:r>
              <w:rPr>
                <w:noProof/>
                <w:webHidden/>
              </w:rPr>
              <w:fldChar w:fldCharType="begin"/>
            </w:r>
            <w:r>
              <w:rPr>
                <w:noProof/>
                <w:webHidden/>
              </w:rPr>
              <w:instrText xml:space="preserve"> PAGEREF _Toc170717207 \h </w:instrText>
            </w:r>
          </w:ins>
          <w:r>
            <w:rPr>
              <w:noProof/>
              <w:webHidden/>
            </w:rPr>
          </w:r>
          <w:r>
            <w:rPr>
              <w:noProof/>
              <w:webHidden/>
            </w:rPr>
            <w:fldChar w:fldCharType="separate"/>
          </w:r>
          <w:ins w:id="138" w:author="Viestintävirasto" w:date="2024-12-13T14:15:00Z">
            <w:r w:rsidR="00A83023">
              <w:rPr>
                <w:noProof/>
                <w:webHidden/>
              </w:rPr>
              <w:t>15</w:t>
            </w:r>
          </w:ins>
          <w:ins w:id="139" w:author="USER" w:date="2024-07-01T09:06:00Z">
            <w:r>
              <w:rPr>
                <w:noProof/>
                <w:webHidden/>
              </w:rPr>
              <w:fldChar w:fldCharType="end"/>
            </w:r>
            <w:r w:rsidRPr="00D27206">
              <w:rPr>
                <w:rStyle w:val="Hyperlink"/>
                <w:noProof/>
              </w:rPr>
              <w:fldChar w:fldCharType="end"/>
            </w:r>
          </w:ins>
        </w:p>
        <w:p w14:paraId="202C7975" w14:textId="1282BE50" w:rsidR="00222523" w:rsidRDefault="00222523">
          <w:pPr>
            <w:pStyle w:val="TOC1"/>
            <w:rPr>
              <w:ins w:id="140" w:author="USER" w:date="2024-07-01T09:06:00Z"/>
              <w:rFonts w:asciiTheme="minorHAnsi" w:eastAsiaTheme="minorEastAsia" w:hAnsiTheme="minorHAnsi" w:cstheme="minorBidi"/>
              <w:b w:val="0"/>
              <w:noProof/>
              <w:kern w:val="2"/>
            </w:rPr>
          </w:pPr>
          <w:ins w:id="14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"_Toc170717211"</w:instrText>
            </w:r>
            <w:r w:rsidRPr="00D27206">
              <w:rPr>
                <w:rStyle w:val="Hyperlink"/>
                <w:noProof/>
              </w:rPr>
              <w:instrText xml:space="preserve"> </w:instrText>
            </w:r>
            <w:r w:rsidRPr="00D27206">
              <w:rPr>
                <w:rStyle w:val="Hyperlink"/>
                <w:noProof/>
              </w:rPr>
              <w:fldChar w:fldCharType="separate"/>
            </w:r>
            <w:r w:rsidRPr="00D27206">
              <w:rPr>
                <w:rStyle w:val="Hyperlink"/>
                <w:noProof/>
              </w:rPr>
              <w:t>5</w:t>
            </w:r>
            <w:r>
              <w:rPr>
                <w:rFonts w:asciiTheme="minorHAnsi" w:eastAsiaTheme="minorEastAsia" w:hAnsiTheme="minorHAnsi" w:cstheme="minorBidi"/>
                <w:b w:val="0"/>
                <w:noProof/>
                <w:kern w:val="2"/>
              </w:rPr>
              <w:tab/>
            </w:r>
            <w:r w:rsidRPr="00D27206">
              <w:rPr>
                <w:rStyle w:val="Hyperlink"/>
                <w:noProof/>
              </w:rPr>
              <w:t>Coordinate Reference Systems (CRS)</w:t>
            </w:r>
            <w:r>
              <w:rPr>
                <w:noProof/>
                <w:webHidden/>
              </w:rPr>
              <w:tab/>
            </w:r>
            <w:r>
              <w:rPr>
                <w:noProof/>
                <w:webHidden/>
              </w:rPr>
              <w:fldChar w:fldCharType="begin"/>
            </w:r>
            <w:r>
              <w:rPr>
                <w:noProof/>
                <w:webHidden/>
              </w:rPr>
              <w:instrText xml:space="preserve"> PAGEREF _Toc170717211 \h </w:instrText>
            </w:r>
          </w:ins>
          <w:r>
            <w:rPr>
              <w:noProof/>
              <w:webHidden/>
            </w:rPr>
          </w:r>
          <w:r>
            <w:rPr>
              <w:noProof/>
              <w:webHidden/>
            </w:rPr>
            <w:fldChar w:fldCharType="separate"/>
          </w:r>
          <w:ins w:id="142" w:author="Viestintävirasto" w:date="2024-12-13T14:15:00Z">
            <w:r w:rsidR="00A83023">
              <w:rPr>
                <w:noProof/>
                <w:webHidden/>
              </w:rPr>
              <w:t>15</w:t>
            </w:r>
          </w:ins>
          <w:ins w:id="143" w:author="USER" w:date="2024-07-01T09:06:00Z">
            <w:r>
              <w:rPr>
                <w:noProof/>
                <w:webHidden/>
              </w:rPr>
              <w:fldChar w:fldCharType="end"/>
            </w:r>
            <w:r w:rsidRPr="00D27206">
              <w:rPr>
                <w:rStyle w:val="Hyperlink"/>
                <w:noProof/>
              </w:rPr>
              <w:fldChar w:fldCharType="end"/>
            </w:r>
          </w:ins>
        </w:p>
        <w:p w14:paraId="653C3E8A" w14:textId="6FD00AA9" w:rsidR="00222523" w:rsidRDefault="00222523">
          <w:pPr>
            <w:pStyle w:val="TOC2"/>
            <w:rPr>
              <w:ins w:id="144" w:author="USER" w:date="2024-07-01T09:06:00Z"/>
              <w:rFonts w:asciiTheme="minorHAnsi" w:eastAsiaTheme="minorEastAsia" w:hAnsiTheme="minorHAnsi" w:cstheme="minorBidi"/>
              <w:b w:val="0"/>
              <w:noProof/>
              <w:kern w:val="2"/>
            </w:rPr>
          </w:pPr>
          <w:ins w:id="14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"_Toc170717212"</w:instrText>
            </w:r>
            <w:r w:rsidRPr="00D27206">
              <w:rPr>
                <w:rStyle w:val="Hyperlink"/>
                <w:noProof/>
              </w:rPr>
              <w:instrText xml:space="preserve"> </w:instrText>
            </w:r>
            <w:r w:rsidRPr="00D27206">
              <w:rPr>
                <w:rStyle w:val="Hyperlink"/>
                <w:noProof/>
              </w:rPr>
              <w:fldChar w:fldCharType="separate"/>
            </w:r>
            <w:r w:rsidRPr="00D27206">
              <w:rPr>
                <w:rStyle w:val="Hyperlink"/>
                <w:noProof/>
              </w:rPr>
              <w:t>5.1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_Toc170717212 \h </w:instrText>
            </w:r>
          </w:ins>
          <w:r>
            <w:rPr>
              <w:noProof/>
              <w:webHidden/>
            </w:rPr>
          </w:r>
          <w:r>
            <w:rPr>
              <w:noProof/>
              <w:webHidden/>
            </w:rPr>
            <w:fldChar w:fldCharType="separate"/>
          </w:r>
          <w:ins w:id="146" w:author="Viestintävirasto" w:date="2024-12-13T14:15:00Z">
            <w:r w:rsidR="00A83023">
              <w:rPr>
                <w:noProof/>
                <w:webHidden/>
              </w:rPr>
              <w:t>15</w:t>
            </w:r>
          </w:ins>
          <w:ins w:id="147" w:author="USER" w:date="2024-07-01T09:06:00Z">
            <w:r>
              <w:rPr>
                <w:noProof/>
                <w:webHidden/>
              </w:rPr>
              <w:fldChar w:fldCharType="end"/>
            </w:r>
            <w:r w:rsidRPr="00D27206">
              <w:rPr>
                <w:rStyle w:val="Hyperlink"/>
                <w:noProof/>
              </w:rPr>
              <w:fldChar w:fldCharType="end"/>
            </w:r>
          </w:ins>
        </w:p>
        <w:p w14:paraId="53382772" w14:textId="009FFA62" w:rsidR="00222523" w:rsidRDefault="00222523">
          <w:pPr>
            <w:pStyle w:val="TOC2"/>
            <w:rPr>
              <w:ins w:id="148" w:author="USER" w:date="2024-07-01T09:06:00Z"/>
              <w:rFonts w:asciiTheme="minorHAnsi" w:eastAsiaTheme="minorEastAsia" w:hAnsiTheme="minorHAnsi" w:cstheme="minorBidi"/>
              <w:b w:val="0"/>
              <w:noProof/>
              <w:kern w:val="2"/>
            </w:rPr>
          </w:pPr>
          <w:ins w:id="14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"_Toc170717213"</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5.2</w:t>
            </w:r>
            <w:r>
              <w:rPr>
                <w:rFonts w:asciiTheme="minorHAnsi" w:eastAsiaTheme="minorEastAsia" w:hAnsiTheme="minorHAnsi" w:cstheme="minorBidi"/>
                <w:b w:val="0"/>
                <w:noProof/>
                <w:kern w:val="2"/>
              </w:rPr>
              <w:tab/>
            </w:r>
            <w:r w:rsidRPr="00D27206">
              <w:rPr>
                <w:rStyle w:val="Hyperlink"/>
                <w:rFonts w:eastAsia="Malgun Gothic"/>
                <w:noProof/>
              </w:rPr>
              <w:t>Horizontal reference system</w:t>
            </w:r>
            <w:r>
              <w:rPr>
                <w:noProof/>
                <w:webHidden/>
              </w:rPr>
              <w:tab/>
            </w:r>
            <w:r>
              <w:rPr>
                <w:noProof/>
                <w:webHidden/>
              </w:rPr>
              <w:fldChar w:fldCharType="begin"/>
            </w:r>
            <w:r>
              <w:rPr>
                <w:noProof/>
                <w:webHidden/>
              </w:rPr>
              <w:instrText xml:space="preserve"> PAGEREF _Toc170717213 \h </w:instrText>
            </w:r>
          </w:ins>
          <w:r>
            <w:rPr>
              <w:noProof/>
              <w:webHidden/>
            </w:rPr>
          </w:r>
          <w:r>
            <w:rPr>
              <w:noProof/>
              <w:webHidden/>
            </w:rPr>
            <w:fldChar w:fldCharType="separate"/>
          </w:r>
          <w:ins w:id="150" w:author="Viestintävirasto" w:date="2024-12-13T14:15:00Z">
            <w:r w:rsidR="00A83023">
              <w:rPr>
                <w:noProof/>
                <w:webHidden/>
              </w:rPr>
              <w:t>16</w:t>
            </w:r>
          </w:ins>
          <w:ins w:id="151" w:author="USER" w:date="2024-07-01T09:06:00Z">
            <w:r>
              <w:rPr>
                <w:noProof/>
                <w:webHidden/>
              </w:rPr>
              <w:fldChar w:fldCharType="end"/>
            </w:r>
            <w:r w:rsidRPr="00D27206">
              <w:rPr>
                <w:rStyle w:val="Hyperlink"/>
                <w:noProof/>
              </w:rPr>
              <w:fldChar w:fldCharType="end"/>
            </w:r>
          </w:ins>
        </w:p>
        <w:p w14:paraId="2C4E2F29" w14:textId="253262CF" w:rsidR="00222523" w:rsidRDefault="00222523">
          <w:pPr>
            <w:pStyle w:val="TOC2"/>
            <w:rPr>
              <w:ins w:id="152" w:author="USER" w:date="2024-07-01T09:06:00Z"/>
              <w:rFonts w:asciiTheme="minorHAnsi" w:eastAsiaTheme="minorEastAsia" w:hAnsiTheme="minorHAnsi" w:cstheme="minorBidi"/>
              <w:b w:val="0"/>
              <w:noProof/>
              <w:kern w:val="2"/>
            </w:rPr>
          </w:pPr>
          <w:ins w:id="15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"_Toc170717214"</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5.3</w:t>
            </w:r>
            <w:r>
              <w:rPr>
                <w:rFonts w:asciiTheme="minorHAnsi" w:eastAsiaTheme="minorEastAsia" w:hAnsiTheme="minorHAnsi" w:cstheme="minorBidi"/>
                <w:b w:val="0"/>
                <w:noProof/>
                <w:kern w:val="2"/>
              </w:rPr>
              <w:tab/>
            </w:r>
            <w:r w:rsidRPr="00D27206">
              <w:rPr>
                <w:rStyle w:val="Hyperlink"/>
                <w:rFonts w:eastAsia="Malgun Gothic"/>
                <w:noProof/>
              </w:rPr>
              <w:t>Projection</w:t>
            </w:r>
            <w:r>
              <w:rPr>
                <w:noProof/>
                <w:webHidden/>
              </w:rPr>
              <w:tab/>
            </w:r>
            <w:r>
              <w:rPr>
                <w:noProof/>
                <w:webHidden/>
              </w:rPr>
              <w:fldChar w:fldCharType="begin"/>
            </w:r>
            <w:r>
              <w:rPr>
                <w:noProof/>
                <w:webHidden/>
              </w:rPr>
              <w:instrText xml:space="preserve"> PAGEREF _Toc170717214 \h </w:instrText>
            </w:r>
          </w:ins>
          <w:r>
            <w:rPr>
              <w:noProof/>
              <w:webHidden/>
            </w:rPr>
          </w:r>
          <w:r>
            <w:rPr>
              <w:noProof/>
              <w:webHidden/>
            </w:rPr>
            <w:fldChar w:fldCharType="separate"/>
          </w:r>
          <w:ins w:id="154" w:author="Viestintävirasto" w:date="2024-12-13T14:15:00Z">
            <w:r w:rsidR="00A83023">
              <w:rPr>
                <w:noProof/>
                <w:webHidden/>
              </w:rPr>
              <w:t>16</w:t>
            </w:r>
          </w:ins>
          <w:ins w:id="155" w:author="USER" w:date="2024-07-01T09:06:00Z">
            <w:r>
              <w:rPr>
                <w:noProof/>
                <w:webHidden/>
              </w:rPr>
              <w:fldChar w:fldCharType="end"/>
            </w:r>
            <w:r w:rsidRPr="00D27206">
              <w:rPr>
                <w:rStyle w:val="Hyperlink"/>
                <w:noProof/>
              </w:rPr>
              <w:fldChar w:fldCharType="end"/>
            </w:r>
          </w:ins>
        </w:p>
        <w:p w14:paraId="4E73FD34" w14:textId="0064C8DE" w:rsidR="00222523" w:rsidRDefault="00222523">
          <w:pPr>
            <w:pStyle w:val="TOC2"/>
            <w:rPr>
              <w:ins w:id="156" w:author="USER" w:date="2024-07-01T09:06:00Z"/>
              <w:rFonts w:asciiTheme="minorHAnsi" w:eastAsiaTheme="minorEastAsia" w:hAnsiTheme="minorHAnsi" w:cstheme="minorBidi"/>
              <w:b w:val="0"/>
              <w:noProof/>
              <w:kern w:val="2"/>
            </w:rPr>
          </w:pPr>
          <w:ins w:id="15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"_Toc170717215"</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5.4</w:t>
            </w:r>
            <w:r>
              <w:rPr>
                <w:rFonts w:asciiTheme="minorHAnsi" w:eastAsiaTheme="minorEastAsia" w:hAnsiTheme="minorHAnsi" w:cstheme="minorBidi"/>
                <w:b w:val="0"/>
                <w:noProof/>
                <w:kern w:val="2"/>
              </w:rPr>
              <w:tab/>
            </w:r>
            <w:r w:rsidRPr="00D27206">
              <w:rPr>
                <w:rStyle w:val="Hyperlink"/>
                <w:rFonts w:eastAsia="Malgun Gothic"/>
                <w:noProof/>
              </w:rPr>
              <w:t>Vertical coordinate reference system</w:t>
            </w:r>
            <w:r>
              <w:rPr>
                <w:noProof/>
                <w:webHidden/>
              </w:rPr>
              <w:tab/>
            </w:r>
            <w:r>
              <w:rPr>
                <w:noProof/>
                <w:webHidden/>
              </w:rPr>
              <w:fldChar w:fldCharType="begin"/>
            </w:r>
            <w:r>
              <w:rPr>
                <w:noProof/>
                <w:webHidden/>
              </w:rPr>
              <w:instrText xml:space="preserve"> PAGEREF _Toc170717215 \h </w:instrText>
            </w:r>
          </w:ins>
          <w:r>
            <w:rPr>
              <w:noProof/>
              <w:webHidden/>
            </w:rPr>
          </w:r>
          <w:r>
            <w:rPr>
              <w:noProof/>
              <w:webHidden/>
            </w:rPr>
            <w:fldChar w:fldCharType="separate"/>
          </w:r>
          <w:ins w:id="158" w:author="Viestintävirasto" w:date="2024-12-13T14:15:00Z">
            <w:r w:rsidR="00A83023">
              <w:rPr>
                <w:noProof/>
                <w:webHidden/>
              </w:rPr>
              <w:t>16</w:t>
            </w:r>
          </w:ins>
          <w:ins w:id="159" w:author="USER" w:date="2024-07-01T09:06:00Z">
            <w:r>
              <w:rPr>
                <w:noProof/>
                <w:webHidden/>
              </w:rPr>
              <w:fldChar w:fldCharType="end"/>
            </w:r>
            <w:r w:rsidRPr="00D27206">
              <w:rPr>
                <w:rStyle w:val="Hyperlink"/>
                <w:noProof/>
              </w:rPr>
              <w:fldChar w:fldCharType="end"/>
            </w:r>
          </w:ins>
        </w:p>
        <w:p w14:paraId="52C58E67" w14:textId="3BCF73B3" w:rsidR="00222523" w:rsidRDefault="00222523">
          <w:pPr>
            <w:pStyle w:val="TOC2"/>
            <w:rPr>
              <w:ins w:id="160" w:author="USER" w:date="2024-07-01T09:06:00Z"/>
              <w:rFonts w:asciiTheme="minorHAnsi" w:eastAsiaTheme="minorEastAsia" w:hAnsiTheme="minorHAnsi" w:cstheme="minorBidi"/>
              <w:b w:val="0"/>
              <w:noProof/>
              <w:kern w:val="2"/>
            </w:rPr>
          </w:pPr>
          <w:ins w:id="16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"_Toc170717216"</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5.5</w:t>
            </w:r>
            <w:r>
              <w:rPr>
                <w:rFonts w:asciiTheme="minorHAnsi" w:eastAsiaTheme="minorEastAsia" w:hAnsiTheme="minorHAnsi" w:cstheme="minorBidi"/>
                <w:b w:val="0"/>
                <w:noProof/>
                <w:kern w:val="2"/>
              </w:rPr>
              <w:tab/>
            </w:r>
            <w:r w:rsidRPr="00D27206">
              <w:rPr>
                <w:rStyle w:val="Hyperlink"/>
                <w:rFonts w:eastAsia="Malgun Gothic"/>
                <w:noProof/>
              </w:rPr>
              <w:t>Temporal reference system</w:t>
            </w:r>
            <w:r>
              <w:rPr>
                <w:noProof/>
                <w:webHidden/>
              </w:rPr>
              <w:tab/>
            </w:r>
            <w:r>
              <w:rPr>
                <w:noProof/>
                <w:webHidden/>
              </w:rPr>
              <w:fldChar w:fldCharType="begin"/>
            </w:r>
            <w:r>
              <w:rPr>
                <w:noProof/>
                <w:webHidden/>
              </w:rPr>
              <w:instrText xml:space="preserve"> PAGEREF _Toc170717216 \h </w:instrText>
            </w:r>
          </w:ins>
          <w:r>
            <w:rPr>
              <w:noProof/>
              <w:webHidden/>
            </w:rPr>
          </w:r>
          <w:r>
            <w:rPr>
              <w:noProof/>
              <w:webHidden/>
            </w:rPr>
            <w:fldChar w:fldCharType="separate"/>
          </w:r>
          <w:ins w:id="162" w:author="Viestintävirasto" w:date="2024-12-13T14:15:00Z">
            <w:r w:rsidR="00A83023">
              <w:rPr>
                <w:noProof/>
                <w:webHidden/>
              </w:rPr>
              <w:t>16</w:t>
            </w:r>
          </w:ins>
          <w:ins w:id="163" w:author="USER" w:date="2024-07-01T09:06:00Z">
            <w:r>
              <w:rPr>
                <w:noProof/>
                <w:webHidden/>
              </w:rPr>
              <w:fldChar w:fldCharType="end"/>
            </w:r>
            <w:r w:rsidRPr="00D27206">
              <w:rPr>
                <w:rStyle w:val="Hyperlink"/>
                <w:noProof/>
              </w:rPr>
              <w:fldChar w:fldCharType="end"/>
            </w:r>
          </w:ins>
        </w:p>
        <w:p w14:paraId="7FF4EF70" w14:textId="47F0516C" w:rsidR="00222523" w:rsidRDefault="00222523">
          <w:pPr>
            <w:pStyle w:val="TOC2"/>
            <w:rPr>
              <w:ins w:id="164" w:author="USER" w:date="2024-07-01T09:06:00Z"/>
              <w:rFonts w:asciiTheme="minorHAnsi" w:eastAsiaTheme="minorEastAsia" w:hAnsiTheme="minorHAnsi" w:cstheme="minorBidi"/>
              <w:b w:val="0"/>
              <w:noProof/>
              <w:kern w:val="2"/>
            </w:rPr>
          </w:pPr>
          <w:ins w:id="16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"_Toc170717217"</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5.6</w:t>
            </w:r>
            <w:r>
              <w:rPr>
                <w:rFonts w:asciiTheme="minorHAnsi" w:eastAsiaTheme="minorEastAsia" w:hAnsiTheme="minorHAnsi" w:cstheme="minorBidi"/>
                <w:b w:val="0"/>
                <w:noProof/>
                <w:kern w:val="2"/>
              </w:rPr>
              <w:tab/>
            </w:r>
            <w:r w:rsidRPr="00D27206">
              <w:rPr>
                <w:rStyle w:val="Hyperlink"/>
                <w:rFonts w:eastAsia="Malgun Gothic"/>
                <w:noProof/>
              </w:rPr>
              <w:t>Coverage of nautical products data and scale</w:t>
            </w:r>
            <w:r>
              <w:rPr>
                <w:noProof/>
                <w:webHidden/>
              </w:rPr>
              <w:tab/>
            </w:r>
            <w:r>
              <w:rPr>
                <w:noProof/>
                <w:webHidden/>
              </w:rPr>
              <w:fldChar w:fldCharType="begin"/>
            </w:r>
            <w:r>
              <w:rPr>
                <w:noProof/>
                <w:webHidden/>
              </w:rPr>
              <w:instrText xml:space="preserve"> PAGEREF _Toc170717217 \h </w:instrText>
            </w:r>
          </w:ins>
          <w:r>
            <w:rPr>
              <w:noProof/>
              <w:webHidden/>
            </w:rPr>
          </w:r>
          <w:r>
            <w:rPr>
              <w:noProof/>
              <w:webHidden/>
            </w:rPr>
            <w:fldChar w:fldCharType="separate"/>
          </w:r>
          <w:ins w:id="166" w:author="Viestintävirasto" w:date="2024-12-13T14:15:00Z">
            <w:r w:rsidR="00A83023">
              <w:rPr>
                <w:noProof/>
                <w:webHidden/>
              </w:rPr>
              <w:t>16</w:t>
            </w:r>
          </w:ins>
          <w:ins w:id="167" w:author="USER" w:date="2024-07-01T09:06:00Z">
            <w:r>
              <w:rPr>
                <w:noProof/>
                <w:webHidden/>
              </w:rPr>
              <w:fldChar w:fldCharType="end"/>
            </w:r>
            <w:r w:rsidRPr="00D27206">
              <w:rPr>
                <w:rStyle w:val="Hyperlink"/>
                <w:noProof/>
              </w:rPr>
              <w:fldChar w:fldCharType="end"/>
            </w:r>
          </w:ins>
        </w:p>
        <w:p w14:paraId="72929CB6" w14:textId="69707A1E" w:rsidR="00222523" w:rsidRDefault="00222523">
          <w:pPr>
            <w:pStyle w:val="TOC1"/>
            <w:rPr>
              <w:ins w:id="168" w:author="USER" w:date="2024-07-01T09:06:00Z"/>
              <w:rFonts w:asciiTheme="minorHAnsi" w:eastAsiaTheme="minorEastAsia" w:hAnsiTheme="minorHAnsi" w:cstheme="minorBidi"/>
              <w:b w:val="0"/>
              <w:noProof/>
              <w:kern w:val="2"/>
            </w:rPr>
          </w:pPr>
          <w:ins w:id="16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"_Toc170717218"</w:instrText>
            </w:r>
            <w:r w:rsidRPr="00D27206">
              <w:rPr>
                <w:rStyle w:val="Hyperlink"/>
                <w:noProof/>
              </w:rPr>
              <w:instrText xml:space="preserve"> </w:instrText>
            </w:r>
            <w:r w:rsidRPr="00D27206">
              <w:rPr>
                <w:rStyle w:val="Hyperlink"/>
                <w:noProof/>
              </w:rPr>
              <w:fldChar w:fldCharType="separate"/>
            </w:r>
            <w:r w:rsidRPr="00D27206">
              <w:rPr>
                <w:rStyle w:val="Hyperlink"/>
                <w:noProof/>
              </w:rPr>
              <w:t>6</w:t>
            </w:r>
            <w:r>
              <w:rPr>
                <w:rFonts w:asciiTheme="minorHAnsi" w:eastAsiaTheme="minorEastAsia" w:hAnsiTheme="minorHAnsi" w:cstheme="minorBidi"/>
                <w:b w:val="0"/>
                <w:noProof/>
                <w:kern w:val="2"/>
              </w:rPr>
              <w:tab/>
            </w:r>
            <w:r w:rsidRPr="00D27206">
              <w:rPr>
                <w:rStyle w:val="Hyperlink"/>
                <w:noProof/>
              </w:rPr>
              <w:t>Data Quality</w:t>
            </w:r>
            <w:r>
              <w:rPr>
                <w:noProof/>
                <w:webHidden/>
              </w:rPr>
              <w:tab/>
            </w:r>
            <w:r>
              <w:rPr>
                <w:noProof/>
                <w:webHidden/>
              </w:rPr>
              <w:fldChar w:fldCharType="begin"/>
            </w:r>
            <w:r>
              <w:rPr>
                <w:noProof/>
                <w:webHidden/>
              </w:rPr>
              <w:instrText xml:space="preserve"> PAGEREF _Toc170717218 \h </w:instrText>
            </w:r>
          </w:ins>
          <w:r>
            <w:rPr>
              <w:noProof/>
              <w:webHidden/>
            </w:rPr>
          </w:r>
          <w:r>
            <w:rPr>
              <w:noProof/>
              <w:webHidden/>
            </w:rPr>
            <w:fldChar w:fldCharType="separate"/>
          </w:r>
          <w:ins w:id="170" w:author="Viestintävirasto" w:date="2024-12-13T14:15:00Z">
            <w:r w:rsidR="00A83023">
              <w:rPr>
                <w:noProof/>
                <w:webHidden/>
              </w:rPr>
              <w:t>16</w:t>
            </w:r>
          </w:ins>
          <w:ins w:id="171" w:author="USER" w:date="2024-07-01T09:11:00Z">
            <w:del w:id="172" w:author="Viestintävirasto" w:date="2024-12-13T14:15:00Z">
              <w:r w:rsidR="00852FBF" w:rsidDel="00A83023">
                <w:rPr>
                  <w:noProof/>
                  <w:webHidden/>
                </w:rPr>
                <w:delText>17</w:delText>
              </w:r>
            </w:del>
          </w:ins>
          <w:ins w:id="173" w:author="USER" w:date="2024-07-01T09:06:00Z">
            <w:r>
              <w:rPr>
                <w:noProof/>
                <w:webHidden/>
              </w:rPr>
              <w:fldChar w:fldCharType="end"/>
            </w:r>
            <w:r w:rsidRPr="00D27206">
              <w:rPr>
                <w:rStyle w:val="Hyperlink"/>
                <w:noProof/>
              </w:rPr>
              <w:fldChar w:fldCharType="end"/>
            </w:r>
          </w:ins>
        </w:p>
        <w:p w14:paraId="7D92EA39" w14:textId="1B09C198" w:rsidR="00222523" w:rsidRDefault="00222523">
          <w:pPr>
            <w:pStyle w:val="TOC2"/>
            <w:rPr>
              <w:ins w:id="174" w:author="USER" w:date="2024-07-01T09:06:00Z"/>
              <w:rFonts w:asciiTheme="minorHAnsi" w:eastAsiaTheme="minorEastAsia" w:hAnsiTheme="minorHAnsi" w:cstheme="minorBidi"/>
              <w:b w:val="0"/>
              <w:noProof/>
              <w:kern w:val="2"/>
            </w:rPr>
          </w:pPr>
          <w:ins w:id="17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"_Toc170717219"</w:instrText>
            </w:r>
            <w:r w:rsidRPr="00D27206">
              <w:rPr>
                <w:rStyle w:val="Hyperlink"/>
                <w:noProof/>
              </w:rPr>
              <w:instrText xml:space="preserve"> </w:instrText>
            </w:r>
            <w:r w:rsidRPr="00D27206">
              <w:rPr>
                <w:rStyle w:val="Hyperlink"/>
                <w:noProof/>
              </w:rPr>
              <w:fldChar w:fldCharType="separate"/>
            </w:r>
            <w:r w:rsidRPr="00D27206">
              <w:rPr>
                <w:rStyle w:val="Hyperlink"/>
                <w:noProof/>
              </w:rPr>
              <w:t>6.1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_Toc170717219 \h </w:instrText>
            </w:r>
          </w:ins>
          <w:r>
            <w:rPr>
              <w:noProof/>
              <w:webHidden/>
            </w:rPr>
          </w:r>
          <w:r>
            <w:rPr>
              <w:noProof/>
              <w:webHidden/>
            </w:rPr>
            <w:fldChar w:fldCharType="separate"/>
          </w:r>
          <w:ins w:id="176" w:author="Viestintävirasto" w:date="2024-12-13T14:15:00Z">
            <w:r w:rsidR="00A83023">
              <w:rPr>
                <w:noProof/>
                <w:webHidden/>
              </w:rPr>
              <w:t>16</w:t>
            </w:r>
          </w:ins>
          <w:ins w:id="177" w:author="USER" w:date="2024-07-01T09:11:00Z">
            <w:del w:id="178" w:author="Viestintävirasto" w:date="2024-12-13T14:15:00Z">
              <w:r w:rsidR="00852FBF" w:rsidDel="00A83023">
                <w:rPr>
                  <w:noProof/>
                  <w:webHidden/>
                </w:rPr>
                <w:delText>17</w:delText>
              </w:r>
            </w:del>
          </w:ins>
          <w:ins w:id="179" w:author="USER" w:date="2024-07-01T09:06:00Z">
            <w:r>
              <w:rPr>
                <w:noProof/>
                <w:webHidden/>
              </w:rPr>
              <w:fldChar w:fldCharType="end"/>
            </w:r>
            <w:r w:rsidRPr="00D27206">
              <w:rPr>
                <w:rStyle w:val="Hyperlink"/>
                <w:noProof/>
              </w:rPr>
              <w:fldChar w:fldCharType="end"/>
            </w:r>
          </w:ins>
        </w:p>
        <w:p w14:paraId="08309382" w14:textId="29604CEC" w:rsidR="00222523" w:rsidRDefault="00222523">
          <w:pPr>
            <w:pStyle w:val="TOC1"/>
            <w:rPr>
              <w:ins w:id="180" w:author="USER" w:date="2024-07-01T09:06:00Z"/>
              <w:rFonts w:asciiTheme="minorHAnsi" w:eastAsiaTheme="minorEastAsia" w:hAnsiTheme="minorHAnsi" w:cstheme="minorBidi"/>
              <w:b w:val="0"/>
              <w:noProof/>
              <w:kern w:val="2"/>
            </w:rPr>
          </w:pPr>
          <w:ins w:id="18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"_Toc170717220"</w:instrText>
            </w:r>
            <w:r w:rsidRPr="00D27206">
              <w:rPr>
                <w:rStyle w:val="Hyperlink"/>
                <w:noProof/>
              </w:rPr>
              <w:instrText xml:space="preserve"> </w:instrText>
            </w:r>
            <w:r w:rsidRPr="00D27206">
              <w:rPr>
                <w:rStyle w:val="Hyperlink"/>
                <w:noProof/>
              </w:rPr>
              <w:fldChar w:fldCharType="separate"/>
            </w:r>
            <w:r w:rsidRPr="00D27206">
              <w:rPr>
                <w:rStyle w:val="Hyperlink"/>
                <w:noProof/>
              </w:rPr>
              <w:t>7</w:t>
            </w:r>
            <w:r>
              <w:rPr>
                <w:rFonts w:asciiTheme="minorHAnsi" w:eastAsiaTheme="minorEastAsia" w:hAnsiTheme="minorHAnsi" w:cstheme="minorBidi"/>
                <w:b w:val="0"/>
                <w:noProof/>
                <w:kern w:val="2"/>
              </w:rPr>
              <w:tab/>
            </w:r>
            <w:r w:rsidRPr="00D27206">
              <w:rPr>
                <w:rStyle w:val="Hyperlink"/>
                <w:noProof/>
              </w:rPr>
              <w:t>Data Capture and Classification</w:t>
            </w:r>
            <w:r>
              <w:rPr>
                <w:noProof/>
                <w:webHidden/>
              </w:rPr>
              <w:tab/>
            </w:r>
            <w:r>
              <w:rPr>
                <w:noProof/>
                <w:webHidden/>
              </w:rPr>
              <w:fldChar w:fldCharType="begin"/>
            </w:r>
            <w:r>
              <w:rPr>
                <w:noProof/>
                <w:webHidden/>
              </w:rPr>
              <w:instrText xml:space="preserve"> PAGEREF _Toc170717220 \h </w:instrText>
            </w:r>
          </w:ins>
          <w:r>
            <w:rPr>
              <w:noProof/>
              <w:webHidden/>
            </w:rPr>
          </w:r>
          <w:r>
            <w:rPr>
              <w:noProof/>
              <w:webHidden/>
            </w:rPr>
            <w:fldChar w:fldCharType="separate"/>
          </w:r>
          <w:ins w:id="182" w:author="Viestintävirasto" w:date="2024-12-13T14:15:00Z">
            <w:r w:rsidR="00A83023">
              <w:rPr>
                <w:noProof/>
                <w:webHidden/>
              </w:rPr>
              <w:t>17</w:t>
            </w:r>
          </w:ins>
          <w:ins w:id="183" w:author="USER" w:date="2024-07-01T09:06:00Z">
            <w:r>
              <w:rPr>
                <w:noProof/>
                <w:webHidden/>
              </w:rPr>
              <w:fldChar w:fldCharType="end"/>
            </w:r>
            <w:r w:rsidRPr="00D27206">
              <w:rPr>
                <w:rStyle w:val="Hyperlink"/>
                <w:noProof/>
              </w:rPr>
              <w:fldChar w:fldCharType="end"/>
            </w:r>
          </w:ins>
        </w:p>
        <w:p w14:paraId="4A978D03" w14:textId="6E73C722" w:rsidR="00222523" w:rsidRDefault="00222523">
          <w:pPr>
            <w:pStyle w:val="TOC1"/>
            <w:rPr>
              <w:ins w:id="184" w:author="USER" w:date="2024-07-01T09:06:00Z"/>
              <w:rFonts w:asciiTheme="minorHAnsi" w:eastAsiaTheme="minorEastAsia" w:hAnsiTheme="minorHAnsi" w:cstheme="minorBidi"/>
              <w:b w:val="0"/>
              <w:noProof/>
              <w:kern w:val="2"/>
            </w:rPr>
          </w:pPr>
          <w:ins w:id="18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"_Toc170717221"</w:instrText>
            </w:r>
            <w:r w:rsidRPr="00D27206">
              <w:rPr>
                <w:rStyle w:val="Hyperlink"/>
                <w:noProof/>
              </w:rPr>
              <w:instrText xml:space="preserve"> </w:instrText>
            </w:r>
            <w:r w:rsidRPr="00D27206">
              <w:rPr>
                <w:rStyle w:val="Hyperlink"/>
                <w:noProof/>
              </w:rPr>
              <w:fldChar w:fldCharType="separate"/>
            </w:r>
            <w:r w:rsidRPr="00D27206">
              <w:rPr>
                <w:rStyle w:val="Hyperlink"/>
                <w:noProof/>
              </w:rPr>
              <w:t>8</w:t>
            </w:r>
            <w:r>
              <w:rPr>
                <w:rFonts w:asciiTheme="minorHAnsi" w:eastAsiaTheme="minorEastAsia" w:hAnsiTheme="minorHAnsi" w:cstheme="minorBidi"/>
                <w:b w:val="0"/>
                <w:noProof/>
                <w:kern w:val="2"/>
              </w:rPr>
              <w:tab/>
            </w:r>
            <w:r w:rsidRPr="00D27206">
              <w:rPr>
                <w:rStyle w:val="Hyperlink"/>
                <w:noProof/>
              </w:rPr>
              <w:t>Maintenance</w:t>
            </w:r>
            <w:r>
              <w:rPr>
                <w:noProof/>
                <w:webHidden/>
              </w:rPr>
              <w:tab/>
            </w:r>
            <w:r>
              <w:rPr>
                <w:noProof/>
                <w:webHidden/>
              </w:rPr>
              <w:fldChar w:fldCharType="begin"/>
            </w:r>
            <w:r>
              <w:rPr>
                <w:noProof/>
                <w:webHidden/>
              </w:rPr>
              <w:instrText xml:space="preserve"> PAGEREF _Toc170717221 \h </w:instrText>
            </w:r>
          </w:ins>
          <w:r>
            <w:rPr>
              <w:noProof/>
              <w:webHidden/>
            </w:rPr>
          </w:r>
          <w:r>
            <w:rPr>
              <w:noProof/>
              <w:webHidden/>
            </w:rPr>
            <w:fldChar w:fldCharType="separate"/>
          </w:r>
          <w:ins w:id="186" w:author="Viestintävirasto" w:date="2024-12-13T14:15:00Z">
            <w:r w:rsidR="00A83023">
              <w:rPr>
                <w:noProof/>
                <w:webHidden/>
              </w:rPr>
              <w:t>17</w:t>
            </w:r>
          </w:ins>
          <w:ins w:id="187" w:author="USER" w:date="2024-07-01T09:11:00Z">
            <w:del w:id="188" w:author="Viestintävirasto" w:date="2024-12-13T14:15:00Z">
              <w:r w:rsidR="00852FBF" w:rsidDel="00A83023">
                <w:rPr>
                  <w:noProof/>
                  <w:webHidden/>
                </w:rPr>
                <w:delText>18</w:delText>
              </w:r>
            </w:del>
          </w:ins>
          <w:ins w:id="189" w:author="USER" w:date="2024-07-01T09:06:00Z">
            <w:r>
              <w:rPr>
                <w:noProof/>
                <w:webHidden/>
              </w:rPr>
              <w:fldChar w:fldCharType="end"/>
            </w:r>
            <w:r w:rsidRPr="00D27206">
              <w:rPr>
                <w:rStyle w:val="Hyperlink"/>
                <w:noProof/>
              </w:rPr>
              <w:fldChar w:fldCharType="end"/>
            </w:r>
          </w:ins>
        </w:p>
        <w:p w14:paraId="33097B11" w14:textId="6AAB558A" w:rsidR="00222523" w:rsidRDefault="00222523">
          <w:pPr>
            <w:pStyle w:val="TOC2"/>
            <w:rPr>
              <w:ins w:id="190" w:author="USER" w:date="2024-07-01T09:06:00Z"/>
              <w:rFonts w:asciiTheme="minorHAnsi" w:eastAsiaTheme="minorEastAsia" w:hAnsiTheme="minorHAnsi" w:cstheme="minorBidi"/>
              <w:b w:val="0"/>
              <w:noProof/>
              <w:kern w:val="2"/>
            </w:rPr>
          </w:pPr>
          <w:ins w:id="19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"_Toc170717222"</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8.1</w:t>
            </w:r>
            <w:r>
              <w:rPr>
                <w:rFonts w:asciiTheme="minorHAnsi" w:eastAsiaTheme="minorEastAsia" w:hAnsiTheme="minorHAnsi" w:cstheme="minorBidi"/>
                <w:b w:val="0"/>
                <w:noProof/>
                <w:kern w:val="2"/>
              </w:rPr>
              <w:tab/>
            </w:r>
            <w:r w:rsidRPr="00D27206">
              <w:rPr>
                <w:rStyle w:val="Hyperlink"/>
                <w:rFonts w:eastAsia="Malgun Gothic"/>
                <w:noProof/>
              </w:rPr>
              <w:t>Introduction</w:t>
            </w:r>
            <w:r>
              <w:rPr>
                <w:noProof/>
                <w:webHidden/>
              </w:rPr>
              <w:tab/>
            </w:r>
            <w:r>
              <w:rPr>
                <w:noProof/>
                <w:webHidden/>
              </w:rPr>
              <w:fldChar w:fldCharType="begin"/>
            </w:r>
            <w:r>
              <w:rPr>
                <w:noProof/>
                <w:webHidden/>
              </w:rPr>
              <w:instrText xml:space="preserve"> PAGEREF _Toc170717222 \h </w:instrText>
            </w:r>
          </w:ins>
          <w:r>
            <w:rPr>
              <w:noProof/>
              <w:webHidden/>
            </w:rPr>
          </w:r>
          <w:r>
            <w:rPr>
              <w:noProof/>
              <w:webHidden/>
            </w:rPr>
            <w:fldChar w:fldCharType="separate"/>
          </w:r>
          <w:ins w:id="192" w:author="Viestintävirasto" w:date="2024-12-13T14:15:00Z">
            <w:r w:rsidR="00A83023">
              <w:rPr>
                <w:noProof/>
                <w:webHidden/>
              </w:rPr>
              <w:t>17</w:t>
            </w:r>
          </w:ins>
          <w:ins w:id="193" w:author="USER" w:date="2024-07-01T09:11:00Z">
            <w:del w:id="194" w:author="Viestintävirasto" w:date="2024-12-13T14:15:00Z">
              <w:r w:rsidR="00852FBF" w:rsidDel="00A83023">
                <w:rPr>
                  <w:noProof/>
                  <w:webHidden/>
                </w:rPr>
                <w:delText>18</w:delText>
              </w:r>
            </w:del>
          </w:ins>
          <w:ins w:id="195" w:author="USER" w:date="2024-07-01T09:06:00Z">
            <w:r>
              <w:rPr>
                <w:noProof/>
                <w:webHidden/>
              </w:rPr>
              <w:fldChar w:fldCharType="end"/>
            </w:r>
            <w:r w:rsidRPr="00D27206">
              <w:rPr>
                <w:rStyle w:val="Hyperlink"/>
                <w:noProof/>
              </w:rPr>
              <w:fldChar w:fldCharType="end"/>
            </w:r>
          </w:ins>
        </w:p>
        <w:p w14:paraId="0DC2FFE3" w14:textId="49FD8871" w:rsidR="00222523" w:rsidRDefault="00222523">
          <w:pPr>
            <w:pStyle w:val="TOC2"/>
            <w:rPr>
              <w:ins w:id="196" w:author="USER" w:date="2024-07-01T09:06:00Z"/>
              <w:rFonts w:asciiTheme="minorHAnsi" w:eastAsiaTheme="minorEastAsia" w:hAnsiTheme="minorHAnsi" w:cstheme="minorBidi"/>
              <w:b w:val="0"/>
              <w:noProof/>
              <w:kern w:val="2"/>
            </w:rPr>
          </w:pPr>
          <w:ins w:id="19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"_Toc170717223"</w:instrText>
            </w:r>
            <w:r w:rsidRPr="00D27206">
              <w:rPr>
                <w:rStyle w:val="Hyperlink"/>
                <w:noProof/>
              </w:rPr>
              <w:instrText xml:space="preserve"> </w:instrText>
            </w:r>
            <w:r w:rsidRPr="00D27206">
              <w:rPr>
                <w:rStyle w:val="Hyperlink"/>
                <w:noProof/>
              </w:rPr>
              <w:fldChar w:fldCharType="separate"/>
            </w:r>
            <w:r w:rsidRPr="00D27206">
              <w:rPr>
                <w:rStyle w:val="Hyperlink"/>
                <w:noProof/>
              </w:rPr>
              <w:t>8.2</w:t>
            </w:r>
            <w:r>
              <w:rPr>
                <w:rFonts w:asciiTheme="minorHAnsi" w:eastAsiaTheme="minorEastAsia" w:hAnsiTheme="minorHAnsi" w:cstheme="minorBidi"/>
                <w:b w:val="0"/>
                <w:noProof/>
                <w:kern w:val="2"/>
              </w:rPr>
              <w:tab/>
            </w:r>
            <w:r w:rsidRPr="00D27206">
              <w:rPr>
                <w:rStyle w:val="Hyperlink"/>
                <w:noProof/>
              </w:rPr>
              <w:t>Production Process for base and update datasets</w:t>
            </w:r>
            <w:r>
              <w:rPr>
                <w:noProof/>
                <w:webHidden/>
              </w:rPr>
              <w:tab/>
            </w:r>
            <w:r>
              <w:rPr>
                <w:noProof/>
                <w:webHidden/>
              </w:rPr>
              <w:fldChar w:fldCharType="begin"/>
            </w:r>
            <w:r>
              <w:rPr>
                <w:noProof/>
                <w:webHidden/>
              </w:rPr>
              <w:instrText xml:space="preserve"> PAGEREF _Toc170717223 \h </w:instrText>
            </w:r>
          </w:ins>
          <w:r>
            <w:rPr>
              <w:noProof/>
              <w:webHidden/>
            </w:rPr>
          </w:r>
          <w:r>
            <w:rPr>
              <w:noProof/>
              <w:webHidden/>
            </w:rPr>
            <w:fldChar w:fldCharType="separate"/>
          </w:r>
          <w:ins w:id="198" w:author="Viestintävirasto" w:date="2024-12-13T14:15:00Z">
            <w:r w:rsidR="00A83023">
              <w:rPr>
                <w:noProof/>
                <w:webHidden/>
              </w:rPr>
              <w:t>17</w:t>
            </w:r>
          </w:ins>
          <w:ins w:id="199" w:author="USER" w:date="2024-07-01T09:11:00Z">
            <w:del w:id="200" w:author="Viestintävirasto" w:date="2024-12-13T14:15:00Z">
              <w:r w:rsidR="00852FBF" w:rsidDel="00A83023">
                <w:rPr>
                  <w:noProof/>
                  <w:webHidden/>
                </w:rPr>
                <w:delText>18</w:delText>
              </w:r>
            </w:del>
          </w:ins>
          <w:ins w:id="201" w:author="USER" w:date="2024-07-01T09:06:00Z">
            <w:r>
              <w:rPr>
                <w:noProof/>
                <w:webHidden/>
              </w:rPr>
              <w:fldChar w:fldCharType="end"/>
            </w:r>
            <w:r w:rsidRPr="00D27206">
              <w:rPr>
                <w:rStyle w:val="Hyperlink"/>
                <w:noProof/>
              </w:rPr>
              <w:fldChar w:fldCharType="end"/>
            </w:r>
          </w:ins>
        </w:p>
        <w:p w14:paraId="0CDF7099" w14:textId="1E988775" w:rsidR="00222523" w:rsidRDefault="00222523">
          <w:pPr>
            <w:pStyle w:val="TOC2"/>
            <w:rPr>
              <w:ins w:id="202" w:author="USER" w:date="2024-07-01T09:06:00Z"/>
              <w:rFonts w:asciiTheme="minorHAnsi" w:eastAsiaTheme="minorEastAsia" w:hAnsiTheme="minorHAnsi" w:cstheme="minorBidi"/>
              <w:b w:val="0"/>
              <w:noProof/>
              <w:kern w:val="2"/>
            </w:rPr>
          </w:pPr>
          <w:ins w:id="20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"_Toc170717224"</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8.3</w:t>
            </w:r>
            <w:r>
              <w:rPr>
                <w:rFonts w:asciiTheme="minorHAnsi" w:eastAsiaTheme="minorEastAsia" w:hAnsiTheme="minorHAnsi" w:cstheme="minorBidi"/>
                <w:b w:val="0"/>
                <w:noProof/>
                <w:kern w:val="2"/>
              </w:rPr>
              <w:tab/>
            </w:r>
            <w:r w:rsidRPr="00D27206">
              <w:rPr>
                <w:rStyle w:val="Hyperlink"/>
                <w:rFonts w:eastAsia="Malgun Gothic"/>
                <w:noProof/>
              </w:rPr>
              <w:t>Dataset updates and cancellation</w:t>
            </w:r>
            <w:r>
              <w:rPr>
                <w:noProof/>
                <w:webHidden/>
              </w:rPr>
              <w:tab/>
            </w:r>
            <w:r>
              <w:rPr>
                <w:noProof/>
                <w:webHidden/>
              </w:rPr>
              <w:fldChar w:fldCharType="begin"/>
            </w:r>
            <w:r>
              <w:rPr>
                <w:noProof/>
                <w:webHidden/>
              </w:rPr>
              <w:instrText xml:space="preserve"> PAGEREF _Toc170717224 \h </w:instrText>
            </w:r>
          </w:ins>
          <w:r>
            <w:rPr>
              <w:noProof/>
              <w:webHidden/>
            </w:rPr>
          </w:r>
          <w:r>
            <w:rPr>
              <w:noProof/>
              <w:webHidden/>
            </w:rPr>
            <w:fldChar w:fldCharType="separate"/>
          </w:r>
          <w:ins w:id="204" w:author="Viestintävirasto" w:date="2024-12-13T14:15:00Z">
            <w:r w:rsidR="00A83023">
              <w:rPr>
                <w:noProof/>
                <w:webHidden/>
              </w:rPr>
              <w:t>18</w:t>
            </w:r>
          </w:ins>
          <w:ins w:id="205" w:author="USER" w:date="2024-07-01T09:06:00Z">
            <w:r>
              <w:rPr>
                <w:noProof/>
                <w:webHidden/>
              </w:rPr>
              <w:fldChar w:fldCharType="end"/>
            </w:r>
            <w:r w:rsidRPr="00D27206">
              <w:rPr>
                <w:rStyle w:val="Hyperlink"/>
                <w:noProof/>
              </w:rPr>
              <w:fldChar w:fldCharType="end"/>
            </w:r>
          </w:ins>
        </w:p>
        <w:p w14:paraId="72EF5BD8" w14:textId="50F487F6" w:rsidR="00222523" w:rsidRDefault="00222523">
          <w:pPr>
            <w:pStyle w:val="TOC2"/>
            <w:rPr>
              <w:ins w:id="206" w:author="USER" w:date="2024-07-01T09:06:00Z"/>
              <w:rFonts w:asciiTheme="minorHAnsi" w:eastAsiaTheme="minorEastAsia" w:hAnsiTheme="minorHAnsi" w:cstheme="minorBidi"/>
              <w:b w:val="0"/>
              <w:noProof/>
              <w:kern w:val="2"/>
            </w:rPr>
          </w:pPr>
          <w:ins w:id="20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"_Toc170717225"</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8.4</w:t>
            </w:r>
            <w:r>
              <w:rPr>
                <w:rFonts w:asciiTheme="minorHAnsi" w:eastAsiaTheme="minorEastAsia" w:hAnsiTheme="minorHAnsi" w:cstheme="minorBidi"/>
                <w:b w:val="0"/>
                <w:noProof/>
                <w:kern w:val="2"/>
              </w:rPr>
              <w:tab/>
            </w:r>
            <w:r w:rsidRPr="00D27206">
              <w:rPr>
                <w:rStyle w:val="Hyperlink"/>
                <w:rFonts w:eastAsia="Malgun Gothic"/>
                <w:noProof/>
              </w:rPr>
              <w:t>Support file updates</w:t>
            </w:r>
            <w:r>
              <w:rPr>
                <w:noProof/>
                <w:webHidden/>
              </w:rPr>
              <w:tab/>
            </w:r>
            <w:r>
              <w:rPr>
                <w:noProof/>
                <w:webHidden/>
              </w:rPr>
              <w:fldChar w:fldCharType="begin"/>
            </w:r>
            <w:r>
              <w:rPr>
                <w:noProof/>
                <w:webHidden/>
              </w:rPr>
              <w:instrText xml:space="preserve"> PAGEREF _Toc170717225 \h </w:instrText>
            </w:r>
          </w:ins>
          <w:r>
            <w:rPr>
              <w:noProof/>
              <w:webHidden/>
            </w:rPr>
          </w:r>
          <w:r>
            <w:rPr>
              <w:noProof/>
              <w:webHidden/>
            </w:rPr>
            <w:fldChar w:fldCharType="separate"/>
          </w:r>
          <w:ins w:id="208" w:author="Viestintävirasto" w:date="2024-12-13T14:15:00Z">
            <w:r w:rsidR="00A83023">
              <w:rPr>
                <w:noProof/>
                <w:webHidden/>
              </w:rPr>
              <w:t>18</w:t>
            </w:r>
          </w:ins>
          <w:ins w:id="209" w:author="USER" w:date="2024-07-01T09:06:00Z">
            <w:r>
              <w:rPr>
                <w:noProof/>
                <w:webHidden/>
              </w:rPr>
              <w:fldChar w:fldCharType="end"/>
            </w:r>
            <w:r w:rsidRPr="00D27206">
              <w:rPr>
                <w:rStyle w:val="Hyperlink"/>
                <w:noProof/>
              </w:rPr>
              <w:fldChar w:fldCharType="end"/>
            </w:r>
          </w:ins>
        </w:p>
        <w:p w14:paraId="63A36B7F" w14:textId="2E44D96F" w:rsidR="00222523" w:rsidRDefault="00222523">
          <w:pPr>
            <w:pStyle w:val="TOC2"/>
            <w:rPr>
              <w:ins w:id="210" w:author="USER" w:date="2024-07-01T09:06:00Z"/>
              <w:rFonts w:asciiTheme="minorHAnsi" w:eastAsiaTheme="minorEastAsia" w:hAnsiTheme="minorHAnsi" w:cstheme="minorBidi"/>
              <w:b w:val="0"/>
              <w:noProof/>
              <w:kern w:val="2"/>
            </w:rPr>
          </w:pPr>
          <w:ins w:id="21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"_Toc170717226"</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8.5</w:t>
            </w:r>
            <w:r>
              <w:rPr>
                <w:rFonts w:asciiTheme="minorHAnsi" w:eastAsiaTheme="minorEastAsia" w:hAnsiTheme="minorHAnsi" w:cstheme="minorBidi"/>
                <w:b w:val="0"/>
                <w:noProof/>
                <w:kern w:val="2"/>
              </w:rPr>
              <w:tab/>
            </w:r>
            <w:r w:rsidRPr="00D27206">
              <w:rPr>
                <w:rStyle w:val="Hyperlink"/>
                <w:rFonts w:eastAsia="Malgun Gothic"/>
                <w:noProof/>
              </w:rPr>
              <w:t>Feature and Portrayal Catalogues</w:t>
            </w:r>
            <w:r>
              <w:rPr>
                <w:noProof/>
                <w:webHidden/>
              </w:rPr>
              <w:tab/>
            </w:r>
            <w:r>
              <w:rPr>
                <w:noProof/>
                <w:webHidden/>
              </w:rPr>
              <w:fldChar w:fldCharType="begin"/>
            </w:r>
            <w:r>
              <w:rPr>
                <w:noProof/>
                <w:webHidden/>
              </w:rPr>
              <w:instrText xml:space="preserve"> PAGEREF _Toc170717226 \h </w:instrText>
            </w:r>
          </w:ins>
          <w:r>
            <w:rPr>
              <w:noProof/>
              <w:webHidden/>
            </w:rPr>
          </w:r>
          <w:r>
            <w:rPr>
              <w:noProof/>
              <w:webHidden/>
            </w:rPr>
            <w:fldChar w:fldCharType="separate"/>
          </w:r>
          <w:ins w:id="212" w:author="Viestintävirasto" w:date="2024-12-13T14:15:00Z">
            <w:r w:rsidR="00A83023">
              <w:rPr>
                <w:noProof/>
                <w:webHidden/>
              </w:rPr>
              <w:t>18</w:t>
            </w:r>
          </w:ins>
          <w:ins w:id="213" w:author="USER" w:date="2024-07-01T09:06:00Z">
            <w:r>
              <w:rPr>
                <w:noProof/>
                <w:webHidden/>
              </w:rPr>
              <w:fldChar w:fldCharType="end"/>
            </w:r>
            <w:r w:rsidRPr="00D27206">
              <w:rPr>
                <w:rStyle w:val="Hyperlink"/>
                <w:noProof/>
              </w:rPr>
              <w:fldChar w:fldCharType="end"/>
            </w:r>
          </w:ins>
        </w:p>
        <w:p w14:paraId="0F5FD50F" w14:textId="64F5E41C" w:rsidR="00222523" w:rsidRDefault="00222523">
          <w:pPr>
            <w:pStyle w:val="TOC2"/>
            <w:rPr>
              <w:ins w:id="214" w:author="USER" w:date="2024-07-01T09:06:00Z"/>
              <w:rFonts w:asciiTheme="minorHAnsi" w:eastAsiaTheme="minorEastAsia" w:hAnsiTheme="minorHAnsi" w:cstheme="minorBidi"/>
              <w:b w:val="0"/>
              <w:noProof/>
              <w:kern w:val="2"/>
            </w:rPr>
          </w:pPr>
          <w:ins w:id="21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"_Toc170717227"</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8.6</w:t>
            </w:r>
            <w:r>
              <w:rPr>
                <w:rFonts w:asciiTheme="minorHAnsi" w:eastAsiaTheme="minorEastAsia" w:hAnsiTheme="minorHAnsi" w:cstheme="minorBidi"/>
                <w:b w:val="0"/>
                <w:noProof/>
                <w:kern w:val="2"/>
              </w:rPr>
              <w:tab/>
            </w:r>
            <w:r w:rsidRPr="00D27206">
              <w:rPr>
                <w:rStyle w:val="Hyperlink"/>
                <w:rFonts w:eastAsia="Malgun Gothic"/>
                <w:noProof/>
              </w:rPr>
              <w:t>Feature history, version, and change tracking</w:t>
            </w:r>
            <w:r>
              <w:rPr>
                <w:noProof/>
                <w:webHidden/>
              </w:rPr>
              <w:tab/>
            </w:r>
            <w:r>
              <w:rPr>
                <w:noProof/>
                <w:webHidden/>
              </w:rPr>
              <w:fldChar w:fldCharType="begin"/>
            </w:r>
            <w:r>
              <w:rPr>
                <w:noProof/>
                <w:webHidden/>
              </w:rPr>
              <w:instrText xml:space="preserve"> PAGEREF _Toc170717227 \h </w:instrText>
            </w:r>
          </w:ins>
          <w:r>
            <w:rPr>
              <w:noProof/>
              <w:webHidden/>
            </w:rPr>
          </w:r>
          <w:r>
            <w:rPr>
              <w:noProof/>
              <w:webHidden/>
            </w:rPr>
            <w:fldChar w:fldCharType="separate"/>
          </w:r>
          <w:ins w:id="216" w:author="Viestintävirasto" w:date="2024-12-13T14:15:00Z">
            <w:r w:rsidR="00A83023">
              <w:rPr>
                <w:noProof/>
                <w:webHidden/>
              </w:rPr>
              <w:t>18</w:t>
            </w:r>
          </w:ins>
          <w:ins w:id="217" w:author="USER" w:date="2024-07-01T09:06:00Z">
            <w:r>
              <w:rPr>
                <w:noProof/>
                <w:webHidden/>
              </w:rPr>
              <w:fldChar w:fldCharType="end"/>
            </w:r>
            <w:r w:rsidRPr="00D27206">
              <w:rPr>
                <w:rStyle w:val="Hyperlink"/>
                <w:noProof/>
              </w:rPr>
              <w:fldChar w:fldCharType="end"/>
            </w:r>
          </w:ins>
        </w:p>
        <w:p w14:paraId="6A7D65D5" w14:textId="483CE5EE" w:rsidR="00222523" w:rsidRDefault="00222523">
          <w:pPr>
            <w:pStyle w:val="TOC2"/>
            <w:rPr>
              <w:ins w:id="218" w:author="USER" w:date="2024-07-01T09:06:00Z"/>
              <w:rFonts w:asciiTheme="minorHAnsi" w:eastAsiaTheme="minorEastAsia" w:hAnsiTheme="minorHAnsi" w:cstheme="minorBidi"/>
              <w:b w:val="0"/>
              <w:noProof/>
              <w:kern w:val="2"/>
            </w:rPr>
          </w:pPr>
          <w:ins w:id="21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"_Toc170717228"</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8.7</w:t>
            </w:r>
            <w:r>
              <w:rPr>
                <w:rFonts w:asciiTheme="minorHAnsi" w:eastAsiaTheme="minorEastAsia" w:hAnsiTheme="minorHAnsi" w:cstheme="minorBidi"/>
                <w:b w:val="0"/>
                <w:noProof/>
                <w:kern w:val="2"/>
              </w:rPr>
              <w:tab/>
            </w:r>
            <w:r w:rsidRPr="00D27206">
              <w:rPr>
                <w:rStyle w:val="Hyperlink"/>
                <w:rFonts w:eastAsia="Malgun Gothic"/>
                <w:noProof/>
              </w:rPr>
              <w:t>Dataset encryption</w:t>
            </w:r>
            <w:r>
              <w:rPr>
                <w:noProof/>
                <w:webHidden/>
              </w:rPr>
              <w:tab/>
            </w:r>
            <w:r>
              <w:rPr>
                <w:noProof/>
                <w:webHidden/>
              </w:rPr>
              <w:fldChar w:fldCharType="begin"/>
            </w:r>
            <w:r>
              <w:rPr>
                <w:noProof/>
                <w:webHidden/>
              </w:rPr>
              <w:instrText xml:space="preserve"> PAGEREF _Toc170717228 \h </w:instrText>
            </w:r>
          </w:ins>
          <w:r>
            <w:rPr>
              <w:noProof/>
              <w:webHidden/>
            </w:rPr>
          </w:r>
          <w:r>
            <w:rPr>
              <w:noProof/>
              <w:webHidden/>
            </w:rPr>
            <w:fldChar w:fldCharType="separate"/>
          </w:r>
          <w:ins w:id="220" w:author="Viestintävirasto" w:date="2024-12-13T14:15:00Z">
            <w:r w:rsidR="00A83023">
              <w:rPr>
                <w:noProof/>
                <w:webHidden/>
              </w:rPr>
              <w:t>18</w:t>
            </w:r>
          </w:ins>
          <w:ins w:id="221" w:author="USER" w:date="2024-07-01T09:11:00Z">
            <w:del w:id="222" w:author="Viestintävirasto" w:date="2024-12-13T14:15:00Z">
              <w:r w:rsidR="00852FBF" w:rsidDel="00A83023">
                <w:rPr>
                  <w:noProof/>
                  <w:webHidden/>
                </w:rPr>
                <w:delText>19</w:delText>
              </w:r>
            </w:del>
          </w:ins>
          <w:ins w:id="223" w:author="USER" w:date="2024-07-01T09:06:00Z">
            <w:r>
              <w:rPr>
                <w:noProof/>
                <w:webHidden/>
              </w:rPr>
              <w:fldChar w:fldCharType="end"/>
            </w:r>
            <w:r w:rsidRPr="00D27206">
              <w:rPr>
                <w:rStyle w:val="Hyperlink"/>
                <w:noProof/>
              </w:rPr>
              <w:fldChar w:fldCharType="end"/>
            </w:r>
          </w:ins>
        </w:p>
        <w:p w14:paraId="67B87DDC" w14:textId="634DBA8B" w:rsidR="00222523" w:rsidRDefault="00222523">
          <w:pPr>
            <w:pStyle w:val="TOC1"/>
            <w:rPr>
              <w:ins w:id="224" w:author="USER" w:date="2024-07-01T09:06:00Z"/>
              <w:rFonts w:asciiTheme="minorHAnsi" w:eastAsiaTheme="minorEastAsia" w:hAnsiTheme="minorHAnsi" w:cstheme="minorBidi"/>
              <w:b w:val="0"/>
              <w:noProof/>
              <w:kern w:val="2"/>
            </w:rPr>
          </w:pPr>
          <w:ins w:id="22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"_Toc170717229"</w:instrText>
            </w:r>
            <w:r w:rsidRPr="00D27206">
              <w:rPr>
                <w:rStyle w:val="Hyperlink"/>
                <w:noProof/>
              </w:rPr>
              <w:instrText xml:space="preserve"> </w:instrText>
            </w:r>
            <w:r w:rsidRPr="00D27206">
              <w:rPr>
                <w:rStyle w:val="Hyperlink"/>
                <w:noProof/>
              </w:rPr>
              <w:fldChar w:fldCharType="separate"/>
            </w:r>
            <w:r w:rsidRPr="00D27206">
              <w:rPr>
                <w:rStyle w:val="Hyperlink"/>
                <w:noProof/>
              </w:rPr>
              <w:t>9</w:t>
            </w:r>
            <w:r>
              <w:rPr>
                <w:rFonts w:asciiTheme="minorHAnsi" w:eastAsiaTheme="minorEastAsia" w:hAnsiTheme="minorHAnsi" w:cstheme="minorBidi"/>
                <w:b w:val="0"/>
                <w:noProof/>
                <w:kern w:val="2"/>
              </w:rPr>
              <w:tab/>
            </w:r>
            <w:r w:rsidRPr="00D27206">
              <w:rPr>
                <w:rStyle w:val="Hyperlink"/>
                <w:noProof/>
              </w:rPr>
              <w:t>Portrayal</w:t>
            </w:r>
            <w:r>
              <w:rPr>
                <w:noProof/>
                <w:webHidden/>
              </w:rPr>
              <w:tab/>
            </w:r>
            <w:r>
              <w:rPr>
                <w:noProof/>
                <w:webHidden/>
              </w:rPr>
              <w:fldChar w:fldCharType="begin"/>
            </w:r>
            <w:r>
              <w:rPr>
                <w:noProof/>
                <w:webHidden/>
              </w:rPr>
              <w:instrText xml:space="preserve"> PAGEREF _Toc170717229 \h </w:instrText>
            </w:r>
          </w:ins>
          <w:r>
            <w:rPr>
              <w:noProof/>
              <w:webHidden/>
            </w:rPr>
          </w:r>
          <w:r>
            <w:rPr>
              <w:noProof/>
              <w:webHidden/>
            </w:rPr>
            <w:fldChar w:fldCharType="separate"/>
          </w:r>
          <w:ins w:id="226" w:author="Viestintävirasto" w:date="2024-12-13T14:15:00Z">
            <w:r w:rsidR="00A83023">
              <w:rPr>
                <w:noProof/>
                <w:webHidden/>
              </w:rPr>
              <w:t>18</w:t>
            </w:r>
          </w:ins>
          <w:ins w:id="227" w:author="USER" w:date="2024-07-01T09:11:00Z">
            <w:del w:id="228" w:author="Viestintävirasto" w:date="2024-12-13T14:15:00Z">
              <w:r w:rsidR="00852FBF" w:rsidDel="00A83023">
                <w:rPr>
                  <w:noProof/>
                  <w:webHidden/>
                </w:rPr>
                <w:delText>19</w:delText>
              </w:r>
            </w:del>
          </w:ins>
          <w:ins w:id="229" w:author="USER" w:date="2024-07-01T09:06:00Z">
            <w:r>
              <w:rPr>
                <w:noProof/>
                <w:webHidden/>
              </w:rPr>
              <w:fldChar w:fldCharType="end"/>
            </w:r>
            <w:r w:rsidRPr="00D27206">
              <w:rPr>
                <w:rStyle w:val="Hyperlink"/>
                <w:noProof/>
              </w:rPr>
              <w:fldChar w:fldCharType="end"/>
            </w:r>
          </w:ins>
        </w:p>
        <w:p w14:paraId="2BC146D3" w14:textId="37FA5398" w:rsidR="00222523" w:rsidRDefault="00222523">
          <w:pPr>
            <w:pStyle w:val="TOC2"/>
            <w:rPr>
              <w:ins w:id="230" w:author="USER" w:date="2024-07-01T09:06:00Z"/>
              <w:rFonts w:asciiTheme="minorHAnsi" w:eastAsiaTheme="minorEastAsia" w:hAnsiTheme="minorHAnsi" w:cstheme="minorBidi"/>
              <w:b w:val="0"/>
              <w:noProof/>
              <w:kern w:val="2"/>
            </w:rPr>
          </w:pPr>
          <w:ins w:id="23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"_Toc170717230"</w:instrText>
            </w:r>
            <w:r w:rsidRPr="00D27206">
              <w:rPr>
                <w:rStyle w:val="Hyperlink"/>
                <w:noProof/>
              </w:rPr>
              <w:instrText xml:space="preserve"> </w:instrText>
            </w:r>
            <w:r w:rsidRPr="00D27206">
              <w:rPr>
                <w:rStyle w:val="Hyperlink"/>
                <w:noProof/>
              </w:rPr>
              <w:fldChar w:fldCharType="separate"/>
            </w:r>
            <w:r w:rsidRPr="00D27206">
              <w:rPr>
                <w:rStyle w:val="Hyperlink"/>
                <w:noProof/>
              </w:rPr>
              <w:t>9.1</w:t>
            </w:r>
            <w:r>
              <w:rPr>
                <w:rFonts w:asciiTheme="minorHAnsi" w:eastAsiaTheme="minorEastAsia" w:hAnsiTheme="minorHAnsi" w:cstheme="minorBidi"/>
                <w:b w:val="0"/>
                <w:noProof/>
                <w:kern w:val="2"/>
              </w:rPr>
              <w:tab/>
            </w:r>
            <w:r w:rsidRPr="00D27206">
              <w:rPr>
                <w:rStyle w:val="Hyperlink"/>
                <w:noProof/>
              </w:rPr>
              <w:t>Portrayal Catalogue</w:t>
            </w:r>
            <w:r>
              <w:rPr>
                <w:noProof/>
                <w:webHidden/>
              </w:rPr>
              <w:tab/>
            </w:r>
            <w:r>
              <w:rPr>
                <w:noProof/>
                <w:webHidden/>
              </w:rPr>
              <w:fldChar w:fldCharType="begin"/>
            </w:r>
            <w:r>
              <w:rPr>
                <w:noProof/>
                <w:webHidden/>
              </w:rPr>
              <w:instrText xml:space="preserve"> PAGEREF _Toc170717230 \h </w:instrText>
            </w:r>
          </w:ins>
          <w:r>
            <w:rPr>
              <w:noProof/>
              <w:webHidden/>
            </w:rPr>
          </w:r>
          <w:r>
            <w:rPr>
              <w:noProof/>
              <w:webHidden/>
            </w:rPr>
            <w:fldChar w:fldCharType="separate"/>
          </w:r>
          <w:ins w:id="232" w:author="Viestintävirasto" w:date="2024-12-13T14:15:00Z">
            <w:r w:rsidR="00A83023">
              <w:rPr>
                <w:noProof/>
                <w:webHidden/>
              </w:rPr>
              <w:t>18</w:t>
            </w:r>
          </w:ins>
          <w:ins w:id="233" w:author="USER" w:date="2024-07-01T09:11:00Z">
            <w:del w:id="234" w:author="Viestintävirasto" w:date="2024-12-13T14:15:00Z">
              <w:r w:rsidR="00852FBF" w:rsidDel="00A83023">
                <w:rPr>
                  <w:noProof/>
                  <w:webHidden/>
                </w:rPr>
                <w:delText>19</w:delText>
              </w:r>
            </w:del>
          </w:ins>
          <w:ins w:id="235" w:author="USER" w:date="2024-07-01T09:06:00Z">
            <w:r>
              <w:rPr>
                <w:noProof/>
                <w:webHidden/>
              </w:rPr>
              <w:fldChar w:fldCharType="end"/>
            </w:r>
            <w:r w:rsidRPr="00D27206">
              <w:rPr>
                <w:rStyle w:val="Hyperlink"/>
                <w:noProof/>
              </w:rPr>
              <w:fldChar w:fldCharType="end"/>
            </w:r>
          </w:ins>
        </w:p>
        <w:p w14:paraId="30C6E7B1" w14:textId="1965B3AE" w:rsidR="00222523" w:rsidRDefault="00222523">
          <w:pPr>
            <w:pStyle w:val="TOC1"/>
            <w:rPr>
              <w:ins w:id="236" w:author="USER" w:date="2024-07-01T09:06:00Z"/>
              <w:rFonts w:asciiTheme="minorHAnsi" w:eastAsiaTheme="minorEastAsia" w:hAnsiTheme="minorHAnsi" w:cstheme="minorBidi"/>
              <w:b w:val="0"/>
              <w:noProof/>
              <w:kern w:val="2"/>
            </w:rPr>
          </w:pPr>
          <w:ins w:id="23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"_Toc170717231"</w:instrText>
            </w:r>
            <w:r w:rsidRPr="00D27206">
              <w:rPr>
                <w:rStyle w:val="Hyperlink"/>
                <w:noProof/>
              </w:rPr>
              <w:instrText xml:space="preserve"> </w:instrText>
            </w:r>
            <w:r w:rsidRPr="00D27206">
              <w:rPr>
                <w:rStyle w:val="Hyperlink"/>
                <w:noProof/>
              </w:rPr>
              <w:fldChar w:fldCharType="separate"/>
            </w:r>
            <w:r w:rsidRPr="00D27206">
              <w:rPr>
                <w:rStyle w:val="Hyperlink"/>
                <w:noProof/>
              </w:rPr>
              <w:t>10</w:t>
            </w:r>
            <w:r>
              <w:rPr>
                <w:rFonts w:asciiTheme="minorHAnsi" w:eastAsiaTheme="minorEastAsia" w:hAnsiTheme="minorHAnsi" w:cstheme="minorBidi"/>
                <w:b w:val="0"/>
                <w:noProof/>
                <w:kern w:val="2"/>
              </w:rPr>
              <w:tab/>
            </w:r>
            <w:r w:rsidRPr="00D27206">
              <w:rPr>
                <w:rStyle w:val="Hyperlink"/>
                <w:noProof/>
              </w:rPr>
              <w:t>Data Product format (encoding)</w:t>
            </w:r>
            <w:r>
              <w:rPr>
                <w:noProof/>
                <w:webHidden/>
              </w:rPr>
              <w:tab/>
            </w:r>
            <w:r>
              <w:rPr>
                <w:noProof/>
                <w:webHidden/>
              </w:rPr>
              <w:fldChar w:fldCharType="begin"/>
            </w:r>
            <w:r>
              <w:rPr>
                <w:noProof/>
                <w:webHidden/>
              </w:rPr>
              <w:instrText xml:space="preserve"> PAGEREF _Toc170717231 \h </w:instrText>
            </w:r>
          </w:ins>
          <w:r>
            <w:rPr>
              <w:noProof/>
              <w:webHidden/>
            </w:rPr>
          </w:r>
          <w:r>
            <w:rPr>
              <w:noProof/>
              <w:webHidden/>
            </w:rPr>
            <w:fldChar w:fldCharType="separate"/>
          </w:r>
          <w:ins w:id="238" w:author="Viestintävirasto" w:date="2024-12-13T14:15:00Z">
            <w:r w:rsidR="00A83023">
              <w:rPr>
                <w:noProof/>
                <w:webHidden/>
              </w:rPr>
              <w:t>19</w:t>
            </w:r>
          </w:ins>
          <w:ins w:id="239" w:author="USER" w:date="2024-07-01T09:11:00Z">
            <w:del w:id="240" w:author="Viestintävirasto" w:date="2024-12-13T14:15:00Z">
              <w:r w:rsidR="00852FBF" w:rsidDel="00A83023">
                <w:rPr>
                  <w:noProof/>
                  <w:webHidden/>
                </w:rPr>
                <w:delText>20</w:delText>
              </w:r>
            </w:del>
          </w:ins>
          <w:ins w:id="241" w:author="USER" w:date="2024-07-01T09:06:00Z">
            <w:r>
              <w:rPr>
                <w:noProof/>
                <w:webHidden/>
              </w:rPr>
              <w:fldChar w:fldCharType="end"/>
            </w:r>
            <w:r w:rsidRPr="00D27206">
              <w:rPr>
                <w:rStyle w:val="Hyperlink"/>
                <w:noProof/>
              </w:rPr>
              <w:fldChar w:fldCharType="end"/>
            </w:r>
          </w:ins>
        </w:p>
        <w:p w14:paraId="59B33F60" w14:textId="6DAADC4C" w:rsidR="00222523" w:rsidRDefault="00222523">
          <w:pPr>
            <w:pStyle w:val="TOC2"/>
            <w:rPr>
              <w:ins w:id="242" w:author="USER" w:date="2024-07-01T09:06:00Z"/>
              <w:rFonts w:asciiTheme="minorHAnsi" w:eastAsiaTheme="minorEastAsia" w:hAnsiTheme="minorHAnsi" w:cstheme="minorBidi"/>
              <w:b w:val="0"/>
              <w:noProof/>
              <w:kern w:val="2"/>
            </w:rPr>
          </w:pPr>
          <w:ins w:id="24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"_Toc170717232"</w:instrText>
            </w:r>
            <w:r w:rsidRPr="00D27206">
              <w:rPr>
                <w:rStyle w:val="Hyperlink"/>
                <w:noProof/>
              </w:rPr>
              <w:instrText xml:space="preserve"> </w:instrText>
            </w:r>
            <w:r w:rsidRPr="00D27206">
              <w:rPr>
                <w:rStyle w:val="Hyperlink"/>
                <w:noProof/>
              </w:rPr>
              <w:fldChar w:fldCharType="separate"/>
            </w:r>
            <w:r w:rsidRPr="00D27206">
              <w:rPr>
                <w:rStyle w:val="Hyperlink"/>
                <w:noProof/>
              </w:rPr>
              <w:t>10.1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_Toc170717232 \h </w:instrText>
            </w:r>
          </w:ins>
          <w:r>
            <w:rPr>
              <w:noProof/>
              <w:webHidden/>
            </w:rPr>
          </w:r>
          <w:r>
            <w:rPr>
              <w:noProof/>
              <w:webHidden/>
            </w:rPr>
            <w:fldChar w:fldCharType="separate"/>
          </w:r>
          <w:ins w:id="244" w:author="Viestintävirasto" w:date="2024-12-13T14:15:00Z">
            <w:r w:rsidR="00A83023">
              <w:rPr>
                <w:noProof/>
                <w:webHidden/>
              </w:rPr>
              <w:t>19</w:t>
            </w:r>
          </w:ins>
          <w:ins w:id="245" w:author="USER" w:date="2024-07-01T09:11:00Z">
            <w:del w:id="246" w:author="Viestintävirasto" w:date="2024-12-13T14:15:00Z">
              <w:r w:rsidR="00852FBF" w:rsidDel="00A83023">
                <w:rPr>
                  <w:noProof/>
                  <w:webHidden/>
                </w:rPr>
                <w:delText>20</w:delText>
              </w:r>
            </w:del>
          </w:ins>
          <w:ins w:id="247" w:author="USER" w:date="2024-07-01T09:06:00Z">
            <w:r>
              <w:rPr>
                <w:noProof/>
                <w:webHidden/>
              </w:rPr>
              <w:fldChar w:fldCharType="end"/>
            </w:r>
            <w:r w:rsidRPr="00D27206">
              <w:rPr>
                <w:rStyle w:val="Hyperlink"/>
                <w:noProof/>
              </w:rPr>
              <w:fldChar w:fldCharType="end"/>
            </w:r>
          </w:ins>
        </w:p>
        <w:p w14:paraId="4C932A0E" w14:textId="70BDA4D0" w:rsidR="00222523" w:rsidRDefault="00222523">
          <w:pPr>
            <w:pStyle w:val="TOC2"/>
            <w:rPr>
              <w:ins w:id="248" w:author="USER" w:date="2024-07-01T09:06:00Z"/>
              <w:rFonts w:asciiTheme="minorHAnsi" w:eastAsiaTheme="minorEastAsia" w:hAnsiTheme="minorHAnsi" w:cstheme="minorBidi"/>
              <w:b w:val="0"/>
              <w:noProof/>
              <w:kern w:val="2"/>
            </w:rPr>
          </w:pPr>
          <w:ins w:id="249" w:author="USER" w:date="2024-07-01T09:06:00Z">
            <w:r w:rsidRPr="00D27206">
              <w:rPr>
                <w:rStyle w:val="Hyperlink"/>
                <w:noProof/>
              </w:rPr>
              <w:lastRenderedPageBreak/>
              <w:fldChar w:fldCharType="begin"/>
            </w:r>
            <w:r w:rsidRPr="00D27206">
              <w:rPr>
                <w:rStyle w:val="Hyperlink"/>
                <w:noProof/>
              </w:rPr>
              <w:instrText xml:space="preserve"> </w:instrText>
            </w:r>
            <w:r>
              <w:rPr>
                <w:noProof/>
              </w:rPr>
              <w:instrText>HYPERLINK \l "_Toc170717233"</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10.2</w:t>
            </w:r>
            <w:r>
              <w:rPr>
                <w:rFonts w:asciiTheme="minorHAnsi" w:eastAsiaTheme="minorEastAsia" w:hAnsiTheme="minorHAnsi" w:cstheme="minorBidi"/>
                <w:b w:val="0"/>
                <w:noProof/>
                <w:kern w:val="2"/>
              </w:rPr>
              <w:tab/>
            </w:r>
            <w:r w:rsidRPr="00D27206">
              <w:rPr>
                <w:rStyle w:val="Hyperlink"/>
                <w:rFonts w:eastAsia="Malgun Gothic"/>
                <w:noProof/>
              </w:rPr>
              <w:t>Coordinate encoding in spatial primitives</w:t>
            </w:r>
            <w:r>
              <w:rPr>
                <w:noProof/>
                <w:webHidden/>
              </w:rPr>
              <w:tab/>
            </w:r>
            <w:r>
              <w:rPr>
                <w:noProof/>
                <w:webHidden/>
              </w:rPr>
              <w:fldChar w:fldCharType="begin"/>
            </w:r>
            <w:r>
              <w:rPr>
                <w:noProof/>
                <w:webHidden/>
              </w:rPr>
              <w:instrText xml:space="preserve"> PAGEREF _Toc170717233 \h </w:instrText>
            </w:r>
          </w:ins>
          <w:r>
            <w:rPr>
              <w:noProof/>
              <w:webHidden/>
            </w:rPr>
          </w:r>
          <w:r>
            <w:rPr>
              <w:noProof/>
              <w:webHidden/>
            </w:rPr>
            <w:fldChar w:fldCharType="separate"/>
          </w:r>
          <w:ins w:id="250" w:author="Viestintävirasto" w:date="2024-12-13T14:15:00Z">
            <w:r w:rsidR="00A83023">
              <w:rPr>
                <w:noProof/>
                <w:webHidden/>
              </w:rPr>
              <w:t>20</w:t>
            </w:r>
          </w:ins>
          <w:ins w:id="251" w:author="USER" w:date="2024-07-01T09:06:00Z">
            <w:r>
              <w:rPr>
                <w:noProof/>
                <w:webHidden/>
              </w:rPr>
              <w:fldChar w:fldCharType="end"/>
            </w:r>
            <w:r w:rsidRPr="00D27206">
              <w:rPr>
                <w:rStyle w:val="Hyperlink"/>
                <w:noProof/>
              </w:rPr>
              <w:fldChar w:fldCharType="end"/>
            </w:r>
          </w:ins>
        </w:p>
        <w:p w14:paraId="44C12F4E" w14:textId="6A52823A" w:rsidR="00222523" w:rsidRDefault="00222523">
          <w:pPr>
            <w:pStyle w:val="TOC3"/>
            <w:rPr>
              <w:ins w:id="252" w:author="USER" w:date="2024-07-01T09:06:00Z"/>
              <w:rFonts w:asciiTheme="minorHAnsi" w:eastAsiaTheme="minorEastAsia" w:hAnsiTheme="minorHAnsi" w:cstheme="minorBidi"/>
              <w:b w:val="0"/>
              <w:noProof/>
              <w:kern w:val="2"/>
            </w:rPr>
          </w:pPr>
          <w:ins w:id="25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"_Toc170717234"</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10.2.1</w:t>
            </w:r>
            <w:r>
              <w:rPr>
                <w:rFonts w:asciiTheme="minorHAnsi" w:eastAsiaTheme="minorEastAsia" w:hAnsiTheme="minorHAnsi" w:cstheme="minorBidi"/>
                <w:b w:val="0"/>
                <w:noProof/>
                <w:kern w:val="2"/>
              </w:rPr>
              <w:tab/>
            </w:r>
            <w:r w:rsidRPr="00D27206">
              <w:rPr>
                <w:rStyle w:val="Hyperlink"/>
                <w:noProof/>
                <w:lang w:eastAsia="en-US"/>
              </w:rPr>
              <w:t>Encoding of coordinates as decimals</w:t>
            </w:r>
            <w:r>
              <w:rPr>
                <w:noProof/>
                <w:webHidden/>
              </w:rPr>
              <w:tab/>
            </w:r>
            <w:r>
              <w:rPr>
                <w:noProof/>
                <w:webHidden/>
              </w:rPr>
              <w:fldChar w:fldCharType="begin"/>
            </w:r>
            <w:r>
              <w:rPr>
                <w:noProof/>
                <w:webHidden/>
              </w:rPr>
              <w:instrText xml:space="preserve"> PAGEREF _Toc170717234 \h </w:instrText>
            </w:r>
          </w:ins>
          <w:r>
            <w:rPr>
              <w:noProof/>
              <w:webHidden/>
            </w:rPr>
          </w:r>
          <w:r>
            <w:rPr>
              <w:noProof/>
              <w:webHidden/>
            </w:rPr>
            <w:fldChar w:fldCharType="separate"/>
          </w:r>
          <w:ins w:id="254" w:author="Viestintävirasto" w:date="2024-12-13T14:15:00Z">
            <w:r w:rsidR="00A83023">
              <w:rPr>
                <w:noProof/>
                <w:webHidden/>
              </w:rPr>
              <w:t>20</w:t>
            </w:r>
          </w:ins>
          <w:ins w:id="255" w:author="USER" w:date="2024-07-01T09:06:00Z">
            <w:r>
              <w:rPr>
                <w:noProof/>
                <w:webHidden/>
              </w:rPr>
              <w:fldChar w:fldCharType="end"/>
            </w:r>
            <w:r w:rsidRPr="00D27206">
              <w:rPr>
                <w:rStyle w:val="Hyperlink"/>
                <w:noProof/>
              </w:rPr>
              <w:fldChar w:fldCharType="end"/>
            </w:r>
          </w:ins>
        </w:p>
        <w:p w14:paraId="4240A378" w14:textId="0C7F53ED" w:rsidR="00222523" w:rsidRDefault="00222523">
          <w:pPr>
            <w:pStyle w:val="TOC2"/>
            <w:rPr>
              <w:ins w:id="256" w:author="USER" w:date="2024-07-01T09:06:00Z"/>
              <w:rFonts w:asciiTheme="minorHAnsi" w:eastAsiaTheme="minorEastAsia" w:hAnsiTheme="minorHAnsi" w:cstheme="minorBidi"/>
              <w:b w:val="0"/>
              <w:noProof/>
              <w:kern w:val="2"/>
            </w:rPr>
          </w:pPr>
          <w:ins w:id="25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"_Toc170717235"</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10.3</w:t>
            </w:r>
            <w:r>
              <w:rPr>
                <w:rFonts w:asciiTheme="minorHAnsi" w:eastAsiaTheme="minorEastAsia" w:hAnsiTheme="minorHAnsi" w:cstheme="minorBidi"/>
                <w:b w:val="0"/>
                <w:noProof/>
                <w:kern w:val="2"/>
              </w:rPr>
              <w:tab/>
            </w:r>
            <w:r w:rsidRPr="00D27206">
              <w:rPr>
                <w:rStyle w:val="Hyperlink"/>
                <w:rFonts w:eastAsia="Malgun Gothic"/>
                <w:noProof/>
              </w:rPr>
              <w:t>Numeric attribute encoding</w:t>
            </w:r>
            <w:r>
              <w:rPr>
                <w:noProof/>
                <w:webHidden/>
              </w:rPr>
              <w:tab/>
            </w:r>
            <w:r>
              <w:rPr>
                <w:noProof/>
                <w:webHidden/>
              </w:rPr>
              <w:fldChar w:fldCharType="begin"/>
            </w:r>
            <w:r>
              <w:rPr>
                <w:noProof/>
                <w:webHidden/>
              </w:rPr>
              <w:instrText xml:space="preserve"> PAGEREF _Toc170717235 \h </w:instrText>
            </w:r>
          </w:ins>
          <w:r>
            <w:rPr>
              <w:noProof/>
              <w:webHidden/>
            </w:rPr>
          </w:r>
          <w:r>
            <w:rPr>
              <w:noProof/>
              <w:webHidden/>
            </w:rPr>
            <w:fldChar w:fldCharType="separate"/>
          </w:r>
          <w:ins w:id="258" w:author="Viestintävirasto" w:date="2024-12-13T14:15:00Z">
            <w:r w:rsidR="00A83023">
              <w:rPr>
                <w:noProof/>
                <w:webHidden/>
              </w:rPr>
              <w:t>20</w:t>
            </w:r>
          </w:ins>
          <w:ins w:id="259" w:author="USER" w:date="2024-07-01T09:06:00Z">
            <w:r>
              <w:rPr>
                <w:noProof/>
                <w:webHidden/>
              </w:rPr>
              <w:fldChar w:fldCharType="end"/>
            </w:r>
            <w:r w:rsidRPr="00D27206">
              <w:rPr>
                <w:rStyle w:val="Hyperlink"/>
                <w:noProof/>
              </w:rPr>
              <w:fldChar w:fldCharType="end"/>
            </w:r>
          </w:ins>
        </w:p>
        <w:p w14:paraId="44CC0E28" w14:textId="600D4AB6" w:rsidR="00222523" w:rsidRDefault="00222523">
          <w:pPr>
            <w:pStyle w:val="TOC2"/>
            <w:rPr>
              <w:ins w:id="260" w:author="USER" w:date="2024-07-01T09:06:00Z"/>
              <w:rFonts w:asciiTheme="minorHAnsi" w:eastAsiaTheme="minorEastAsia" w:hAnsiTheme="minorHAnsi" w:cstheme="minorBidi"/>
              <w:b w:val="0"/>
              <w:noProof/>
              <w:kern w:val="2"/>
            </w:rPr>
          </w:pPr>
          <w:ins w:id="26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"_Toc170717236"</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10.4</w:t>
            </w:r>
            <w:r>
              <w:rPr>
                <w:rFonts w:asciiTheme="minorHAnsi" w:eastAsiaTheme="minorEastAsia" w:hAnsiTheme="minorHAnsi" w:cstheme="minorBidi"/>
                <w:b w:val="0"/>
                <w:noProof/>
                <w:kern w:val="2"/>
              </w:rPr>
              <w:tab/>
            </w:r>
            <w:r w:rsidRPr="00D27206">
              <w:rPr>
                <w:rStyle w:val="Hyperlink"/>
                <w:rFonts w:eastAsia="Malgun Gothic"/>
                <w:noProof/>
              </w:rPr>
              <w:t>Text attribute values</w:t>
            </w:r>
            <w:r>
              <w:rPr>
                <w:noProof/>
                <w:webHidden/>
              </w:rPr>
              <w:tab/>
            </w:r>
            <w:r>
              <w:rPr>
                <w:noProof/>
                <w:webHidden/>
              </w:rPr>
              <w:fldChar w:fldCharType="begin"/>
            </w:r>
            <w:r>
              <w:rPr>
                <w:noProof/>
                <w:webHidden/>
              </w:rPr>
              <w:instrText xml:space="preserve"> PAGEREF _Toc170717236 \h </w:instrText>
            </w:r>
          </w:ins>
          <w:r>
            <w:rPr>
              <w:noProof/>
              <w:webHidden/>
            </w:rPr>
          </w:r>
          <w:r>
            <w:rPr>
              <w:noProof/>
              <w:webHidden/>
            </w:rPr>
            <w:fldChar w:fldCharType="separate"/>
          </w:r>
          <w:ins w:id="262" w:author="Viestintävirasto" w:date="2024-12-13T14:15:00Z">
            <w:r w:rsidR="00A83023">
              <w:rPr>
                <w:noProof/>
                <w:webHidden/>
              </w:rPr>
              <w:t>20</w:t>
            </w:r>
          </w:ins>
          <w:ins w:id="263" w:author="USER" w:date="2024-07-01T09:06:00Z">
            <w:r>
              <w:rPr>
                <w:noProof/>
                <w:webHidden/>
              </w:rPr>
              <w:fldChar w:fldCharType="end"/>
            </w:r>
            <w:r w:rsidRPr="00D27206">
              <w:rPr>
                <w:rStyle w:val="Hyperlink"/>
                <w:noProof/>
              </w:rPr>
              <w:fldChar w:fldCharType="end"/>
            </w:r>
          </w:ins>
        </w:p>
        <w:p w14:paraId="6347ED05" w14:textId="6135BA38" w:rsidR="00222523" w:rsidRDefault="00222523">
          <w:pPr>
            <w:pStyle w:val="TOC2"/>
            <w:rPr>
              <w:ins w:id="264" w:author="USER" w:date="2024-07-01T09:06:00Z"/>
              <w:rFonts w:asciiTheme="minorHAnsi" w:eastAsiaTheme="minorEastAsia" w:hAnsiTheme="minorHAnsi" w:cstheme="minorBidi"/>
              <w:b w:val="0"/>
              <w:noProof/>
              <w:kern w:val="2"/>
            </w:rPr>
          </w:pPr>
          <w:ins w:id="26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"_Toc170717237"</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10.5</w:t>
            </w:r>
            <w:r>
              <w:rPr>
                <w:rFonts w:asciiTheme="minorHAnsi" w:eastAsiaTheme="minorEastAsia" w:hAnsiTheme="minorHAnsi" w:cstheme="minorBidi"/>
                <w:b w:val="0"/>
                <w:noProof/>
                <w:kern w:val="2"/>
              </w:rPr>
              <w:tab/>
            </w:r>
            <w:r w:rsidRPr="00D27206">
              <w:rPr>
                <w:rStyle w:val="Hyperlink"/>
                <w:rFonts w:eastAsia="Malgun Gothic"/>
                <w:noProof/>
              </w:rPr>
              <w:t>Mandatory attribute values</w:t>
            </w:r>
            <w:r>
              <w:rPr>
                <w:noProof/>
                <w:webHidden/>
              </w:rPr>
              <w:tab/>
            </w:r>
            <w:r>
              <w:rPr>
                <w:noProof/>
                <w:webHidden/>
              </w:rPr>
              <w:fldChar w:fldCharType="begin"/>
            </w:r>
            <w:r>
              <w:rPr>
                <w:noProof/>
                <w:webHidden/>
              </w:rPr>
              <w:instrText xml:space="preserve"> PAGEREF _Toc170717237 \h </w:instrText>
            </w:r>
          </w:ins>
          <w:r>
            <w:rPr>
              <w:noProof/>
              <w:webHidden/>
            </w:rPr>
          </w:r>
          <w:r>
            <w:rPr>
              <w:noProof/>
              <w:webHidden/>
            </w:rPr>
            <w:fldChar w:fldCharType="separate"/>
          </w:r>
          <w:ins w:id="266" w:author="Viestintävirasto" w:date="2024-12-13T14:15:00Z">
            <w:r w:rsidR="00A83023">
              <w:rPr>
                <w:noProof/>
                <w:webHidden/>
              </w:rPr>
              <w:t>20</w:t>
            </w:r>
          </w:ins>
          <w:ins w:id="267" w:author="USER" w:date="2024-07-01T09:06:00Z">
            <w:r>
              <w:rPr>
                <w:noProof/>
                <w:webHidden/>
              </w:rPr>
              <w:fldChar w:fldCharType="end"/>
            </w:r>
            <w:r w:rsidRPr="00D27206">
              <w:rPr>
                <w:rStyle w:val="Hyperlink"/>
                <w:noProof/>
              </w:rPr>
              <w:fldChar w:fldCharType="end"/>
            </w:r>
          </w:ins>
        </w:p>
        <w:p w14:paraId="595CC683" w14:textId="6535F2A6" w:rsidR="00222523" w:rsidRDefault="00222523">
          <w:pPr>
            <w:pStyle w:val="TOC2"/>
            <w:rPr>
              <w:ins w:id="268" w:author="USER" w:date="2024-07-01T09:06:00Z"/>
              <w:rFonts w:asciiTheme="minorHAnsi" w:eastAsiaTheme="minorEastAsia" w:hAnsiTheme="minorHAnsi" w:cstheme="minorBidi"/>
              <w:b w:val="0"/>
              <w:noProof/>
              <w:kern w:val="2"/>
            </w:rPr>
          </w:pPr>
          <w:ins w:id="26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"_Toc170717264"</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10.6</w:t>
            </w:r>
            <w:r>
              <w:rPr>
                <w:rFonts w:asciiTheme="minorHAnsi" w:eastAsiaTheme="minorEastAsia" w:hAnsiTheme="minorHAnsi" w:cstheme="minorBidi"/>
                <w:b w:val="0"/>
                <w:noProof/>
                <w:kern w:val="2"/>
              </w:rPr>
              <w:tab/>
            </w:r>
            <w:r w:rsidRPr="00D27206">
              <w:rPr>
                <w:rStyle w:val="Hyperlink"/>
                <w:rFonts w:eastAsia="Malgun Gothic"/>
                <w:noProof/>
              </w:rPr>
              <w:t>Data overlap</w:t>
            </w:r>
            <w:r>
              <w:rPr>
                <w:noProof/>
                <w:webHidden/>
              </w:rPr>
              <w:tab/>
            </w:r>
            <w:r>
              <w:rPr>
                <w:noProof/>
                <w:webHidden/>
              </w:rPr>
              <w:fldChar w:fldCharType="begin"/>
            </w:r>
            <w:r>
              <w:rPr>
                <w:noProof/>
                <w:webHidden/>
              </w:rPr>
              <w:instrText xml:space="preserve"> PAGEREF _Toc170717264 \h </w:instrText>
            </w:r>
          </w:ins>
          <w:r>
            <w:rPr>
              <w:noProof/>
              <w:webHidden/>
            </w:rPr>
          </w:r>
          <w:r>
            <w:rPr>
              <w:noProof/>
              <w:webHidden/>
            </w:rPr>
            <w:fldChar w:fldCharType="separate"/>
          </w:r>
          <w:ins w:id="270" w:author="Viestintävirasto" w:date="2024-12-13T14:15:00Z">
            <w:r w:rsidR="00A83023">
              <w:rPr>
                <w:noProof/>
                <w:webHidden/>
              </w:rPr>
              <w:t>20</w:t>
            </w:r>
          </w:ins>
          <w:ins w:id="271" w:author="USER" w:date="2024-07-01T09:11:00Z">
            <w:del w:id="272" w:author="Viestintävirasto" w:date="2024-12-13T14:15:00Z">
              <w:r w:rsidR="00852FBF" w:rsidDel="00A83023">
                <w:rPr>
                  <w:noProof/>
                  <w:webHidden/>
                </w:rPr>
                <w:delText>21</w:delText>
              </w:r>
            </w:del>
          </w:ins>
          <w:ins w:id="273" w:author="USER" w:date="2024-07-01T09:06:00Z">
            <w:r>
              <w:rPr>
                <w:noProof/>
                <w:webHidden/>
              </w:rPr>
              <w:fldChar w:fldCharType="end"/>
            </w:r>
            <w:r w:rsidRPr="00D27206">
              <w:rPr>
                <w:rStyle w:val="Hyperlink"/>
                <w:noProof/>
              </w:rPr>
              <w:fldChar w:fldCharType="end"/>
            </w:r>
          </w:ins>
        </w:p>
        <w:p w14:paraId="5738666E" w14:textId="61AAB141" w:rsidR="00222523" w:rsidRDefault="00222523">
          <w:pPr>
            <w:pStyle w:val="TOC2"/>
            <w:rPr>
              <w:ins w:id="274" w:author="USER" w:date="2024-07-01T09:06:00Z"/>
              <w:rFonts w:asciiTheme="minorHAnsi" w:eastAsiaTheme="minorEastAsia" w:hAnsiTheme="minorHAnsi" w:cstheme="minorBidi"/>
              <w:b w:val="0"/>
              <w:noProof/>
              <w:kern w:val="2"/>
            </w:rPr>
          </w:pPr>
          <w:ins w:id="27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"_Toc170717265"</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10.7</w:t>
            </w:r>
            <w:r>
              <w:rPr>
                <w:rFonts w:asciiTheme="minorHAnsi" w:eastAsiaTheme="minorEastAsia" w:hAnsiTheme="minorHAnsi" w:cstheme="minorBidi"/>
                <w:b w:val="0"/>
                <w:noProof/>
                <w:kern w:val="2"/>
              </w:rPr>
              <w:tab/>
            </w:r>
            <w:r w:rsidRPr="00D27206">
              <w:rPr>
                <w:rStyle w:val="Hyperlink"/>
                <w:rFonts w:eastAsia="Malgun Gothic"/>
                <w:noProof/>
              </w:rPr>
              <w:t>Data extent</w:t>
            </w:r>
            <w:r>
              <w:rPr>
                <w:noProof/>
                <w:webHidden/>
              </w:rPr>
              <w:tab/>
            </w:r>
            <w:r>
              <w:rPr>
                <w:noProof/>
                <w:webHidden/>
              </w:rPr>
              <w:fldChar w:fldCharType="begin"/>
            </w:r>
            <w:r>
              <w:rPr>
                <w:noProof/>
                <w:webHidden/>
              </w:rPr>
              <w:instrText xml:space="preserve"> PAGEREF _Toc170717265 \h </w:instrText>
            </w:r>
          </w:ins>
          <w:r>
            <w:rPr>
              <w:noProof/>
              <w:webHidden/>
            </w:rPr>
          </w:r>
          <w:r>
            <w:rPr>
              <w:noProof/>
              <w:webHidden/>
            </w:rPr>
            <w:fldChar w:fldCharType="separate"/>
          </w:r>
          <w:ins w:id="276" w:author="Viestintävirasto" w:date="2024-12-13T14:15:00Z">
            <w:r w:rsidR="00A83023">
              <w:rPr>
                <w:noProof/>
                <w:webHidden/>
              </w:rPr>
              <w:t>20</w:t>
            </w:r>
          </w:ins>
          <w:ins w:id="277" w:author="USER" w:date="2024-07-01T09:11:00Z">
            <w:del w:id="278" w:author="Viestintävirasto" w:date="2024-12-13T14:15:00Z">
              <w:r w:rsidR="00852FBF" w:rsidDel="00A83023">
                <w:rPr>
                  <w:noProof/>
                  <w:webHidden/>
                </w:rPr>
                <w:delText>21</w:delText>
              </w:r>
            </w:del>
          </w:ins>
          <w:ins w:id="279" w:author="USER" w:date="2024-07-01T09:06:00Z">
            <w:r>
              <w:rPr>
                <w:noProof/>
                <w:webHidden/>
              </w:rPr>
              <w:fldChar w:fldCharType="end"/>
            </w:r>
            <w:r w:rsidRPr="00D27206">
              <w:rPr>
                <w:rStyle w:val="Hyperlink"/>
                <w:noProof/>
              </w:rPr>
              <w:fldChar w:fldCharType="end"/>
            </w:r>
          </w:ins>
        </w:p>
        <w:p w14:paraId="29BE77CF" w14:textId="12BC21CB" w:rsidR="00222523" w:rsidRDefault="00222523">
          <w:pPr>
            <w:pStyle w:val="TOC1"/>
            <w:rPr>
              <w:ins w:id="280" w:author="USER" w:date="2024-07-01T09:06:00Z"/>
              <w:rFonts w:asciiTheme="minorHAnsi" w:eastAsiaTheme="minorEastAsia" w:hAnsiTheme="minorHAnsi" w:cstheme="minorBidi"/>
              <w:b w:val="0"/>
              <w:noProof/>
              <w:kern w:val="2"/>
            </w:rPr>
          </w:pPr>
          <w:ins w:id="28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"_Toc170717266"</w:instrText>
            </w:r>
            <w:r w:rsidRPr="00D27206">
              <w:rPr>
                <w:rStyle w:val="Hyperlink"/>
                <w:noProof/>
              </w:rPr>
              <w:instrText xml:space="preserve"> </w:instrText>
            </w:r>
            <w:r w:rsidRPr="00D27206">
              <w:rPr>
                <w:rStyle w:val="Hyperlink"/>
                <w:noProof/>
              </w:rPr>
              <w:fldChar w:fldCharType="separate"/>
            </w:r>
            <w:r w:rsidRPr="00D27206">
              <w:rPr>
                <w:rStyle w:val="Hyperlink"/>
                <w:noProof/>
              </w:rPr>
              <w:t>11</w:t>
            </w:r>
            <w:r>
              <w:rPr>
                <w:rFonts w:asciiTheme="minorHAnsi" w:eastAsiaTheme="minorEastAsia" w:hAnsiTheme="minorHAnsi" w:cstheme="minorBidi"/>
                <w:b w:val="0"/>
                <w:noProof/>
                <w:kern w:val="2"/>
              </w:rPr>
              <w:tab/>
            </w:r>
            <w:r w:rsidRPr="00D27206">
              <w:rPr>
                <w:rStyle w:val="Hyperlink"/>
                <w:noProof/>
              </w:rPr>
              <w:t>Data Product Delivery</w:t>
            </w:r>
            <w:r>
              <w:rPr>
                <w:noProof/>
                <w:webHidden/>
              </w:rPr>
              <w:tab/>
            </w:r>
            <w:r>
              <w:rPr>
                <w:noProof/>
                <w:webHidden/>
              </w:rPr>
              <w:fldChar w:fldCharType="begin"/>
            </w:r>
            <w:r>
              <w:rPr>
                <w:noProof/>
                <w:webHidden/>
              </w:rPr>
              <w:instrText xml:space="preserve"> PAGEREF _Toc170717266 \h </w:instrText>
            </w:r>
          </w:ins>
          <w:r>
            <w:rPr>
              <w:noProof/>
              <w:webHidden/>
            </w:rPr>
          </w:r>
          <w:r>
            <w:rPr>
              <w:noProof/>
              <w:webHidden/>
            </w:rPr>
            <w:fldChar w:fldCharType="separate"/>
          </w:r>
          <w:ins w:id="282" w:author="Viestintävirasto" w:date="2024-12-13T14:15:00Z">
            <w:r w:rsidR="00A83023">
              <w:rPr>
                <w:noProof/>
                <w:webHidden/>
              </w:rPr>
              <w:t>21</w:t>
            </w:r>
          </w:ins>
          <w:ins w:id="283" w:author="USER" w:date="2024-07-01T09:06:00Z">
            <w:r>
              <w:rPr>
                <w:noProof/>
                <w:webHidden/>
              </w:rPr>
              <w:fldChar w:fldCharType="end"/>
            </w:r>
            <w:r w:rsidRPr="00D27206">
              <w:rPr>
                <w:rStyle w:val="Hyperlink"/>
                <w:noProof/>
              </w:rPr>
              <w:fldChar w:fldCharType="end"/>
            </w:r>
          </w:ins>
        </w:p>
        <w:p w14:paraId="0B06FE9E" w14:textId="1BC26D7B" w:rsidR="00222523" w:rsidRDefault="00222523">
          <w:pPr>
            <w:pStyle w:val="TOC2"/>
            <w:rPr>
              <w:ins w:id="284" w:author="USER" w:date="2024-07-01T09:06:00Z"/>
              <w:rFonts w:asciiTheme="minorHAnsi" w:eastAsiaTheme="minorEastAsia" w:hAnsiTheme="minorHAnsi" w:cstheme="minorBidi"/>
              <w:b w:val="0"/>
              <w:noProof/>
              <w:kern w:val="2"/>
            </w:rPr>
          </w:pPr>
          <w:ins w:id="28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"_Toc170717267"</w:instrText>
            </w:r>
            <w:r w:rsidRPr="00D27206">
              <w:rPr>
                <w:rStyle w:val="Hyperlink"/>
                <w:noProof/>
              </w:rPr>
              <w:instrText xml:space="preserve"> </w:instrText>
            </w:r>
            <w:r w:rsidRPr="00D27206">
              <w:rPr>
                <w:rStyle w:val="Hyperlink"/>
                <w:noProof/>
              </w:rPr>
              <w:fldChar w:fldCharType="separate"/>
            </w:r>
            <w:r w:rsidRPr="00D27206">
              <w:rPr>
                <w:rStyle w:val="Hyperlink"/>
                <w:noProof/>
              </w:rPr>
              <w:t>11.1</w:t>
            </w:r>
            <w:r>
              <w:rPr>
                <w:rFonts w:asciiTheme="minorHAnsi" w:eastAsiaTheme="minorEastAsia" w:hAnsiTheme="minorHAnsi" w:cstheme="minorBidi"/>
                <w:b w:val="0"/>
                <w:noProof/>
                <w:kern w:val="2"/>
              </w:rPr>
              <w:tab/>
            </w:r>
            <w:r w:rsidRPr="00D27206">
              <w:rPr>
                <w:rStyle w:val="Hyperlink"/>
                <w:noProof/>
              </w:rPr>
              <w:t>Data product delivery information</w:t>
            </w:r>
            <w:r>
              <w:rPr>
                <w:noProof/>
                <w:webHidden/>
              </w:rPr>
              <w:tab/>
            </w:r>
            <w:r>
              <w:rPr>
                <w:noProof/>
                <w:webHidden/>
              </w:rPr>
              <w:fldChar w:fldCharType="begin"/>
            </w:r>
            <w:r>
              <w:rPr>
                <w:noProof/>
                <w:webHidden/>
              </w:rPr>
              <w:instrText xml:space="preserve"> PAGEREF _Toc170717267 \h </w:instrText>
            </w:r>
          </w:ins>
          <w:r>
            <w:rPr>
              <w:noProof/>
              <w:webHidden/>
            </w:rPr>
          </w:r>
          <w:r>
            <w:rPr>
              <w:noProof/>
              <w:webHidden/>
            </w:rPr>
            <w:fldChar w:fldCharType="separate"/>
          </w:r>
          <w:ins w:id="286" w:author="Viestintävirasto" w:date="2024-12-13T14:15:00Z">
            <w:r w:rsidR="00A83023">
              <w:rPr>
                <w:noProof/>
                <w:webHidden/>
              </w:rPr>
              <w:t>21</w:t>
            </w:r>
          </w:ins>
          <w:ins w:id="287" w:author="USER" w:date="2024-07-01T09:06:00Z">
            <w:r>
              <w:rPr>
                <w:noProof/>
                <w:webHidden/>
              </w:rPr>
              <w:fldChar w:fldCharType="end"/>
            </w:r>
            <w:r w:rsidRPr="00D27206">
              <w:rPr>
                <w:rStyle w:val="Hyperlink"/>
                <w:noProof/>
              </w:rPr>
              <w:fldChar w:fldCharType="end"/>
            </w:r>
          </w:ins>
        </w:p>
        <w:p w14:paraId="2662B2A4" w14:textId="41437AE4" w:rsidR="00222523" w:rsidRDefault="00222523">
          <w:pPr>
            <w:pStyle w:val="TOC3"/>
            <w:rPr>
              <w:ins w:id="288" w:author="USER" w:date="2024-07-01T09:06:00Z"/>
              <w:rFonts w:asciiTheme="minorHAnsi" w:eastAsiaTheme="minorEastAsia" w:hAnsiTheme="minorHAnsi" w:cstheme="minorBidi"/>
              <w:b w:val="0"/>
              <w:noProof/>
              <w:kern w:val="2"/>
            </w:rPr>
          </w:pPr>
          <w:ins w:id="28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"_Toc170717268"</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11.1.1</w:t>
            </w:r>
            <w:r>
              <w:rPr>
                <w:rFonts w:asciiTheme="minorHAnsi" w:eastAsiaTheme="minorEastAsia" w:hAnsiTheme="minorHAnsi" w:cstheme="minorBidi"/>
                <w:b w:val="0"/>
                <w:noProof/>
                <w:kern w:val="2"/>
              </w:rPr>
              <w:tab/>
            </w:r>
            <w:r w:rsidRPr="00D27206">
              <w:rPr>
                <w:rStyle w:val="Hyperlink"/>
                <w:noProof/>
                <w:lang w:eastAsia="en-US"/>
              </w:rPr>
              <w:t>Dataset  loading</w:t>
            </w:r>
            <w:r>
              <w:rPr>
                <w:noProof/>
                <w:webHidden/>
              </w:rPr>
              <w:tab/>
            </w:r>
            <w:r>
              <w:rPr>
                <w:noProof/>
                <w:webHidden/>
              </w:rPr>
              <w:fldChar w:fldCharType="begin"/>
            </w:r>
            <w:r>
              <w:rPr>
                <w:noProof/>
                <w:webHidden/>
              </w:rPr>
              <w:instrText xml:space="preserve"> PAGEREF _Toc170717268 \h </w:instrText>
            </w:r>
          </w:ins>
          <w:r>
            <w:rPr>
              <w:noProof/>
              <w:webHidden/>
            </w:rPr>
          </w:r>
          <w:r>
            <w:rPr>
              <w:noProof/>
              <w:webHidden/>
            </w:rPr>
            <w:fldChar w:fldCharType="separate"/>
          </w:r>
          <w:ins w:id="290" w:author="Viestintävirasto" w:date="2024-12-13T14:15:00Z">
            <w:r w:rsidR="00A83023">
              <w:rPr>
                <w:noProof/>
                <w:webHidden/>
              </w:rPr>
              <w:t>21</w:t>
            </w:r>
          </w:ins>
          <w:ins w:id="291" w:author="USER" w:date="2024-07-01T09:06:00Z">
            <w:r>
              <w:rPr>
                <w:noProof/>
                <w:webHidden/>
              </w:rPr>
              <w:fldChar w:fldCharType="end"/>
            </w:r>
            <w:r w:rsidRPr="00D27206">
              <w:rPr>
                <w:rStyle w:val="Hyperlink"/>
                <w:noProof/>
              </w:rPr>
              <w:fldChar w:fldCharType="end"/>
            </w:r>
          </w:ins>
        </w:p>
        <w:p w14:paraId="336BFCBE" w14:textId="54CE44FC" w:rsidR="00222523" w:rsidRDefault="00222523">
          <w:pPr>
            <w:pStyle w:val="TOC3"/>
            <w:rPr>
              <w:ins w:id="292" w:author="USER" w:date="2024-07-01T09:06:00Z"/>
              <w:rFonts w:asciiTheme="minorHAnsi" w:eastAsiaTheme="minorEastAsia" w:hAnsiTheme="minorHAnsi" w:cstheme="minorBidi"/>
              <w:b w:val="0"/>
              <w:noProof/>
              <w:kern w:val="2"/>
            </w:rPr>
          </w:pPr>
          <w:ins w:id="29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"_Toc170717269"</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11.1.2</w:t>
            </w:r>
            <w:r>
              <w:rPr>
                <w:rFonts w:asciiTheme="minorHAnsi" w:eastAsiaTheme="minorEastAsia" w:hAnsiTheme="minorHAnsi" w:cstheme="minorBidi"/>
                <w:b w:val="0"/>
                <w:noProof/>
                <w:kern w:val="2"/>
              </w:rPr>
              <w:tab/>
            </w:r>
            <w:r w:rsidRPr="00D27206">
              <w:rPr>
                <w:rStyle w:val="Hyperlink"/>
                <w:noProof/>
                <w:lang w:eastAsia="en-US"/>
              </w:rPr>
              <w:t>New Editions</w:t>
            </w:r>
            <w:r>
              <w:rPr>
                <w:noProof/>
                <w:webHidden/>
              </w:rPr>
              <w:tab/>
            </w:r>
            <w:r>
              <w:rPr>
                <w:noProof/>
                <w:webHidden/>
              </w:rPr>
              <w:fldChar w:fldCharType="begin"/>
            </w:r>
            <w:r>
              <w:rPr>
                <w:noProof/>
                <w:webHidden/>
              </w:rPr>
              <w:instrText xml:space="preserve"> PAGEREF _Toc170717269 \h </w:instrText>
            </w:r>
          </w:ins>
          <w:r>
            <w:rPr>
              <w:noProof/>
              <w:webHidden/>
            </w:rPr>
          </w:r>
          <w:r>
            <w:rPr>
              <w:noProof/>
              <w:webHidden/>
            </w:rPr>
            <w:fldChar w:fldCharType="separate"/>
          </w:r>
          <w:ins w:id="294" w:author="Viestintävirasto" w:date="2024-12-13T14:15:00Z">
            <w:r w:rsidR="00A83023">
              <w:rPr>
                <w:noProof/>
                <w:webHidden/>
              </w:rPr>
              <w:t>21</w:t>
            </w:r>
          </w:ins>
          <w:ins w:id="295" w:author="USER" w:date="2024-07-01T09:11:00Z">
            <w:del w:id="296" w:author="Viestintävirasto" w:date="2024-12-13T14:15:00Z">
              <w:r w:rsidR="00852FBF" w:rsidDel="00A83023">
                <w:rPr>
                  <w:noProof/>
                  <w:webHidden/>
                </w:rPr>
                <w:delText>22</w:delText>
              </w:r>
            </w:del>
          </w:ins>
          <w:ins w:id="297" w:author="USER" w:date="2024-07-01T09:06:00Z">
            <w:r>
              <w:rPr>
                <w:noProof/>
                <w:webHidden/>
              </w:rPr>
              <w:fldChar w:fldCharType="end"/>
            </w:r>
            <w:r w:rsidRPr="00D27206">
              <w:rPr>
                <w:rStyle w:val="Hyperlink"/>
                <w:noProof/>
              </w:rPr>
              <w:fldChar w:fldCharType="end"/>
            </w:r>
          </w:ins>
        </w:p>
        <w:p w14:paraId="50CBE395" w14:textId="08394E51" w:rsidR="00222523" w:rsidRDefault="00222523">
          <w:pPr>
            <w:pStyle w:val="TOC3"/>
            <w:rPr>
              <w:ins w:id="298" w:author="USER" w:date="2024-07-01T09:06:00Z"/>
              <w:rFonts w:asciiTheme="minorHAnsi" w:eastAsiaTheme="minorEastAsia" w:hAnsiTheme="minorHAnsi" w:cstheme="minorBidi"/>
              <w:b w:val="0"/>
              <w:noProof/>
              <w:kern w:val="2"/>
            </w:rPr>
          </w:pPr>
          <w:ins w:id="29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"_Toc170717270"</w:instrText>
            </w:r>
            <w:r w:rsidRPr="00D27206">
              <w:rPr>
                <w:rStyle w:val="Hyperlink"/>
                <w:noProof/>
              </w:rPr>
              <w:instrText xml:space="preserve"> </w:instrText>
            </w:r>
            <w:r w:rsidRPr="00D27206">
              <w:rPr>
                <w:rStyle w:val="Hyperlink"/>
                <w:noProof/>
              </w:rPr>
              <w:fldChar w:fldCharType="separate"/>
            </w:r>
            <w:r w:rsidRPr="00D27206">
              <w:rPr>
                <w:rStyle w:val="Hyperlink"/>
                <w:noProof/>
              </w:rPr>
              <w:t>11.1.3</w:t>
            </w:r>
            <w:r>
              <w:rPr>
                <w:rFonts w:asciiTheme="minorHAnsi" w:eastAsiaTheme="minorEastAsia" w:hAnsiTheme="minorHAnsi" w:cstheme="minorBidi"/>
                <w:b w:val="0"/>
                <w:noProof/>
                <w:kern w:val="2"/>
              </w:rPr>
              <w:tab/>
            </w:r>
            <w:r w:rsidRPr="00D27206">
              <w:rPr>
                <w:rStyle w:val="Hyperlink"/>
                <w:noProof/>
              </w:rPr>
              <w:t>Update</w:t>
            </w:r>
            <w:r>
              <w:rPr>
                <w:noProof/>
                <w:webHidden/>
              </w:rPr>
              <w:tab/>
            </w:r>
            <w:r>
              <w:rPr>
                <w:noProof/>
                <w:webHidden/>
              </w:rPr>
              <w:fldChar w:fldCharType="begin"/>
            </w:r>
            <w:r>
              <w:rPr>
                <w:noProof/>
                <w:webHidden/>
              </w:rPr>
              <w:instrText xml:space="preserve"> PAGEREF _Toc170717270 \h </w:instrText>
            </w:r>
          </w:ins>
          <w:r>
            <w:rPr>
              <w:noProof/>
              <w:webHidden/>
            </w:rPr>
          </w:r>
          <w:r>
            <w:rPr>
              <w:noProof/>
              <w:webHidden/>
            </w:rPr>
            <w:fldChar w:fldCharType="separate"/>
          </w:r>
          <w:ins w:id="300" w:author="Viestintävirasto" w:date="2024-12-13T14:15:00Z">
            <w:r w:rsidR="00A83023">
              <w:rPr>
                <w:noProof/>
                <w:webHidden/>
              </w:rPr>
              <w:t>21</w:t>
            </w:r>
          </w:ins>
          <w:ins w:id="301" w:author="USER" w:date="2024-07-01T09:11:00Z">
            <w:del w:id="302" w:author="Viestintävirasto" w:date="2024-12-13T14:15:00Z">
              <w:r w:rsidR="00852FBF" w:rsidDel="00A83023">
                <w:rPr>
                  <w:noProof/>
                  <w:webHidden/>
                </w:rPr>
                <w:delText>22</w:delText>
              </w:r>
            </w:del>
          </w:ins>
          <w:ins w:id="303" w:author="USER" w:date="2024-07-01T09:06:00Z">
            <w:r>
              <w:rPr>
                <w:noProof/>
                <w:webHidden/>
              </w:rPr>
              <w:fldChar w:fldCharType="end"/>
            </w:r>
            <w:r w:rsidRPr="00D27206">
              <w:rPr>
                <w:rStyle w:val="Hyperlink"/>
                <w:noProof/>
              </w:rPr>
              <w:fldChar w:fldCharType="end"/>
            </w:r>
          </w:ins>
        </w:p>
        <w:p w14:paraId="38E6ADCF" w14:textId="197E39F1" w:rsidR="00222523" w:rsidRDefault="00222523">
          <w:pPr>
            <w:pStyle w:val="TOC2"/>
            <w:rPr>
              <w:ins w:id="304" w:author="USER" w:date="2024-07-01T09:06:00Z"/>
              <w:rFonts w:asciiTheme="minorHAnsi" w:eastAsiaTheme="minorEastAsia" w:hAnsiTheme="minorHAnsi" w:cstheme="minorBidi"/>
              <w:b w:val="0"/>
              <w:noProof/>
              <w:kern w:val="2"/>
            </w:rPr>
          </w:pPr>
          <w:ins w:id="30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"_Toc170717271"</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11.2</w:t>
            </w:r>
            <w:r>
              <w:rPr>
                <w:rFonts w:asciiTheme="minorHAnsi" w:eastAsiaTheme="minorEastAsia" w:hAnsiTheme="minorHAnsi" w:cstheme="minorBidi"/>
                <w:b w:val="0"/>
                <w:noProof/>
                <w:kern w:val="2"/>
              </w:rPr>
              <w:tab/>
            </w:r>
            <w:r w:rsidRPr="00D27206">
              <w:rPr>
                <w:rStyle w:val="Hyperlink"/>
                <w:noProof/>
                <w:lang w:eastAsia="en-US"/>
              </w:rPr>
              <w:t>Dataset</w:t>
            </w:r>
            <w:r>
              <w:rPr>
                <w:noProof/>
                <w:webHidden/>
              </w:rPr>
              <w:tab/>
            </w:r>
            <w:r>
              <w:rPr>
                <w:noProof/>
                <w:webHidden/>
              </w:rPr>
              <w:fldChar w:fldCharType="begin"/>
            </w:r>
            <w:r>
              <w:rPr>
                <w:noProof/>
                <w:webHidden/>
              </w:rPr>
              <w:instrText xml:space="preserve"> PAGEREF _Toc170717271 \h </w:instrText>
            </w:r>
          </w:ins>
          <w:r>
            <w:rPr>
              <w:noProof/>
              <w:webHidden/>
            </w:rPr>
          </w:r>
          <w:r>
            <w:rPr>
              <w:noProof/>
              <w:webHidden/>
            </w:rPr>
            <w:fldChar w:fldCharType="separate"/>
          </w:r>
          <w:ins w:id="306" w:author="Viestintävirasto" w:date="2024-12-13T14:15:00Z">
            <w:r w:rsidR="00A83023">
              <w:rPr>
                <w:noProof/>
                <w:webHidden/>
              </w:rPr>
              <w:t>21</w:t>
            </w:r>
          </w:ins>
          <w:ins w:id="307" w:author="USER" w:date="2024-07-01T09:11:00Z">
            <w:del w:id="308" w:author="Viestintävirasto" w:date="2024-12-13T14:15:00Z">
              <w:r w:rsidR="00852FBF" w:rsidDel="00A83023">
                <w:rPr>
                  <w:noProof/>
                  <w:webHidden/>
                </w:rPr>
                <w:delText>22</w:delText>
              </w:r>
            </w:del>
          </w:ins>
          <w:ins w:id="309" w:author="USER" w:date="2024-07-01T09:06:00Z">
            <w:r>
              <w:rPr>
                <w:noProof/>
                <w:webHidden/>
              </w:rPr>
              <w:fldChar w:fldCharType="end"/>
            </w:r>
            <w:r w:rsidRPr="00D27206">
              <w:rPr>
                <w:rStyle w:val="Hyperlink"/>
                <w:noProof/>
              </w:rPr>
              <w:fldChar w:fldCharType="end"/>
            </w:r>
          </w:ins>
        </w:p>
        <w:p w14:paraId="04A6C082" w14:textId="1A819517" w:rsidR="00222523" w:rsidRDefault="00222523">
          <w:pPr>
            <w:pStyle w:val="TOC3"/>
            <w:rPr>
              <w:ins w:id="310" w:author="USER" w:date="2024-07-01T09:06:00Z"/>
              <w:rFonts w:asciiTheme="minorHAnsi" w:eastAsiaTheme="minorEastAsia" w:hAnsiTheme="minorHAnsi" w:cstheme="minorBidi"/>
              <w:b w:val="0"/>
              <w:noProof/>
              <w:kern w:val="2"/>
            </w:rPr>
          </w:pPr>
          <w:ins w:id="31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"_Toc170717272"</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11.2.1</w:t>
            </w:r>
            <w:r>
              <w:rPr>
                <w:rFonts w:asciiTheme="minorHAnsi" w:eastAsiaTheme="minorEastAsia" w:hAnsiTheme="minorHAnsi" w:cstheme="minorBidi"/>
                <w:b w:val="0"/>
                <w:noProof/>
                <w:kern w:val="2"/>
              </w:rPr>
              <w:tab/>
            </w:r>
            <w:r w:rsidRPr="00D27206">
              <w:rPr>
                <w:rStyle w:val="Hyperlink"/>
                <w:noProof/>
                <w:lang w:eastAsia="en-US"/>
              </w:rPr>
              <w:t>Datasets</w:t>
            </w:r>
            <w:r>
              <w:rPr>
                <w:noProof/>
                <w:webHidden/>
              </w:rPr>
              <w:tab/>
            </w:r>
            <w:r>
              <w:rPr>
                <w:noProof/>
                <w:webHidden/>
              </w:rPr>
              <w:fldChar w:fldCharType="begin"/>
            </w:r>
            <w:r>
              <w:rPr>
                <w:noProof/>
                <w:webHidden/>
              </w:rPr>
              <w:instrText xml:space="preserve"> PAGEREF _Toc170717272 \h </w:instrText>
            </w:r>
          </w:ins>
          <w:r>
            <w:rPr>
              <w:noProof/>
              <w:webHidden/>
            </w:rPr>
          </w:r>
          <w:r>
            <w:rPr>
              <w:noProof/>
              <w:webHidden/>
            </w:rPr>
            <w:fldChar w:fldCharType="separate"/>
          </w:r>
          <w:ins w:id="312" w:author="Viestintävirasto" w:date="2024-12-13T14:15:00Z">
            <w:r w:rsidR="00A83023">
              <w:rPr>
                <w:noProof/>
                <w:webHidden/>
              </w:rPr>
              <w:t>21</w:t>
            </w:r>
          </w:ins>
          <w:ins w:id="313" w:author="USER" w:date="2024-07-01T09:11:00Z">
            <w:del w:id="314" w:author="Viestintävirasto" w:date="2024-12-13T14:15:00Z">
              <w:r w:rsidR="00852FBF" w:rsidDel="00A83023">
                <w:rPr>
                  <w:noProof/>
                  <w:webHidden/>
                </w:rPr>
                <w:delText>22</w:delText>
              </w:r>
            </w:del>
          </w:ins>
          <w:ins w:id="315" w:author="USER" w:date="2024-07-01T09:06:00Z">
            <w:r>
              <w:rPr>
                <w:noProof/>
                <w:webHidden/>
              </w:rPr>
              <w:fldChar w:fldCharType="end"/>
            </w:r>
            <w:r w:rsidRPr="00D27206">
              <w:rPr>
                <w:rStyle w:val="Hyperlink"/>
                <w:noProof/>
              </w:rPr>
              <w:fldChar w:fldCharType="end"/>
            </w:r>
          </w:ins>
        </w:p>
        <w:p w14:paraId="0C33FAB2" w14:textId="7CFC1764" w:rsidR="00222523" w:rsidRDefault="00222523">
          <w:pPr>
            <w:pStyle w:val="TOC3"/>
            <w:rPr>
              <w:ins w:id="316" w:author="USER" w:date="2024-07-01T09:06:00Z"/>
              <w:rFonts w:asciiTheme="minorHAnsi" w:eastAsiaTheme="minorEastAsia" w:hAnsiTheme="minorHAnsi" w:cstheme="minorBidi"/>
              <w:b w:val="0"/>
              <w:noProof/>
              <w:kern w:val="2"/>
            </w:rPr>
          </w:pPr>
          <w:ins w:id="31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"_Toc170717273"</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11.2.2</w:t>
            </w:r>
            <w:r>
              <w:rPr>
                <w:rFonts w:asciiTheme="minorHAnsi" w:eastAsiaTheme="minorEastAsia" w:hAnsiTheme="minorHAnsi" w:cstheme="minorBidi"/>
                <w:b w:val="0"/>
                <w:noProof/>
                <w:kern w:val="2"/>
              </w:rPr>
              <w:tab/>
            </w:r>
            <w:r w:rsidRPr="00D27206">
              <w:rPr>
                <w:rStyle w:val="Hyperlink"/>
                <w:noProof/>
                <w:lang w:eastAsia="en-US"/>
              </w:rPr>
              <w:t>Dataset file naming</w:t>
            </w:r>
            <w:r>
              <w:rPr>
                <w:noProof/>
                <w:webHidden/>
              </w:rPr>
              <w:tab/>
            </w:r>
            <w:r>
              <w:rPr>
                <w:noProof/>
                <w:webHidden/>
              </w:rPr>
              <w:fldChar w:fldCharType="begin"/>
            </w:r>
            <w:r>
              <w:rPr>
                <w:noProof/>
                <w:webHidden/>
              </w:rPr>
              <w:instrText xml:space="preserve"> PAGEREF _Toc170717273 \h </w:instrText>
            </w:r>
          </w:ins>
          <w:r>
            <w:rPr>
              <w:noProof/>
              <w:webHidden/>
            </w:rPr>
          </w:r>
          <w:r>
            <w:rPr>
              <w:noProof/>
              <w:webHidden/>
            </w:rPr>
            <w:fldChar w:fldCharType="separate"/>
          </w:r>
          <w:ins w:id="318" w:author="Viestintävirasto" w:date="2024-12-13T14:15:00Z">
            <w:r w:rsidR="00A83023">
              <w:rPr>
                <w:noProof/>
                <w:webHidden/>
              </w:rPr>
              <w:t>23</w:t>
            </w:r>
          </w:ins>
          <w:ins w:id="319" w:author="USER" w:date="2024-07-01T09:06:00Z">
            <w:r>
              <w:rPr>
                <w:noProof/>
                <w:webHidden/>
              </w:rPr>
              <w:fldChar w:fldCharType="end"/>
            </w:r>
            <w:r w:rsidRPr="00D27206">
              <w:rPr>
                <w:rStyle w:val="Hyperlink"/>
                <w:noProof/>
              </w:rPr>
              <w:fldChar w:fldCharType="end"/>
            </w:r>
          </w:ins>
        </w:p>
        <w:p w14:paraId="41252C5F" w14:textId="01AE6467" w:rsidR="00222523" w:rsidRDefault="00222523">
          <w:pPr>
            <w:pStyle w:val="TOC3"/>
            <w:rPr>
              <w:ins w:id="320" w:author="USER" w:date="2024-07-01T09:06:00Z"/>
              <w:rFonts w:asciiTheme="minorHAnsi" w:eastAsiaTheme="minorEastAsia" w:hAnsiTheme="minorHAnsi" w:cstheme="minorBidi"/>
              <w:b w:val="0"/>
              <w:noProof/>
              <w:kern w:val="2"/>
            </w:rPr>
          </w:pPr>
          <w:ins w:id="32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"_Toc170717274"</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11.2.3</w:t>
            </w:r>
            <w:r>
              <w:rPr>
                <w:rFonts w:asciiTheme="minorHAnsi" w:eastAsiaTheme="minorEastAsia" w:hAnsiTheme="minorHAnsi" w:cstheme="minorBidi"/>
                <w:b w:val="0"/>
                <w:noProof/>
                <w:kern w:val="2"/>
              </w:rPr>
              <w:tab/>
            </w:r>
            <w:r w:rsidRPr="00D27206">
              <w:rPr>
                <w:rStyle w:val="Hyperlink"/>
                <w:noProof/>
                <w:lang w:eastAsia="en-US"/>
              </w:rPr>
              <w:t>Update dataset file naming</w:t>
            </w:r>
            <w:r>
              <w:rPr>
                <w:noProof/>
                <w:webHidden/>
              </w:rPr>
              <w:tab/>
            </w:r>
            <w:r>
              <w:rPr>
                <w:noProof/>
                <w:webHidden/>
              </w:rPr>
              <w:fldChar w:fldCharType="begin"/>
            </w:r>
            <w:r>
              <w:rPr>
                <w:noProof/>
                <w:webHidden/>
              </w:rPr>
              <w:instrText xml:space="preserve"> PAGEREF _Toc170717274 \h </w:instrText>
            </w:r>
          </w:ins>
          <w:r>
            <w:rPr>
              <w:noProof/>
              <w:webHidden/>
            </w:rPr>
          </w:r>
          <w:r>
            <w:rPr>
              <w:noProof/>
              <w:webHidden/>
            </w:rPr>
            <w:fldChar w:fldCharType="separate"/>
          </w:r>
          <w:ins w:id="322" w:author="Viestintävirasto" w:date="2024-12-13T14:15:00Z">
            <w:r w:rsidR="00A83023">
              <w:rPr>
                <w:noProof/>
                <w:webHidden/>
              </w:rPr>
              <w:t>23</w:t>
            </w:r>
          </w:ins>
          <w:ins w:id="323" w:author="USER" w:date="2024-07-01T09:06:00Z">
            <w:r>
              <w:rPr>
                <w:noProof/>
                <w:webHidden/>
              </w:rPr>
              <w:fldChar w:fldCharType="end"/>
            </w:r>
            <w:r w:rsidRPr="00D27206">
              <w:rPr>
                <w:rStyle w:val="Hyperlink"/>
                <w:noProof/>
              </w:rPr>
              <w:fldChar w:fldCharType="end"/>
            </w:r>
          </w:ins>
        </w:p>
        <w:p w14:paraId="4A240AB5" w14:textId="1A4E6969" w:rsidR="00222523" w:rsidRDefault="00222523">
          <w:pPr>
            <w:pStyle w:val="TOC2"/>
            <w:rPr>
              <w:ins w:id="324" w:author="USER" w:date="2024-07-01T09:06:00Z"/>
              <w:rFonts w:asciiTheme="minorHAnsi" w:eastAsiaTheme="minorEastAsia" w:hAnsiTheme="minorHAnsi" w:cstheme="minorBidi"/>
              <w:b w:val="0"/>
              <w:noProof/>
              <w:kern w:val="2"/>
            </w:rPr>
          </w:pPr>
          <w:ins w:id="32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"_Toc170717277"</w:instrText>
            </w:r>
            <w:r w:rsidRPr="00D27206">
              <w:rPr>
                <w:rStyle w:val="Hyperlink"/>
                <w:noProof/>
              </w:rPr>
              <w:instrText xml:space="preserve"> </w:instrText>
            </w:r>
            <w:r w:rsidRPr="00D27206">
              <w:rPr>
                <w:rStyle w:val="Hyperlink"/>
                <w:noProof/>
              </w:rPr>
              <w:fldChar w:fldCharType="separate"/>
            </w:r>
            <w:r w:rsidRPr="00D27206">
              <w:rPr>
                <w:rStyle w:val="Hyperlink"/>
                <w:noProof/>
                <w:lang w:eastAsia="en-US"/>
              </w:rPr>
              <w:t>11.3</w:t>
            </w:r>
            <w:r>
              <w:rPr>
                <w:rFonts w:asciiTheme="minorHAnsi" w:eastAsiaTheme="minorEastAsia" w:hAnsiTheme="minorHAnsi" w:cstheme="minorBidi"/>
                <w:b w:val="0"/>
                <w:noProof/>
                <w:kern w:val="2"/>
              </w:rPr>
              <w:tab/>
            </w:r>
            <w:r w:rsidRPr="00D27206">
              <w:rPr>
                <w:rStyle w:val="Hyperlink"/>
                <w:noProof/>
                <w:lang w:eastAsia="en-US"/>
              </w:rPr>
              <w:t>Support Files</w:t>
            </w:r>
            <w:r>
              <w:rPr>
                <w:noProof/>
                <w:webHidden/>
              </w:rPr>
              <w:tab/>
            </w:r>
            <w:r>
              <w:rPr>
                <w:noProof/>
                <w:webHidden/>
              </w:rPr>
              <w:fldChar w:fldCharType="begin"/>
            </w:r>
            <w:r>
              <w:rPr>
                <w:noProof/>
                <w:webHidden/>
              </w:rPr>
              <w:instrText xml:space="preserve"> PAGEREF _Toc170717277 \h </w:instrText>
            </w:r>
          </w:ins>
          <w:r>
            <w:rPr>
              <w:noProof/>
              <w:webHidden/>
            </w:rPr>
          </w:r>
          <w:r>
            <w:rPr>
              <w:noProof/>
              <w:webHidden/>
            </w:rPr>
            <w:fldChar w:fldCharType="separate"/>
          </w:r>
          <w:ins w:id="326" w:author="Viestintävirasto" w:date="2024-12-13T14:15:00Z">
            <w:r w:rsidR="00A83023">
              <w:rPr>
                <w:noProof/>
                <w:webHidden/>
              </w:rPr>
              <w:t>23</w:t>
            </w:r>
          </w:ins>
          <w:ins w:id="327" w:author="USER" w:date="2024-07-01T09:11:00Z">
            <w:del w:id="328" w:author="Viestintävirasto" w:date="2024-12-13T14:15:00Z">
              <w:r w:rsidR="00852FBF" w:rsidDel="00A83023">
                <w:rPr>
                  <w:noProof/>
                  <w:webHidden/>
                </w:rPr>
                <w:delText>24</w:delText>
              </w:r>
            </w:del>
          </w:ins>
          <w:ins w:id="329" w:author="USER" w:date="2024-07-01T09:06:00Z">
            <w:r>
              <w:rPr>
                <w:noProof/>
                <w:webHidden/>
              </w:rPr>
              <w:fldChar w:fldCharType="end"/>
            </w:r>
            <w:r w:rsidRPr="00D27206">
              <w:rPr>
                <w:rStyle w:val="Hyperlink"/>
                <w:noProof/>
              </w:rPr>
              <w:fldChar w:fldCharType="end"/>
            </w:r>
          </w:ins>
        </w:p>
        <w:p w14:paraId="63BBA58E" w14:textId="0F8F9A5D" w:rsidR="00222523" w:rsidRDefault="00222523">
          <w:pPr>
            <w:pStyle w:val="TOC3"/>
            <w:rPr>
              <w:ins w:id="330" w:author="USER" w:date="2024-07-01T09:06:00Z"/>
              <w:rFonts w:asciiTheme="minorHAnsi" w:eastAsiaTheme="minorEastAsia" w:hAnsiTheme="minorHAnsi" w:cstheme="minorBidi"/>
              <w:b w:val="0"/>
              <w:noProof/>
              <w:kern w:val="2"/>
            </w:rPr>
          </w:pPr>
          <w:ins w:id="33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"_Toc170717278"</w:instrText>
            </w:r>
            <w:r w:rsidRPr="00D27206">
              <w:rPr>
                <w:rStyle w:val="Hyperlink"/>
                <w:noProof/>
              </w:rPr>
              <w:instrText xml:space="preserve"> </w:instrText>
            </w:r>
            <w:r w:rsidRPr="00D27206">
              <w:rPr>
                <w:rStyle w:val="Hyperlink"/>
                <w:noProof/>
              </w:rPr>
              <w:fldChar w:fldCharType="separate"/>
            </w:r>
            <w:r w:rsidRPr="00D27206">
              <w:rPr>
                <w:rStyle w:val="Hyperlink"/>
                <w:noProof/>
              </w:rPr>
              <w:t>11.3.1</w:t>
            </w:r>
            <w:r>
              <w:rPr>
                <w:rFonts w:asciiTheme="minorHAnsi" w:eastAsiaTheme="minorEastAsia" w:hAnsiTheme="minorHAnsi" w:cstheme="minorBidi"/>
                <w:b w:val="0"/>
                <w:noProof/>
                <w:kern w:val="2"/>
              </w:rPr>
              <w:tab/>
            </w:r>
            <w:r w:rsidRPr="00D27206">
              <w:rPr>
                <w:rStyle w:val="Hyperlink"/>
                <w:noProof/>
              </w:rPr>
              <w:t>Support File Naming</w:t>
            </w:r>
            <w:r>
              <w:rPr>
                <w:noProof/>
                <w:webHidden/>
              </w:rPr>
              <w:tab/>
            </w:r>
            <w:r>
              <w:rPr>
                <w:noProof/>
                <w:webHidden/>
              </w:rPr>
              <w:fldChar w:fldCharType="begin"/>
            </w:r>
            <w:r>
              <w:rPr>
                <w:noProof/>
                <w:webHidden/>
              </w:rPr>
              <w:instrText xml:space="preserve"> PAGEREF _Toc170717278 \h </w:instrText>
            </w:r>
          </w:ins>
          <w:r>
            <w:rPr>
              <w:noProof/>
              <w:webHidden/>
            </w:rPr>
          </w:r>
          <w:r>
            <w:rPr>
              <w:noProof/>
              <w:webHidden/>
            </w:rPr>
            <w:fldChar w:fldCharType="separate"/>
          </w:r>
          <w:ins w:id="332" w:author="Viestintävirasto" w:date="2024-12-13T14:15:00Z">
            <w:r w:rsidR="00A83023">
              <w:rPr>
                <w:noProof/>
                <w:webHidden/>
              </w:rPr>
              <w:t>24</w:t>
            </w:r>
          </w:ins>
          <w:ins w:id="333" w:author="USER" w:date="2024-07-01T09:06:00Z">
            <w:r>
              <w:rPr>
                <w:noProof/>
                <w:webHidden/>
              </w:rPr>
              <w:fldChar w:fldCharType="end"/>
            </w:r>
            <w:r w:rsidRPr="00D27206">
              <w:rPr>
                <w:rStyle w:val="Hyperlink"/>
                <w:noProof/>
              </w:rPr>
              <w:fldChar w:fldCharType="end"/>
            </w:r>
          </w:ins>
        </w:p>
        <w:p w14:paraId="30CB36B1" w14:textId="132189E0" w:rsidR="00222523" w:rsidRDefault="00222523">
          <w:pPr>
            <w:pStyle w:val="TOC2"/>
            <w:rPr>
              <w:ins w:id="334" w:author="USER" w:date="2024-07-01T09:06:00Z"/>
              <w:rFonts w:asciiTheme="minorHAnsi" w:eastAsiaTheme="minorEastAsia" w:hAnsiTheme="minorHAnsi" w:cstheme="minorBidi"/>
              <w:b w:val="0"/>
              <w:noProof/>
              <w:kern w:val="2"/>
            </w:rPr>
          </w:pPr>
          <w:ins w:id="33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"_Toc170717279"</w:instrText>
            </w:r>
            <w:r w:rsidRPr="00D27206">
              <w:rPr>
                <w:rStyle w:val="Hyperlink"/>
                <w:noProof/>
              </w:rPr>
              <w:instrText xml:space="preserve"> </w:instrText>
            </w:r>
            <w:r w:rsidRPr="00D27206">
              <w:rPr>
                <w:rStyle w:val="Hyperlink"/>
                <w:noProof/>
              </w:rPr>
              <w:fldChar w:fldCharType="separate"/>
            </w:r>
            <w:r w:rsidRPr="00D27206">
              <w:rPr>
                <w:rStyle w:val="Hyperlink"/>
                <w:rFonts w:eastAsia="Malgun Gothic"/>
                <w:noProof/>
              </w:rPr>
              <w:t>11.4</w:t>
            </w:r>
            <w:r>
              <w:rPr>
                <w:rFonts w:asciiTheme="minorHAnsi" w:eastAsiaTheme="minorEastAsia" w:hAnsiTheme="minorHAnsi" w:cstheme="minorBidi"/>
                <w:b w:val="0"/>
                <w:noProof/>
                <w:kern w:val="2"/>
              </w:rPr>
              <w:tab/>
            </w:r>
            <w:r w:rsidRPr="00D27206">
              <w:rPr>
                <w:rStyle w:val="Hyperlink"/>
                <w:rFonts w:eastAsia="Malgun Gothic"/>
                <w:noProof/>
              </w:rPr>
              <w:t>Exchange Set</w:t>
            </w:r>
            <w:r>
              <w:rPr>
                <w:noProof/>
                <w:webHidden/>
              </w:rPr>
              <w:tab/>
            </w:r>
            <w:r>
              <w:rPr>
                <w:noProof/>
                <w:webHidden/>
              </w:rPr>
              <w:fldChar w:fldCharType="begin"/>
            </w:r>
            <w:r>
              <w:rPr>
                <w:noProof/>
                <w:webHidden/>
              </w:rPr>
              <w:instrText xml:space="preserve"> PAGEREF _Toc170717279 \h </w:instrText>
            </w:r>
          </w:ins>
          <w:r>
            <w:rPr>
              <w:noProof/>
              <w:webHidden/>
            </w:rPr>
          </w:r>
          <w:r>
            <w:rPr>
              <w:noProof/>
              <w:webHidden/>
            </w:rPr>
            <w:fldChar w:fldCharType="separate"/>
          </w:r>
          <w:ins w:id="336" w:author="Viestintävirasto" w:date="2024-12-13T14:15:00Z">
            <w:r w:rsidR="00A83023">
              <w:rPr>
                <w:noProof/>
                <w:webHidden/>
              </w:rPr>
              <w:t>24</w:t>
            </w:r>
          </w:ins>
          <w:ins w:id="337" w:author="USER" w:date="2024-07-01T09:11:00Z">
            <w:del w:id="338" w:author="Viestintävirasto" w:date="2024-12-13T14:15:00Z">
              <w:r w:rsidR="00852FBF" w:rsidDel="00A83023">
                <w:rPr>
                  <w:noProof/>
                  <w:webHidden/>
                </w:rPr>
                <w:delText>25</w:delText>
              </w:r>
            </w:del>
          </w:ins>
          <w:ins w:id="339" w:author="USER" w:date="2024-07-01T09:06:00Z">
            <w:r>
              <w:rPr>
                <w:noProof/>
                <w:webHidden/>
              </w:rPr>
              <w:fldChar w:fldCharType="end"/>
            </w:r>
            <w:r w:rsidRPr="00D27206">
              <w:rPr>
                <w:rStyle w:val="Hyperlink"/>
                <w:noProof/>
              </w:rPr>
              <w:fldChar w:fldCharType="end"/>
            </w:r>
          </w:ins>
        </w:p>
        <w:p w14:paraId="7EFDF2AC" w14:textId="08B310AC" w:rsidR="00222523" w:rsidRDefault="00222523">
          <w:pPr>
            <w:pStyle w:val="TOC1"/>
            <w:rPr>
              <w:ins w:id="340" w:author="USER" w:date="2024-07-01T09:06:00Z"/>
              <w:rFonts w:asciiTheme="minorHAnsi" w:eastAsiaTheme="minorEastAsia" w:hAnsiTheme="minorHAnsi" w:cstheme="minorBidi"/>
              <w:b w:val="0"/>
              <w:noProof/>
              <w:kern w:val="2"/>
            </w:rPr>
          </w:pPr>
          <w:ins w:id="34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"_Toc170717280"</w:instrText>
            </w:r>
            <w:r w:rsidRPr="00D27206">
              <w:rPr>
                <w:rStyle w:val="Hyperlink"/>
                <w:noProof/>
              </w:rPr>
              <w:instrText xml:space="preserve"> </w:instrText>
            </w:r>
            <w:r w:rsidRPr="00D27206">
              <w:rPr>
                <w:rStyle w:val="Hyperlink"/>
                <w:noProof/>
              </w:rPr>
              <w:fldChar w:fldCharType="separate"/>
            </w:r>
            <w:r w:rsidRPr="00D27206">
              <w:rPr>
                <w:rStyle w:val="Hyperlink"/>
                <w:noProof/>
              </w:rPr>
              <w:t>12</w:t>
            </w:r>
            <w:r>
              <w:rPr>
                <w:rFonts w:asciiTheme="minorHAnsi" w:eastAsiaTheme="minorEastAsia" w:hAnsiTheme="minorHAnsi" w:cstheme="minorBidi"/>
                <w:b w:val="0"/>
                <w:noProof/>
                <w:kern w:val="2"/>
              </w:rPr>
              <w:tab/>
            </w:r>
            <w:r w:rsidRPr="00D27206">
              <w:rPr>
                <w:rStyle w:val="Hyperlink"/>
                <w:noProof/>
              </w:rPr>
              <w:t>Metadata</w:t>
            </w:r>
            <w:r>
              <w:rPr>
                <w:noProof/>
                <w:webHidden/>
              </w:rPr>
              <w:tab/>
            </w:r>
            <w:r>
              <w:rPr>
                <w:noProof/>
                <w:webHidden/>
              </w:rPr>
              <w:fldChar w:fldCharType="begin"/>
            </w:r>
            <w:r>
              <w:rPr>
                <w:noProof/>
                <w:webHidden/>
              </w:rPr>
              <w:instrText xml:space="preserve"> PAGEREF _Toc170717280 \h </w:instrText>
            </w:r>
          </w:ins>
          <w:r>
            <w:rPr>
              <w:noProof/>
              <w:webHidden/>
            </w:rPr>
          </w:r>
          <w:r>
            <w:rPr>
              <w:noProof/>
              <w:webHidden/>
            </w:rPr>
            <w:fldChar w:fldCharType="separate"/>
          </w:r>
          <w:ins w:id="342" w:author="Viestintävirasto" w:date="2024-12-13T14:15:00Z">
            <w:r w:rsidR="00A83023">
              <w:rPr>
                <w:noProof/>
                <w:webHidden/>
              </w:rPr>
              <w:t>25</w:t>
            </w:r>
          </w:ins>
          <w:ins w:id="343" w:author="USER" w:date="2024-07-01T09:11:00Z">
            <w:del w:id="344" w:author="Viestintävirasto" w:date="2024-12-13T14:15:00Z">
              <w:r w:rsidR="00852FBF" w:rsidDel="00A83023">
                <w:rPr>
                  <w:noProof/>
                  <w:webHidden/>
                </w:rPr>
                <w:delText>26</w:delText>
              </w:r>
            </w:del>
          </w:ins>
          <w:ins w:id="345" w:author="USER" w:date="2024-07-01T09:06:00Z">
            <w:r>
              <w:rPr>
                <w:noProof/>
                <w:webHidden/>
              </w:rPr>
              <w:fldChar w:fldCharType="end"/>
            </w:r>
            <w:r w:rsidRPr="00D27206">
              <w:rPr>
                <w:rStyle w:val="Hyperlink"/>
                <w:noProof/>
              </w:rPr>
              <w:fldChar w:fldCharType="end"/>
            </w:r>
          </w:ins>
        </w:p>
        <w:p w14:paraId="6F53B089" w14:textId="58935619" w:rsidR="00222523" w:rsidRDefault="00222523">
          <w:pPr>
            <w:pStyle w:val="TOC2"/>
            <w:rPr>
              <w:ins w:id="346" w:author="USER" w:date="2024-07-01T09:06:00Z"/>
              <w:rFonts w:asciiTheme="minorHAnsi" w:eastAsiaTheme="minorEastAsia" w:hAnsiTheme="minorHAnsi" w:cstheme="minorBidi"/>
              <w:b w:val="0"/>
              <w:noProof/>
              <w:kern w:val="2"/>
            </w:rPr>
          </w:pPr>
          <w:ins w:id="34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"_Toc170717281"</w:instrText>
            </w:r>
            <w:r w:rsidRPr="00D27206">
              <w:rPr>
                <w:rStyle w:val="Hyperlink"/>
                <w:noProof/>
              </w:rPr>
              <w:instrText xml:space="preserve"> </w:instrText>
            </w:r>
            <w:r w:rsidRPr="00D27206">
              <w:rPr>
                <w:rStyle w:val="Hyperlink"/>
                <w:noProof/>
              </w:rPr>
              <w:fldChar w:fldCharType="separate"/>
            </w:r>
            <w:r w:rsidRPr="00D27206">
              <w:rPr>
                <w:rStyle w:val="Hyperlink"/>
                <w:noProof/>
              </w:rPr>
              <w:t>12.1</w:t>
            </w:r>
            <w:r>
              <w:rPr>
                <w:rFonts w:asciiTheme="minorHAnsi" w:eastAsiaTheme="minorEastAsia" w:hAnsiTheme="minorHAnsi" w:cstheme="minorBidi"/>
                <w:b w:val="0"/>
                <w:noProof/>
                <w:kern w:val="2"/>
              </w:rPr>
              <w:tab/>
            </w:r>
            <w:r w:rsidRPr="00D27206">
              <w:rPr>
                <w:rStyle w:val="Hyperlink"/>
                <w:noProof/>
              </w:rPr>
              <w:t>Introduction</w:t>
            </w:r>
            <w:r>
              <w:rPr>
                <w:noProof/>
                <w:webHidden/>
              </w:rPr>
              <w:tab/>
            </w:r>
            <w:r>
              <w:rPr>
                <w:noProof/>
                <w:webHidden/>
              </w:rPr>
              <w:fldChar w:fldCharType="begin"/>
            </w:r>
            <w:r>
              <w:rPr>
                <w:noProof/>
                <w:webHidden/>
              </w:rPr>
              <w:instrText xml:space="preserve"> PAGEREF _Toc170717281 \h </w:instrText>
            </w:r>
          </w:ins>
          <w:r>
            <w:rPr>
              <w:noProof/>
              <w:webHidden/>
            </w:rPr>
          </w:r>
          <w:r>
            <w:rPr>
              <w:noProof/>
              <w:webHidden/>
            </w:rPr>
            <w:fldChar w:fldCharType="separate"/>
          </w:r>
          <w:ins w:id="348" w:author="Viestintävirasto" w:date="2024-12-13T14:15:00Z">
            <w:r w:rsidR="00A83023">
              <w:rPr>
                <w:noProof/>
                <w:webHidden/>
              </w:rPr>
              <w:t>25</w:t>
            </w:r>
          </w:ins>
          <w:ins w:id="349" w:author="USER" w:date="2024-07-01T09:11:00Z">
            <w:del w:id="350" w:author="Viestintävirasto" w:date="2024-12-13T14:15:00Z">
              <w:r w:rsidR="00852FBF" w:rsidDel="00A83023">
                <w:rPr>
                  <w:noProof/>
                  <w:webHidden/>
                </w:rPr>
                <w:delText>26</w:delText>
              </w:r>
            </w:del>
          </w:ins>
          <w:ins w:id="351" w:author="USER" w:date="2024-07-01T09:06:00Z">
            <w:r>
              <w:rPr>
                <w:noProof/>
                <w:webHidden/>
              </w:rPr>
              <w:fldChar w:fldCharType="end"/>
            </w:r>
            <w:r w:rsidRPr="00D27206">
              <w:rPr>
                <w:rStyle w:val="Hyperlink"/>
                <w:noProof/>
              </w:rPr>
              <w:fldChar w:fldCharType="end"/>
            </w:r>
          </w:ins>
        </w:p>
        <w:p w14:paraId="78A861F1" w14:textId="275ADF17" w:rsidR="00222523" w:rsidRDefault="00222523">
          <w:pPr>
            <w:pStyle w:val="TOC2"/>
            <w:rPr>
              <w:ins w:id="352" w:author="USER" w:date="2024-07-01T09:06:00Z"/>
              <w:rFonts w:asciiTheme="minorHAnsi" w:eastAsiaTheme="minorEastAsia" w:hAnsiTheme="minorHAnsi" w:cstheme="minorBidi"/>
              <w:b w:val="0"/>
              <w:noProof/>
              <w:kern w:val="2"/>
            </w:rPr>
          </w:pPr>
          <w:ins w:id="35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"_Toc170717282"</w:instrText>
            </w:r>
            <w:r w:rsidRPr="00D27206">
              <w:rPr>
                <w:rStyle w:val="Hyperlink"/>
                <w:noProof/>
              </w:rPr>
              <w:instrText xml:space="preserve"> </w:instrText>
            </w:r>
            <w:r w:rsidRPr="00D27206">
              <w:rPr>
                <w:rStyle w:val="Hyperlink"/>
                <w:noProof/>
              </w:rPr>
              <w:fldChar w:fldCharType="separate"/>
            </w:r>
            <w:r w:rsidRPr="00D27206">
              <w:rPr>
                <w:rStyle w:val="Hyperlink"/>
                <w:noProof/>
              </w:rPr>
              <w:t>12.2</w:t>
            </w:r>
            <w:r>
              <w:rPr>
                <w:rFonts w:asciiTheme="minorHAnsi" w:eastAsiaTheme="minorEastAsia" w:hAnsiTheme="minorHAnsi" w:cstheme="minorBidi"/>
                <w:b w:val="0"/>
                <w:noProof/>
                <w:kern w:val="2"/>
              </w:rPr>
              <w:tab/>
            </w:r>
            <w:r w:rsidRPr="00D27206">
              <w:rPr>
                <w:rStyle w:val="Hyperlink"/>
                <w:noProof/>
              </w:rPr>
              <w:t>Discovery metadata</w:t>
            </w:r>
            <w:r>
              <w:rPr>
                <w:noProof/>
                <w:webHidden/>
              </w:rPr>
              <w:tab/>
            </w:r>
            <w:r>
              <w:rPr>
                <w:noProof/>
                <w:webHidden/>
              </w:rPr>
              <w:fldChar w:fldCharType="begin"/>
            </w:r>
            <w:r>
              <w:rPr>
                <w:noProof/>
                <w:webHidden/>
              </w:rPr>
              <w:instrText xml:space="preserve"> PAGEREF _Toc170717282 \h </w:instrText>
            </w:r>
          </w:ins>
          <w:r>
            <w:rPr>
              <w:noProof/>
              <w:webHidden/>
            </w:rPr>
          </w:r>
          <w:r>
            <w:rPr>
              <w:noProof/>
              <w:webHidden/>
            </w:rPr>
            <w:fldChar w:fldCharType="separate"/>
          </w:r>
          <w:ins w:id="354" w:author="Viestintävirasto" w:date="2024-12-13T14:15:00Z">
            <w:r w:rsidR="00A83023">
              <w:rPr>
                <w:noProof/>
                <w:webHidden/>
              </w:rPr>
              <w:t>25</w:t>
            </w:r>
          </w:ins>
          <w:ins w:id="355" w:author="USER" w:date="2024-07-01T09:11:00Z">
            <w:del w:id="356" w:author="Viestintävirasto" w:date="2024-12-13T14:15:00Z">
              <w:r w:rsidR="00852FBF" w:rsidDel="00A83023">
                <w:rPr>
                  <w:noProof/>
                  <w:webHidden/>
                </w:rPr>
                <w:delText>26</w:delText>
              </w:r>
            </w:del>
          </w:ins>
          <w:ins w:id="357" w:author="USER" w:date="2024-07-01T09:06:00Z">
            <w:r>
              <w:rPr>
                <w:noProof/>
                <w:webHidden/>
              </w:rPr>
              <w:fldChar w:fldCharType="end"/>
            </w:r>
            <w:r w:rsidRPr="00D27206">
              <w:rPr>
                <w:rStyle w:val="Hyperlink"/>
                <w:noProof/>
              </w:rPr>
              <w:fldChar w:fldCharType="end"/>
            </w:r>
          </w:ins>
        </w:p>
        <w:p w14:paraId="6EC24339" w14:textId="642D3F4F" w:rsidR="00222523" w:rsidRDefault="00222523">
          <w:pPr>
            <w:pStyle w:val="TOC3"/>
            <w:rPr>
              <w:ins w:id="358" w:author="USER" w:date="2024-07-01T09:06:00Z"/>
              <w:rFonts w:asciiTheme="minorHAnsi" w:eastAsiaTheme="minorEastAsia" w:hAnsiTheme="minorHAnsi" w:cstheme="minorBidi"/>
              <w:b w:val="0"/>
              <w:noProof/>
              <w:kern w:val="2"/>
            </w:rPr>
          </w:pPr>
          <w:ins w:id="359"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"_Toc170717283"</w:instrText>
            </w:r>
            <w:r w:rsidRPr="00D27206">
              <w:rPr>
                <w:rStyle w:val="Hyperlink"/>
                <w:noProof/>
              </w:rPr>
              <w:instrText xml:space="preserve"> </w:instrText>
            </w:r>
            <w:r w:rsidRPr="00D27206">
              <w:rPr>
                <w:rStyle w:val="Hyperlink"/>
                <w:noProof/>
              </w:rPr>
              <w:fldChar w:fldCharType="separate"/>
            </w:r>
            <w:r w:rsidRPr="00D27206">
              <w:rPr>
                <w:rStyle w:val="Hyperlink"/>
                <w:noProof/>
              </w:rPr>
              <w:t>12.2.1</w:t>
            </w:r>
            <w:r>
              <w:rPr>
                <w:rFonts w:asciiTheme="minorHAnsi" w:eastAsiaTheme="minorEastAsia" w:hAnsiTheme="minorHAnsi" w:cstheme="minorBidi"/>
                <w:b w:val="0"/>
                <w:noProof/>
                <w:kern w:val="2"/>
              </w:rPr>
              <w:tab/>
            </w:r>
            <w:r w:rsidRPr="00D27206">
              <w:rPr>
                <w:rStyle w:val="Hyperlink"/>
                <w:noProof/>
              </w:rPr>
              <w:t>S100_ExchangeCatalogue</w:t>
            </w:r>
            <w:r>
              <w:rPr>
                <w:noProof/>
                <w:webHidden/>
              </w:rPr>
              <w:tab/>
            </w:r>
            <w:r>
              <w:rPr>
                <w:noProof/>
                <w:webHidden/>
              </w:rPr>
              <w:fldChar w:fldCharType="begin"/>
            </w:r>
            <w:r>
              <w:rPr>
                <w:noProof/>
                <w:webHidden/>
              </w:rPr>
              <w:instrText xml:space="preserve"> PAGEREF _Toc170717283 \h </w:instrText>
            </w:r>
          </w:ins>
          <w:r>
            <w:rPr>
              <w:noProof/>
              <w:webHidden/>
            </w:rPr>
          </w:r>
          <w:r>
            <w:rPr>
              <w:noProof/>
              <w:webHidden/>
            </w:rPr>
            <w:fldChar w:fldCharType="separate"/>
          </w:r>
          <w:ins w:id="360" w:author="Viestintävirasto" w:date="2024-12-13T14:15:00Z">
            <w:r w:rsidR="00A83023">
              <w:rPr>
                <w:noProof/>
                <w:webHidden/>
              </w:rPr>
              <w:t>27</w:t>
            </w:r>
          </w:ins>
          <w:ins w:id="361" w:author="USER" w:date="2024-07-01T09:11:00Z">
            <w:del w:id="362" w:author="Viestintävirasto" w:date="2024-12-13T14:15:00Z">
              <w:r w:rsidR="00852FBF" w:rsidDel="00A83023">
                <w:rPr>
                  <w:noProof/>
                  <w:webHidden/>
                </w:rPr>
                <w:delText>28</w:delText>
              </w:r>
            </w:del>
          </w:ins>
          <w:ins w:id="363" w:author="USER" w:date="2024-07-01T09:06:00Z">
            <w:r>
              <w:rPr>
                <w:noProof/>
                <w:webHidden/>
              </w:rPr>
              <w:fldChar w:fldCharType="end"/>
            </w:r>
            <w:r w:rsidRPr="00D27206">
              <w:rPr>
                <w:rStyle w:val="Hyperlink"/>
                <w:noProof/>
              </w:rPr>
              <w:fldChar w:fldCharType="end"/>
            </w:r>
          </w:ins>
        </w:p>
        <w:p w14:paraId="2D99D878" w14:textId="36E29E41" w:rsidR="00222523" w:rsidRDefault="00222523">
          <w:pPr>
            <w:pStyle w:val="TOC3"/>
            <w:rPr>
              <w:ins w:id="364" w:author="USER" w:date="2024-07-01T09:06:00Z"/>
              <w:rFonts w:asciiTheme="minorHAnsi" w:eastAsiaTheme="minorEastAsia" w:hAnsiTheme="minorHAnsi" w:cstheme="minorBidi"/>
              <w:b w:val="0"/>
              <w:noProof/>
              <w:kern w:val="2"/>
            </w:rPr>
          </w:pPr>
          <w:ins w:id="365"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"_Toc170717311"</w:instrText>
            </w:r>
            <w:r w:rsidRPr="00D27206">
              <w:rPr>
                <w:rStyle w:val="Hyperlink"/>
                <w:noProof/>
              </w:rPr>
              <w:instrText xml:space="preserve"> </w:instrText>
            </w:r>
            <w:r w:rsidRPr="00D27206">
              <w:rPr>
                <w:rStyle w:val="Hyperlink"/>
                <w:noProof/>
              </w:rPr>
              <w:fldChar w:fldCharType="separate"/>
            </w:r>
            <w:r w:rsidRPr="00D27206">
              <w:rPr>
                <w:rStyle w:val="Hyperlink"/>
                <w:noProof/>
              </w:rPr>
              <w:t>12.2.2</w:t>
            </w:r>
            <w:r>
              <w:rPr>
                <w:rFonts w:asciiTheme="minorHAnsi" w:eastAsiaTheme="minorEastAsia" w:hAnsiTheme="minorHAnsi" w:cstheme="minorBidi"/>
                <w:b w:val="0"/>
                <w:noProof/>
                <w:kern w:val="2"/>
              </w:rPr>
              <w:tab/>
            </w:r>
            <w:r w:rsidRPr="00D27206">
              <w:rPr>
                <w:rStyle w:val="Hyperlink"/>
                <w:noProof/>
              </w:rPr>
              <w:t>S100_DatasetDiscoveryMetadata</w:t>
            </w:r>
            <w:r>
              <w:rPr>
                <w:noProof/>
                <w:webHidden/>
              </w:rPr>
              <w:tab/>
            </w:r>
            <w:r>
              <w:rPr>
                <w:noProof/>
                <w:webHidden/>
              </w:rPr>
              <w:fldChar w:fldCharType="begin"/>
            </w:r>
            <w:r>
              <w:rPr>
                <w:noProof/>
                <w:webHidden/>
              </w:rPr>
              <w:instrText xml:space="preserve"> PAGEREF _Toc170717311 \h </w:instrText>
            </w:r>
          </w:ins>
          <w:r>
            <w:rPr>
              <w:noProof/>
              <w:webHidden/>
            </w:rPr>
          </w:r>
          <w:r>
            <w:rPr>
              <w:noProof/>
              <w:webHidden/>
            </w:rPr>
            <w:fldChar w:fldCharType="separate"/>
          </w:r>
          <w:ins w:id="366" w:author="Viestintävirasto" w:date="2024-12-13T14:15:00Z">
            <w:r w:rsidR="00A83023">
              <w:rPr>
                <w:noProof/>
                <w:webHidden/>
              </w:rPr>
              <w:t>29</w:t>
            </w:r>
          </w:ins>
          <w:ins w:id="367" w:author="USER" w:date="2024-07-01T09:11:00Z">
            <w:del w:id="368" w:author="Viestintävirasto" w:date="2024-12-13T14:15:00Z">
              <w:r w:rsidR="00852FBF" w:rsidDel="00A83023">
                <w:rPr>
                  <w:noProof/>
                  <w:webHidden/>
                </w:rPr>
                <w:delText>30</w:delText>
              </w:r>
            </w:del>
          </w:ins>
          <w:ins w:id="369" w:author="USER" w:date="2024-07-01T09:06:00Z">
            <w:r>
              <w:rPr>
                <w:noProof/>
                <w:webHidden/>
              </w:rPr>
              <w:fldChar w:fldCharType="end"/>
            </w:r>
            <w:r w:rsidRPr="00D27206">
              <w:rPr>
                <w:rStyle w:val="Hyperlink"/>
                <w:noProof/>
              </w:rPr>
              <w:fldChar w:fldCharType="end"/>
            </w:r>
          </w:ins>
        </w:p>
        <w:p w14:paraId="021249B1" w14:textId="2EDDF450" w:rsidR="00222523" w:rsidRDefault="00222523">
          <w:pPr>
            <w:pStyle w:val="TOC3"/>
            <w:rPr>
              <w:ins w:id="370" w:author="USER" w:date="2024-07-01T09:06:00Z"/>
              <w:rFonts w:asciiTheme="minorHAnsi" w:eastAsiaTheme="minorEastAsia" w:hAnsiTheme="minorHAnsi" w:cstheme="minorBidi"/>
              <w:b w:val="0"/>
              <w:noProof/>
              <w:kern w:val="2"/>
            </w:rPr>
          </w:pPr>
          <w:ins w:id="371"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"_Toc170717313"</w:instrText>
            </w:r>
            <w:r w:rsidRPr="00D27206">
              <w:rPr>
                <w:rStyle w:val="Hyperlink"/>
                <w:noProof/>
              </w:rPr>
              <w:instrText xml:space="preserve"> </w:instrText>
            </w:r>
            <w:r w:rsidRPr="00D27206">
              <w:rPr>
                <w:rStyle w:val="Hyperlink"/>
                <w:noProof/>
              </w:rPr>
              <w:fldChar w:fldCharType="separate"/>
            </w:r>
            <w:r w:rsidRPr="00D27206">
              <w:rPr>
                <w:rStyle w:val="Hyperlink"/>
                <w:noProof/>
              </w:rPr>
              <w:t>12.2.3</w:t>
            </w:r>
            <w:r>
              <w:rPr>
                <w:rFonts w:asciiTheme="minorHAnsi" w:eastAsiaTheme="minorEastAsia" w:hAnsiTheme="minorHAnsi" w:cstheme="minorBidi"/>
                <w:b w:val="0"/>
                <w:noProof/>
                <w:kern w:val="2"/>
              </w:rPr>
              <w:tab/>
            </w:r>
            <w:r w:rsidRPr="00D27206">
              <w:rPr>
                <w:rStyle w:val="Hyperlink"/>
                <w:noProof/>
              </w:rPr>
              <w:t>S100_SupportFileDiscoveryMetadata</w:t>
            </w:r>
            <w:r>
              <w:rPr>
                <w:noProof/>
                <w:webHidden/>
              </w:rPr>
              <w:tab/>
            </w:r>
            <w:r>
              <w:rPr>
                <w:noProof/>
                <w:webHidden/>
              </w:rPr>
              <w:fldChar w:fldCharType="begin"/>
            </w:r>
            <w:r>
              <w:rPr>
                <w:noProof/>
                <w:webHidden/>
              </w:rPr>
              <w:instrText xml:space="preserve"> PAGEREF _Toc170717313 \h </w:instrText>
            </w:r>
          </w:ins>
          <w:r>
            <w:rPr>
              <w:noProof/>
              <w:webHidden/>
            </w:rPr>
          </w:r>
          <w:r>
            <w:rPr>
              <w:noProof/>
              <w:webHidden/>
            </w:rPr>
            <w:fldChar w:fldCharType="separate"/>
          </w:r>
          <w:ins w:id="372" w:author="Viestintävirasto" w:date="2024-12-13T14:15:00Z">
            <w:r w:rsidR="00A83023">
              <w:rPr>
                <w:noProof/>
                <w:webHidden/>
              </w:rPr>
              <w:t>38</w:t>
            </w:r>
          </w:ins>
          <w:ins w:id="373" w:author="USER" w:date="2024-07-01T09:11:00Z">
            <w:del w:id="374" w:author="Viestintävirasto" w:date="2024-12-13T14:15:00Z">
              <w:r w:rsidR="00852FBF" w:rsidDel="00A83023">
                <w:rPr>
                  <w:noProof/>
                  <w:webHidden/>
                </w:rPr>
                <w:delText>39</w:delText>
              </w:r>
            </w:del>
          </w:ins>
          <w:ins w:id="375" w:author="USER" w:date="2024-07-01T09:06:00Z">
            <w:r>
              <w:rPr>
                <w:noProof/>
                <w:webHidden/>
              </w:rPr>
              <w:fldChar w:fldCharType="end"/>
            </w:r>
            <w:r w:rsidRPr="00D27206">
              <w:rPr>
                <w:rStyle w:val="Hyperlink"/>
                <w:noProof/>
              </w:rPr>
              <w:fldChar w:fldCharType="end"/>
            </w:r>
          </w:ins>
        </w:p>
        <w:p w14:paraId="12A1B377" w14:textId="13F26C98" w:rsidR="00222523" w:rsidRDefault="00222523">
          <w:pPr>
            <w:pStyle w:val="TOC3"/>
            <w:rPr>
              <w:ins w:id="376" w:author="USER" w:date="2024-07-01T09:06:00Z"/>
              <w:rFonts w:asciiTheme="minorHAnsi" w:eastAsiaTheme="minorEastAsia" w:hAnsiTheme="minorHAnsi" w:cstheme="minorBidi"/>
              <w:b w:val="0"/>
              <w:noProof/>
              <w:kern w:val="2"/>
            </w:rPr>
          </w:pPr>
          <w:ins w:id="377"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"_Toc170717314"</w:instrText>
            </w:r>
            <w:r w:rsidRPr="00D27206">
              <w:rPr>
                <w:rStyle w:val="Hyperlink"/>
                <w:noProof/>
              </w:rPr>
              <w:instrText xml:space="preserve"> </w:instrText>
            </w:r>
            <w:r w:rsidRPr="00D27206">
              <w:rPr>
                <w:rStyle w:val="Hyperlink"/>
                <w:noProof/>
              </w:rPr>
              <w:fldChar w:fldCharType="separate"/>
            </w:r>
            <w:r w:rsidRPr="00D27206">
              <w:rPr>
                <w:rStyle w:val="Hyperlink"/>
                <w:noProof/>
              </w:rPr>
              <w:t>12.2.4</w:t>
            </w:r>
            <w:r>
              <w:rPr>
                <w:rFonts w:asciiTheme="minorHAnsi" w:eastAsiaTheme="minorEastAsia" w:hAnsiTheme="minorHAnsi" w:cstheme="minorBidi"/>
                <w:b w:val="0"/>
                <w:noProof/>
                <w:kern w:val="2"/>
              </w:rPr>
              <w:tab/>
            </w:r>
            <w:r w:rsidRPr="00D27206">
              <w:rPr>
                <w:rStyle w:val="Hyperlink"/>
                <w:noProof/>
              </w:rPr>
              <w:t>S100_Catalogue</w:t>
            </w:r>
            <w:r w:rsidRPr="00D27206">
              <w:rPr>
                <w:rStyle w:val="Hyperlink"/>
                <w:rFonts w:asciiTheme="minorEastAsia" w:hAnsiTheme="minorEastAsia"/>
                <w:noProof/>
              </w:rPr>
              <w:t>Discovery</w:t>
            </w:r>
            <w:r w:rsidRPr="00D27206">
              <w:rPr>
                <w:rStyle w:val="Hyperlink"/>
                <w:noProof/>
              </w:rPr>
              <w:t>Metadata</w:t>
            </w:r>
            <w:r>
              <w:rPr>
                <w:noProof/>
                <w:webHidden/>
              </w:rPr>
              <w:tab/>
            </w:r>
            <w:r>
              <w:rPr>
                <w:noProof/>
                <w:webHidden/>
              </w:rPr>
              <w:fldChar w:fldCharType="begin"/>
            </w:r>
            <w:r>
              <w:rPr>
                <w:noProof/>
                <w:webHidden/>
              </w:rPr>
              <w:instrText xml:space="preserve"> PAGEREF _Toc170717314 \h </w:instrText>
            </w:r>
          </w:ins>
          <w:r>
            <w:rPr>
              <w:noProof/>
              <w:webHidden/>
            </w:rPr>
          </w:r>
          <w:r>
            <w:rPr>
              <w:noProof/>
              <w:webHidden/>
            </w:rPr>
            <w:fldChar w:fldCharType="separate"/>
          </w:r>
          <w:ins w:id="378" w:author="Viestintävirasto" w:date="2024-12-13T14:15:00Z">
            <w:r w:rsidR="00A83023">
              <w:rPr>
                <w:noProof/>
                <w:webHidden/>
              </w:rPr>
              <w:t>42</w:t>
            </w:r>
          </w:ins>
          <w:ins w:id="379" w:author="USER" w:date="2024-07-01T09:11:00Z">
            <w:del w:id="380" w:author="Viestintävirasto" w:date="2024-12-13T14:15:00Z">
              <w:r w:rsidR="00852FBF" w:rsidDel="00A83023">
                <w:rPr>
                  <w:noProof/>
                  <w:webHidden/>
                </w:rPr>
                <w:delText>43</w:delText>
              </w:r>
            </w:del>
          </w:ins>
          <w:ins w:id="381" w:author="USER" w:date="2024-07-01T09:06:00Z">
            <w:r>
              <w:rPr>
                <w:noProof/>
                <w:webHidden/>
              </w:rPr>
              <w:fldChar w:fldCharType="end"/>
            </w:r>
            <w:r w:rsidRPr="00D27206">
              <w:rPr>
                <w:rStyle w:val="Hyperlink"/>
                <w:noProof/>
              </w:rPr>
              <w:fldChar w:fldCharType="end"/>
            </w:r>
          </w:ins>
        </w:p>
        <w:p w14:paraId="606E9D7E" w14:textId="563CBA4A" w:rsidR="00222523" w:rsidRDefault="00222523">
          <w:pPr>
            <w:pStyle w:val="TOC3"/>
            <w:rPr>
              <w:ins w:id="382" w:author="USER" w:date="2024-07-01T09:06:00Z"/>
              <w:rFonts w:asciiTheme="minorHAnsi" w:eastAsiaTheme="minorEastAsia" w:hAnsiTheme="minorHAnsi" w:cstheme="minorBidi"/>
              <w:b w:val="0"/>
              <w:noProof/>
              <w:kern w:val="2"/>
            </w:rPr>
          </w:pPr>
          <w:ins w:id="383" w:author="USER" w:date="2024-07-01T09:06:00Z">
            <w:r w:rsidRPr="00D27206">
              <w:rPr>
                <w:rStyle w:val="Hyperlink"/>
                <w:noProof/>
              </w:rPr>
              <w:fldChar w:fldCharType="begin"/>
            </w:r>
            <w:r w:rsidRPr="00D27206">
              <w:rPr>
                <w:rStyle w:val="Hyperlink"/>
                <w:noProof/>
              </w:rPr>
              <w:instrText xml:space="preserve"> </w:instrText>
            </w:r>
            <w:r>
              <w:rPr>
                <w:noProof/>
              </w:rPr>
              <w:instrText>HYPERLINK \l "_Toc170717315"</w:instrText>
            </w:r>
            <w:r w:rsidRPr="00D27206">
              <w:rPr>
                <w:rStyle w:val="Hyperlink"/>
                <w:noProof/>
              </w:rPr>
              <w:instrText xml:space="preserve"> </w:instrText>
            </w:r>
            <w:r w:rsidRPr="00D27206">
              <w:rPr>
                <w:rStyle w:val="Hyperlink"/>
                <w:noProof/>
              </w:rPr>
              <w:fldChar w:fldCharType="separate"/>
            </w:r>
            <w:r w:rsidRPr="00D27206">
              <w:rPr>
                <w:rStyle w:val="Hyperlink"/>
                <w:noProof/>
              </w:rPr>
              <w:t>12.2.5</w:t>
            </w:r>
            <w:r>
              <w:rPr>
                <w:rFonts w:asciiTheme="minorHAnsi" w:eastAsiaTheme="minorEastAsia" w:hAnsiTheme="minorHAnsi" w:cstheme="minorBidi"/>
                <w:b w:val="0"/>
                <w:noProof/>
                <w:kern w:val="2"/>
              </w:rPr>
              <w:tab/>
            </w:r>
            <w:r w:rsidRPr="00D27206">
              <w:rPr>
                <w:rStyle w:val="Hyperlink"/>
                <w:noProof/>
              </w:rPr>
              <w:t>Miscellaneous metadata types</w:t>
            </w:r>
            <w:r>
              <w:rPr>
                <w:noProof/>
                <w:webHidden/>
              </w:rPr>
              <w:tab/>
            </w:r>
            <w:r>
              <w:rPr>
                <w:noProof/>
                <w:webHidden/>
              </w:rPr>
              <w:fldChar w:fldCharType="begin"/>
            </w:r>
            <w:r>
              <w:rPr>
                <w:noProof/>
                <w:webHidden/>
              </w:rPr>
              <w:instrText xml:space="preserve"> PAGEREF _Toc170717315 \h </w:instrText>
            </w:r>
          </w:ins>
          <w:r>
            <w:rPr>
              <w:noProof/>
              <w:webHidden/>
            </w:rPr>
          </w:r>
          <w:r>
            <w:rPr>
              <w:noProof/>
              <w:webHidden/>
            </w:rPr>
            <w:fldChar w:fldCharType="separate"/>
          </w:r>
          <w:ins w:id="384" w:author="Viestintävirasto" w:date="2024-12-13T14:15:00Z">
            <w:r w:rsidR="00A83023">
              <w:rPr>
                <w:noProof/>
                <w:webHidden/>
              </w:rPr>
              <w:t>43</w:t>
            </w:r>
          </w:ins>
          <w:ins w:id="385" w:author="USER" w:date="2024-07-01T09:11:00Z">
            <w:del w:id="386" w:author="Viestintävirasto" w:date="2024-12-13T14:15:00Z">
              <w:r w:rsidR="00852FBF" w:rsidDel="00A83023">
                <w:rPr>
                  <w:noProof/>
                  <w:webHidden/>
                </w:rPr>
                <w:delText>44</w:delText>
              </w:r>
            </w:del>
          </w:ins>
          <w:ins w:id="387" w:author="USER" w:date="2024-07-01T09:06:00Z">
            <w:r>
              <w:rPr>
                <w:noProof/>
                <w:webHidden/>
              </w:rPr>
              <w:fldChar w:fldCharType="end"/>
            </w:r>
            <w:r w:rsidRPr="00D27206">
              <w:rPr>
                <w:rStyle w:val="Hyperlink"/>
                <w:noProof/>
              </w:rPr>
              <w:fldChar w:fldCharType="end"/>
            </w:r>
          </w:ins>
        </w:p>
        <w:p w14:paraId="2B8F8FDD" w14:textId="7BB5F4F3" w:rsidR="007E6E88" w:rsidDel="005A6D13" w:rsidRDefault="007E6E88">
          <w:pPr>
            <w:pStyle w:val="TOC1"/>
            <w:rPr>
              <w:ins w:id="388" w:author="Greenblue" w:date="2024-02-16T15:14:00Z"/>
              <w:del w:id="389" w:author="USER" w:date="2024-03-28T18:49:00Z"/>
              <w:rFonts w:asciiTheme="minorHAnsi" w:eastAsiaTheme="minorEastAsia" w:hAnsiTheme="minorHAnsi" w:cstheme="minorBidi"/>
              <w:b w:val="0"/>
              <w:noProof/>
              <w:kern w:val="2"/>
            </w:rPr>
          </w:pPr>
          <w:ins w:id="390" w:author="Greenblue" w:date="2024-02-16T15:14:00Z">
            <w:del w:id="391" w:author="USER" w:date="2024-03-28T18:49:00Z">
              <w:r w:rsidRPr="005A6D13" w:rsidDel="005A6D13">
                <w:rPr>
                  <w:rStyle w:val="Hyperlink"/>
                  <w:noProof/>
                </w:rPr>
                <w:delText>1</w:delText>
              </w:r>
              <w:r w:rsidDel="005A6D13">
                <w:rPr>
                  <w:rFonts w:asciiTheme="minorHAnsi" w:eastAsiaTheme="minorEastAsia" w:hAnsiTheme="minorHAnsi" w:cstheme="minorBidi"/>
                  <w:b w:val="0"/>
                  <w:noProof/>
                  <w:kern w:val="2"/>
                </w:rPr>
                <w:tab/>
              </w:r>
              <w:r w:rsidRPr="005A6D13" w:rsidDel="005A6D13">
                <w:rPr>
                  <w:rStyle w:val="Hyperlink"/>
                  <w:noProof/>
                </w:rPr>
                <w:delText>Overview</w:delText>
              </w:r>
              <w:r w:rsidDel="005A6D13">
                <w:rPr>
                  <w:noProof/>
                  <w:webHidden/>
                </w:rPr>
                <w:tab/>
                <w:delText>1</w:delText>
              </w:r>
            </w:del>
          </w:ins>
        </w:p>
        <w:p w14:paraId="3D8ECCC7" w14:textId="6B39F88C" w:rsidR="007E6E88" w:rsidDel="005A6D13" w:rsidRDefault="007E6E88">
          <w:pPr>
            <w:pStyle w:val="TOC2"/>
            <w:rPr>
              <w:ins w:id="392" w:author="Greenblue" w:date="2024-02-16T15:14:00Z"/>
              <w:del w:id="393" w:author="USER" w:date="2024-03-28T18:49:00Z"/>
              <w:rFonts w:asciiTheme="minorHAnsi" w:eastAsiaTheme="minorEastAsia" w:hAnsiTheme="minorHAnsi" w:cstheme="minorBidi"/>
              <w:b w:val="0"/>
              <w:noProof/>
              <w:kern w:val="2"/>
            </w:rPr>
          </w:pPr>
          <w:ins w:id="394" w:author="Greenblue" w:date="2024-02-16T15:14:00Z">
            <w:del w:id="395" w:author="USER" w:date="2024-03-28T18:49:00Z">
              <w:r w:rsidRPr="005A6D13" w:rsidDel="005A6D13">
                <w:rPr>
                  <w:rStyle w:val="Hyperlink"/>
                  <w:noProof/>
                </w:rPr>
                <w:delText>1.1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1</w:delText>
              </w:r>
            </w:del>
          </w:ins>
        </w:p>
        <w:p w14:paraId="2A52D0AD" w14:textId="0DF15D41" w:rsidR="007E6E88" w:rsidDel="005A6D13" w:rsidRDefault="007E6E88">
          <w:pPr>
            <w:pStyle w:val="TOC2"/>
            <w:rPr>
              <w:ins w:id="396" w:author="Greenblue" w:date="2024-02-16T15:14:00Z"/>
              <w:del w:id="397" w:author="USER" w:date="2024-03-28T18:49:00Z"/>
              <w:rFonts w:asciiTheme="minorHAnsi" w:eastAsiaTheme="minorEastAsia" w:hAnsiTheme="minorHAnsi" w:cstheme="minorBidi"/>
              <w:b w:val="0"/>
              <w:noProof/>
              <w:kern w:val="2"/>
            </w:rPr>
          </w:pPr>
          <w:ins w:id="398" w:author="Greenblue" w:date="2024-02-16T15:14:00Z">
            <w:del w:id="399" w:author="USER" w:date="2024-03-28T18:49:00Z">
              <w:r w:rsidRPr="005A6D13" w:rsidDel="005A6D13">
                <w:rPr>
                  <w:rStyle w:val="Hyperlink"/>
                  <w:noProof/>
                </w:rPr>
                <w:delText>1.2</w:delText>
              </w:r>
              <w:r w:rsidDel="005A6D13">
                <w:rPr>
                  <w:rFonts w:asciiTheme="minorHAnsi" w:eastAsiaTheme="minorEastAsia" w:hAnsiTheme="minorHAnsi" w:cstheme="minorBidi"/>
                  <w:b w:val="0"/>
                  <w:noProof/>
                  <w:kern w:val="2"/>
                </w:rPr>
                <w:tab/>
              </w:r>
              <w:r w:rsidRPr="005A6D13" w:rsidDel="005A6D13">
                <w:rPr>
                  <w:rStyle w:val="Hyperlink"/>
                  <w:noProof/>
                </w:rPr>
                <w:delText>References</w:delText>
              </w:r>
              <w:r w:rsidDel="005A6D13">
                <w:rPr>
                  <w:noProof/>
                  <w:webHidden/>
                </w:rPr>
                <w:tab/>
                <w:delText>1</w:delText>
              </w:r>
            </w:del>
          </w:ins>
        </w:p>
        <w:p w14:paraId="461C4348" w14:textId="0996478F" w:rsidR="007E6E88" w:rsidDel="005A6D13" w:rsidRDefault="007E6E88">
          <w:pPr>
            <w:pStyle w:val="TOC2"/>
            <w:rPr>
              <w:ins w:id="400" w:author="Greenblue" w:date="2024-02-16T15:14:00Z"/>
              <w:del w:id="401" w:author="USER" w:date="2024-03-28T18:49:00Z"/>
              <w:rFonts w:asciiTheme="minorHAnsi" w:eastAsiaTheme="minorEastAsia" w:hAnsiTheme="minorHAnsi" w:cstheme="minorBidi"/>
              <w:b w:val="0"/>
              <w:noProof/>
              <w:kern w:val="2"/>
            </w:rPr>
          </w:pPr>
          <w:ins w:id="402" w:author="Greenblue" w:date="2024-02-16T15:14:00Z">
            <w:del w:id="403" w:author="USER" w:date="2024-03-28T18:49:00Z">
              <w:r w:rsidRPr="005A6D13" w:rsidDel="005A6D13">
                <w:rPr>
                  <w:rStyle w:val="Hyperlink"/>
                  <w:noProof/>
                </w:rPr>
                <w:delText>1.3</w:delText>
              </w:r>
              <w:r w:rsidDel="005A6D13">
                <w:rPr>
                  <w:rFonts w:asciiTheme="minorHAnsi" w:eastAsiaTheme="minorEastAsia" w:hAnsiTheme="minorHAnsi" w:cstheme="minorBidi"/>
                  <w:b w:val="0"/>
                  <w:noProof/>
                  <w:kern w:val="2"/>
                </w:rPr>
                <w:tab/>
              </w:r>
              <w:r w:rsidRPr="005A6D13" w:rsidDel="005A6D13">
                <w:rPr>
                  <w:rStyle w:val="Hyperlink"/>
                  <w:noProof/>
                </w:rPr>
                <w:delText>Terms, definitions and abbreviations</w:delText>
              </w:r>
              <w:r w:rsidDel="005A6D13">
                <w:rPr>
                  <w:noProof/>
                  <w:webHidden/>
                </w:rPr>
                <w:tab/>
                <w:delText>2</w:delText>
              </w:r>
            </w:del>
          </w:ins>
        </w:p>
        <w:p w14:paraId="454DF11B" w14:textId="6519783C" w:rsidR="007E6E88" w:rsidDel="005A6D13" w:rsidRDefault="007E6E88">
          <w:pPr>
            <w:pStyle w:val="TOC3"/>
            <w:rPr>
              <w:ins w:id="404" w:author="Greenblue" w:date="2024-02-16T15:14:00Z"/>
              <w:del w:id="405" w:author="USER" w:date="2024-03-28T18:49:00Z"/>
              <w:rFonts w:asciiTheme="minorHAnsi" w:eastAsiaTheme="minorEastAsia" w:hAnsiTheme="minorHAnsi" w:cstheme="minorBidi"/>
              <w:b w:val="0"/>
              <w:noProof/>
              <w:kern w:val="2"/>
            </w:rPr>
          </w:pPr>
          <w:ins w:id="406" w:author="Greenblue" w:date="2024-02-16T15:14:00Z">
            <w:del w:id="407" w:author="USER" w:date="2024-03-28T18:49:00Z">
              <w:r w:rsidRPr="005A6D13" w:rsidDel="005A6D13">
                <w:rPr>
                  <w:rStyle w:val="Hyperlink"/>
                  <w:noProof/>
                </w:rPr>
                <w:delText>1.3.1</w:delText>
              </w:r>
              <w:r w:rsidDel="005A6D13">
                <w:rPr>
                  <w:rFonts w:asciiTheme="minorHAnsi" w:eastAsiaTheme="minorEastAsia" w:hAnsiTheme="minorHAnsi" w:cstheme="minorBidi"/>
                  <w:b w:val="0"/>
                  <w:noProof/>
                  <w:kern w:val="2"/>
                </w:rPr>
                <w:tab/>
              </w:r>
              <w:r w:rsidRPr="005A6D13" w:rsidDel="005A6D13">
                <w:rPr>
                  <w:rStyle w:val="Hyperlink"/>
                  <w:noProof/>
                </w:rPr>
                <w:delText>Use of Use of Language</w:delText>
              </w:r>
              <w:r w:rsidDel="005A6D13">
                <w:rPr>
                  <w:noProof/>
                  <w:webHidden/>
                </w:rPr>
                <w:tab/>
                <w:delText>2</w:delText>
              </w:r>
            </w:del>
          </w:ins>
        </w:p>
        <w:p w14:paraId="5A276B61" w14:textId="46D3FADE" w:rsidR="007E6E88" w:rsidDel="005A6D13" w:rsidRDefault="007E6E88">
          <w:pPr>
            <w:pStyle w:val="TOC3"/>
            <w:rPr>
              <w:ins w:id="408" w:author="Greenblue" w:date="2024-02-16T15:14:00Z"/>
              <w:del w:id="409" w:author="USER" w:date="2024-03-28T18:49:00Z"/>
              <w:rFonts w:asciiTheme="minorHAnsi" w:eastAsiaTheme="minorEastAsia" w:hAnsiTheme="minorHAnsi" w:cstheme="minorBidi"/>
              <w:b w:val="0"/>
              <w:noProof/>
              <w:kern w:val="2"/>
            </w:rPr>
          </w:pPr>
          <w:ins w:id="410" w:author="Greenblue" w:date="2024-02-16T15:14:00Z">
            <w:del w:id="411" w:author="USER" w:date="2024-03-28T18:49:00Z">
              <w:r w:rsidRPr="005A6D13" w:rsidDel="005A6D13">
                <w:rPr>
                  <w:rStyle w:val="Hyperlink"/>
                  <w:noProof/>
                </w:rPr>
                <w:delText>1.3.2</w:delText>
              </w:r>
              <w:r w:rsidDel="005A6D13">
                <w:rPr>
                  <w:rFonts w:asciiTheme="minorHAnsi" w:eastAsiaTheme="minorEastAsia" w:hAnsiTheme="minorHAnsi" w:cstheme="minorBidi"/>
                  <w:b w:val="0"/>
                  <w:noProof/>
                  <w:kern w:val="2"/>
                </w:rPr>
                <w:tab/>
              </w:r>
              <w:r w:rsidRPr="005A6D13" w:rsidDel="005A6D13">
                <w:rPr>
                  <w:rStyle w:val="Hyperlink"/>
                  <w:noProof/>
                </w:rPr>
                <w:delText>Terms and Definitions</w:delText>
              </w:r>
              <w:r w:rsidDel="005A6D13">
                <w:rPr>
                  <w:noProof/>
                  <w:webHidden/>
                </w:rPr>
                <w:tab/>
                <w:delText>2</w:delText>
              </w:r>
            </w:del>
          </w:ins>
        </w:p>
        <w:p w14:paraId="354F4886" w14:textId="71CB64BE" w:rsidR="007E6E88" w:rsidDel="005A6D13" w:rsidRDefault="007E6E88">
          <w:pPr>
            <w:pStyle w:val="TOC3"/>
            <w:rPr>
              <w:ins w:id="412" w:author="Greenblue" w:date="2024-02-16T15:14:00Z"/>
              <w:del w:id="413" w:author="USER" w:date="2024-03-28T18:49:00Z"/>
              <w:rFonts w:asciiTheme="minorHAnsi" w:eastAsiaTheme="minorEastAsia" w:hAnsiTheme="minorHAnsi" w:cstheme="minorBidi"/>
              <w:b w:val="0"/>
              <w:noProof/>
              <w:kern w:val="2"/>
            </w:rPr>
          </w:pPr>
          <w:ins w:id="414" w:author="Greenblue" w:date="2024-02-16T15:14:00Z">
            <w:del w:id="415" w:author="USER" w:date="2024-03-28T18:49:00Z">
              <w:r w:rsidRPr="005A6D13" w:rsidDel="005A6D13">
                <w:rPr>
                  <w:rStyle w:val="Hyperlink"/>
                  <w:noProof/>
                </w:rPr>
                <w:delText>1.3.3</w:delText>
              </w:r>
              <w:r w:rsidDel="005A6D13">
                <w:rPr>
                  <w:rFonts w:asciiTheme="minorHAnsi" w:eastAsiaTheme="minorEastAsia" w:hAnsiTheme="minorHAnsi" w:cstheme="minorBidi"/>
                  <w:b w:val="0"/>
                  <w:noProof/>
                  <w:kern w:val="2"/>
                </w:rPr>
                <w:tab/>
              </w:r>
              <w:r w:rsidRPr="005A6D13" w:rsidDel="005A6D13">
                <w:rPr>
                  <w:rStyle w:val="Hyperlink"/>
                  <w:noProof/>
                </w:rPr>
                <w:delText>Abbreviations</w:delText>
              </w:r>
              <w:r w:rsidDel="005A6D13">
                <w:rPr>
                  <w:noProof/>
                  <w:webHidden/>
                </w:rPr>
                <w:tab/>
                <w:delText>3</w:delText>
              </w:r>
            </w:del>
          </w:ins>
        </w:p>
        <w:p w14:paraId="3D9DFFD1" w14:textId="44CED1AC" w:rsidR="007E6E88" w:rsidDel="005A6D13" w:rsidRDefault="007E6E88">
          <w:pPr>
            <w:pStyle w:val="TOC2"/>
            <w:rPr>
              <w:ins w:id="416" w:author="Greenblue" w:date="2024-02-16T15:14:00Z"/>
              <w:del w:id="417" w:author="USER" w:date="2024-03-28T18:49:00Z"/>
              <w:rFonts w:asciiTheme="minorHAnsi" w:eastAsiaTheme="minorEastAsia" w:hAnsiTheme="minorHAnsi" w:cstheme="minorBidi"/>
              <w:b w:val="0"/>
              <w:noProof/>
              <w:kern w:val="2"/>
            </w:rPr>
          </w:pPr>
          <w:ins w:id="418" w:author="Greenblue" w:date="2024-02-16T15:14:00Z">
            <w:del w:id="419" w:author="USER" w:date="2024-03-28T18:49:00Z">
              <w:r w:rsidRPr="005A6D13" w:rsidDel="005A6D13">
                <w:rPr>
                  <w:rStyle w:val="Hyperlink"/>
                  <w:noProof/>
                </w:rPr>
                <w:delText>1.4</w:delText>
              </w:r>
              <w:r w:rsidDel="005A6D13">
                <w:rPr>
                  <w:rFonts w:asciiTheme="minorHAnsi" w:eastAsiaTheme="minorEastAsia" w:hAnsiTheme="minorHAnsi" w:cstheme="minorBidi"/>
                  <w:b w:val="0"/>
                  <w:noProof/>
                  <w:kern w:val="2"/>
                </w:rPr>
                <w:tab/>
              </w:r>
              <w:r w:rsidRPr="005A6D13" w:rsidDel="005A6D13">
                <w:rPr>
                  <w:rStyle w:val="Hyperlink"/>
                  <w:noProof/>
                </w:rPr>
                <w:delText>General Data Product Description</w:delText>
              </w:r>
              <w:r w:rsidDel="005A6D13">
                <w:rPr>
                  <w:noProof/>
                  <w:webHidden/>
                </w:rPr>
                <w:tab/>
                <w:delText>4</w:delText>
              </w:r>
            </w:del>
          </w:ins>
        </w:p>
        <w:p w14:paraId="716BC52C" w14:textId="21157B9F" w:rsidR="007E6E88" w:rsidDel="005A6D13" w:rsidRDefault="007E6E88">
          <w:pPr>
            <w:pStyle w:val="TOC2"/>
            <w:rPr>
              <w:ins w:id="420" w:author="Greenblue" w:date="2024-02-16T15:14:00Z"/>
              <w:del w:id="421" w:author="USER" w:date="2024-03-28T18:49:00Z"/>
              <w:rFonts w:asciiTheme="minorHAnsi" w:eastAsiaTheme="minorEastAsia" w:hAnsiTheme="minorHAnsi" w:cstheme="minorBidi"/>
              <w:b w:val="0"/>
              <w:noProof/>
              <w:kern w:val="2"/>
            </w:rPr>
          </w:pPr>
          <w:ins w:id="422" w:author="Greenblue" w:date="2024-02-16T15:14:00Z">
            <w:del w:id="423" w:author="USER" w:date="2024-03-28T18:49:00Z">
              <w:r w:rsidRPr="005A6D13" w:rsidDel="005A6D13">
                <w:rPr>
                  <w:rStyle w:val="Hyperlink"/>
                  <w:noProof/>
                </w:rPr>
                <w:delText>1.5</w:delText>
              </w:r>
              <w:r w:rsidDel="005A6D13">
                <w:rPr>
                  <w:rFonts w:asciiTheme="minorHAnsi" w:eastAsiaTheme="minorEastAsia" w:hAnsiTheme="minorHAnsi" w:cstheme="minorBidi"/>
                  <w:b w:val="0"/>
                  <w:noProof/>
                  <w:kern w:val="2"/>
                </w:rPr>
                <w:tab/>
              </w:r>
              <w:r w:rsidRPr="005A6D13" w:rsidDel="005A6D13">
                <w:rPr>
                  <w:rStyle w:val="Hyperlink"/>
                  <w:noProof/>
                </w:rPr>
                <w:delText>Data product specification metadata</w:delText>
              </w:r>
              <w:r w:rsidDel="005A6D13">
                <w:rPr>
                  <w:noProof/>
                  <w:webHidden/>
                </w:rPr>
                <w:tab/>
                <w:delText>5</w:delText>
              </w:r>
            </w:del>
          </w:ins>
        </w:p>
        <w:p w14:paraId="4E78176E" w14:textId="7E13AC00" w:rsidR="007E6E88" w:rsidDel="005A6D13" w:rsidRDefault="007E6E88">
          <w:pPr>
            <w:pStyle w:val="TOC2"/>
            <w:rPr>
              <w:ins w:id="424" w:author="Greenblue" w:date="2024-02-16T15:14:00Z"/>
              <w:del w:id="425" w:author="USER" w:date="2024-03-28T18:49:00Z"/>
              <w:rFonts w:asciiTheme="minorHAnsi" w:eastAsiaTheme="minorEastAsia" w:hAnsiTheme="minorHAnsi" w:cstheme="minorBidi"/>
              <w:b w:val="0"/>
              <w:noProof/>
              <w:kern w:val="2"/>
            </w:rPr>
          </w:pPr>
          <w:ins w:id="426" w:author="Greenblue" w:date="2024-02-16T15:14:00Z">
            <w:del w:id="427" w:author="USER" w:date="2024-03-28T18:49:00Z">
              <w:r w:rsidRPr="005A6D13" w:rsidDel="005A6D13">
                <w:rPr>
                  <w:rStyle w:val="Hyperlink"/>
                  <w:noProof/>
                  <w:lang w:eastAsia="en-US"/>
                </w:rPr>
                <w:delText>1.6</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IHO Product Specification Maintenance</w:delText>
              </w:r>
              <w:r w:rsidDel="005A6D13">
                <w:rPr>
                  <w:noProof/>
                  <w:webHidden/>
                </w:rPr>
                <w:tab/>
                <w:delText>5</w:delText>
              </w:r>
            </w:del>
          </w:ins>
        </w:p>
        <w:p w14:paraId="7027A6E8" w14:textId="6AD1EDB8" w:rsidR="007E6E88" w:rsidDel="005A6D13" w:rsidRDefault="007E6E88">
          <w:pPr>
            <w:pStyle w:val="TOC3"/>
            <w:rPr>
              <w:ins w:id="428" w:author="Greenblue" w:date="2024-02-16T15:14:00Z"/>
              <w:del w:id="429" w:author="USER" w:date="2024-03-28T18:49:00Z"/>
              <w:rFonts w:asciiTheme="minorHAnsi" w:eastAsiaTheme="minorEastAsia" w:hAnsiTheme="minorHAnsi" w:cstheme="minorBidi"/>
              <w:b w:val="0"/>
              <w:noProof/>
              <w:kern w:val="2"/>
            </w:rPr>
          </w:pPr>
          <w:ins w:id="430" w:author="Greenblue" w:date="2024-02-16T15:14:00Z">
            <w:del w:id="431" w:author="USER" w:date="2024-03-28T18:49:00Z">
              <w:r w:rsidRPr="005A6D13" w:rsidDel="005A6D13">
                <w:rPr>
                  <w:rStyle w:val="Hyperlink"/>
                  <w:noProof/>
                </w:rPr>
                <w:delText>1.6.1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5</w:delText>
              </w:r>
            </w:del>
          </w:ins>
        </w:p>
        <w:p w14:paraId="3C3B0B37" w14:textId="2AA50947" w:rsidR="007E6E88" w:rsidDel="005A6D13" w:rsidRDefault="007E6E88">
          <w:pPr>
            <w:pStyle w:val="TOC3"/>
            <w:rPr>
              <w:ins w:id="432" w:author="Greenblue" w:date="2024-02-16T15:14:00Z"/>
              <w:del w:id="433" w:author="USER" w:date="2024-03-28T18:49:00Z"/>
              <w:rFonts w:asciiTheme="minorHAnsi" w:eastAsiaTheme="minorEastAsia" w:hAnsiTheme="minorHAnsi" w:cstheme="minorBidi"/>
              <w:b w:val="0"/>
              <w:noProof/>
              <w:kern w:val="2"/>
            </w:rPr>
          </w:pPr>
          <w:ins w:id="434" w:author="Greenblue" w:date="2024-02-16T15:14:00Z">
            <w:del w:id="435" w:author="USER" w:date="2024-03-28T18:49:00Z">
              <w:r w:rsidRPr="005A6D13" w:rsidDel="005A6D13">
                <w:rPr>
                  <w:rStyle w:val="Hyperlink"/>
                  <w:noProof/>
                </w:rPr>
                <w:delText>1.6.2</w:delText>
              </w:r>
              <w:r w:rsidDel="005A6D13">
                <w:rPr>
                  <w:rFonts w:asciiTheme="minorHAnsi" w:eastAsiaTheme="minorEastAsia" w:hAnsiTheme="minorHAnsi" w:cstheme="minorBidi"/>
                  <w:b w:val="0"/>
                  <w:noProof/>
                  <w:kern w:val="2"/>
                </w:rPr>
                <w:tab/>
              </w:r>
              <w:r w:rsidRPr="005A6D13" w:rsidDel="005A6D13">
                <w:rPr>
                  <w:rStyle w:val="Hyperlink"/>
                  <w:noProof/>
                </w:rPr>
                <w:delText>New Edition</w:delText>
              </w:r>
              <w:r w:rsidDel="005A6D13">
                <w:rPr>
                  <w:noProof/>
                  <w:webHidden/>
                </w:rPr>
                <w:tab/>
                <w:delText>5</w:delText>
              </w:r>
            </w:del>
          </w:ins>
        </w:p>
        <w:p w14:paraId="402A1D6A" w14:textId="63B2D476" w:rsidR="007E6E88" w:rsidDel="005A6D13" w:rsidRDefault="007E6E88">
          <w:pPr>
            <w:pStyle w:val="TOC3"/>
            <w:rPr>
              <w:ins w:id="436" w:author="Greenblue" w:date="2024-02-16T15:14:00Z"/>
              <w:del w:id="437" w:author="USER" w:date="2024-03-28T18:49:00Z"/>
              <w:rFonts w:asciiTheme="minorHAnsi" w:eastAsiaTheme="minorEastAsia" w:hAnsiTheme="minorHAnsi" w:cstheme="minorBidi"/>
              <w:b w:val="0"/>
              <w:noProof/>
              <w:kern w:val="2"/>
            </w:rPr>
          </w:pPr>
          <w:ins w:id="438" w:author="Greenblue" w:date="2024-02-16T15:14:00Z">
            <w:del w:id="439" w:author="USER" w:date="2024-03-28T18:49:00Z">
              <w:r w:rsidRPr="005A6D13" w:rsidDel="005A6D13">
                <w:rPr>
                  <w:rStyle w:val="Hyperlink"/>
                  <w:noProof/>
                </w:rPr>
                <w:delText>1.6.3</w:delText>
              </w:r>
              <w:r w:rsidDel="005A6D13">
                <w:rPr>
                  <w:rFonts w:asciiTheme="minorHAnsi" w:eastAsiaTheme="minorEastAsia" w:hAnsiTheme="minorHAnsi" w:cstheme="minorBidi"/>
                  <w:b w:val="0"/>
                  <w:noProof/>
                  <w:kern w:val="2"/>
                </w:rPr>
                <w:tab/>
              </w:r>
              <w:r w:rsidRPr="005A6D13" w:rsidDel="005A6D13">
                <w:rPr>
                  <w:rStyle w:val="Hyperlink"/>
                  <w:noProof/>
                </w:rPr>
                <w:delText>Revision</w:delText>
              </w:r>
              <w:r w:rsidDel="005A6D13">
                <w:rPr>
                  <w:noProof/>
                  <w:webHidden/>
                </w:rPr>
                <w:tab/>
                <w:delText>5</w:delText>
              </w:r>
            </w:del>
          </w:ins>
        </w:p>
        <w:p w14:paraId="2AB73C95" w14:textId="34983B00" w:rsidR="007E6E88" w:rsidDel="005A6D13" w:rsidRDefault="007E6E88">
          <w:pPr>
            <w:pStyle w:val="TOC3"/>
            <w:rPr>
              <w:ins w:id="440" w:author="Greenblue" w:date="2024-02-16T15:14:00Z"/>
              <w:del w:id="441" w:author="USER" w:date="2024-03-28T18:49:00Z"/>
              <w:rFonts w:asciiTheme="minorHAnsi" w:eastAsiaTheme="minorEastAsia" w:hAnsiTheme="minorHAnsi" w:cstheme="minorBidi"/>
              <w:b w:val="0"/>
              <w:noProof/>
              <w:kern w:val="2"/>
            </w:rPr>
          </w:pPr>
          <w:ins w:id="442" w:author="Greenblue" w:date="2024-02-16T15:14:00Z">
            <w:del w:id="443" w:author="USER" w:date="2024-03-28T18:49:00Z">
              <w:r w:rsidRPr="005A6D13" w:rsidDel="005A6D13">
                <w:rPr>
                  <w:rStyle w:val="Hyperlink"/>
                  <w:noProof/>
                </w:rPr>
                <w:delText>1.6.4</w:delText>
              </w:r>
              <w:r w:rsidDel="005A6D13">
                <w:rPr>
                  <w:rFonts w:asciiTheme="minorHAnsi" w:eastAsiaTheme="minorEastAsia" w:hAnsiTheme="minorHAnsi" w:cstheme="minorBidi"/>
                  <w:b w:val="0"/>
                  <w:noProof/>
                  <w:kern w:val="2"/>
                </w:rPr>
                <w:tab/>
              </w:r>
              <w:r w:rsidRPr="005A6D13" w:rsidDel="005A6D13">
                <w:rPr>
                  <w:rStyle w:val="Hyperlink"/>
                  <w:noProof/>
                </w:rPr>
                <w:delText>Clarification</w:delText>
              </w:r>
              <w:r w:rsidDel="005A6D13">
                <w:rPr>
                  <w:noProof/>
                  <w:webHidden/>
                </w:rPr>
                <w:tab/>
                <w:delText>6</w:delText>
              </w:r>
            </w:del>
          </w:ins>
        </w:p>
        <w:p w14:paraId="529BE822" w14:textId="7A0EBE04" w:rsidR="007E6E88" w:rsidDel="005A6D13" w:rsidRDefault="007E6E88">
          <w:pPr>
            <w:pStyle w:val="TOC3"/>
            <w:rPr>
              <w:ins w:id="444" w:author="Greenblue" w:date="2024-02-16T15:14:00Z"/>
              <w:del w:id="445" w:author="USER" w:date="2024-03-28T18:49:00Z"/>
              <w:rFonts w:asciiTheme="minorHAnsi" w:eastAsiaTheme="minorEastAsia" w:hAnsiTheme="minorHAnsi" w:cstheme="minorBidi"/>
              <w:b w:val="0"/>
              <w:noProof/>
              <w:kern w:val="2"/>
            </w:rPr>
          </w:pPr>
          <w:ins w:id="446" w:author="Greenblue" w:date="2024-02-16T15:14:00Z">
            <w:del w:id="447" w:author="USER" w:date="2024-03-28T18:49:00Z">
              <w:r w:rsidRPr="005A6D13" w:rsidDel="005A6D13">
                <w:rPr>
                  <w:rStyle w:val="Hyperlink"/>
                  <w:noProof/>
                </w:rPr>
                <w:delText>1.6.5</w:delText>
              </w:r>
              <w:r w:rsidDel="005A6D13">
                <w:rPr>
                  <w:rFonts w:asciiTheme="minorHAnsi" w:eastAsiaTheme="minorEastAsia" w:hAnsiTheme="minorHAnsi" w:cstheme="minorBidi"/>
                  <w:b w:val="0"/>
                  <w:noProof/>
                  <w:kern w:val="2"/>
                </w:rPr>
                <w:tab/>
              </w:r>
              <w:r w:rsidRPr="005A6D13" w:rsidDel="005A6D13">
                <w:rPr>
                  <w:rStyle w:val="Hyperlink"/>
                  <w:noProof/>
                </w:rPr>
                <w:delText>Version numbers</w:delText>
              </w:r>
              <w:r w:rsidDel="005A6D13">
                <w:rPr>
                  <w:noProof/>
                  <w:webHidden/>
                </w:rPr>
                <w:tab/>
                <w:delText>6</w:delText>
              </w:r>
            </w:del>
          </w:ins>
        </w:p>
        <w:p w14:paraId="42254F8C" w14:textId="0CA5AA8F" w:rsidR="007E6E88" w:rsidDel="005A6D13" w:rsidRDefault="007E6E88">
          <w:pPr>
            <w:pStyle w:val="TOC1"/>
            <w:rPr>
              <w:ins w:id="448" w:author="Greenblue" w:date="2024-02-16T15:14:00Z"/>
              <w:del w:id="449" w:author="USER" w:date="2024-03-28T18:49:00Z"/>
              <w:rFonts w:asciiTheme="minorHAnsi" w:eastAsiaTheme="minorEastAsia" w:hAnsiTheme="minorHAnsi" w:cstheme="minorBidi"/>
              <w:b w:val="0"/>
              <w:noProof/>
              <w:kern w:val="2"/>
            </w:rPr>
          </w:pPr>
          <w:ins w:id="450" w:author="Greenblue" w:date="2024-02-16T15:14:00Z">
            <w:del w:id="451" w:author="USER" w:date="2024-03-28T18:49:00Z">
              <w:r w:rsidRPr="005A6D13" w:rsidDel="005A6D13">
                <w:rPr>
                  <w:rStyle w:val="Hyperlink"/>
                  <w:noProof/>
                </w:rPr>
                <w:delText>2</w:delText>
              </w:r>
              <w:r w:rsidDel="005A6D13">
                <w:rPr>
                  <w:rFonts w:asciiTheme="minorHAnsi" w:eastAsiaTheme="minorEastAsia" w:hAnsiTheme="minorHAnsi" w:cstheme="minorBidi"/>
                  <w:b w:val="0"/>
                  <w:noProof/>
                  <w:kern w:val="2"/>
                </w:rPr>
                <w:tab/>
              </w:r>
              <w:r w:rsidRPr="005A6D13" w:rsidDel="005A6D13">
                <w:rPr>
                  <w:rStyle w:val="Hyperlink"/>
                  <w:noProof/>
                </w:rPr>
                <w:delText>Specification Scopes</w:delText>
              </w:r>
              <w:r w:rsidDel="005A6D13">
                <w:rPr>
                  <w:noProof/>
                  <w:webHidden/>
                </w:rPr>
                <w:tab/>
                <w:delText>6</w:delText>
              </w:r>
            </w:del>
          </w:ins>
        </w:p>
        <w:p w14:paraId="2C69769E" w14:textId="40754B88" w:rsidR="007E6E88" w:rsidDel="005A6D13" w:rsidRDefault="007E6E88">
          <w:pPr>
            <w:pStyle w:val="TOC1"/>
            <w:rPr>
              <w:ins w:id="452" w:author="Greenblue" w:date="2024-02-16T15:14:00Z"/>
              <w:del w:id="453" w:author="USER" w:date="2024-03-28T18:49:00Z"/>
              <w:rFonts w:asciiTheme="minorHAnsi" w:eastAsiaTheme="minorEastAsia" w:hAnsiTheme="minorHAnsi" w:cstheme="minorBidi"/>
              <w:b w:val="0"/>
              <w:noProof/>
              <w:kern w:val="2"/>
            </w:rPr>
          </w:pPr>
          <w:ins w:id="454" w:author="Greenblue" w:date="2024-02-16T15:14:00Z">
            <w:del w:id="455" w:author="USER" w:date="2024-03-28T18:49:00Z">
              <w:r w:rsidRPr="005A6D13" w:rsidDel="005A6D13">
                <w:rPr>
                  <w:rStyle w:val="Hyperlink"/>
                  <w:noProof/>
                </w:rPr>
                <w:delText>3</w:delText>
              </w:r>
              <w:r w:rsidDel="005A6D13">
                <w:rPr>
                  <w:rFonts w:asciiTheme="minorHAnsi" w:eastAsiaTheme="minorEastAsia" w:hAnsiTheme="minorHAnsi" w:cstheme="minorBidi"/>
                  <w:b w:val="0"/>
                  <w:noProof/>
                  <w:kern w:val="2"/>
                </w:rPr>
                <w:tab/>
              </w:r>
              <w:r w:rsidRPr="005A6D13" w:rsidDel="005A6D13">
                <w:rPr>
                  <w:rStyle w:val="Hyperlink"/>
                  <w:noProof/>
                </w:rPr>
                <w:delText>Dataset Identification</w:delText>
              </w:r>
              <w:r w:rsidDel="005A6D13">
                <w:rPr>
                  <w:noProof/>
                  <w:webHidden/>
                </w:rPr>
                <w:tab/>
                <w:delText>6</w:delText>
              </w:r>
            </w:del>
          </w:ins>
        </w:p>
        <w:p w14:paraId="64F84D2F" w14:textId="58361C1E" w:rsidR="007E6E88" w:rsidDel="005A6D13" w:rsidRDefault="007E6E88">
          <w:pPr>
            <w:pStyle w:val="TOC1"/>
            <w:rPr>
              <w:ins w:id="456" w:author="Greenblue" w:date="2024-02-16T15:14:00Z"/>
              <w:del w:id="457" w:author="USER" w:date="2024-03-28T18:49:00Z"/>
              <w:rFonts w:asciiTheme="minorHAnsi" w:eastAsiaTheme="minorEastAsia" w:hAnsiTheme="minorHAnsi" w:cstheme="minorBidi"/>
              <w:b w:val="0"/>
              <w:noProof/>
              <w:kern w:val="2"/>
            </w:rPr>
          </w:pPr>
          <w:ins w:id="458" w:author="Greenblue" w:date="2024-02-16T15:14:00Z">
            <w:del w:id="459" w:author="USER" w:date="2024-03-28T18:49:00Z">
              <w:r w:rsidRPr="005A6D13" w:rsidDel="005A6D13">
                <w:rPr>
                  <w:rStyle w:val="Hyperlink"/>
                  <w:noProof/>
                </w:rPr>
                <w:delText>4</w:delText>
              </w:r>
              <w:r w:rsidDel="005A6D13">
                <w:rPr>
                  <w:rFonts w:asciiTheme="minorHAnsi" w:eastAsiaTheme="minorEastAsia" w:hAnsiTheme="minorHAnsi" w:cstheme="minorBidi"/>
                  <w:b w:val="0"/>
                  <w:noProof/>
                  <w:kern w:val="2"/>
                </w:rPr>
                <w:tab/>
              </w:r>
              <w:r w:rsidRPr="005A6D13" w:rsidDel="005A6D13">
                <w:rPr>
                  <w:rStyle w:val="Hyperlink"/>
                  <w:noProof/>
                </w:rPr>
                <w:delText>Data Content and structure</w:delText>
              </w:r>
              <w:r w:rsidDel="005A6D13">
                <w:rPr>
                  <w:noProof/>
                  <w:webHidden/>
                </w:rPr>
                <w:tab/>
                <w:delText>7</w:delText>
              </w:r>
            </w:del>
          </w:ins>
        </w:p>
        <w:p w14:paraId="24B5F059" w14:textId="44266708" w:rsidR="007E6E88" w:rsidDel="005A6D13" w:rsidRDefault="007E6E88">
          <w:pPr>
            <w:pStyle w:val="TOC2"/>
            <w:rPr>
              <w:ins w:id="460" w:author="Greenblue" w:date="2024-02-16T15:14:00Z"/>
              <w:del w:id="461" w:author="USER" w:date="2024-03-28T18:49:00Z"/>
              <w:rFonts w:asciiTheme="minorHAnsi" w:eastAsiaTheme="minorEastAsia" w:hAnsiTheme="minorHAnsi" w:cstheme="minorBidi"/>
              <w:b w:val="0"/>
              <w:noProof/>
              <w:kern w:val="2"/>
            </w:rPr>
          </w:pPr>
          <w:ins w:id="462" w:author="Greenblue" w:date="2024-02-16T15:14:00Z">
            <w:del w:id="463" w:author="USER" w:date="2024-03-28T18:49:00Z">
              <w:r w:rsidRPr="005A6D13" w:rsidDel="005A6D13">
                <w:rPr>
                  <w:rStyle w:val="Hyperlink"/>
                  <w:noProof/>
                </w:rPr>
                <w:delText>4.1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7</w:delText>
              </w:r>
            </w:del>
          </w:ins>
        </w:p>
        <w:p w14:paraId="72D24BDD" w14:textId="34FAC8FA" w:rsidR="007E6E88" w:rsidDel="005A6D13" w:rsidRDefault="007E6E88">
          <w:pPr>
            <w:pStyle w:val="TOC2"/>
            <w:rPr>
              <w:ins w:id="464" w:author="Greenblue" w:date="2024-02-16T15:14:00Z"/>
              <w:del w:id="465" w:author="USER" w:date="2024-03-28T18:49:00Z"/>
              <w:rFonts w:asciiTheme="minorHAnsi" w:eastAsiaTheme="minorEastAsia" w:hAnsiTheme="minorHAnsi" w:cstheme="minorBidi"/>
              <w:b w:val="0"/>
              <w:noProof/>
              <w:kern w:val="2"/>
            </w:rPr>
          </w:pPr>
          <w:ins w:id="466" w:author="Greenblue" w:date="2024-02-16T15:14:00Z">
            <w:del w:id="467" w:author="USER" w:date="2024-03-28T18:49:00Z">
              <w:r w:rsidRPr="005A6D13" w:rsidDel="005A6D13">
                <w:rPr>
                  <w:rStyle w:val="Hyperlink"/>
                  <w:noProof/>
                </w:rPr>
                <w:delText>4.2</w:delText>
              </w:r>
              <w:r w:rsidDel="005A6D13">
                <w:rPr>
                  <w:rFonts w:asciiTheme="minorHAnsi" w:eastAsiaTheme="minorEastAsia" w:hAnsiTheme="minorHAnsi" w:cstheme="minorBidi"/>
                  <w:b w:val="0"/>
                  <w:noProof/>
                  <w:kern w:val="2"/>
                </w:rPr>
                <w:tab/>
              </w:r>
              <w:r w:rsidRPr="005A6D13" w:rsidDel="005A6D13">
                <w:rPr>
                  <w:rStyle w:val="Hyperlink"/>
                  <w:noProof/>
                </w:rPr>
                <w:delText>Application Schem</w:delText>
              </w:r>
              <w:r w:rsidRPr="005A6D13" w:rsidDel="005A6D13">
                <w:rPr>
                  <w:rStyle w:val="Hyperlink"/>
                  <w:rFonts w:ascii="Malgun Gothic" w:eastAsia="Malgun Gothic" w:hAnsi="Malgun Gothic" w:cs="Malgun Gothic"/>
                  <w:noProof/>
                </w:rPr>
                <w:delText>a</w:delText>
              </w:r>
              <w:r w:rsidDel="005A6D13">
                <w:rPr>
                  <w:noProof/>
                  <w:webHidden/>
                </w:rPr>
                <w:tab/>
                <w:delText>8</w:delText>
              </w:r>
            </w:del>
          </w:ins>
        </w:p>
        <w:p w14:paraId="08B54CB5" w14:textId="01DFF006" w:rsidR="007E6E88" w:rsidDel="005A6D13" w:rsidRDefault="007E6E88">
          <w:pPr>
            <w:pStyle w:val="TOC2"/>
            <w:rPr>
              <w:ins w:id="468" w:author="Greenblue" w:date="2024-02-16T15:14:00Z"/>
              <w:del w:id="469" w:author="USER" w:date="2024-03-28T18:49:00Z"/>
              <w:rFonts w:asciiTheme="minorHAnsi" w:eastAsiaTheme="minorEastAsia" w:hAnsiTheme="minorHAnsi" w:cstheme="minorBidi"/>
              <w:b w:val="0"/>
              <w:noProof/>
              <w:kern w:val="2"/>
            </w:rPr>
          </w:pPr>
          <w:ins w:id="470" w:author="Greenblue" w:date="2024-02-16T15:14:00Z">
            <w:del w:id="471" w:author="USER" w:date="2024-03-28T18:49:00Z">
              <w:r w:rsidRPr="005A6D13" w:rsidDel="005A6D13">
                <w:rPr>
                  <w:rStyle w:val="Hyperlink"/>
                  <w:noProof/>
                </w:rPr>
                <w:delText>4.3</w:delText>
              </w:r>
              <w:r w:rsidDel="005A6D13">
                <w:rPr>
                  <w:rFonts w:asciiTheme="minorHAnsi" w:eastAsiaTheme="minorEastAsia" w:hAnsiTheme="minorHAnsi" w:cstheme="minorBidi"/>
                  <w:b w:val="0"/>
                  <w:noProof/>
                  <w:kern w:val="2"/>
                </w:rPr>
                <w:tab/>
              </w:r>
              <w:r w:rsidRPr="005A6D13" w:rsidDel="005A6D13">
                <w:rPr>
                  <w:rStyle w:val="Hyperlink"/>
                  <w:noProof/>
                </w:rPr>
                <w:delText>Feature Catalogue</w:delText>
              </w:r>
              <w:r w:rsidDel="005A6D13">
                <w:rPr>
                  <w:noProof/>
                  <w:webHidden/>
                </w:rPr>
                <w:tab/>
                <w:delText>13</w:delText>
              </w:r>
            </w:del>
          </w:ins>
        </w:p>
        <w:p w14:paraId="2E4C7321" w14:textId="3E1A0A82" w:rsidR="007E6E88" w:rsidDel="005A6D13" w:rsidRDefault="007E6E88">
          <w:pPr>
            <w:pStyle w:val="TOC3"/>
            <w:rPr>
              <w:ins w:id="472" w:author="Greenblue" w:date="2024-02-16T15:14:00Z"/>
              <w:del w:id="473" w:author="USER" w:date="2024-03-28T18:49:00Z"/>
              <w:rFonts w:asciiTheme="minorHAnsi" w:eastAsiaTheme="minorEastAsia" w:hAnsiTheme="minorHAnsi" w:cstheme="minorBidi"/>
              <w:b w:val="0"/>
              <w:noProof/>
              <w:kern w:val="2"/>
            </w:rPr>
          </w:pPr>
          <w:ins w:id="474" w:author="Greenblue" w:date="2024-02-16T15:14:00Z">
            <w:del w:id="475" w:author="USER" w:date="2024-03-28T18:49:00Z">
              <w:r w:rsidRPr="005A6D13" w:rsidDel="005A6D13">
                <w:rPr>
                  <w:rStyle w:val="Hyperlink"/>
                  <w:noProof/>
                </w:rPr>
                <w:delText>4.3.1</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Introductio</w:delText>
              </w:r>
              <w:r w:rsidRPr="005A6D13" w:rsidDel="005A6D13">
                <w:rPr>
                  <w:rStyle w:val="Hyperlink"/>
                  <w:noProof/>
                </w:rPr>
                <w:delText>n</w:delText>
              </w:r>
              <w:r w:rsidDel="005A6D13">
                <w:rPr>
                  <w:noProof/>
                  <w:webHidden/>
                </w:rPr>
                <w:tab/>
                <w:delText>13</w:delText>
              </w:r>
            </w:del>
          </w:ins>
        </w:p>
        <w:p w14:paraId="45E97561" w14:textId="49D6E90A" w:rsidR="007E6E88" w:rsidDel="005A6D13" w:rsidRDefault="007E6E88">
          <w:pPr>
            <w:pStyle w:val="TOC3"/>
            <w:rPr>
              <w:ins w:id="476" w:author="Greenblue" w:date="2024-02-16T15:14:00Z"/>
              <w:del w:id="477" w:author="USER" w:date="2024-03-28T18:49:00Z"/>
              <w:rFonts w:asciiTheme="minorHAnsi" w:eastAsiaTheme="minorEastAsia" w:hAnsiTheme="minorHAnsi" w:cstheme="minorBidi"/>
              <w:b w:val="0"/>
              <w:noProof/>
              <w:kern w:val="2"/>
            </w:rPr>
          </w:pPr>
          <w:ins w:id="478" w:author="Greenblue" w:date="2024-02-16T15:14:00Z">
            <w:del w:id="479" w:author="USER" w:date="2024-03-28T18:49:00Z">
              <w:r w:rsidRPr="005A6D13" w:rsidDel="005A6D13">
                <w:rPr>
                  <w:rStyle w:val="Hyperlink"/>
                  <w:noProof/>
                </w:rPr>
                <w:delText>4.3.2</w:delText>
              </w:r>
              <w:r w:rsidDel="005A6D13">
                <w:rPr>
                  <w:rFonts w:asciiTheme="minorHAnsi" w:eastAsiaTheme="minorEastAsia" w:hAnsiTheme="minorHAnsi" w:cstheme="minorBidi"/>
                  <w:b w:val="0"/>
                  <w:noProof/>
                  <w:kern w:val="2"/>
                </w:rPr>
                <w:tab/>
              </w:r>
              <w:r w:rsidRPr="005A6D13" w:rsidDel="005A6D13">
                <w:rPr>
                  <w:rStyle w:val="Hyperlink"/>
                  <w:noProof/>
                </w:rPr>
                <w:delText>Feature Types</w:delText>
              </w:r>
              <w:r w:rsidDel="005A6D13">
                <w:rPr>
                  <w:noProof/>
                  <w:webHidden/>
                </w:rPr>
                <w:tab/>
                <w:delText>13</w:delText>
              </w:r>
            </w:del>
          </w:ins>
        </w:p>
        <w:p w14:paraId="2848F384" w14:textId="66F611F0" w:rsidR="007E6E88" w:rsidDel="005A6D13" w:rsidRDefault="007E6E88">
          <w:pPr>
            <w:pStyle w:val="TOC3"/>
            <w:rPr>
              <w:ins w:id="480" w:author="Greenblue" w:date="2024-02-16T15:14:00Z"/>
              <w:del w:id="481" w:author="USER" w:date="2024-03-28T18:49:00Z"/>
              <w:rFonts w:asciiTheme="minorHAnsi" w:eastAsiaTheme="minorEastAsia" w:hAnsiTheme="minorHAnsi" w:cstheme="minorBidi"/>
              <w:b w:val="0"/>
              <w:noProof/>
              <w:kern w:val="2"/>
            </w:rPr>
          </w:pPr>
          <w:ins w:id="482" w:author="Greenblue" w:date="2024-02-16T15:14:00Z">
            <w:del w:id="483" w:author="USER" w:date="2024-03-28T18:49:00Z">
              <w:r w:rsidRPr="005A6D13" w:rsidDel="005A6D13">
                <w:rPr>
                  <w:rStyle w:val="Hyperlink"/>
                  <w:noProof/>
                </w:rPr>
                <w:delText>4.3.3</w:delText>
              </w:r>
              <w:r w:rsidDel="005A6D13">
                <w:rPr>
                  <w:rFonts w:asciiTheme="minorHAnsi" w:eastAsiaTheme="minorEastAsia" w:hAnsiTheme="minorHAnsi" w:cstheme="minorBidi"/>
                  <w:b w:val="0"/>
                  <w:noProof/>
                  <w:kern w:val="2"/>
                </w:rPr>
                <w:tab/>
              </w:r>
              <w:r w:rsidRPr="005A6D13" w:rsidDel="005A6D13">
                <w:rPr>
                  <w:rStyle w:val="Hyperlink"/>
                  <w:noProof/>
                </w:rPr>
                <w:delText>Feature Relationship</w:delText>
              </w:r>
              <w:r w:rsidDel="005A6D13">
                <w:rPr>
                  <w:noProof/>
                  <w:webHidden/>
                </w:rPr>
                <w:tab/>
                <w:delText>13</w:delText>
              </w:r>
            </w:del>
          </w:ins>
        </w:p>
        <w:p w14:paraId="11B2CA4D" w14:textId="37D84302" w:rsidR="007E6E88" w:rsidDel="005A6D13" w:rsidRDefault="007E6E88">
          <w:pPr>
            <w:pStyle w:val="TOC3"/>
            <w:rPr>
              <w:ins w:id="484" w:author="Greenblue" w:date="2024-02-16T15:14:00Z"/>
              <w:del w:id="485" w:author="USER" w:date="2024-03-28T18:49:00Z"/>
              <w:rFonts w:asciiTheme="minorHAnsi" w:eastAsiaTheme="minorEastAsia" w:hAnsiTheme="minorHAnsi" w:cstheme="minorBidi"/>
              <w:b w:val="0"/>
              <w:noProof/>
              <w:kern w:val="2"/>
            </w:rPr>
          </w:pPr>
          <w:ins w:id="486" w:author="Greenblue" w:date="2024-02-16T15:14:00Z">
            <w:del w:id="487" w:author="USER" w:date="2024-03-28T18:49:00Z">
              <w:r w:rsidRPr="005A6D13" w:rsidDel="005A6D13">
                <w:rPr>
                  <w:rStyle w:val="Hyperlink"/>
                  <w:noProof/>
                </w:rPr>
                <w:delText>4.3.4</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Information Types</w:delText>
              </w:r>
              <w:r w:rsidDel="005A6D13">
                <w:rPr>
                  <w:noProof/>
                  <w:webHidden/>
                </w:rPr>
                <w:tab/>
                <w:delText>13</w:delText>
              </w:r>
            </w:del>
          </w:ins>
        </w:p>
        <w:p w14:paraId="13079A0E" w14:textId="5B1BCE3B" w:rsidR="007E6E88" w:rsidDel="005A6D13" w:rsidRDefault="007E6E88">
          <w:pPr>
            <w:pStyle w:val="TOC3"/>
            <w:rPr>
              <w:ins w:id="488" w:author="Greenblue" w:date="2024-02-16T15:14:00Z"/>
              <w:del w:id="489" w:author="USER" w:date="2024-03-28T18:49:00Z"/>
              <w:rFonts w:asciiTheme="minorHAnsi" w:eastAsiaTheme="minorEastAsia" w:hAnsiTheme="minorHAnsi" w:cstheme="minorBidi"/>
              <w:b w:val="0"/>
              <w:noProof/>
              <w:kern w:val="2"/>
            </w:rPr>
          </w:pPr>
          <w:ins w:id="490" w:author="Greenblue" w:date="2024-02-16T15:14:00Z">
            <w:del w:id="491" w:author="USER" w:date="2024-03-28T18:49:00Z">
              <w:r w:rsidRPr="005A6D13" w:rsidDel="005A6D13">
                <w:rPr>
                  <w:rStyle w:val="Hyperlink"/>
                  <w:noProof/>
                </w:rPr>
                <w:delText>4.3.5</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Attributes</w:delText>
              </w:r>
              <w:r w:rsidDel="005A6D13">
                <w:rPr>
                  <w:noProof/>
                  <w:webHidden/>
                </w:rPr>
                <w:tab/>
                <w:delText>13</w:delText>
              </w:r>
            </w:del>
          </w:ins>
        </w:p>
        <w:p w14:paraId="25ADD9C3" w14:textId="0C6B3F91" w:rsidR="007E6E88" w:rsidDel="005A6D13" w:rsidRDefault="007E6E88">
          <w:pPr>
            <w:pStyle w:val="TOC2"/>
            <w:rPr>
              <w:ins w:id="492" w:author="Greenblue" w:date="2024-02-16T15:14:00Z"/>
              <w:del w:id="493" w:author="USER" w:date="2024-03-28T18:49:00Z"/>
              <w:rFonts w:asciiTheme="minorHAnsi" w:eastAsiaTheme="minorEastAsia" w:hAnsiTheme="minorHAnsi" w:cstheme="minorBidi"/>
              <w:b w:val="0"/>
              <w:noProof/>
              <w:kern w:val="2"/>
            </w:rPr>
          </w:pPr>
          <w:ins w:id="494" w:author="Greenblue" w:date="2024-02-16T15:14:00Z">
            <w:del w:id="495" w:author="USER" w:date="2024-03-28T18:49:00Z">
              <w:r w:rsidRPr="005A6D13" w:rsidDel="005A6D13">
                <w:rPr>
                  <w:rStyle w:val="Hyperlink"/>
                  <w:noProof/>
                </w:rPr>
                <w:delText>4.4</w:delText>
              </w:r>
              <w:r w:rsidDel="005A6D13">
                <w:rPr>
                  <w:rFonts w:asciiTheme="minorHAnsi" w:eastAsiaTheme="minorEastAsia" w:hAnsiTheme="minorHAnsi" w:cstheme="minorBidi"/>
                  <w:b w:val="0"/>
                  <w:noProof/>
                  <w:kern w:val="2"/>
                </w:rPr>
                <w:tab/>
              </w:r>
              <w:r w:rsidRPr="005A6D13" w:rsidDel="005A6D13">
                <w:rPr>
                  <w:rStyle w:val="Hyperlink"/>
                  <w:noProof/>
                </w:rPr>
                <w:delText>Geometric representation</w:delText>
              </w:r>
              <w:r w:rsidDel="005A6D13">
                <w:rPr>
                  <w:noProof/>
                  <w:webHidden/>
                </w:rPr>
                <w:tab/>
                <w:delText>15</w:delText>
              </w:r>
            </w:del>
          </w:ins>
        </w:p>
        <w:p w14:paraId="1987DD0B" w14:textId="371AE1F2" w:rsidR="007E6E88" w:rsidDel="005A6D13" w:rsidRDefault="007E6E88">
          <w:pPr>
            <w:pStyle w:val="TOC1"/>
            <w:rPr>
              <w:ins w:id="496" w:author="Greenblue" w:date="2024-02-16T15:14:00Z"/>
              <w:del w:id="497" w:author="USER" w:date="2024-03-28T18:49:00Z"/>
              <w:rFonts w:asciiTheme="minorHAnsi" w:eastAsiaTheme="minorEastAsia" w:hAnsiTheme="minorHAnsi" w:cstheme="minorBidi"/>
              <w:b w:val="0"/>
              <w:noProof/>
              <w:kern w:val="2"/>
            </w:rPr>
          </w:pPr>
          <w:ins w:id="498" w:author="Greenblue" w:date="2024-02-16T15:14:00Z">
            <w:del w:id="499" w:author="USER" w:date="2024-03-28T18:49:00Z">
              <w:r w:rsidRPr="005A6D13" w:rsidDel="005A6D13">
                <w:rPr>
                  <w:rStyle w:val="Hyperlink"/>
                  <w:noProof/>
                </w:rPr>
                <w:delText>5</w:delText>
              </w:r>
              <w:r w:rsidDel="005A6D13">
                <w:rPr>
                  <w:rFonts w:asciiTheme="minorHAnsi" w:eastAsiaTheme="minorEastAsia" w:hAnsiTheme="minorHAnsi" w:cstheme="minorBidi"/>
                  <w:b w:val="0"/>
                  <w:noProof/>
                  <w:kern w:val="2"/>
                </w:rPr>
                <w:tab/>
              </w:r>
              <w:r w:rsidRPr="005A6D13" w:rsidDel="005A6D13">
                <w:rPr>
                  <w:rStyle w:val="Hyperlink"/>
                  <w:noProof/>
                </w:rPr>
                <w:delText>Coordinate Reference Systems (CRS)</w:delText>
              </w:r>
              <w:r w:rsidDel="005A6D13">
                <w:rPr>
                  <w:noProof/>
                  <w:webHidden/>
                </w:rPr>
                <w:tab/>
                <w:delText>15</w:delText>
              </w:r>
            </w:del>
          </w:ins>
        </w:p>
        <w:p w14:paraId="0C37A240" w14:textId="4B7B752C" w:rsidR="007E6E88" w:rsidDel="005A6D13" w:rsidRDefault="007E6E88">
          <w:pPr>
            <w:pStyle w:val="TOC2"/>
            <w:rPr>
              <w:ins w:id="500" w:author="Greenblue" w:date="2024-02-16T15:14:00Z"/>
              <w:del w:id="501" w:author="USER" w:date="2024-03-28T18:49:00Z"/>
              <w:rFonts w:asciiTheme="minorHAnsi" w:eastAsiaTheme="minorEastAsia" w:hAnsiTheme="minorHAnsi" w:cstheme="minorBidi"/>
              <w:b w:val="0"/>
              <w:noProof/>
              <w:kern w:val="2"/>
            </w:rPr>
          </w:pPr>
          <w:ins w:id="502" w:author="Greenblue" w:date="2024-02-16T15:14:00Z">
            <w:del w:id="503" w:author="USER" w:date="2024-03-28T18:49:00Z">
              <w:r w:rsidRPr="005A6D13" w:rsidDel="005A6D13">
                <w:rPr>
                  <w:rStyle w:val="Hyperlink"/>
                  <w:noProof/>
                </w:rPr>
                <w:delText>5.1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15</w:delText>
              </w:r>
            </w:del>
          </w:ins>
        </w:p>
        <w:p w14:paraId="4D582E04" w14:textId="631BDDAE" w:rsidR="007E6E88" w:rsidDel="005A6D13" w:rsidRDefault="007E6E88">
          <w:pPr>
            <w:pStyle w:val="TOC2"/>
            <w:rPr>
              <w:ins w:id="504" w:author="Greenblue" w:date="2024-02-16T15:14:00Z"/>
              <w:del w:id="505" w:author="USER" w:date="2024-03-28T18:49:00Z"/>
              <w:rFonts w:asciiTheme="minorHAnsi" w:eastAsiaTheme="minorEastAsia" w:hAnsiTheme="minorHAnsi" w:cstheme="minorBidi"/>
              <w:b w:val="0"/>
              <w:noProof/>
              <w:kern w:val="2"/>
            </w:rPr>
          </w:pPr>
          <w:ins w:id="506" w:author="Greenblue" w:date="2024-02-16T15:14:00Z">
            <w:del w:id="507" w:author="USER" w:date="2024-03-28T18:49:00Z">
              <w:r w:rsidRPr="005A6D13" w:rsidDel="005A6D13">
                <w:rPr>
                  <w:rStyle w:val="Hyperlink"/>
                  <w:rFonts w:eastAsia="Malgun Gothic"/>
                  <w:noProof/>
                </w:rPr>
                <w:delText>5.2</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Horizontal reference system</w:delText>
              </w:r>
              <w:r w:rsidDel="005A6D13">
                <w:rPr>
                  <w:noProof/>
                  <w:webHidden/>
                </w:rPr>
                <w:tab/>
                <w:delText>16</w:delText>
              </w:r>
            </w:del>
          </w:ins>
        </w:p>
        <w:p w14:paraId="4AEA3535" w14:textId="72A13468" w:rsidR="007E6E88" w:rsidDel="005A6D13" w:rsidRDefault="007E6E88">
          <w:pPr>
            <w:pStyle w:val="TOC2"/>
            <w:rPr>
              <w:ins w:id="508" w:author="Greenblue" w:date="2024-02-16T15:14:00Z"/>
              <w:del w:id="509" w:author="USER" w:date="2024-03-28T18:49:00Z"/>
              <w:rFonts w:asciiTheme="minorHAnsi" w:eastAsiaTheme="minorEastAsia" w:hAnsiTheme="minorHAnsi" w:cstheme="minorBidi"/>
              <w:b w:val="0"/>
              <w:noProof/>
              <w:kern w:val="2"/>
            </w:rPr>
          </w:pPr>
          <w:ins w:id="510" w:author="Greenblue" w:date="2024-02-16T15:14:00Z">
            <w:del w:id="511" w:author="USER" w:date="2024-03-28T18:49:00Z">
              <w:r w:rsidRPr="005A6D13" w:rsidDel="005A6D13">
                <w:rPr>
                  <w:rStyle w:val="Hyperlink"/>
                  <w:rFonts w:eastAsia="Malgun Gothic"/>
                  <w:noProof/>
                </w:rPr>
                <w:delText>5.3</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Projection</w:delText>
              </w:r>
              <w:r w:rsidDel="005A6D13">
                <w:rPr>
                  <w:noProof/>
                  <w:webHidden/>
                </w:rPr>
                <w:tab/>
                <w:delText>16</w:delText>
              </w:r>
            </w:del>
          </w:ins>
        </w:p>
        <w:p w14:paraId="1607FF5C" w14:textId="344CEDBE" w:rsidR="007E6E88" w:rsidDel="005A6D13" w:rsidRDefault="007E6E88">
          <w:pPr>
            <w:pStyle w:val="TOC2"/>
            <w:rPr>
              <w:ins w:id="512" w:author="Greenblue" w:date="2024-02-16T15:14:00Z"/>
              <w:del w:id="513" w:author="USER" w:date="2024-03-28T18:49:00Z"/>
              <w:rFonts w:asciiTheme="minorHAnsi" w:eastAsiaTheme="minorEastAsia" w:hAnsiTheme="minorHAnsi" w:cstheme="minorBidi"/>
              <w:b w:val="0"/>
              <w:noProof/>
              <w:kern w:val="2"/>
            </w:rPr>
          </w:pPr>
          <w:ins w:id="514" w:author="Greenblue" w:date="2024-02-16T15:14:00Z">
            <w:del w:id="515" w:author="USER" w:date="2024-03-28T18:49:00Z">
              <w:r w:rsidRPr="005A6D13" w:rsidDel="005A6D13">
                <w:rPr>
                  <w:rStyle w:val="Hyperlink"/>
                  <w:rFonts w:eastAsia="Malgun Gothic"/>
                  <w:noProof/>
                </w:rPr>
                <w:delText>5.4</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Vertical coordinate reference system</w:delText>
              </w:r>
              <w:r w:rsidDel="005A6D13">
                <w:rPr>
                  <w:noProof/>
                  <w:webHidden/>
                </w:rPr>
                <w:tab/>
                <w:delText>16</w:delText>
              </w:r>
            </w:del>
          </w:ins>
        </w:p>
        <w:p w14:paraId="4BDC1C60" w14:textId="3B1D4EC0" w:rsidR="007E6E88" w:rsidDel="005A6D13" w:rsidRDefault="007E6E88">
          <w:pPr>
            <w:pStyle w:val="TOC2"/>
            <w:rPr>
              <w:ins w:id="516" w:author="Greenblue" w:date="2024-02-16T15:14:00Z"/>
              <w:del w:id="517" w:author="USER" w:date="2024-03-28T18:49:00Z"/>
              <w:rFonts w:asciiTheme="minorHAnsi" w:eastAsiaTheme="minorEastAsia" w:hAnsiTheme="minorHAnsi" w:cstheme="minorBidi"/>
              <w:b w:val="0"/>
              <w:noProof/>
              <w:kern w:val="2"/>
            </w:rPr>
          </w:pPr>
          <w:ins w:id="518" w:author="Greenblue" w:date="2024-02-16T15:14:00Z">
            <w:del w:id="519" w:author="USER" w:date="2024-03-28T18:49:00Z">
              <w:r w:rsidRPr="005A6D13" w:rsidDel="005A6D13">
                <w:rPr>
                  <w:rStyle w:val="Hyperlink"/>
                  <w:rFonts w:eastAsia="Malgun Gothic"/>
                  <w:noProof/>
                </w:rPr>
                <w:delText>5.5</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Temporal reference system</w:delText>
              </w:r>
              <w:r w:rsidDel="005A6D13">
                <w:rPr>
                  <w:noProof/>
                  <w:webHidden/>
                </w:rPr>
                <w:tab/>
                <w:delText>16</w:delText>
              </w:r>
            </w:del>
          </w:ins>
        </w:p>
        <w:p w14:paraId="5639724E" w14:textId="5AA5466C" w:rsidR="007E6E88" w:rsidDel="005A6D13" w:rsidRDefault="007E6E88">
          <w:pPr>
            <w:pStyle w:val="TOC2"/>
            <w:rPr>
              <w:ins w:id="520" w:author="Greenblue" w:date="2024-02-16T15:14:00Z"/>
              <w:del w:id="521" w:author="USER" w:date="2024-03-28T18:49:00Z"/>
              <w:rFonts w:asciiTheme="minorHAnsi" w:eastAsiaTheme="minorEastAsia" w:hAnsiTheme="minorHAnsi" w:cstheme="minorBidi"/>
              <w:b w:val="0"/>
              <w:noProof/>
              <w:kern w:val="2"/>
            </w:rPr>
          </w:pPr>
          <w:ins w:id="522" w:author="Greenblue" w:date="2024-02-16T15:14:00Z">
            <w:del w:id="523" w:author="USER" w:date="2024-03-28T18:49:00Z">
              <w:r w:rsidRPr="005A6D13" w:rsidDel="005A6D13">
                <w:rPr>
                  <w:rStyle w:val="Hyperlink"/>
                  <w:rFonts w:eastAsia="Malgun Gothic"/>
                  <w:noProof/>
                </w:rPr>
                <w:delText>5.6</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Coverage of nautical products data and scale</w:delText>
              </w:r>
              <w:r w:rsidDel="005A6D13">
                <w:rPr>
                  <w:noProof/>
                  <w:webHidden/>
                </w:rPr>
                <w:tab/>
                <w:delText>17</w:delText>
              </w:r>
            </w:del>
          </w:ins>
        </w:p>
        <w:p w14:paraId="74E2F598" w14:textId="5A9CF162" w:rsidR="007E6E88" w:rsidDel="005A6D13" w:rsidRDefault="007E6E88">
          <w:pPr>
            <w:pStyle w:val="TOC1"/>
            <w:rPr>
              <w:ins w:id="524" w:author="Greenblue" w:date="2024-02-16T15:14:00Z"/>
              <w:del w:id="525" w:author="USER" w:date="2024-03-28T18:49:00Z"/>
              <w:rFonts w:asciiTheme="minorHAnsi" w:eastAsiaTheme="minorEastAsia" w:hAnsiTheme="minorHAnsi" w:cstheme="minorBidi"/>
              <w:b w:val="0"/>
              <w:noProof/>
              <w:kern w:val="2"/>
            </w:rPr>
          </w:pPr>
          <w:ins w:id="526" w:author="Greenblue" w:date="2024-02-16T15:14:00Z">
            <w:del w:id="527" w:author="USER" w:date="2024-03-28T18:49:00Z">
              <w:r w:rsidRPr="005A6D13" w:rsidDel="005A6D13">
                <w:rPr>
                  <w:rStyle w:val="Hyperlink"/>
                  <w:noProof/>
                </w:rPr>
                <w:delText>6</w:delText>
              </w:r>
              <w:r w:rsidDel="005A6D13">
                <w:rPr>
                  <w:rFonts w:asciiTheme="minorHAnsi" w:eastAsiaTheme="minorEastAsia" w:hAnsiTheme="minorHAnsi" w:cstheme="minorBidi"/>
                  <w:b w:val="0"/>
                  <w:noProof/>
                  <w:kern w:val="2"/>
                </w:rPr>
                <w:tab/>
              </w:r>
              <w:r w:rsidRPr="005A6D13" w:rsidDel="005A6D13">
                <w:rPr>
                  <w:rStyle w:val="Hyperlink"/>
                  <w:noProof/>
                </w:rPr>
                <w:delText>Data Quality</w:delText>
              </w:r>
              <w:r w:rsidDel="005A6D13">
                <w:rPr>
                  <w:noProof/>
                  <w:webHidden/>
                </w:rPr>
                <w:tab/>
                <w:delText>17</w:delText>
              </w:r>
            </w:del>
          </w:ins>
        </w:p>
        <w:p w14:paraId="41F4D190" w14:textId="2A29C7DE" w:rsidR="007E6E88" w:rsidDel="005A6D13" w:rsidRDefault="007E6E88">
          <w:pPr>
            <w:pStyle w:val="TOC2"/>
            <w:rPr>
              <w:ins w:id="528" w:author="Greenblue" w:date="2024-02-16T15:14:00Z"/>
              <w:del w:id="529" w:author="USER" w:date="2024-03-28T18:49:00Z"/>
              <w:rFonts w:asciiTheme="minorHAnsi" w:eastAsiaTheme="minorEastAsia" w:hAnsiTheme="minorHAnsi" w:cstheme="minorBidi"/>
              <w:b w:val="0"/>
              <w:noProof/>
              <w:kern w:val="2"/>
            </w:rPr>
          </w:pPr>
          <w:ins w:id="530" w:author="Greenblue" w:date="2024-02-16T15:14:00Z">
            <w:del w:id="531" w:author="USER" w:date="2024-03-28T18:49:00Z">
              <w:r w:rsidRPr="005A6D13" w:rsidDel="005A6D13">
                <w:rPr>
                  <w:rStyle w:val="Hyperlink"/>
                  <w:noProof/>
                </w:rPr>
                <w:delText>6.1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17</w:delText>
              </w:r>
            </w:del>
          </w:ins>
        </w:p>
        <w:p w14:paraId="68185934" w14:textId="113D6BBF" w:rsidR="007E6E88" w:rsidDel="005A6D13" w:rsidRDefault="007E6E88">
          <w:pPr>
            <w:pStyle w:val="TOC1"/>
            <w:rPr>
              <w:ins w:id="532" w:author="Greenblue" w:date="2024-02-16T15:14:00Z"/>
              <w:del w:id="533" w:author="USER" w:date="2024-03-28T18:49:00Z"/>
              <w:rFonts w:asciiTheme="minorHAnsi" w:eastAsiaTheme="minorEastAsia" w:hAnsiTheme="minorHAnsi" w:cstheme="minorBidi"/>
              <w:b w:val="0"/>
              <w:noProof/>
              <w:kern w:val="2"/>
            </w:rPr>
          </w:pPr>
          <w:ins w:id="534" w:author="Greenblue" w:date="2024-02-16T15:14:00Z">
            <w:del w:id="535" w:author="USER" w:date="2024-03-28T18:49:00Z">
              <w:r w:rsidRPr="005A6D13" w:rsidDel="005A6D13">
                <w:rPr>
                  <w:rStyle w:val="Hyperlink"/>
                  <w:noProof/>
                </w:rPr>
                <w:delText>7</w:delText>
              </w:r>
              <w:r w:rsidDel="005A6D13">
                <w:rPr>
                  <w:rFonts w:asciiTheme="minorHAnsi" w:eastAsiaTheme="minorEastAsia" w:hAnsiTheme="minorHAnsi" w:cstheme="minorBidi"/>
                  <w:b w:val="0"/>
                  <w:noProof/>
                  <w:kern w:val="2"/>
                </w:rPr>
                <w:tab/>
              </w:r>
              <w:r w:rsidRPr="005A6D13" w:rsidDel="005A6D13">
                <w:rPr>
                  <w:rStyle w:val="Hyperlink"/>
                  <w:noProof/>
                </w:rPr>
                <w:delText>Data Capture and Classification</w:delText>
              </w:r>
              <w:r w:rsidDel="005A6D13">
                <w:rPr>
                  <w:noProof/>
                  <w:webHidden/>
                </w:rPr>
                <w:tab/>
                <w:delText>17</w:delText>
              </w:r>
            </w:del>
          </w:ins>
        </w:p>
        <w:p w14:paraId="0922FC35" w14:textId="7D3EA3E9" w:rsidR="007E6E88" w:rsidDel="005A6D13" w:rsidRDefault="007E6E88">
          <w:pPr>
            <w:pStyle w:val="TOC1"/>
            <w:rPr>
              <w:ins w:id="536" w:author="Greenblue" w:date="2024-02-16T15:14:00Z"/>
              <w:del w:id="537" w:author="USER" w:date="2024-03-28T18:49:00Z"/>
              <w:rFonts w:asciiTheme="minorHAnsi" w:eastAsiaTheme="minorEastAsia" w:hAnsiTheme="minorHAnsi" w:cstheme="minorBidi"/>
              <w:b w:val="0"/>
              <w:noProof/>
              <w:kern w:val="2"/>
            </w:rPr>
          </w:pPr>
          <w:ins w:id="538" w:author="Greenblue" w:date="2024-02-16T15:14:00Z">
            <w:del w:id="539" w:author="USER" w:date="2024-03-28T18:49:00Z">
              <w:r w:rsidRPr="005A6D13" w:rsidDel="005A6D13">
                <w:rPr>
                  <w:rStyle w:val="Hyperlink"/>
                  <w:noProof/>
                </w:rPr>
                <w:delText>8</w:delText>
              </w:r>
              <w:r w:rsidDel="005A6D13">
                <w:rPr>
                  <w:rFonts w:asciiTheme="minorHAnsi" w:eastAsiaTheme="minorEastAsia" w:hAnsiTheme="minorHAnsi" w:cstheme="minorBidi"/>
                  <w:b w:val="0"/>
                  <w:noProof/>
                  <w:kern w:val="2"/>
                </w:rPr>
                <w:tab/>
              </w:r>
              <w:r w:rsidRPr="005A6D13" w:rsidDel="005A6D13">
                <w:rPr>
                  <w:rStyle w:val="Hyperlink"/>
                  <w:noProof/>
                </w:rPr>
                <w:delText>Maintenance</w:delText>
              </w:r>
              <w:r w:rsidDel="005A6D13">
                <w:rPr>
                  <w:noProof/>
                  <w:webHidden/>
                </w:rPr>
                <w:tab/>
                <w:delText>18</w:delText>
              </w:r>
            </w:del>
          </w:ins>
        </w:p>
        <w:p w14:paraId="1E322857" w14:textId="46678816" w:rsidR="007E6E88" w:rsidDel="005A6D13" w:rsidRDefault="007E6E88">
          <w:pPr>
            <w:pStyle w:val="TOC2"/>
            <w:rPr>
              <w:ins w:id="540" w:author="Greenblue" w:date="2024-02-16T15:14:00Z"/>
              <w:del w:id="541" w:author="USER" w:date="2024-03-28T18:49:00Z"/>
              <w:rFonts w:asciiTheme="minorHAnsi" w:eastAsiaTheme="minorEastAsia" w:hAnsiTheme="minorHAnsi" w:cstheme="minorBidi"/>
              <w:b w:val="0"/>
              <w:noProof/>
              <w:kern w:val="2"/>
            </w:rPr>
          </w:pPr>
          <w:ins w:id="542" w:author="Greenblue" w:date="2024-02-16T15:14:00Z">
            <w:del w:id="543" w:author="USER" w:date="2024-03-28T18:49:00Z">
              <w:r w:rsidRPr="005A6D13" w:rsidDel="005A6D13">
                <w:rPr>
                  <w:rStyle w:val="Hyperlink"/>
                  <w:rFonts w:eastAsia="Malgun Gothic"/>
                  <w:noProof/>
                </w:rPr>
                <w:delText>8.1</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Introduction</w:delText>
              </w:r>
              <w:r w:rsidDel="005A6D13">
                <w:rPr>
                  <w:noProof/>
                  <w:webHidden/>
                </w:rPr>
                <w:tab/>
                <w:delText>18</w:delText>
              </w:r>
            </w:del>
          </w:ins>
        </w:p>
        <w:p w14:paraId="05425618" w14:textId="2A9C9B3D" w:rsidR="007E6E88" w:rsidDel="005A6D13" w:rsidRDefault="007E6E88">
          <w:pPr>
            <w:pStyle w:val="TOC2"/>
            <w:rPr>
              <w:ins w:id="544" w:author="Greenblue" w:date="2024-02-16T15:14:00Z"/>
              <w:del w:id="545" w:author="USER" w:date="2024-03-28T18:49:00Z"/>
              <w:rFonts w:asciiTheme="minorHAnsi" w:eastAsiaTheme="minorEastAsia" w:hAnsiTheme="minorHAnsi" w:cstheme="minorBidi"/>
              <w:b w:val="0"/>
              <w:noProof/>
              <w:kern w:val="2"/>
            </w:rPr>
          </w:pPr>
          <w:ins w:id="546" w:author="Greenblue" w:date="2024-02-16T15:14:00Z">
            <w:del w:id="547" w:author="USER" w:date="2024-03-28T18:49:00Z">
              <w:r w:rsidRPr="005A6D13" w:rsidDel="005A6D13">
                <w:rPr>
                  <w:rStyle w:val="Hyperlink"/>
                  <w:noProof/>
                </w:rPr>
                <w:delText>8.2</w:delText>
              </w:r>
              <w:r w:rsidDel="005A6D13">
                <w:rPr>
                  <w:rFonts w:asciiTheme="minorHAnsi" w:eastAsiaTheme="minorEastAsia" w:hAnsiTheme="minorHAnsi" w:cstheme="minorBidi"/>
                  <w:b w:val="0"/>
                  <w:noProof/>
                  <w:kern w:val="2"/>
                </w:rPr>
                <w:tab/>
              </w:r>
              <w:r w:rsidRPr="005A6D13" w:rsidDel="005A6D13">
                <w:rPr>
                  <w:rStyle w:val="Hyperlink"/>
                  <w:noProof/>
                </w:rPr>
                <w:delText>Production Process for base and update datasets</w:delText>
              </w:r>
              <w:r w:rsidDel="005A6D13">
                <w:rPr>
                  <w:noProof/>
                  <w:webHidden/>
                </w:rPr>
                <w:tab/>
                <w:delText>18</w:delText>
              </w:r>
            </w:del>
          </w:ins>
        </w:p>
        <w:p w14:paraId="5CED8AF1" w14:textId="70FE5D1A" w:rsidR="007E6E88" w:rsidDel="005A6D13" w:rsidRDefault="007E6E88">
          <w:pPr>
            <w:pStyle w:val="TOC2"/>
            <w:rPr>
              <w:ins w:id="548" w:author="Greenblue" w:date="2024-02-16T15:14:00Z"/>
              <w:del w:id="549" w:author="USER" w:date="2024-03-28T18:49:00Z"/>
              <w:rFonts w:asciiTheme="minorHAnsi" w:eastAsiaTheme="minorEastAsia" w:hAnsiTheme="minorHAnsi" w:cstheme="minorBidi"/>
              <w:b w:val="0"/>
              <w:noProof/>
              <w:kern w:val="2"/>
            </w:rPr>
          </w:pPr>
          <w:ins w:id="550" w:author="Greenblue" w:date="2024-02-16T15:14:00Z">
            <w:del w:id="551" w:author="USER" w:date="2024-03-28T18:49:00Z">
              <w:r w:rsidRPr="005A6D13" w:rsidDel="005A6D13">
                <w:rPr>
                  <w:rStyle w:val="Hyperlink"/>
                  <w:rFonts w:eastAsia="Malgun Gothic"/>
                  <w:noProof/>
                </w:rPr>
                <w:delText>8.3</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Dataset updates and cancellation</w:delText>
              </w:r>
              <w:r w:rsidDel="005A6D13">
                <w:rPr>
                  <w:noProof/>
                  <w:webHidden/>
                </w:rPr>
                <w:tab/>
                <w:delText>18</w:delText>
              </w:r>
            </w:del>
          </w:ins>
        </w:p>
        <w:p w14:paraId="1FF8308C" w14:textId="60F982AD" w:rsidR="007E6E88" w:rsidDel="005A6D13" w:rsidRDefault="007E6E88">
          <w:pPr>
            <w:pStyle w:val="TOC2"/>
            <w:rPr>
              <w:ins w:id="552" w:author="Greenblue" w:date="2024-02-16T15:14:00Z"/>
              <w:del w:id="553" w:author="USER" w:date="2024-03-28T18:49:00Z"/>
              <w:rFonts w:asciiTheme="minorHAnsi" w:eastAsiaTheme="minorEastAsia" w:hAnsiTheme="minorHAnsi" w:cstheme="minorBidi"/>
              <w:b w:val="0"/>
              <w:noProof/>
              <w:kern w:val="2"/>
            </w:rPr>
          </w:pPr>
          <w:ins w:id="554" w:author="Greenblue" w:date="2024-02-16T15:14:00Z">
            <w:del w:id="555" w:author="USER" w:date="2024-03-28T18:49:00Z">
              <w:r w:rsidRPr="005A6D13" w:rsidDel="005A6D13">
                <w:rPr>
                  <w:rStyle w:val="Hyperlink"/>
                  <w:rFonts w:eastAsia="Malgun Gothic"/>
                  <w:noProof/>
                </w:rPr>
                <w:delText>8.4</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Support file updates</w:delText>
              </w:r>
              <w:r w:rsidDel="005A6D13">
                <w:rPr>
                  <w:noProof/>
                  <w:webHidden/>
                </w:rPr>
                <w:tab/>
                <w:delText>18</w:delText>
              </w:r>
            </w:del>
          </w:ins>
        </w:p>
        <w:p w14:paraId="0F6B1B0B" w14:textId="53319D5B" w:rsidR="007E6E88" w:rsidDel="005A6D13" w:rsidRDefault="007E6E88">
          <w:pPr>
            <w:pStyle w:val="TOC2"/>
            <w:rPr>
              <w:ins w:id="556" w:author="Greenblue" w:date="2024-02-16T15:14:00Z"/>
              <w:del w:id="557" w:author="USER" w:date="2024-03-28T18:49:00Z"/>
              <w:rFonts w:asciiTheme="minorHAnsi" w:eastAsiaTheme="minorEastAsia" w:hAnsiTheme="minorHAnsi" w:cstheme="minorBidi"/>
              <w:b w:val="0"/>
              <w:noProof/>
              <w:kern w:val="2"/>
            </w:rPr>
          </w:pPr>
          <w:ins w:id="558" w:author="Greenblue" w:date="2024-02-16T15:14:00Z">
            <w:del w:id="559" w:author="USER" w:date="2024-03-28T18:49:00Z">
              <w:r w:rsidRPr="005A6D13" w:rsidDel="005A6D13">
                <w:rPr>
                  <w:rStyle w:val="Hyperlink"/>
                  <w:rFonts w:eastAsia="Malgun Gothic"/>
                  <w:noProof/>
                </w:rPr>
                <w:delText>8.5</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Feature and Portrayal Catalogues</w:delText>
              </w:r>
              <w:r w:rsidDel="005A6D13">
                <w:rPr>
                  <w:noProof/>
                  <w:webHidden/>
                </w:rPr>
                <w:tab/>
                <w:delText>19</w:delText>
              </w:r>
            </w:del>
          </w:ins>
        </w:p>
        <w:p w14:paraId="1AF9209B" w14:textId="2F04B3EB" w:rsidR="007E6E88" w:rsidDel="005A6D13" w:rsidRDefault="007E6E88">
          <w:pPr>
            <w:pStyle w:val="TOC2"/>
            <w:rPr>
              <w:ins w:id="560" w:author="Greenblue" w:date="2024-02-16T15:14:00Z"/>
              <w:del w:id="561" w:author="USER" w:date="2024-03-28T18:49:00Z"/>
              <w:rFonts w:asciiTheme="minorHAnsi" w:eastAsiaTheme="minorEastAsia" w:hAnsiTheme="minorHAnsi" w:cstheme="minorBidi"/>
              <w:b w:val="0"/>
              <w:noProof/>
              <w:kern w:val="2"/>
            </w:rPr>
          </w:pPr>
          <w:ins w:id="562" w:author="Greenblue" w:date="2024-02-16T15:14:00Z">
            <w:del w:id="563" w:author="USER" w:date="2024-03-28T18:49:00Z">
              <w:r w:rsidRPr="005A6D13" w:rsidDel="005A6D13">
                <w:rPr>
                  <w:rStyle w:val="Hyperlink"/>
                  <w:rFonts w:eastAsia="Malgun Gothic"/>
                  <w:noProof/>
                </w:rPr>
                <w:delText>8.6</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Feature history, version, and change tracking</w:delText>
              </w:r>
              <w:r w:rsidDel="005A6D13">
                <w:rPr>
                  <w:noProof/>
                  <w:webHidden/>
                </w:rPr>
                <w:tab/>
                <w:delText>19</w:delText>
              </w:r>
            </w:del>
          </w:ins>
        </w:p>
        <w:p w14:paraId="6264A935" w14:textId="2E3D8ED9" w:rsidR="007E6E88" w:rsidDel="005A6D13" w:rsidRDefault="007E6E88">
          <w:pPr>
            <w:pStyle w:val="TOC2"/>
            <w:rPr>
              <w:ins w:id="564" w:author="Greenblue" w:date="2024-02-16T15:14:00Z"/>
              <w:del w:id="565" w:author="USER" w:date="2024-03-28T18:49:00Z"/>
              <w:rFonts w:asciiTheme="minorHAnsi" w:eastAsiaTheme="minorEastAsia" w:hAnsiTheme="minorHAnsi" w:cstheme="minorBidi"/>
              <w:b w:val="0"/>
              <w:noProof/>
              <w:kern w:val="2"/>
            </w:rPr>
          </w:pPr>
          <w:ins w:id="566" w:author="Greenblue" w:date="2024-02-16T15:14:00Z">
            <w:del w:id="567" w:author="USER" w:date="2024-03-28T18:49:00Z">
              <w:r w:rsidRPr="005A6D13" w:rsidDel="005A6D13">
                <w:rPr>
                  <w:rStyle w:val="Hyperlink"/>
                  <w:rFonts w:eastAsia="Malgun Gothic"/>
                  <w:noProof/>
                </w:rPr>
                <w:delText>8.7</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Dataset encryption</w:delText>
              </w:r>
              <w:r w:rsidDel="005A6D13">
                <w:rPr>
                  <w:noProof/>
                  <w:webHidden/>
                </w:rPr>
                <w:tab/>
                <w:delText>19</w:delText>
              </w:r>
            </w:del>
          </w:ins>
        </w:p>
        <w:p w14:paraId="4ABC3A5C" w14:textId="1E8F3085" w:rsidR="007E6E88" w:rsidDel="005A6D13" w:rsidRDefault="007E6E88">
          <w:pPr>
            <w:pStyle w:val="TOC1"/>
            <w:rPr>
              <w:ins w:id="568" w:author="Greenblue" w:date="2024-02-16T15:14:00Z"/>
              <w:del w:id="569" w:author="USER" w:date="2024-03-28T18:49:00Z"/>
              <w:rFonts w:asciiTheme="minorHAnsi" w:eastAsiaTheme="minorEastAsia" w:hAnsiTheme="minorHAnsi" w:cstheme="minorBidi"/>
              <w:b w:val="0"/>
              <w:noProof/>
              <w:kern w:val="2"/>
            </w:rPr>
          </w:pPr>
          <w:ins w:id="570" w:author="Greenblue" w:date="2024-02-16T15:14:00Z">
            <w:del w:id="571" w:author="USER" w:date="2024-03-28T18:49:00Z">
              <w:r w:rsidRPr="005A6D13" w:rsidDel="005A6D13">
                <w:rPr>
                  <w:rStyle w:val="Hyperlink"/>
                  <w:noProof/>
                </w:rPr>
                <w:delText>9</w:delText>
              </w:r>
              <w:r w:rsidDel="005A6D13">
                <w:rPr>
                  <w:rFonts w:asciiTheme="minorHAnsi" w:eastAsiaTheme="minorEastAsia" w:hAnsiTheme="minorHAnsi" w:cstheme="minorBidi"/>
                  <w:b w:val="0"/>
                  <w:noProof/>
                  <w:kern w:val="2"/>
                </w:rPr>
                <w:tab/>
              </w:r>
              <w:r w:rsidRPr="005A6D13" w:rsidDel="005A6D13">
                <w:rPr>
                  <w:rStyle w:val="Hyperlink"/>
                  <w:noProof/>
                </w:rPr>
                <w:delText>Portrayal</w:delText>
              </w:r>
              <w:r w:rsidDel="005A6D13">
                <w:rPr>
                  <w:noProof/>
                  <w:webHidden/>
                </w:rPr>
                <w:tab/>
                <w:delText>19</w:delText>
              </w:r>
            </w:del>
          </w:ins>
        </w:p>
        <w:p w14:paraId="3217A8AD" w14:textId="6D69BEBC" w:rsidR="007E6E88" w:rsidDel="005A6D13" w:rsidRDefault="007E6E88">
          <w:pPr>
            <w:pStyle w:val="TOC2"/>
            <w:rPr>
              <w:ins w:id="572" w:author="Greenblue" w:date="2024-02-16T15:14:00Z"/>
              <w:del w:id="573" w:author="USER" w:date="2024-03-28T18:49:00Z"/>
              <w:rFonts w:asciiTheme="minorHAnsi" w:eastAsiaTheme="minorEastAsia" w:hAnsiTheme="minorHAnsi" w:cstheme="minorBidi"/>
              <w:b w:val="0"/>
              <w:noProof/>
              <w:kern w:val="2"/>
            </w:rPr>
          </w:pPr>
          <w:ins w:id="574" w:author="Greenblue" w:date="2024-02-16T15:14:00Z">
            <w:del w:id="575" w:author="USER" w:date="2024-03-28T18:49:00Z">
              <w:r w:rsidRPr="005A6D13" w:rsidDel="005A6D13">
                <w:rPr>
                  <w:rStyle w:val="Hyperlink"/>
                  <w:noProof/>
                </w:rPr>
                <w:delText>9.1</w:delText>
              </w:r>
              <w:r w:rsidDel="005A6D13">
                <w:rPr>
                  <w:rFonts w:asciiTheme="minorHAnsi" w:eastAsiaTheme="minorEastAsia" w:hAnsiTheme="minorHAnsi" w:cstheme="minorBidi"/>
                  <w:b w:val="0"/>
                  <w:noProof/>
                  <w:kern w:val="2"/>
                </w:rPr>
                <w:tab/>
              </w:r>
              <w:r w:rsidRPr="005A6D13" w:rsidDel="005A6D13">
                <w:rPr>
                  <w:rStyle w:val="Hyperlink"/>
                  <w:noProof/>
                </w:rPr>
                <w:delText>Portrayal Catalogue</w:delText>
              </w:r>
              <w:r w:rsidDel="005A6D13">
                <w:rPr>
                  <w:noProof/>
                  <w:webHidden/>
                </w:rPr>
                <w:tab/>
                <w:delText>19</w:delText>
              </w:r>
            </w:del>
          </w:ins>
        </w:p>
        <w:p w14:paraId="50AEB2BD" w14:textId="620DBA0E" w:rsidR="007E6E88" w:rsidDel="005A6D13" w:rsidRDefault="007E6E88">
          <w:pPr>
            <w:pStyle w:val="TOC1"/>
            <w:rPr>
              <w:ins w:id="576" w:author="Greenblue" w:date="2024-02-16T15:14:00Z"/>
              <w:del w:id="577" w:author="USER" w:date="2024-03-28T18:49:00Z"/>
              <w:rFonts w:asciiTheme="minorHAnsi" w:eastAsiaTheme="minorEastAsia" w:hAnsiTheme="minorHAnsi" w:cstheme="minorBidi"/>
              <w:b w:val="0"/>
              <w:noProof/>
              <w:kern w:val="2"/>
            </w:rPr>
          </w:pPr>
          <w:ins w:id="578" w:author="Greenblue" w:date="2024-02-16T15:14:00Z">
            <w:del w:id="579" w:author="USER" w:date="2024-03-28T18:49:00Z">
              <w:r w:rsidRPr="005A6D13" w:rsidDel="005A6D13">
                <w:rPr>
                  <w:rStyle w:val="Hyperlink"/>
                  <w:noProof/>
                </w:rPr>
                <w:delText>10</w:delText>
              </w:r>
              <w:r w:rsidDel="005A6D13">
                <w:rPr>
                  <w:rFonts w:asciiTheme="minorHAnsi" w:eastAsiaTheme="minorEastAsia" w:hAnsiTheme="minorHAnsi" w:cstheme="minorBidi"/>
                  <w:b w:val="0"/>
                  <w:noProof/>
                  <w:kern w:val="2"/>
                </w:rPr>
                <w:tab/>
              </w:r>
              <w:r w:rsidRPr="005A6D13" w:rsidDel="005A6D13">
                <w:rPr>
                  <w:rStyle w:val="Hyperlink"/>
                  <w:noProof/>
                </w:rPr>
                <w:delText>Data Product format (encoding)</w:delText>
              </w:r>
              <w:r w:rsidDel="005A6D13">
                <w:rPr>
                  <w:noProof/>
                  <w:webHidden/>
                </w:rPr>
                <w:tab/>
                <w:delText>20</w:delText>
              </w:r>
            </w:del>
          </w:ins>
        </w:p>
        <w:p w14:paraId="590BD7D9" w14:textId="61AD66D7" w:rsidR="007E6E88" w:rsidDel="005A6D13" w:rsidRDefault="007E6E88">
          <w:pPr>
            <w:pStyle w:val="TOC2"/>
            <w:rPr>
              <w:ins w:id="580" w:author="Greenblue" w:date="2024-02-16T15:14:00Z"/>
              <w:del w:id="581" w:author="USER" w:date="2024-03-28T18:49:00Z"/>
              <w:rFonts w:asciiTheme="minorHAnsi" w:eastAsiaTheme="minorEastAsia" w:hAnsiTheme="minorHAnsi" w:cstheme="minorBidi"/>
              <w:b w:val="0"/>
              <w:noProof/>
              <w:kern w:val="2"/>
            </w:rPr>
          </w:pPr>
          <w:ins w:id="582" w:author="Greenblue" w:date="2024-02-16T15:14:00Z">
            <w:del w:id="583" w:author="USER" w:date="2024-03-28T18:49:00Z">
              <w:r w:rsidRPr="005A6D13" w:rsidDel="005A6D13">
                <w:rPr>
                  <w:rStyle w:val="Hyperlink"/>
                  <w:noProof/>
                </w:rPr>
                <w:delText>10.1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20</w:delText>
              </w:r>
            </w:del>
          </w:ins>
        </w:p>
        <w:p w14:paraId="36647BD8" w14:textId="6D4D392E" w:rsidR="007E6E88" w:rsidDel="005A6D13" w:rsidRDefault="007E6E88">
          <w:pPr>
            <w:pStyle w:val="TOC2"/>
            <w:rPr>
              <w:ins w:id="584" w:author="Greenblue" w:date="2024-02-16T15:14:00Z"/>
              <w:del w:id="585" w:author="USER" w:date="2024-03-28T18:49:00Z"/>
              <w:rFonts w:asciiTheme="minorHAnsi" w:eastAsiaTheme="minorEastAsia" w:hAnsiTheme="minorHAnsi" w:cstheme="minorBidi"/>
              <w:b w:val="0"/>
              <w:noProof/>
              <w:kern w:val="2"/>
            </w:rPr>
          </w:pPr>
          <w:ins w:id="586" w:author="Greenblue" w:date="2024-02-16T15:14:00Z">
            <w:del w:id="587" w:author="USER" w:date="2024-03-28T18:49:00Z">
              <w:r w:rsidRPr="005A6D13" w:rsidDel="005A6D13">
                <w:rPr>
                  <w:rStyle w:val="Hyperlink"/>
                  <w:rFonts w:eastAsia="Malgun Gothic"/>
                  <w:noProof/>
                </w:rPr>
                <w:delText>10.2</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Encoding of latitude and longitude</w:delText>
              </w:r>
              <w:r w:rsidDel="005A6D13">
                <w:rPr>
                  <w:noProof/>
                  <w:webHidden/>
                </w:rPr>
                <w:tab/>
                <w:delText>20</w:delText>
              </w:r>
            </w:del>
          </w:ins>
        </w:p>
        <w:p w14:paraId="47EFE968" w14:textId="4D7ECA3A" w:rsidR="007E6E88" w:rsidDel="005A6D13" w:rsidRDefault="007E6E88">
          <w:pPr>
            <w:pStyle w:val="TOC3"/>
            <w:rPr>
              <w:ins w:id="588" w:author="Greenblue" w:date="2024-02-16T15:14:00Z"/>
              <w:del w:id="589" w:author="USER" w:date="2024-03-28T18:49:00Z"/>
              <w:rFonts w:asciiTheme="minorHAnsi" w:eastAsiaTheme="minorEastAsia" w:hAnsiTheme="minorHAnsi" w:cstheme="minorBidi"/>
              <w:b w:val="0"/>
              <w:noProof/>
              <w:kern w:val="2"/>
            </w:rPr>
          </w:pPr>
          <w:ins w:id="590" w:author="Greenblue" w:date="2024-02-16T15:14:00Z">
            <w:del w:id="591" w:author="USER" w:date="2024-03-28T18:49:00Z">
              <w:r w:rsidRPr="005A6D13" w:rsidDel="005A6D13">
                <w:rPr>
                  <w:rStyle w:val="Hyperlink"/>
                  <w:noProof/>
                  <w:lang w:eastAsia="en-US"/>
                </w:rPr>
                <w:delText>10.2.1</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Encoding of coordinates as decimals</w:delText>
              </w:r>
              <w:r w:rsidDel="005A6D13">
                <w:rPr>
                  <w:noProof/>
                  <w:webHidden/>
                </w:rPr>
                <w:tab/>
                <w:delText>20</w:delText>
              </w:r>
            </w:del>
          </w:ins>
        </w:p>
        <w:p w14:paraId="59DA0FC0" w14:textId="76BCC126" w:rsidR="007E6E88" w:rsidDel="005A6D13" w:rsidRDefault="007E6E88">
          <w:pPr>
            <w:pStyle w:val="TOC2"/>
            <w:rPr>
              <w:ins w:id="592" w:author="Greenblue" w:date="2024-02-16T15:14:00Z"/>
              <w:del w:id="593" w:author="USER" w:date="2024-03-28T18:49:00Z"/>
              <w:rFonts w:asciiTheme="minorHAnsi" w:eastAsiaTheme="minorEastAsia" w:hAnsiTheme="minorHAnsi" w:cstheme="minorBidi"/>
              <w:b w:val="0"/>
              <w:noProof/>
              <w:kern w:val="2"/>
            </w:rPr>
          </w:pPr>
          <w:ins w:id="594" w:author="Greenblue" w:date="2024-02-16T15:14:00Z">
            <w:del w:id="595" w:author="USER" w:date="2024-03-28T18:49:00Z">
              <w:r w:rsidRPr="005A6D13" w:rsidDel="005A6D13">
                <w:rPr>
                  <w:rStyle w:val="Hyperlink"/>
                  <w:rFonts w:eastAsia="Malgun Gothic"/>
                  <w:noProof/>
                </w:rPr>
                <w:delText>10.3</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Numeric attribute encoding</w:delText>
              </w:r>
              <w:r w:rsidDel="005A6D13">
                <w:rPr>
                  <w:noProof/>
                  <w:webHidden/>
                </w:rPr>
                <w:tab/>
                <w:delText>20</w:delText>
              </w:r>
            </w:del>
          </w:ins>
        </w:p>
        <w:p w14:paraId="1D9B11D8" w14:textId="2B369899" w:rsidR="007E6E88" w:rsidDel="005A6D13" w:rsidRDefault="007E6E88">
          <w:pPr>
            <w:pStyle w:val="TOC2"/>
            <w:rPr>
              <w:ins w:id="596" w:author="Greenblue" w:date="2024-02-16T15:14:00Z"/>
              <w:del w:id="597" w:author="USER" w:date="2024-03-28T18:49:00Z"/>
              <w:rFonts w:asciiTheme="minorHAnsi" w:eastAsiaTheme="minorEastAsia" w:hAnsiTheme="minorHAnsi" w:cstheme="minorBidi"/>
              <w:b w:val="0"/>
              <w:noProof/>
              <w:kern w:val="2"/>
            </w:rPr>
          </w:pPr>
          <w:ins w:id="598" w:author="Greenblue" w:date="2024-02-16T15:14:00Z">
            <w:del w:id="599" w:author="USER" w:date="2024-03-28T18:49:00Z">
              <w:r w:rsidRPr="005A6D13" w:rsidDel="005A6D13">
                <w:rPr>
                  <w:rStyle w:val="Hyperlink"/>
                  <w:rFonts w:eastAsia="Malgun Gothic"/>
                  <w:noProof/>
                </w:rPr>
                <w:delText>10.4</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Text attribute values</w:delText>
              </w:r>
              <w:r w:rsidDel="005A6D13">
                <w:rPr>
                  <w:noProof/>
                  <w:webHidden/>
                </w:rPr>
                <w:tab/>
                <w:delText>21</w:delText>
              </w:r>
            </w:del>
          </w:ins>
        </w:p>
        <w:p w14:paraId="61083DD2" w14:textId="08EFBC7D" w:rsidR="007E6E88" w:rsidDel="005A6D13" w:rsidRDefault="007E6E88">
          <w:pPr>
            <w:pStyle w:val="TOC2"/>
            <w:rPr>
              <w:ins w:id="600" w:author="Greenblue" w:date="2024-02-16T15:14:00Z"/>
              <w:del w:id="601" w:author="USER" w:date="2024-03-28T18:49:00Z"/>
              <w:rFonts w:asciiTheme="minorHAnsi" w:eastAsiaTheme="minorEastAsia" w:hAnsiTheme="minorHAnsi" w:cstheme="minorBidi"/>
              <w:b w:val="0"/>
              <w:noProof/>
              <w:kern w:val="2"/>
            </w:rPr>
          </w:pPr>
          <w:ins w:id="602" w:author="Greenblue" w:date="2024-02-16T15:14:00Z">
            <w:del w:id="603" w:author="USER" w:date="2024-03-28T18:49:00Z">
              <w:r w:rsidRPr="005A6D13" w:rsidDel="005A6D13">
                <w:rPr>
                  <w:rStyle w:val="Hyperlink"/>
                  <w:rFonts w:eastAsia="Malgun Gothic"/>
                  <w:noProof/>
                </w:rPr>
                <w:delText>10.5</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Mandatory attribute values</w:delText>
              </w:r>
              <w:r w:rsidDel="005A6D13">
                <w:rPr>
                  <w:noProof/>
                  <w:webHidden/>
                </w:rPr>
                <w:tab/>
                <w:delText>21</w:delText>
              </w:r>
            </w:del>
          </w:ins>
        </w:p>
        <w:p w14:paraId="14387D87" w14:textId="2E81C9C1" w:rsidR="007E6E88" w:rsidDel="005A6D13" w:rsidRDefault="007E6E88">
          <w:pPr>
            <w:pStyle w:val="TOC2"/>
            <w:rPr>
              <w:ins w:id="604" w:author="Greenblue" w:date="2024-02-16T15:14:00Z"/>
              <w:del w:id="605" w:author="USER" w:date="2024-03-28T18:49:00Z"/>
              <w:rFonts w:asciiTheme="minorHAnsi" w:eastAsiaTheme="minorEastAsia" w:hAnsiTheme="minorHAnsi" w:cstheme="minorBidi"/>
              <w:b w:val="0"/>
              <w:noProof/>
              <w:kern w:val="2"/>
            </w:rPr>
          </w:pPr>
          <w:ins w:id="606" w:author="Greenblue" w:date="2024-02-16T15:14:00Z">
            <w:del w:id="607" w:author="USER" w:date="2024-03-28T18:49:00Z">
              <w:r w:rsidRPr="005A6D13" w:rsidDel="005A6D13">
                <w:rPr>
                  <w:rStyle w:val="Hyperlink"/>
                  <w:rFonts w:eastAsia="Malgun Gothic"/>
                  <w:noProof/>
                </w:rPr>
                <w:delText>10.6</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Data overlap</w:delText>
              </w:r>
              <w:r w:rsidDel="005A6D13">
                <w:rPr>
                  <w:noProof/>
                  <w:webHidden/>
                </w:rPr>
                <w:tab/>
                <w:delText>21</w:delText>
              </w:r>
            </w:del>
          </w:ins>
        </w:p>
        <w:p w14:paraId="56346E85" w14:textId="75ECDAC7" w:rsidR="007E6E88" w:rsidDel="005A6D13" w:rsidRDefault="007E6E88">
          <w:pPr>
            <w:pStyle w:val="TOC2"/>
            <w:rPr>
              <w:ins w:id="608" w:author="Greenblue" w:date="2024-02-16T15:14:00Z"/>
              <w:del w:id="609" w:author="USER" w:date="2024-03-28T18:49:00Z"/>
              <w:rFonts w:asciiTheme="minorHAnsi" w:eastAsiaTheme="minorEastAsia" w:hAnsiTheme="minorHAnsi" w:cstheme="minorBidi"/>
              <w:b w:val="0"/>
              <w:noProof/>
              <w:kern w:val="2"/>
            </w:rPr>
          </w:pPr>
          <w:ins w:id="610" w:author="Greenblue" w:date="2024-02-16T15:14:00Z">
            <w:del w:id="611" w:author="USER" w:date="2024-03-28T18:49:00Z">
              <w:r w:rsidRPr="005A6D13" w:rsidDel="005A6D13">
                <w:rPr>
                  <w:rStyle w:val="Hyperlink"/>
                  <w:rFonts w:eastAsia="Malgun Gothic"/>
                  <w:noProof/>
                </w:rPr>
                <w:delText>10.7</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Data extent</w:delText>
              </w:r>
              <w:r w:rsidDel="005A6D13">
                <w:rPr>
                  <w:noProof/>
                  <w:webHidden/>
                </w:rPr>
                <w:tab/>
                <w:delText>21</w:delText>
              </w:r>
            </w:del>
          </w:ins>
        </w:p>
        <w:p w14:paraId="3480D349" w14:textId="62178506" w:rsidR="007E6E88" w:rsidDel="005A6D13" w:rsidRDefault="007E6E88">
          <w:pPr>
            <w:pStyle w:val="TOC1"/>
            <w:rPr>
              <w:ins w:id="612" w:author="Greenblue" w:date="2024-02-16T15:14:00Z"/>
              <w:del w:id="613" w:author="USER" w:date="2024-03-28T18:49:00Z"/>
              <w:rFonts w:asciiTheme="minorHAnsi" w:eastAsiaTheme="minorEastAsia" w:hAnsiTheme="minorHAnsi" w:cstheme="minorBidi"/>
              <w:b w:val="0"/>
              <w:noProof/>
              <w:kern w:val="2"/>
            </w:rPr>
          </w:pPr>
          <w:ins w:id="614" w:author="Greenblue" w:date="2024-02-16T15:14:00Z">
            <w:del w:id="615" w:author="USER" w:date="2024-03-28T18:49:00Z">
              <w:r w:rsidRPr="005A6D13" w:rsidDel="005A6D13">
                <w:rPr>
                  <w:rStyle w:val="Hyperlink"/>
                  <w:noProof/>
                </w:rPr>
                <w:delText>11</w:delText>
              </w:r>
              <w:r w:rsidDel="005A6D13">
                <w:rPr>
                  <w:rFonts w:asciiTheme="minorHAnsi" w:eastAsiaTheme="minorEastAsia" w:hAnsiTheme="minorHAnsi" w:cstheme="minorBidi"/>
                  <w:b w:val="0"/>
                  <w:noProof/>
                  <w:kern w:val="2"/>
                </w:rPr>
                <w:tab/>
              </w:r>
              <w:r w:rsidRPr="005A6D13" w:rsidDel="005A6D13">
                <w:rPr>
                  <w:rStyle w:val="Hyperlink"/>
                  <w:noProof/>
                </w:rPr>
                <w:delText>Data Product Delivery</w:delText>
              </w:r>
              <w:r w:rsidDel="005A6D13">
                <w:rPr>
                  <w:noProof/>
                  <w:webHidden/>
                </w:rPr>
                <w:tab/>
                <w:delText>21</w:delText>
              </w:r>
            </w:del>
          </w:ins>
        </w:p>
        <w:p w14:paraId="4D3671BC" w14:textId="3AAC3995" w:rsidR="007E6E88" w:rsidDel="005A6D13" w:rsidRDefault="007E6E88">
          <w:pPr>
            <w:pStyle w:val="TOC2"/>
            <w:rPr>
              <w:ins w:id="616" w:author="Greenblue" w:date="2024-02-16T15:14:00Z"/>
              <w:del w:id="617" w:author="USER" w:date="2024-03-28T18:49:00Z"/>
              <w:rFonts w:asciiTheme="minorHAnsi" w:eastAsiaTheme="minorEastAsia" w:hAnsiTheme="minorHAnsi" w:cstheme="minorBidi"/>
              <w:b w:val="0"/>
              <w:noProof/>
              <w:kern w:val="2"/>
            </w:rPr>
          </w:pPr>
          <w:ins w:id="618" w:author="Greenblue" w:date="2024-02-16T15:14:00Z">
            <w:del w:id="619" w:author="USER" w:date="2024-03-28T18:49:00Z">
              <w:r w:rsidRPr="005A6D13" w:rsidDel="005A6D13">
                <w:rPr>
                  <w:rStyle w:val="Hyperlink"/>
                  <w:noProof/>
                </w:rPr>
                <w:delText>11.1</w:delText>
              </w:r>
              <w:r w:rsidDel="005A6D13">
                <w:rPr>
                  <w:rFonts w:asciiTheme="minorHAnsi" w:eastAsiaTheme="minorEastAsia" w:hAnsiTheme="minorHAnsi" w:cstheme="minorBidi"/>
                  <w:b w:val="0"/>
                  <w:noProof/>
                  <w:kern w:val="2"/>
                </w:rPr>
                <w:tab/>
              </w:r>
              <w:r w:rsidRPr="005A6D13" w:rsidDel="005A6D13">
                <w:rPr>
                  <w:rStyle w:val="Hyperlink"/>
                  <w:noProof/>
                </w:rPr>
                <w:delText>Data product delivery information</w:delText>
              </w:r>
              <w:r w:rsidDel="005A6D13">
                <w:rPr>
                  <w:noProof/>
                  <w:webHidden/>
                </w:rPr>
                <w:tab/>
                <w:delText>21</w:delText>
              </w:r>
            </w:del>
          </w:ins>
        </w:p>
        <w:p w14:paraId="3CB60773" w14:textId="559F131F" w:rsidR="007E6E88" w:rsidDel="005A6D13" w:rsidRDefault="007E6E88">
          <w:pPr>
            <w:pStyle w:val="TOC3"/>
            <w:rPr>
              <w:ins w:id="620" w:author="Greenblue" w:date="2024-02-16T15:14:00Z"/>
              <w:del w:id="621" w:author="USER" w:date="2024-03-28T18:49:00Z"/>
              <w:rFonts w:asciiTheme="minorHAnsi" w:eastAsiaTheme="minorEastAsia" w:hAnsiTheme="minorHAnsi" w:cstheme="minorBidi"/>
              <w:b w:val="0"/>
              <w:noProof/>
              <w:kern w:val="2"/>
            </w:rPr>
          </w:pPr>
          <w:ins w:id="622" w:author="Greenblue" w:date="2024-02-16T15:14:00Z">
            <w:del w:id="623" w:author="USER" w:date="2024-03-28T18:49:00Z">
              <w:r w:rsidRPr="005A6D13" w:rsidDel="005A6D13">
                <w:rPr>
                  <w:rStyle w:val="Hyperlink"/>
                  <w:noProof/>
                  <w:lang w:eastAsia="en-US"/>
                </w:rPr>
                <w:delText>11.1.1</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Datasets  loading</w:delText>
              </w:r>
              <w:r w:rsidDel="005A6D13">
                <w:rPr>
                  <w:noProof/>
                  <w:webHidden/>
                </w:rPr>
                <w:tab/>
                <w:delText>22</w:delText>
              </w:r>
            </w:del>
          </w:ins>
        </w:p>
        <w:p w14:paraId="2E488B90" w14:textId="591F1063" w:rsidR="007E6E88" w:rsidDel="005A6D13" w:rsidRDefault="007E6E88">
          <w:pPr>
            <w:pStyle w:val="TOC3"/>
            <w:rPr>
              <w:ins w:id="624" w:author="Greenblue" w:date="2024-02-16T15:14:00Z"/>
              <w:del w:id="625" w:author="USER" w:date="2024-03-28T18:49:00Z"/>
              <w:rFonts w:asciiTheme="minorHAnsi" w:eastAsiaTheme="minorEastAsia" w:hAnsiTheme="minorHAnsi" w:cstheme="minorBidi"/>
              <w:b w:val="0"/>
              <w:noProof/>
              <w:kern w:val="2"/>
            </w:rPr>
          </w:pPr>
          <w:ins w:id="626" w:author="Greenblue" w:date="2024-02-16T15:14:00Z">
            <w:del w:id="627" w:author="USER" w:date="2024-03-28T18:49:00Z">
              <w:r w:rsidRPr="005A6D13" w:rsidDel="005A6D13">
                <w:rPr>
                  <w:rStyle w:val="Hyperlink"/>
                  <w:noProof/>
                  <w:lang w:eastAsia="en-US"/>
                </w:rPr>
                <w:delText>11.1.2</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New Editions</w:delText>
              </w:r>
              <w:r w:rsidDel="005A6D13">
                <w:rPr>
                  <w:noProof/>
                  <w:webHidden/>
                </w:rPr>
                <w:tab/>
                <w:delText>22</w:delText>
              </w:r>
            </w:del>
          </w:ins>
        </w:p>
        <w:p w14:paraId="301EE36A" w14:textId="3572B828" w:rsidR="007E6E88" w:rsidDel="005A6D13" w:rsidRDefault="007E6E88">
          <w:pPr>
            <w:pStyle w:val="TOC2"/>
            <w:rPr>
              <w:ins w:id="628" w:author="Greenblue" w:date="2024-02-16T15:14:00Z"/>
              <w:del w:id="629" w:author="USER" w:date="2024-03-28T18:49:00Z"/>
              <w:rFonts w:asciiTheme="minorHAnsi" w:eastAsiaTheme="minorEastAsia" w:hAnsiTheme="minorHAnsi" w:cstheme="minorBidi"/>
              <w:b w:val="0"/>
              <w:noProof/>
              <w:kern w:val="2"/>
            </w:rPr>
          </w:pPr>
          <w:ins w:id="630" w:author="Greenblue" w:date="2024-02-16T15:14:00Z">
            <w:del w:id="631" w:author="USER" w:date="2024-03-28T18:49:00Z">
              <w:r w:rsidRPr="005A6D13" w:rsidDel="005A6D13">
                <w:rPr>
                  <w:rStyle w:val="Hyperlink"/>
                  <w:noProof/>
                  <w:lang w:eastAsia="en-US"/>
                </w:rPr>
                <w:delText>11.2</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Dataset</w:delText>
              </w:r>
              <w:r w:rsidDel="005A6D13">
                <w:rPr>
                  <w:noProof/>
                  <w:webHidden/>
                </w:rPr>
                <w:tab/>
                <w:delText>22</w:delText>
              </w:r>
            </w:del>
          </w:ins>
        </w:p>
        <w:p w14:paraId="2C0713A7" w14:textId="3003FC00" w:rsidR="007E6E88" w:rsidDel="005A6D13" w:rsidRDefault="007E6E88">
          <w:pPr>
            <w:pStyle w:val="TOC3"/>
            <w:rPr>
              <w:ins w:id="632" w:author="Greenblue" w:date="2024-02-16T15:14:00Z"/>
              <w:del w:id="633" w:author="USER" w:date="2024-03-28T18:49:00Z"/>
              <w:rFonts w:asciiTheme="minorHAnsi" w:eastAsiaTheme="minorEastAsia" w:hAnsiTheme="minorHAnsi" w:cstheme="minorBidi"/>
              <w:b w:val="0"/>
              <w:noProof/>
              <w:kern w:val="2"/>
            </w:rPr>
          </w:pPr>
          <w:ins w:id="634" w:author="Greenblue" w:date="2024-02-16T15:14:00Z">
            <w:del w:id="635" w:author="USER" w:date="2024-03-28T18:49:00Z">
              <w:r w:rsidRPr="005A6D13" w:rsidDel="005A6D13">
                <w:rPr>
                  <w:rStyle w:val="Hyperlink"/>
                  <w:noProof/>
                  <w:lang w:eastAsia="en-US"/>
                </w:rPr>
                <w:delText>11.2.1</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Datasets</w:delText>
              </w:r>
              <w:r w:rsidDel="005A6D13">
                <w:rPr>
                  <w:noProof/>
                  <w:webHidden/>
                </w:rPr>
                <w:tab/>
                <w:delText>22</w:delText>
              </w:r>
            </w:del>
          </w:ins>
        </w:p>
        <w:p w14:paraId="2689C5B6" w14:textId="2C046826" w:rsidR="007E6E88" w:rsidDel="005A6D13" w:rsidRDefault="007E6E88">
          <w:pPr>
            <w:pStyle w:val="TOC3"/>
            <w:rPr>
              <w:ins w:id="636" w:author="Greenblue" w:date="2024-02-16T15:14:00Z"/>
              <w:del w:id="637" w:author="USER" w:date="2024-03-28T18:49:00Z"/>
              <w:rFonts w:asciiTheme="minorHAnsi" w:eastAsiaTheme="minorEastAsia" w:hAnsiTheme="minorHAnsi" w:cstheme="minorBidi"/>
              <w:b w:val="0"/>
              <w:noProof/>
              <w:kern w:val="2"/>
            </w:rPr>
          </w:pPr>
          <w:ins w:id="638" w:author="Greenblue" w:date="2024-02-16T15:14:00Z">
            <w:del w:id="639" w:author="USER" w:date="2024-03-28T18:49:00Z">
              <w:r w:rsidRPr="005A6D13" w:rsidDel="005A6D13">
                <w:rPr>
                  <w:rStyle w:val="Hyperlink"/>
                  <w:noProof/>
                  <w:lang w:eastAsia="en-US"/>
                </w:rPr>
                <w:delText>11.2.2</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Dataset file naming</w:delText>
              </w:r>
              <w:r w:rsidDel="005A6D13">
                <w:rPr>
                  <w:noProof/>
                  <w:webHidden/>
                </w:rPr>
                <w:tab/>
                <w:delText>23</w:delText>
              </w:r>
            </w:del>
          </w:ins>
        </w:p>
        <w:p w14:paraId="0E729B01" w14:textId="5CAA7536" w:rsidR="007E6E88" w:rsidDel="005A6D13" w:rsidRDefault="007E6E88">
          <w:pPr>
            <w:pStyle w:val="TOC3"/>
            <w:rPr>
              <w:ins w:id="640" w:author="Greenblue" w:date="2024-02-16T15:14:00Z"/>
              <w:del w:id="641" w:author="USER" w:date="2024-03-28T18:49:00Z"/>
              <w:rFonts w:asciiTheme="minorHAnsi" w:eastAsiaTheme="minorEastAsia" w:hAnsiTheme="minorHAnsi" w:cstheme="minorBidi"/>
              <w:b w:val="0"/>
              <w:noProof/>
              <w:kern w:val="2"/>
            </w:rPr>
          </w:pPr>
          <w:ins w:id="642" w:author="Greenblue" w:date="2024-02-16T15:14:00Z">
            <w:del w:id="643" w:author="USER" w:date="2024-03-28T18:49:00Z">
              <w:r w:rsidRPr="005A6D13" w:rsidDel="005A6D13">
                <w:rPr>
                  <w:rStyle w:val="Hyperlink"/>
                  <w:noProof/>
                  <w:lang w:eastAsia="en-US"/>
                </w:rPr>
                <w:delText>11.2.3</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Update dataset file naming</w:delText>
              </w:r>
              <w:r w:rsidDel="005A6D13">
                <w:rPr>
                  <w:noProof/>
                  <w:webHidden/>
                </w:rPr>
                <w:tab/>
                <w:delText>23</w:delText>
              </w:r>
            </w:del>
          </w:ins>
        </w:p>
        <w:p w14:paraId="5DB13E91" w14:textId="244751B5" w:rsidR="007E6E88" w:rsidDel="005A6D13" w:rsidRDefault="007E6E88">
          <w:pPr>
            <w:pStyle w:val="TOC2"/>
            <w:rPr>
              <w:ins w:id="644" w:author="Greenblue" w:date="2024-02-16T15:14:00Z"/>
              <w:del w:id="645" w:author="USER" w:date="2024-03-28T18:49:00Z"/>
              <w:rFonts w:asciiTheme="minorHAnsi" w:eastAsiaTheme="minorEastAsia" w:hAnsiTheme="minorHAnsi" w:cstheme="minorBidi"/>
              <w:b w:val="0"/>
              <w:noProof/>
              <w:kern w:val="2"/>
            </w:rPr>
          </w:pPr>
          <w:ins w:id="646" w:author="Greenblue" w:date="2024-02-16T15:14:00Z">
            <w:del w:id="647" w:author="USER" w:date="2024-03-28T18:49:00Z">
              <w:r w:rsidRPr="005A6D13" w:rsidDel="005A6D13">
                <w:rPr>
                  <w:rStyle w:val="Hyperlink"/>
                  <w:noProof/>
                  <w:lang w:eastAsia="en-US"/>
                </w:rPr>
                <w:delText>11.3</w:delText>
              </w:r>
              <w:r w:rsidDel="005A6D13">
                <w:rPr>
                  <w:rFonts w:asciiTheme="minorHAnsi" w:eastAsiaTheme="minorEastAsia" w:hAnsiTheme="minorHAnsi" w:cstheme="minorBidi"/>
                  <w:b w:val="0"/>
                  <w:noProof/>
                  <w:kern w:val="2"/>
                </w:rPr>
                <w:tab/>
              </w:r>
              <w:r w:rsidRPr="005A6D13" w:rsidDel="005A6D13">
                <w:rPr>
                  <w:rStyle w:val="Hyperlink"/>
                  <w:noProof/>
                  <w:lang w:eastAsia="en-US"/>
                </w:rPr>
                <w:delText>Support Files</w:delText>
              </w:r>
              <w:r w:rsidDel="005A6D13">
                <w:rPr>
                  <w:noProof/>
                  <w:webHidden/>
                </w:rPr>
                <w:tab/>
                <w:delText>23</w:delText>
              </w:r>
            </w:del>
          </w:ins>
        </w:p>
        <w:p w14:paraId="73BA2C45" w14:textId="6450A36D" w:rsidR="007E6E88" w:rsidDel="005A6D13" w:rsidRDefault="007E6E88">
          <w:pPr>
            <w:pStyle w:val="TOC3"/>
            <w:rPr>
              <w:ins w:id="648" w:author="Greenblue" w:date="2024-02-16T15:14:00Z"/>
              <w:del w:id="649" w:author="USER" w:date="2024-03-28T18:49:00Z"/>
              <w:rFonts w:asciiTheme="minorHAnsi" w:eastAsiaTheme="minorEastAsia" w:hAnsiTheme="minorHAnsi" w:cstheme="minorBidi"/>
              <w:b w:val="0"/>
              <w:noProof/>
              <w:kern w:val="2"/>
            </w:rPr>
          </w:pPr>
          <w:ins w:id="650" w:author="Greenblue" w:date="2024-02-16T15:14:00Z">
            <w:del w:id="651" w:author="USER" w:date="2024-03-28T18:49:00Z">
              <w:r w:rsidRPr="005A6D13" w:rsidDel="005A6D13">
                <w:rPr>
                  <w:rStyle w:val="Hyperlink"/>
                  <w:noProof/>
                </w:rPr>
                <w:delText>11.3.1</w:delText>
              </w:r>
              <w:r w:rsidDel="005A6D13">
                <w:rPr>
                  <w:rFonts w:asciiTheme="minorHAnsi" w:eastAsiaTheme="minorEastAsia" w:hAnsiTheme="minorHAnsi" w:cstheme="minorBidi"/>
                  <w:b w:val="0"/>
                  <w:noProof/>
                  <w:kern w:val="2"/>
                </w:rPr>
                <w:tab/>
              </w:r>
              <w:r w:rsidRPr="005A6D13" w:rsidDel="005A6D13">
                <w:rPr>
                  <w:rStyle w:val="Hyperlink"/>
                  <w:noProof/>
                </w:rPr>
                <w:delText>Support File Naming</w:delText>
              </w:r>
              <w:r w:rsidDel="005A6D13">
                <w:rPr>
                  <w:noProof/>
                  <w:webHidden/>
                </w:rPr>
                <w:tab/>
                <w:delText>24</w:delText>
              </w:r>
            </w:del>
          </w:ins>
        </w:p>
        <w:p w14:paraId="48414CF9" w14:textId="01C69409" w:rsidR="007E6E88" w:rsidDel="005A6D13" w:rsidRDefault="007E6E88">
          <w:pPr>
            <w:pStyle w:val="TOC2"/>
            <w:rPr>
              <w:ins w:id="652" w:author="Greenblue" w:date="2024-02-16T15:14:00Z"/>
              <w:del w:id="653" w:author="USER" w:date="2024-03-28T18:49:00Z"/>
              <w:rFonts w:asciiTheme="minorHAnsi" w:eastAsiaTheme="minorEastAsia" w:hAnsiTheme="minorHAnsi" w:cstheme="minorBidi"/>
              <w:b w:val="0"/>
              <w:noProof/>
              <w:kern w:val="2"/>
            </w:rPr>
          </w:pPr>
          <w:ins w:id="654" w:author="Greenblue" w:date="2024-02-16T15:14:00Z">
            <w:del w:id="655" w:author="USER" w:date="2024-03-28T18:49:00Z">
              <w:r w:rsidRPr="005A6D13" w:rsidDel="005A6D13">
                <w:rPr>
                  <w:rStyle w:val="Hyperlink"/>
                  <w:rFonts w:eastAsia="Malgun Gothic"/>
                  <w:noProof/>
                </w:rPr>
                <w:delText>11.4</w:delText>
              </w:r>
              <w:r w:rsidDel="005A6D13">
                <w:rPr>
                  <w:rFonts w:asciiTheme="minorHAnsi" w:eastAsiaTheme="minorEastAsia" w:hAnsiTheme="minorHAnsi" w:cstheme="minorBidi"/>
                  <w:b w:val="0"/>
                  <w:noProof/>
                  <w:kern w:val="2"/>
                </w:rPr>
                <w:tab/>
              </w:r>
              <w:r w:rsidRPr="005A6D13" w:rsidDel="005A6D13">
                <w:rPr>
                  <w:rStyle w:val="Hyperlink"/>
                  <w:rFonts w:eastAsia="Malgun Gothic"/>
                  <w:noProof/>
                </w:rPr>
                <w:delText>Exchange Set</w:delText>
              </w:r>
              <w:r w:rsidDel="005A6D13">
                <w:rPr>
                  <w:noProof/>
                  <w:webHidden/>
                </w:rPr>
                <w:tab/>
                <w:delText>24</w:delText>
              </w:r>
            </w:del>
          </w:ins>
        </w:p>
        <w:p w14:paraId="0C32DAAE" w14:textId="1346586C" w:rsidR="007E6E88" w:rsidDel="005A6D13" w:rsidRDefault="007E6E88">
          <w:pPr>
            <w:pStyle w:val="TOC1"/>
            <w:rPr>
              <w:ins w:id="656" w:author="Greenblue" w:date="2024-02-16T15:14:00Z"/>
              <w:del w:id="657" w:author="USER" w:date="2024-03-28T18:49:00Z"/>
              <w:rFonts w:asciiTheme="minorHAnsi" w:eastAsiaTheme="minorEastAsia" w:hAnsiTheme="minorHAnsi" w:cstheme="minorBidi"/>
              <w:b w:val="0"/>
              <w:noProof/>
              <w:kern w:val="2"/>
            </w:rPr>
          </w:pPr>
          <w:ins w:id="658" w:author="Greenblue" w:date="2024-02-16T15:14:00Z">
            <w:del w:id="659" w:author="USER" w:date="2024-03-28T18:49:00Z">
              <w:r w:rsidRPr="005A6D13" w:rsidDel="005A6D13">
                <w:rPr>
                  <w:rStyle w:val="Hyperlink"/>
                  <w:noProof/>
                </w:rPr>
                <w:delText>12</w:delText>
              </w:r>
              <w:r w:rsidDel="005A6D13">
                <w:rPr>
                  <w:rFonts w:asciiTheme="minorHAnsi" w:eastAsiaTheme="minorEastAsia" w:hAnsiTheme="minorHAnsi" w:cstheme="minorBidi"/>
                  <w:b w:val="0"/>
                  <w:noProof/>
                  <w:kern w:val="2"/>
                </w:rPr>
                <w:tab/>
              </w:r>
              <w:r w:rsidRPr="005A6D13" w:rsidDel="005A6D13">
                <w:rPr>
                  <w:rStyle w:val="Hyperlink"/>
                  <w:noProof/>
                </w:rPr>
                <w:delText>Metadata</w:delText>
              </w:r>
              <w:r w:rsidDel="005A6D13">
                <w:rPr>
                  <w:noProof/>
                  <w:webHidden/>
                </w:rPr>
                <w:tab/>
                <w:delText>25</w:delText>
              </w:r>
            </w:del>
          </w:ins>
        </w:p>
        <w:p w14:paraId="15FC001C" w14:textId="5EA3568F" w:rsidR="007E6E88" w:rsidDel="005A6D13" w:rsidRDefault="007E6E88">
          <w:pPr>
            <w:pStyle w:val="TOC2"/>
            <w:rPr>
              <w:ins w:id="660" w:author="Greenblue" w:date="2024-02-16T15:14:00Z"/>
              <w:del w:id="661" w:author="USER" w:date="2024-03-28T18:49:00Z"/>
              <w:rFonts w:asciiTheme="minorHAnsi" w:eastAsiaTheme="minorEastAsia" w:hAnsiTheme="minorHAnsi" w:cstheme="minorBidi"/>
              <w:b w:val="0"/>
              <w:noProof/>
              <w:kern w:val="2"/>
            </w:rPr>
          </w:pPr>
          <w:ins w:id="662" w:author="Greenblue" w:date="2024-02-16T15:14:00Z">
            <w:del w:id="663" w:author="USER" w:date="2024-03-28T18:49:00Z">
              <w:r w:rsidRPr="005A6D13" w:rsidDel="005A6D13">
                <w:rPr>
                  <w:rStyle w:val="Hyperlink"/>
                  <w:noProof/>
                </w:rPr>
                <w:delText>12.1</w:delText>
              </w:r>
              <w:r w:rsidDel="005A6D13">
                <w:rPr>
                  <w:rFonts w:asciiTheme="minorHAnsi" w:eastAsiaTheme="minorEastAsia" w:hAnsiTheme="minorHAnsi" w:cstheme="minorBidi"/>
                  <w:b w:val="0"/>
                  <w:noProof/>
                  <w:kern w:val="2"/>
                </w:rPr>
                <w:tab/>
              </w:r>
              <w:r w:rsidRPr="005A6D13" w:rsidDel="005A6D13">
                <w:rPr>
                  <w:rStyle w:val="Hyperlink"/>
                  <w:noProof/>
                </w:rPr>
                <w:delText>Introduction</w:delText>
              </w:r>
              <w:r w:rsidDel="005A6D13">
                <w:rPr>
                  <w:noProof/>
                  <w:webHidden/>
                </w:rPr>
                <w:tab/>
                <w:delText>25</w:delText>
              </w:r>
            </w:del>
          </w:ins>
        </w:p>
        <w:p w14:paraId="7F9CDCCD" w14:textId="4F403983" w:rsidR="007E6E88" w:rsidDel="005A6D13" w:rsidRDefault="007E6E88">
          <w:pPr>
            <w:pStyle w:val="TOC2"/>
            <w:rPr>
              <w:ins w:id="664" w:author="Greenblue" w:date="2024-02-16T15:14:00Z"/>
              <w:del w:id="665" w:author="USER" w:date="2024-03-28T18:49:00Z"/>
              <w:rFonts w:asciiTheme="minorHAnsi" w:eastAsiaTheme="minorEastAsia" w:hAnsiTheme="minorHAnsi" w:cstheme="minorBidi"/>
              <w:b w:val="0"/>
              <w:noProof/>
              <w:kern w:val="2"/>
            </w:rPr>
          </w:pPr>
          <w:ins w:id="666" w:author="Greenblue" w:date="2024-02-16T15:14:00Z">
            <w:del w:id="667" w:author="USER" w:date="2024-03-28T18:49:00Z">
              <w:r w:rsidRPr="005A6D13" w:rsidDel="005A6D13">
                <w:rPr>
                  <w:rStyle w:val="Hyperlink"/>
                  <w:noProof/>
                </w:rPr>
                <w:delText>12.2</w:delText>
              </w:r>
              <w:r w:rsidDel="005A6D13">
                <w:rPr>
                  <w:rFonts w:asciiTheme="minorHAnsi" w:eastAsiaTheme="minorEastAsia" w:hAnsiTheme="minorHAnsi" w:cstheme="minorBidi"/>
                  <w:b w:val="0"/>
                  <w:noProof/>
                  <w:kern w:val="2"/>
                </w:rPr>
                <w:tab/>
              </w:r>
              <w:r w:rsidRPr="005A6D13" w:rsidDel="005A6D13">
                <w:rPr>
                  <w:rStyle w:val="Hyperlink"/>
                  <w:noProof/>
                </w:rPr>
                <w:delText>Discovery metadata</w:delText>
              </w:r>
              <w:r w:rsidDel="005A6D13">
                <w:rPr>
                  <w:noProof/>
                  <w:webHidden/>
                </w:rPr>
                <w:tab/>
                <w:delText>25</w:delText>
              </w:r>
            </w:del>
          </w:ins>
        </w:p>
        <w:p w14:paraId="3FCFB23D" w14:textId="1E382413" w:rsidR="007E6E88" w:rsidDel="005A6D13" w:rsidRDefault="007E6E88">
          <w:pPr>
            <w:pStyle w:val="TOC3"/>
            <w:rPr>
              <w:ins w:id="668" w:author="Greenblue" w:date="2024-02-16T15:14:00Z"/>
              <w:del w:id="669" w:author="USER" w:date="2024-03-28T18:49:00Z"/>
              <w:rFonts w:asciiTheme="minorHAnsi" w:eastAsiaTheme="minorEastAsia" w:hAnsiTheme="minorHAnsi" w:cstheme="minorBidi"/>
              <w:b w:val="0"/>
              <w:noProof/>
              <w:kern w:val="2"/>
            </w:rPr>
          </w:pPr>
          <w:ins w:id="670" w:author="Greenblue" w:date="2024-02-16T15:14:00Z">
            <w:del w:id="671" w:author="USER" w:date="2024-03-28T18:49:00Z">
              <w:r w:rsidRPr="005A6D13" w:rsidDel="005A6D13">
                <w:rPr>
                  <w:rStyle w:val="Hyperlink"/>
                  <w:noProof/>
                </w:rPr>
                <w:delText>12.2.1</w:delText>
              </w:r>
              <w:r w:rsidDel="005A6D13">
                <w:rPr>
                  <w:rFonts w:asciiTheme="minorHAnsi" w:eastAsiaTheme="minorEastAsia" w:hAnsiTheme="minorHAnsi" w:cstheme="minorBidi"/>
                  <w:b w:val="0"/>
                  <w:noProof/>
                  <w:kern w:val="2"/>
                </w:rPr>
                <w:tab/>
              </w:r>
              <w:r w:rsidRPr="005A6D13" w:rsidDel="005A6D13">
                <w:rPr>
                  <w:rStyle w:val="Hyperlink"/>
                  <w:noProof/>
                </w:rPr>
                <w:delText>S100_ExchangeCatalogue</w:delText>
              </w:r>
              <w:r w:rsidDel="005A6D13">
                <w:rPr>
                  <w:noProof/>
                  <w:webHidden/>
                </w:rPr>
                <w:tab/>
                <w:delText>28</w:delText>
              </w:r>
            </w:del>
          </w:ins>
        </w:p>
        <w:p w14:paraId="1DF59B1D" w14:textId="594C3EE0" w:rsidR="007E6E88" w:rsidDel="005A6D13" w:rsidRDefault="007E6E88">
          <w:pPr>
            <w:pStyle w:val="TOC3"/>
            <w:rPr>
              <w:ins w:id="672" w:author="Greenblue" w:date="2024-02-16T15:14:00Z"/>
              <w:del w:id="673" w:author="USER" w:date="2024-03-28T18:49:00Z"/>
              <w:rFonts w:asciiTheme="minorHAnsi" w:eastAsiaTheme="minorEastAsia" w:hAnsiTheme="minorHAnsi" w:cstheme="minorBidi"/>
              <w:b w:val="0"/>
              <w:noProof/>
              <w:kern w:val="2"/>
            </w:rPr>
          </w:pPr>
          <w:ins w:id="674" w:author="Greenblue" w:date="2024-02-16T15:14:00Z">
            <w:del w:id="675" w:author="USER" w:date="2024-03-28T18:49:00Z">
              <w:r w:rsidRPr="005A6D13" w:rsidDel="005A6D13">
                <w:rPr>
                  <w:rStyle w:val="Hyperlink"/>
                  <w:noProof/>
                </w:rPr>
                <w:delText>12.2.2</w:delText>
              </w:r>
              <w:r w:rsidDel="005A6D13">
                <w:rPr>
                  <w:rFonts w:asciiTheme="minorHAnsi" w:eastAsiaTheme="minorEastAsia" w:hAnsiTheme="minorHAnsi" w:cstheme="minorBidi"/>
                  <w:b w:val="0"/>
                  <w:noProof/>
                  <w:kern w:val="2"/>
                </w:rPr>
                <w:tab/>
              </w:r>
              <w:r w:rsidRPr="005A6D13" w:rsidDel="005A6D13">
                <w:rPr>
                  <w:rStyle w:val="Hyperlink"/>
                  <w:noProof/>
                </w:rPr>
                <w:delText>S100_DatasetDiscoveryMetadata</w:delText>
              </w:r>
              <w:r w:rsidDel="005A6D13">
                <w:rPr>
                  <w:noProof/>
                  <w:webHidden/>
                </w:rPr>
                <w:tab/>
                <w:delText>30</w:delText>
              </w:r>
            </w:del>
          </w:ins>
        </w:p>
        <w:p w14:paraId="724C6FEA" w14:textId="5169C61E" w:rsidR="007E6E88" w:rsidDel="005A6D13" w:rsidRDefault="007E6E88">
          <w:pPr>
            <w:pStyle w:val="TOC3"/>
            <w:rPr>
              <w:ins w:id="676" w:author="Greenblue" w:date="2024-02-16T15:14:00Z"/>
              <w:del w:id="677" w:author="USER" w:date="2024-03-28T18:49:00Z"/>
              <w:rFonts w:asciiTheme="minorHAnsi" w:eastAsiaTheme="minorEastAsia" w:hAnsiTheme="minorHAnsi" w:cstheme="minorBidi"/>
              <w:b w:val="0"/>
              <w:noProof/>
              <w:kern w:val="2"/>
            </w:rPr>
          </w:pPr>
          <w:ins w:id="678" w:author="Greenblue" w:date="2024-02-16T15:14:00Z">
            <w:del w:id="679" w:author="USER" w:date="2024-03-28T18:49:00Z">
              <w:r w:rsidRPr="005A6D13" w:rsidDel="005A6D13">
                <w:rPr>
                  <w:rStyle w:val="Hyperlink"/>
                  <w:noProof/>
                </w:rPr>
                <w:delText>12.2.3</w:delText>
              </w:r>
              <w:r w:rsidDel="005A6D13">
                <w:rPr>
                  <w:rFonts w:asciiTheme="minorHAnsi" w:eastAsiaTheme="minorEastAsia" w:hAnsiTheme="minorHAnsi" w:cstheme="minorBidi"/>
                  <w:b w:val="0"/>
                  <w:noProof/>
                  <w:kern w:val="2"/>
                </w:rPr>
                <w:tab/>
              </w:r>
              <w:r w:rsidRPr="005A6D13" w:rsidDel="005A6D13">
                <w:rPr>
                  <w:rStyle w:val="Hyperlink"/>
                  <w:noProof/>
                </w:rPr>
                <w:delText>S100_SupportFileDiscoveryMetadata</w:delText>
              </w:r>
              <w:r w:rsidDel="005A6D13">
                <w:rPr>
                  <w:noProof/>
                  <w:webHidden/>
                </w:rPr>
                <w:tab/>
                <w:delText>41</w:delText>
              </w:r>
            </w:del>
          </w:ins>
        </w:p>
        <w:p w14:paraId="796E4FAD" w14:textId="4893405A" w:rsidR="007E6E88" w:rsidDel="005A6D13" w:rsidRDefault="007E6E88">
          <w:pPr>
            <w:pStyle w:val="TOC3"/>
            <w:rPr>
              <w:ins w:id="680" w:author="Greenblue" w:date="2024-02-16T15:14:00Z"/>
              <w:del w:id="681" w:author="USER" w:date="2024-03-28T18:49:00Z"/>
              <w:rFonts w:asciiTheme="minorHAnsi" w:eastAsiaTheme="minorEastAsia" w:hAnsiTheme="minorHAnsi" w:cstheme="minorBidi"/>
              <w:b w:val="0"/>
              <w:noProof/>
              <w:kern w:val="2"/>
            </w:rPr>
          </w:pPr>
          <w:ins w:id="682" w:author="Greenblue" w:date="2024-02-16T15:14:00Z">
            <w:del w:id="683" w:author="USER" w:date="2024-03-28T18:49:00Z">
              <w:r w:rsidRPr="005A6D13" w:rsidDel="005A6D13">
                <w:rPr>
                  <w:rStyle w:val="Hyperlink"/>
                  <w:noProof/>
                </w:rPr>
                <w:delText>12.2.4</w:delText>
              </w:r>
              <w:r w:rsidDel="005A6D13">
                <w:rPr>
                  <w:rFonts w:asciiTheme="minorHAnsi" w:eastAsiaTheme="minorEastAsia" w:hAnsiTheme="minorHAnsi" w:cstheme="minorBidi"/>
                  <w:b w:val="0"/>
                  <w:noProof/>
                  <w:kern w:val="2"/>
                </w:rPr>
                <w:tab/>
              </w:r>
              <w:r w:rsidRPr="005A6D13" w:rsidDel="005A6D13">
                <w:rPr>
                  <w:rStyle w:val="Hyperlink"/>
                  <w:noProof/>
                </w:rPr>
                <w:delText>S100_Catalogue</w:delText>
              </w:r>
              <w:r w:rsidRPr="005A6D13" w:rsidDel="005A6D13">
                <w:rPr>
                  <w:rStyle w:val="Hyperlink"/>
                  <w:rFonts w:asciiTheme="minorEastAsia" w:hAnsiTheme="minorEastAsia"/>
                  <w:noProof/>
                </w:rPr>
                <w:delText>Discovery</w:delText>
              </w:r>
              <w:r w:rsidRPr="005A6D13" w:rsidDel="005A6D13">
                <w:rPr>
                  <w:rStyle w:val="Hyperlink"/>
                  <w:noProof/>
                </w:rPr>
                <w:delText>Metadata</w:delText>
              </w:r>
              <w:r w:rsidDel="005A6D13">
                <w:rPr>
                  <w:noProof/>
                  <w:webHidden/>
                </w:rPr>
                <w:tab/>
                <w:delText>45</w:delText>
              </w:r>
            </w:del>
          </w:ins>
        </w:p>
        <w:p w14:paraId="17F3A0CD" w14:textId="45B93E84" w:rsidR="007E6E88" w:rsidDel="005A6D13" w:rsidRDefault="007E6E88">
          <w:pPr>
            <w:pStyle w:val="TOC3"/>
            <w:rPr>
              <w:ins w:id="684" w:author="Greenblue" w:date="2024-02-16T15:14:00Z"/>
              <w:del w:id="685" w:author="USER" w:date="2024-03-28T18:49:00Z"/>
              <w:rFonts w:asciiTheme="minorHAnsi" w:eastAsiaTheme="minorEastAsia" w:hAnsiTheme="minorHAnsi" w:cstheme="minorBidi"/>
              <w:b w:val="0"/>
              <w:noProof/>
              <w:kern w:val="2"/>
            </w:rPr>
          </w:pPr>
          <w:ins w:id="686" w:author="Greenblue" w:date="2024-02-16T15:14:00Z">
            <w:del w:id="687" w:author="USER" w:date="2024-03-28T18:49:00Z">
              <w:r w:rsidRPr="005A6D13" w:rsidDel="005A6D13">
                <w:rPr>
                  <w:rStyle w:val="Hyperlink"/>
                  <w:noProof/>
                </w:rPr>
                <w:delText>12.2.5</w:delText>
              </w:r>
              <w:r w:rsidDel="005A6D13">
                <w:rPr>
                  <w:rFonts w:asciiTheme="minorHAnsi" w:eastAsiaTheme="minorEastAsia" w:hAnsiTheme="minorHAnsi" w:cstheme="minorBidi"/>
                  <w:b w:val="0"/>
                  <w:noProof/>
                  <w:kern w:val="2"/>
                </w:rPr>
                <w:tab/>
              </w:r>
              <w:r w:rsidRPr="005A6D13" w:rsidDel="005A6D13">
                <w:rPr>
                  <w:rStyle w:val="Hyperlink"/>
                  <w:noProof/>
                </w:rPr>
                <w:delText>Miscellaneous metadata types</w:delText>
              </w:r>
              <w:r w:rsidDel="005A6D13">
                <w:rPr>
                  <w:noProof/>
                  <w:webHidden/>
                </w:rPr>
                <w:tab/>
                <w:delText>46</w:delText>
              </w:r>
            </w:del>
          </w:ins>
        </w:p>
        <w:p w14:paraId="5B66DE82" w14:textId="6902CD6C" w:rsidR="00DF7FD4" w:rsidRDefault="00DF7FD4">
          <w:pPr>
            <w:rPr>
              <w:ins w:id="688" w:author="Greenblue" w:date="2024-02-15T19:37:00Z"/>
            </w:rPr>
          </w:pPr>
          <w:ins w:id="689" w:author="Greenblue" w:date="2024-02-15T19:37:00Z">
            <w:r>
              <w:fldChar w:fldCharType="end"/>
            </w:r>
          </w:ins>
        </w:p>
        <w:customXmlInsRangeStart w:id="690" w:author="Greenblue" w:date="2024-02-15T19:37:00Z"/>
      </w:sdtContent>
    </w:sdt>
    <w:customXmlInsRangeEnd w:id="690"/>
    <w:p w14:paraId="3791A111" w14:textId="2E495D6B" w:rsidR="001F4712" w:rsidDel="00DF7FD4" w:rsidRDefault="00487533">
      <w:pPr>
        <w:pStyle w:val="TOC1"/>
        <w:rPr>
          <w:del w:id="691" w:author="Greenblue" w:date="2024-02-15T19:35:00Z"/>
          <w:rFonts w:ascii="Calibri" w:eastAsia="Malgun Gothic" w:hAnsi="Calibri"/>
          <w:b w:val="0"/>
          <w:noProof/>
          <w:kern w:val="2"/>
        </w:rPr>
      </w:pPr>
      <w:del w:id="692" w:author="Greenblue" w:date="2024-02-15T19:36:00Z">
        <w:r w:rsidRPr="008169B5" w:rsidDel="00DF7FD4">
          <w:rPr>
            <w:b w:val="0"/>
          </w:rPr>
          <w:fldChar w:fldCharType="begin"/>
        </w:r>
        <w:r w:rsidRPr="008169B5" w:rsidDel="00DF7FD4">
          <w:delInstrText>TOC \o "1-3" \t "Introduction,9,zzBiblio,9,zzForeword,9,zzIndex,9" \w</w:delInstrText>
        </w:r>
        <w:r w:rsidRPr="008169B5" w:rsidDel="00DF7FD4">
          <w:rPr>
            <w:b w:val="0"/>
          </w:rPr>
          <w:fldChar w:fldCharType="separate"/>
        </w:r>
      </w:del>
      <w:del w:id="693" w:author="Greenblue" w:date="2024-02-15T19:35:00Z">
        <w:r w:rsidR="001F4712" w:rsidDel="00DF7FD4">
          <w:rPr>
            <w:noProof/>
          </w:rPr>
          <w:delText>1</w:delText>
        </w:r>
        <w:r w:rsidR="001F4712" w:rsidDel="00DF7FD4">
          <w:rPr>
            <w:noProof/>
          </w:rPr>
          <w:tab/>
          <w:delText>Overview</w:delText>
        </w:r>
        <w:r w:rsidR="001F4712" w:rsidDel="00DF7FD4">
          <w:rPr>
            <w:noProof/>
          </w:rPr>
          <w:tab/>
        </w:r>
        <w:r w:rsidR="001F4712" w:rsidDel="00DF7FD4">
          <w:rPr>
            <w:b w:val="0"/>
            <w:noProof/>
          </w:rPr>
          <w:fldChar w:fldCharType="begin"/>
        </w:r>
        <w:r w:rsidR="001F4712" w:rsidDel="00DF7FD4">
          <w:rPr>
            <w:noProof/>
          </w:rPr>
          <w:delInstrText xml:space="preserve"> PAGEREF _Toc152232529 \h </w:delInstrText>
        </w:r>
        <w:r w:rsidR="001F4712" w:rsidDel="00DF7FD4">
          <w:rPr>
            <w:b w:val="0"/>
            <w:noProof/>
          </w:rPr>
        </w:r>
        <w:r w:rsidR="001F4712" w:rsidDel="00DF7FD4">
          <w:rPr>
            <w:b w:val="0"/>
            <w:noProof/>
          </w:rPr>
          <w:fldChar w:fldCharType="separate"/>
        </w:r>
        <w:r w:rsidR="001F4712" w:rsidDel="00DF7FD4">
          <w:rPr>
            <w:noProof/>
          </w:rPr>
          <w:delText>1</w:delText>
        </w:r>
        <w:r w:rsidR="001F4712" w:rsidDel="00DF7FD4">
          <w:rPr>
            <w:b w:val="0"/>
            <w:noProof/>
          </w:rPr>
          <w:fldChar w:fldCharType="end"/>
        </w:r>
      </w:del>
    </w:p>
    <w:p w14:paraId="68DCE8B5" w14:textId="2881A021" w:rsidR="001F4712" w:rsidDel="00DF7FD4" w:rsidRDefault="001F4712">
      <w:pPr>
        <w:pStyle w:val="TOC1"/>
        <w:rPr>
          <w:del w:id="694" w:author="Greenblue" w:date="2024-02-15T19:35:00Z"/>
          <w:rFonts w:ascii="Calibri" w:eastAsia="Malgun Gothic" w:hAnsi="Calibri"/>
          <w:b w:val="0"/>
          <w:noProof/>
          <w:kern w:val="2"/>
        </w:rPr>
        <w:pPrChange w:id="695" w:author="Greenblue" w:date="2024-02-15T19:35:00Z">
          <w:pPr>
            <w:pStyle w:val="TOC2"/>
          </w:pPr>
        </w:pPrChange>
      </w:pPr>
      <w:del w:id="696" w:author="Greenblue" w:date="2024-02-15T19:35:00Z">
        <w:r w:rsidDel="00DF7FD4">
          <w:rPr>
            <w:noProof/>
          </w:rPr>
          <w:delText>1.1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_Toc152232530 \h </w:delInstrText>
        </w:r>
        <w:r w:rsidDel="00DF7FD4">
          <w:rPr>
            <w:b w:val="0"/>
            <w:noProof/>
          </w:rPr>
        </w:r>
        <w:r w:rsidDel="00DF7FD4">
          <w:rPr>
            <w:b w:val="0"/>
            <w:noProof/>
          </w:rPr>
          <w:fldChar w:fldCharType="separate"/>
        </w:r>
        <w:r w:rsidDel="00DF7FD4">
          <w:rPr>
            <w:noProof/>
          </w:rPr>
          <w:delText>1</w:delText>
        </w:r>
        <w:r w:rsidDel="00DF7FD4">
          <w:rPr>
            <w:b w:val="0"/>
            <w:noProof/>
          </w:rPr>
          <w:fldChar w:fldCharType="end"/>
        </w:r>
      </w:del>
    </w:p>
    <w:p w14:paraId="7DD8584B" w14:textId="299C208C" w:rsidR="001F4712" w:rsidDel="00DF7FD4" w:rsidRDefault="001F4712">
      <w:pPr>
        <w:pStyle w:val="TOC1"/>
        <w:rPr>
          <w:del w:id="697" w:author="Greenblue" w:date="2024-02-15T19:35:00Z"/>
          <w:rFonts w:ascii="Calibri" w:eastAsia="Malgun Gothic" w:hAnsi="Calibri"/>
          <w:b w:val="0"/>
          <w:noProof/>
          <w:kern w:val="2"/>
        </w:rPr>
        <w:pPrChange w:id="698" w:author="Greenblue" w:date="2024-02-15T19:35:00Z">
          <w:pPr>
            <w:pStyle w:val="TOC2"/>
          </w:pPr>
        </w:pPrChange>
      </w:pPr>
      <w:del w:id="699" w:author="Greenblue" w:date="2024-02-15T19:35:00Z">
        <w:r w:rsidDel="00DF7FD4">
          <w:rPr>
            <w:noProof/>
          </w:rPr>
          <w:delText>1.2</w:delText>
        </w:r>
        <w:r w:rsidDel="00DF7FD4">
          <w:rPr>
            <w:noProof/>
          </w:rPr>
          <w:tab/>
          <w:delText>References</w:delText>
        </w:r>
        <w:r w:rsidDel="00DF7FD4">
          <w:rPr>
            <w:noProof/>
          </w:rPr>
          <w:tab/>
        </w:r>
        <w:r w:rsidDel="00DF7FD4">
          <w:rPr>
            <w:b w:val="0"/>
            <w:noProof/>
          </w:rPr>
          <w:fldChar w:fldCharType="begin"/>
        </w:r>
        <w:r w:rsidDel="00DF7FD4">
          <w:rPr>
            <w:noProof/>
          </w:rPr>
          <w:delInstrText xml:space="preserve"> PAGEREF _Toc152232531 \h </w:delInstrText>
        </w:r>
        <w:r w:rsidDel="00DF7FD4">
          <w:rPr>
            <w:b w:val="0"/>
            <w:noProof/>
          </w:rPr>
        </w:r>
        <w:r w:rsidDel="00DF7FD4">
          <w:rPr>
            <w:b w:val="0"/>
            <w:noProof/>
          </w:rPr>
          <w:fldChar w:fldCharType="separate"/>
        </w:r>
        <w:r w:rsidDel="00DF7FD4">
          <w:rPr>
            <w:noProof/>
          </w:rPr>
          <w:delText>1</w:delText>
        </w:r>
        <w:r w:rsidDel="00DF7FD4">
          <w:rPr>
            <w:b w:val="0"/>
            <w:noProof/>
          </w:rPr>
          <w:fldChar w:fldCharType="end"/>
        </w:r>
      </w:del>
    </w:p>
    <w:p w14:paraId="6FC02EB4" w14:textId="09B07029" w:rsidR="001F4712" w:rsidDel="00DF7FD4" w:rsidRDefault="001F4712">
      <w:pPr>
        <w:pStyle w:val="TOC1"/>
        <w:rPr>
          <w:del w:id="700" w:author="Greenblue" w:date="2024-02-15T19:35:00Z"/>
          <w:rFonts w:ascii="Calibri" w:eastAsia="Malgun Gothic" w:hAnsi="Calibri"/>
          <w:b w:val="0"/>
          <w:noProof/>
          <w:kern w:val="2"/>
        </w:rPr>
        <w:pPrChange w:id="701" w:author="Greenblue" w:date="2024-02-15T19:35:00Z">
          <w:pPr>
            <w:pStyle w:val="TOC2"/>
          </w:pPr>
        </w:pPrChange>
      </w:pPr>
      <w:del w:id="702" w:author="Greenblue" w:date="2024-02-15T19:35:00Z">
        <w:r w:rsidDel="00DF7FD4">
          <w:rPr>
            <w:noProof/>
          </w:rPr>
          <w:delText>1.3</w:delText>
        </w:r>
        <w:r w:rsidDel="00DF7FD4">
          <w:rPr>
            <w:noProof/>
          </w:rPr>
          <w:tab/>
          <w:delText>Terms, definitions and abbreviations</w:delText>
        </w:r>
        <w:r w:rsidDel="00DF7FD4">
          <w:rPr>
            <w:noProof/>
          </w:rPr>
          <w:tab/>
        </w:r>
        <w:r w:rsidDel="00DF7FD4">
          <w:rPr>
            <w:b w:val="0"/>
            <w:noProof/>
          </w:rPr>
          <w:fldChar w:fldCharType="begin"/>
        </w:r>
        <w:r w:rsidDel="00DF7FD4">
          <w:rPr>
            <w:noProof/>
          </w:rPr>
          <w:delInstrText xml:space="preserve"> PAGEREF _Toc152232532 \h </w:delInstrText>
        </w:r>
        <w:r w:rsidDel="00DF7FD4">
          <w:rPr>
            <w:b w:val="0"/>
            <w:noProof/>
          </w:rPr>
        </w:r>
        <w:r w:rsidDel="00DF7FD4">
          <w:rPr>
            <w:b w:val="0"/>
            <w:noProof/>
          </w:rPr>
          <w:fldChar w:fldCharType="separate"/>
        </w:r>
        <w:r w:rsidDel="00DF7FD4">
          <w:rPr>
            <w:noProof/>
          </w:rPr>
          <w:delText>1</w:delText>
        </w:r>
        <w:r w:rsidDel="00DF7FD4">
          <w:rPr>
            <w:b w:val="0"/>
            <w:noProof/>
          </w:rPr>
          <w:fldChar w:fldCharType="end"/>
        </w:r>
      </w:del>
    </w:p>
    <w:p w14:paraId="3ACC9A2A" w14:textId="7CD488A9" w:rsidR="001F4712" w:rsidDel="00DF7FD4" w:rsidRDefault="001F4712">
      <w:pPr>
        <w:pStyle w:val="TOC1"/>
        <w:rPr>
          <w:del w:id="703" w:author="Greenblue" w:date="2024-02-15T19:35:00Z"/>
          <w:rFonts w:ascii="Calibri" w:eastAsia="Malgun Gothic" w:hAnsi="Calibri"/>
          <w:b w:val="0"/>
          <w:noProof/>
          <w:kern w:val="2"/>
        </w:rPr>
        <w:pPrChange w:id="704" w:author="Greenblue" w:date="2024-02-15T19:35:00Z">
          <w:pPr>
            <w:pStyle w:val="TOC3"/>
          </w:pPr>
        </w:pPrChange>
      </w:pPr>
      <w:del w:id="705" w:author="Greenblue" w:date="2024-02-15T19:35:00Z">
        <w:r w:rsidDel="00DF7FD4">
          <w:rPr>
            <w:noProof/>
          </w:rPr>
          <w:delText>1.3.1</w:delText>
        </w:r>
        <w:r w:rsidDel="00DF7FD4">
          <w:rPr>
            <w:noProof/>
          </w:rPr>
          <w:tab/>
          <w:delText>Use of Use of Language</w:delText>
        </w:r>
        <w:r w:rsidDel="00DF7FD4">
          <w:rPr>
            <w:noProof/>
          </w:rPr>
          <w:tab/>
        </w:r>
        <w:r w:rsidDel="00DF7FD4">
          <w:rPr>
            <w:b w:val="0"/>
            <w:noProof/>
          </w:rPr>
          <w:fldChar w:fldCharType="begin"/>
        </w:r>
        <w:r w:rsidDel="00DF7FD4">
          <w:rPr>
            <w:noProof/>
          </w:rPr>
          <w:delInstrText xml:space="preserve"> PAGEREF _Toc152232533 \h </w:delInstrText>
        </w:r>
        <w:r w:rsidDel="00DF7FD4">
          <w:rPr>
            <w:b w:val="0"/>
            <w:noProof/>
          </w:rPr>
        </w:r>
        <w:r w:rsidDel="00DF7FD4">
          <w:rPr>
            <w:b w:val="0"/>
            <w:noProof/>
          </w:rPr>
          <w:fldChar w:fldCharType="separate"/>
        </w:r>
        <w:r w:rsidDel="00DF7FD4">
          <w:rPr>
            <w:noProof/>
          </w:rPr>
          <w:delText>1</w:delText>
        </w:r>
        <w:r w:rsidDel="00DF7FD4">
          <w:rPr>
            <w:b w:val="0"/>
            <w:noProof/>
          </w:rPr>
          <w:fldChar w:fldCharType="end"/>
        </w:r>
      </w:del>
    </w:p>
    <w:p w14:paraId="564310F4" w14:textId="68151D44" w:rsidR="001F4712" w:rsidDel="00DF7FD4" w:rsidRDefault="001F4712">
      <w:pPr>
        <w:pStyle w:val="TOC1"/>
        <w:rPr>
          <w:del w:id="706" w:author="Greenblue" w:date="2024-02-15T19:35:00Z"/>
          <w:rFonts w:ascii="Calibri" w:eastAsia="Malgun Gothic" w:hAnsi="Calibri"/>
          <w:b w:val="0"/>
          <w:noProof/>
          <w:kern w:val="2"/>
        </w:rPr>
        <w:pPrChange w:id="707" w:author="Greenblue" w:date="2024-02-15T19:35:00Z">
          <w:pPr>
            <w:pStyle w:val="TOC3"/>
          </w:pPr>
        </w:pPrChange>
      </w:pPr>
      <w:del w:id="708" w:author="Greenblue" w:date="2024-02-15T19:35:00Z">
        <w:r w:rsidDel="00DF7FD4">
          <w:rPr>
            <w:noProof/>
          </w:rPr>
          <w:delText>1.3.2</w:delText>
        </w:r>
        <w:r w:rsidDel="00DF7FD4">
          <w:rPr>
            <w:noProof/>
          </w:rPr>
          <w:tab/>
          <w:delText>Terms and Definitions</w:delText>
        </w:r>
        <w:r w:rsidDel="00DF7FD4">
          <w:rPr>
            <w:noProof/>
          </w:rPr>
          <w:tab/>
        </w:r>
        <w:r w:rsidDel="00DF7FD4">
          <w:rPr>
            <w:b w:val="0"/>
            <w:noProof/>
          </w:rPr>
          <w:fldChar w:fldCharType="begin"/>
        </w:r>
        <w:r w:rsidDel="00DF7FD4">
          <w:rPr>
            <w:noProof/>
          </w:rPr>
          <w:delInstrText xml:space="preserve"> PAGEREF _Toc152232534 \h </w:delInstrText>
        </w:r>
        <w:r w:rsidDel="00DF7FD4">
          <w:rPr>
            <w:b w:val="0"/>
            <w:noProof/>
          </w:rPr>
        </w:r>
        <w:r w:rsidDel="00DF7FD4">
          <w:rPr>
            <w:b w:val="0"/>
            <w:noProof/>
          </w:rPr>
          <w:fldChar w:fldCharType="separate"/>
        </w:r>
        <w:r w:rsidDel="00DF7FD4">
          <w:rPr>
            <w:noProof/>
          </w:rPr>
          <w:delText>2</w:delText>
        </w:r>
        <w:r w:rsidDel="00DF7FD4">
          <w:rPr>
            <w:b w:val="0"/>
            <w:noProof/>
          </w:rPr>
          <w:fldChar w:fldCharType="end"/>
        </w:r>
      </w:del>
    </w:p>
    <w:p w14:paraId="65EE365B" w14:textId="703FB395" w:rsidR="001F4712" w:rsidDel="00DF7FD4" w:rsidRDefault="001F4712">
      <w:pPr>
        <w:pStyle w:val="TOC1"/>
        <w:rPr>
          <w:del w:id="709" w:author="Greenblue" w:date="2024-02-15T19:35:00Z"/>
          <w:rFonts w:ascii="Calibri" w:eastAsia="Malgun Gothic" w:hAnsi="Calibri"/>
          <w:b w:val="0"/>
          <w:noProof/>
          <w:kern w:val="2"/>
        </w:rPr>
        <w:pPrChange w:id="710" w:author="Greenblue" w:date="2024-02-15T19:35:00Z">
          <w:pPr>
            <w:pStyle w:val="TOC3"/>
          </w:pPr>
        </w:pPrChange>
      </w:pPr>
      <w:del w:id="711" w:author="Greenblue" w:date="2024-02-15T19:35:00Z">
        <w:r w:rsidDel="00DF7FD4">
          <w:rPr>
            <w:noProof/>
          </w:rPr>
          <w:delText>1.3.3</w:delText>
        </w:r>
        <w:r w:rsidDel="00DF7FD4">
          <w:rPr>
            <w:noProof/>
          </w:rPr>
          <w:tab/>
          <w:delText>Abbreviations</w:delText>
        </w:r>
        <w:r w:rsidDel="00DF7FD4">
          <w:rPr>
            <w:noProof/>
          </w:rPr>
          <w:tab/>
        </w:r>
        <w:r w:rsidDel="00DF7FD4">
          <w:rPr>
            <w:b w:val="0"/>
            <w:noProof/>
          </w:rPr>
          <w:fldChar w:fldCharType="begin"/>
        </w:r>
        <w:r w:rsidDel="00DF7FD4">
          <w:rPr>
            <w:noProof/>
          </w:rPr>
          <w:delInstrText xml:space="preserve"> PAGEREF _Toc152232535 \h </w:delInstrText>
        </w:r>
        <w:r w:rsidDel="00DF7FD4">
          <w:rPr>
            <w:b w:val="0"/>
            <w:noProof/>
          </w:rPr>
        </w:r>
        <w:r w:rsidDel="00DF7FD4">
          <w:rPr>
            <w:b w:val="0"/>
            <w:noProof/>
          </w:rPr>
          <w:fldChar w:fldCharType="separate"/>
        </w:r>
        <w:r w:rsidDel="00DF7FD4">
          <w:rPr>
            <w:noProof/>
          </w:rPr>
          <w:delText>3</w:delText>
        </w:r>
        <w:r w:rsidDel="00DF7FD4">
          <w:rPr>
            <w:b w:val="0"/>
            <w:noProof/>
          </w:rPr>
          <w:fldChar w:fldCharType="end"/>
        </w:r>
      </w:del>
    </w:p>
    <w:p w14:paraId="7EA83977" w14:textId="3BCE8379" w:rsidR="001F4712" w:rsidDel="00DF7FD4" w:rsidRDefault="001F4712">
      <w:pPr>
        <w:pStyle w:val="TOC1"/>
        <w:rPr>
          <w:del w:id="712" w:author="Greenblue" w:date="2024-02-15T19:35:00Z"/>
          <w:rFonts w:ascii="Calibri" w:eastAsia="Malgun Gothic" w:hAnsi="Calibri"/>
          <w:b w:val="0"/>
          <w:noProof/>
          <w:kern w:val="2"/>
        </w:rPr>
        <w:pPrChange w:id="713" w:author="Greenblue" w:date="2024-02-15T19:35:00Z">
          <w:pPr>
            <w:pStyle w:val="TOC2"/>
          </w:pPr>
        </w:pPrChange>
      </w:pPr>
      <w:del w:id="714" w:author="Greenblue" w:date="2024-02-15T19:35:00Z">
        <w:r w:rsidDel="00DF7FD4">
          <w:rPr>
            <w:noProof/>
          </w:rPr>
          <w:delText>1.4</w:delText>
        </w:r>
        <w:r w:rsidDel="00DF7FD4">
          <w:rPr>
            <w:noProof/>
          </w:rPr>
          <w:tab/>
          <w:delText>General Data Product Description</w:delText>
        </w:r>
        <w:r w:rsidDel="00DF7FD4">
          <w:rPr>
            <w:noProof/>
          </w:rPr>
          <w:tab/>
        </w:r>
        <w:r w:rsidDel="00DF7FD4">
          <w:rPr>
            <w:b w:val="0"/>
            <w:noProof/>
          </w:rPr>
          <w:fldChar w:fldCharType="begin"/>
        </w:r>
        <w:r w:rsidDel="00DF7FD4">
          <w:rPr>
            <w:noProof/>
          </w:rPr>
          <w:delInstrText xml:space="preserve"> PAGEREF _Toc152232536 \h </w:delInstrText>
        </w:r>
        <w:r w:rsidDel="00DF7FD4">
          <w:rPr>
            <w:b w:val="0"/>
            <w:noProof/>
          </w:rPr>
        </w:r>
        <w:r w:rsidDel="00DF7FD4">
          <w:rPr>
            <w:b w:val="0"/>
            <w:noProof/>
          </w:rPr>
          <w:fldChar w:fldCharType="separate"/>
        </w:r>
        <w:r w:rsidDel="00DF7FD4">
          <w:rPr>
            <w:noProof/>
          </w:rPr>
          <w:delText>4</w:delText>
        </w:r>
        <w:r w:rsidDel="00DF7FD4">
          <w:rPr>
            <w:b w:val="0"/>
            <w:noProof/>
          </w:rPr>
          <w:fldChar w:fldCharType="end"/>
        </w:r>
      </w:del>
    </w:p>
    <w:p w14:paraId="16B18677" w14:textId="147565B0" w:rsidR="001F4712" w:rsidDel="00DF7FD4" w:rsidRDefault="001F4712">
      <w:pPr>
        <w:pStyle w:val="TOC1"/>
        <w:rPr>
          <w:del w:id="715" w:author="Greenblue" w:date="2024-02-15T19:35:00Z"/>
          <w:rFonts w:ascii="Calibri" w:eastAsia="Malgun Gothic" w:hAnsi="Calibri"/>
          <w:b w:val="0"/>
          <w:noProof/>
          <w:kern w:val="2"/>
        </w:rPr>
        <w:pPrChange w:id="716" w:author="Greenblue" w:date="2024-02-15T19:35:00Z">
          <w:pPr>
            <w:pStyle w:val="TOC2"/>
          </w:pPr>
        </w:pPrChange>
      </w:pPr>
      <w:del w:id="717" w:author="Greenblue" w:date="2024-02-15T19:35:00Z">
        <w:r w:rsidDel="00DF7FD4">
          <w:rPr>
            <w:noProof/>
          </w:rPr>
          <w:delText>1.5</w:delText>
        </w:r>
        <w:r w:rsidDel="00DF7FD4">
          <w:rPr>
            <w:noProof/>
          </w:rPr>
          <w:tab/>
          <w:delText>Data product specification metadata</w:delText>
        </w:r>
        <w:r w:rsidDel="00DF7FD4">
          <w:rPr>
            <w:noProof/>
          </w:rPr>
          <w:tab/>
        </w:r>
        <w:r w:rsidDel="00DF7FD4">
          <w:rPr>
            <w:b w:val="0"/>
            <w:noProof/>
          </w:rPr>
          <w:fldChar w:fldCharType="begin"/>
        </w:r>
        <w:r w:rsidDel="00DF7FD4">
          <w:rPr>
            <w:noProof/>
          </w:rPr>
          <w:delInstrText xml:space="preserve"> PAGEREF _Toc152232537 \h </w:delInstrText>
        </w:r>
        <w:r w:rsidDel="00DF7FD4">
          <w:rPr>
            <w:b w:val="0"/>
            <w:noProof/>
          </w:rPr>
        </w:r>
        <w:r w:rsidDel="00DF7FD4">
          <w:rPr>
            <w:b w:val="0"/>
            <w:noProof/>
          </w:rPr>
          <w:fldChar w:fldCharType="separate"/>
        </w:r>
        <w:r w:rsidDel="00DF7FD4">
          <w:rPr>
            <w:noProof/>
          </w:rPr>
          <w:delText>4</w:delText>
        </w:r>
        <w:r w:rsidDel="00DF7FD4">
          <w:rPr>
            <w:b w:val="0"/>
            <w:noProof/>
          </w:rPr>
          <w:fldChar w:fldCharType="end"/>
        </w:r>
      </w:del>
    </w:p>
    <w:p w14:paraId="33803D00" w14:textId="03912099" w:rsidR="001F4712" w:rsidDel="00DF7FD4" w:rsidRDefault="001F4712">
      <w:pPr>
        <w:pStyle w:val="TOC1"/>
        <w:rPr>
          <w:del w:id="718" w:author="Greenblue" w:date="2024-02-15T19:35:00Z"/>
          <w:rFonts w:ascii="Calibri" w:eastAsia="Malgun Gothic" w:hAnsi="Calibri"/>
          <w:b w:val="0"/>
          <w:noProof/>
          <w:kern w:val="2"/>
        </w:rPr>
        <w:pPrChange w:id="719" w:author="Greenblue" w:date="2024-02-15T19:35:00Z">
          <w:pPr>
            <w:pStyle w:val="TOC2"/>
          </w:pPr>
        </w:pPrChange>
      </w:pPr>
      <w:del w:id="720" w:author="Greenblue" w:date="2024-02-15T19:35:00Z">
        <w:r w:rsidRPr="00BE597A" w:rsidDel="00DF7FD4">
          <w:rPr>
            <w:noProof/>
            <w:lang w:eastAsia="en-US"/>
          </w:rPr>
          <w:delText>1.6</w:delText>
        </w:r>
        <w:r w:rsidRPr="00BE597A" w:rsidDel="00DF7FD4">
          <w:rPr>
            <w:noProof/>
            <w:lang w:eastAsia="en-US"/>
          </w:rPr>
          <w:tab/>
          <w:delText>IHO Product Specification Maintenance</w:delText>
        </w:r>
        <w:r w:rsidDel="00DF7FD4">
          <w:rPr>
            <w:noProof/>
          </w:rPr>
          <w:tab/>
        </w:r>
        <w:r w:rsidDel="00DF7FD4">
          <w:rPr>
            <w:b w:val="0"/>
            <w:noProof/>
          </w:rPr>
          <w:fldChar w:fldCharType="begin"/>
        </w:r>
        <w:r w:rsidDel="00DF7FD4">
          <w:rPr>
            <w:noProof/>
          </w:rPr>
          <w:delInstrText xml:space="preserve"> PAGEREF _Toc152232538 \h </w:delInstrText>
        </w:r>
        <w:r w:rsidDel="00DF7FD4">
          <w:rPr>
            <w:b w:val="0"/>
            <w:noProof/>
          </w:rPr>
        </w:r>
        <w:r w:rsidDel="00DF7FD4">
          <w:rPr>
            <w:b w:val="0"/>
            <w:noProof/>
          </w:rPr>
          <w:fldChar w:fldCharType="separate"/>
        </w:r>
        <w:r w:rsidDel="00DF7FD4">
          <w:rPr>
            <w:noProof/>
          </w:rPr>
          <w:delText>5</w:delText>
        </w:r>
        <w:r w:rsidDel="00DF7FD4">
          <w:rPr>
            <w:b w:val="0"/>
            <w:noProof/>
          </w:rPr>
          <w:fldChar w:fldCharType="end"/>
        </w:r>
      </w:del>
    </w:p>
    <w:p w14:paraId="59B10490" w14:textId="3AD7C96E" w:rsidR="001F4712" w:rsidDel="00DF7FD4" w:rsidRDefault="001F4712">
      <w:pPr>
        <w:pStyle w:val="TOC1"/>
        <w:rPr>
          <w:del w:id="721" w:author="Greenblue" w:date="2024-02-15T19:35:00Z"/>
          <w:rFonts w:ascii="Calibri" w:eastAsia="Malgun Gothic" w:hAnsi="Calibri"/>
          <w:b w:val="0"/>
          <w:noProof/>
          <w:kern w:val="2"/>
        </w:rPr>
        <w:pPrChange w:id="722" w:author="Greenblue" w:date="2024-02-15T19:35:00Z">
          <w:pPr>
            <w:pStyle w:val="TOC3"/>
          </w:pPr>
        </w:pPrChange>
      </w:pPr>
      <w:del w:id="723" w:author="Greenblue" w:date="2024-02-15T19:35:00Z">
        <w:r w:rsidDel="00DF7FD4">
          <w:rPr>
            <w:noProof/>
          </w:rPr>
          <w:delText>1.6.1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_Toc152232539 \h </w:delInstrText>
        </w:r>
        <w:r w:rsidDel="00DF7FD4">
          <w:rPr>
            <w:b w:val="0"/>
            <w:noProof/>
          </w:rPr>
        </w:r>
        <w:r w:rsidDel="00DF7FD4">
          <w:rPr>
            <w:b w:val="0"/>
            <w:noProof/>
          </w:rPr>
          <w:fldChar w:fldCharType="separate"/>
        </w:r>
        <w:r w:rsidDel="00DF7FD4">
          <w:rPr>
            <w:noProof/>
          </w:rPr>
          <w:delText>5</w:delText>
        </w:r>
        <w:r w:rsidDel="00DF7FD4">
          <w:rPr>
            <w:b w:val="0"/>
            <w:noProof/>
          </w:rPr>
          <w:fldChar w:fldCharType="end"/>
        </w:r>
      </w:del>
    </w:p>
    <w:p w14:paraId="7708E0CD" w14:textId="109599FF" w:rsidR="001F4712" w:rsidDel="00DF7FD4" w:rsidRDefault="001F4712">
      <w:pPr>
        <w:pStyle w:val="TOC1"/>
        <w:rPr>
          <w:del w:id="724" w:author="Greenblue" w:date="2024-02-15T19:35:00Z"/>
          <w:rFonts w:ascii="Calibri" w:eastAsia="Malgun Gothic" w:hAnsi="Calibri"/>
          <w:b w:val="0"/>
          <w:noProof/>
          <w:kern w:val="2"/>
        </w:rPr>
        <w:pPrChange w:id="725" w:author="Greenblue" w:date="2024-02-15T19:35:00Z">
          <w:pPr>
            <w:pStyle w:val="TOC3"/>
          </w:pPr>
        </w:pPrChange>
      </w:pPr>
      <w:del w:id="726" w:author="Greenblue" w:date="2024-02-15T19:35:00Z">
        <w:r w:rsidDel="00DF7FD4">
          <w:rPr>
            <w:noProof/>
          </w:rPr>
          <w:delText>1.6.2</w:delText>
        </w:r>
        <w:r w:rsidDel="00DF7FD4">
          <w:rPr>
            <w:noProof/>
          </w:rPr>
          <w:tab/>
          <w:delText>New Edition</w:delText>
        </w:r>
        <w:r w:rsidDel="00DF7FD4">
          <w:rPr>
            <w:noProof/>
          </w:rPr>
          <w:tab/>
        </w:r>
        <w:r w:rsidDel="00DF7FD4">
          <w:rPr>
            <w:b w:val="0"/>
            <w:noProof/>
          </w:rPr>
          <w:fldChar w:fldCharType="begin"/>
        </w:r>
        <w:r w:rsidDel="00DF7FD4">
          <w:rPr>
            <w:noProof/>
          </w:rPr>
          <w:delInstrText xml:space="preserve"> PAGEREF _Toc152232540 \h </w:delInstrText>
        </w:r>
        <w:r w:rsidDel="00DF7FD4">
          <w:rPr>
            <w:b w:val="0"/>
            <w:noProof/>
          </w:rPr>
        </w:r>
        <w:r w:rsidDel="00DF7FD4">
          <w:rPr>
            <w:b w:val="0"/>
            <w:noProof/>
          </w:rPr>
          <w:fldChar w:fldCharType="separate"/>
        </w:r>
        <w:r w:rsidDel="00DF7FD4">
          <w:rPr>
            <w:noProof/>
          </w:rPr>
          <w:delText>5</w:delText>
        </w:r>
        <w:r w:rsidDel="00DF7FD4">
          <w:rPr>
            <w:b w:val="0"/>
            <w:noProof/>
          </w:rPr>
          <w:fldChar w:fldCharType="end"/>
        </w:r>
      </w:del>
    </w:p>
    <w:p w14:paraId="2AA5062B" w14:textId="6705D1E3" w:rsidR="001F4712" w:rsidDel="00DF7FD4" w:rsidRDefault="001F4712">
      <w:pPr>
        <w:pStyle w:val="TOC1"/>
        <w:rPr>
          <w:del w:id="727" w:author="Greenblue" w:date="2024-02-15T19:35:00Z"/>
          <w:rFonts w:ascii="Calibri" w:eastAsia="Malgun Gothic" w:hAnsi="Calibri"/>
          <w:b w:val="0"/>
          <w:noProof/>
          <w:kern w:val="2"/>
        </w:rPr>
        <w:pPrChange w:id="728" w:author="Greenblue" w:date="2024-02-15T19:35:00Z">
          <w:pPr>
            <w:pStyle w:val="TOC3"/>
          </w:pPr>
        </w:pPrChange>
      </w:pPr>
      <w:del w:id="729" w:author="Greenblue" w:date="2024-02-15T19:35:00Z">
        <w:r w:rsidDel="00DF7FD4">
          <w:rPr>
            <w:noProof/>
          </w:rPr>
          <w:delText>1.6.3</w:delText>
        </w:r>
        <w:r w:rsidDel="00DF7FD4">
          <w:rPr>
            <w:noProof/>
          </w:rPr>
          <w:tab/>
          <w:delText>Revision</w:delText>
        </w:r>
        <w:r w:rsidDel="00DF7FD4">
          <w:rPr>
            <w:noProof/>
          </w:rPr>
          <w:tab/>
        </w:r>
        <w:r w:rsidDel="00DF7FD4">
          <w:rPr>
            <w:b w:val="0"/>
            <w:noProof/>
          </w:rPr>
          <w:fldChar w:fldCharType="begin"/>
        </w:r>
        <w:r w:rsidDel="00DF7FD4">
          <w:rPr>
            <w:noProof/>
          </w:rPr>
          <w:delInstrText xml:space="preserve"> PAGEREF _Toc152232541 \h </w:delInstrText>
        </w:r>
        <w:r w:rsidDel="00DF7FD4">
          <w:rPr>
            <w:b w:val="0"/>
            <w:noProof/>
          </w:rPr>
        </w:r>
        <w:r w:rsidDel="00DF7FD4">
          <w:rPr>
            <w:b w:val="0"/>
            <w:noProof/>
          </w:rPr>
          <w:fldChar w:fldCharType="separate"/>
        </w:r>
        <w:r w:rsidDel="00DF7FD4">
          <w:rPr>
            <w:noProof/>
          </w:rPr>
          <w:delText>5</w:delText>
        </w:r>
        <w:r w:rsidDel="00DF7FD4">
          <w:rPr>
            <w:b w:val="0"/>
            <w:noProof/>
          </w:rPr>
          <w:fldChar w:fldCharType="end"/>
        </w:r>
      </w:del>
    </w:p>
    <w:p w14:paraId="17EA7677" w14:textId="5E82791D" w:rsidR="001F4712" w:rsidDel="00DF7FD4" w:rsidRDefault="001F4712">
      <w:pPr>
        <w:pStyle w:val="TOC1"/>
        <w:rPr>
          <w:del w:id="730" w:author="Greenblue" w:date="2024-02-15T19:35:00Z"/>
          <w:rFonts w:ascii="Calibri" w:eastAsia="Malgun Gothic" w:hAnsi="Calibri"/>
          <w:b w:val="0"/>
          <w:noProof/>
          <w:kern w:val="2"/>
        </w:rPr>
        <w:pPrChange w:id="731" w:author="Greenblue" w:date="2024-02-15T19:35:00Z">
          <w:pPr>
            <w:pStyle w:val="TOC3"/>
          </w:pPr>
        </w:pPrChange>
      </w:pPr>
      <w:del w:id="732" w:author="Greenblue" w:date="2024-02-15T19:35:00Z">
        <w:r w:rsidDel="00DF7FD4">
          <w:rPr>
            <w:noProof/>
          </w:rPr>
          <w:delText>1.6.4</w:delText>
        </w:r>
        <w:r w:rsidDel="00DF7FD4">
          <w:rPr>
            <w:noProof/>
          </w:rPr>
          <w:tab/>
          <w:delText>Clarification</w:delText>
        </w:r>
        <w:r w:rsidDel="00DF7FD4">
          <w:rPr>
            <w:noProof/>
          </w:rPr>
          <w:tab/>
        </w:r>
        <w:r w:rsidDel="00DF7FD4">
          <w:rPr>
            <w:b w:val="0"/>
            <w:noProof/>
          </w:rPr>
          <w:fldChar w:fldCharType="begin"/>
        </w:r>
        <w:r w:rsidDel="00DF7FD4">
          <w:rPr>
            <w:noProof/>
          </w:rPr>
          <w:delInstrText xml:space="preserve"> PAGEREF _Toc152232542 \h </w:delInstrText>
        </w:r>
        <w:r w:rsidDel="00DF7FD4">
          <w:rPr>
            <w:b w:val="0"/>
            <w:noProof/>
          </w:rPr>
        </w:r>
        <w:r w:rsidDel="00DF7FD4">
          <w:rPr>
            <w:b w:val="0"/>
            <w:noProof/>
          </w:rPr>
          <w:fldChar w:fldCharType="separate"/>
        </w:r>
        <w:r w:rsidDel="00DF7FD4">
          <w:rPr>
            <w:noProof/>
          </w:rPr>
          <w:delText>5</w:delText>
        </w:r>
        <w:r w:rsidDel="00DF7FD4">
          <w:rPr>
            <w:b w:val="0"/>
            <w:noProof/>
          </w:rPr>
          <w:fldChar w:fldCharType="end"/>
        </w:r>
      </w:del>
    </w:p>
    <w:p w14:paraId="18CF7AB7" w14:textId="4254E84A" w:rsidR="001F4712" w:rsidDel="00DF7FD4" w:rsidRDefault="001F4712">
      <w:pPr>
        <w:pStyle w:val="TOC1"/>
        <w:rPr>
          <w:del w:id="733" w:author="Greenblue" w:date="2024-02-15T19:35:00Z"/>
          <w:rFonts w:ascii="Calibri" w:eastAsia="Malgun Gothic" w:hAnsi="Calibri"/>
          <w:b w:val="0"/>
          <w:noProof/>
          <w:kern w:val="2"/>
        </w:rPr>
        <w:pPrChange w:id="734" w:author="Greenblue" w:date="2024-02-15T19:35:00Z">
          <w:pPr>
            <w:pStyle w:val="TOC3"/>
          </w:pPr>
        </w:pPrChange>
      </w:pPr>
      <w:del w:id="735" w:author="Greenblue" w:date="2024-02-15T19:35:00Z">
        <w:r w:rsidDel="00DF7FD4">
          <w:rPr>
            <w:noProof/>
          </w:rPr>
          <w:delText>1.6.5</w:delText>
        </w:r>
        <w:r w:rsidDel="00DF7FD4">
          <w:rPr>
            <w:noProof/>
          </w:rPr>
          <w:tab/>
          <w:delText>Version numbers</w:delText>
        </w:r>
        <w:r w:rsidDel="00DF7FD4">
          <w:rPr>
            <w:noProof/>
          </w:rPr>
          <w:tab/>
        </w:r>
        <w:r w:rsidDel="00DF7FD4">
          <w:rPr>
            <w:b w:val="0"/>
            <w:noProof/>
          </w:rPr>
          <w:fldChar w:fldCharType="begin"/>
        </w:r>
        <w:r w:rsidDel="00DF7FD4">
          <w:rPr>
            <w:noProof/>
          </w:rPr>
          <w:delInstrText xml:space="preserve"> PAGEREF _Toc152232543 \h </w:delInstrText>
        </w:r>
        <w:r w:rsidDel="00DF7FD4">
          <w:rPr>
            <w:b w:val="0"/>
            <w:noProof/>
          </w:rPr>
        </w:r>
        <w:r w:rsidDel="00DF7FD4">
          <w:rPr>
            <w:b w:val="0"/>
            <w:noProof/>
          </w:rPr>
          <w:fldChar w:fldCharType="separate"/>
        </w:r>
        <w:r w:rsidDel="00DF7FD4">
          <w:rPr>
            <w:noProof/>
          </w:rPr>
          <w:delText>6</w:delText>
        </w:r>
        <w:r w:rsidDel="00DF7FD4">
          <w:rPr>
            <w:b w:val="0"/>
            <w:noProof/>
          </w:rPr>
          <w:fldChar w:fldCharType="end"/>
        </w:r>
      </w:del>
    </w:p>
    <w:p w14:paraId="6AA37CE5" w14:textId="3DDB81BE" w:rsidR="001F4712" w:rsidDel="00DF7FD4" w:rsidRDefault="001F4712">
      <w:pPr>
        <w:pStyle w:val="TOC1"/>
        <w:rPr>
          <w:del w:id="736" w:author="Greenblue" w:date="2024-02-15T19:35:00Z"/>
          <w:rFonts w:ascii="Calibri" w:eastAsia="Malgun Gothic" w:hAnsi="Calibri"/>
          <w:b w:val="0"/>
          <w:noProof/>
          <w:kern w:val="2"/>
        </w:rPr>
      </w:pPr>
      <w:del w:id="737" w:author="Greenblue" w:date="2024-02-15T19:35:00Z">
        <w:r w:rsidDel="00DF7FD4">
          <w:rPr>
            <w:noProof/>
          </w:rPr>
          <w:delText>2</w:delText>
        </w:r>
        <w:r w:rsidDel="00DF7FD4">
          <w:rPr>
            <w:noProof/>
          </w:rPr>
          <w:tab/>
          <w:delText>Specification Scopes</w:delText>
        </w:r>
        <w:r w:rsidDel="00DF7FD4">
          <w:rPr>
            <w:noProof/>
          </w:rPr>
          <w:tab/>
        </w:r>
        <w:r w:rsidDel="00DF7FD4">
          <w:rPr>
            <w:b w:val="0"/>
            <w:noProof/>
          </w:rPr>
          <w:fldChar w:fldCharType="begin"/>
        </w:r>
        <w:r w:rsidDel="00DF7FD4">
          <w:rPr>
            <w:noProof/>
          </w:rPr>
          <w:delInstrText xml:space="preserve"> PAGEREF _Toc152232544 \h </w:delInstrText>
        </w:r>
        <w:r w:rsidDel="00DF7FD4">
          <w:rPr>
            <w:b w:val="0"/>
            <w:noProof/>
          </w:rPr>
        </w:r>
        <w:r w:rsidDel="00DF7FD4">
          <w:rPr>
            <w:b w:val="0"/>
            <w:noProof/>
          </w:rPr>
          <w:fldChar w:fldCharType="separate"/>
        </w:r>
        <w:r w:rsidDel="00DF7FD4">
          <w:rPr>
            <w:noProof/>
          </w:rPr>
          <w:delText>6</w:delText>
        </w:r>
        <w:r w:rsidDel="00DF7FD4">
          <w:rPr>
            <w:b w:val="0"/>
            <w:noProof/>
          </w:rPr>
          <w:fldChar w:fldCharType="end"/>
        </w:r>
      </w:del>
    </w:p>
    <w:p w14:paraId="1CFB42CC" w14:textId="67FF84E5" w:rsidR="001F4712" w:rsidDel="00DF7FD4" w:rsidRDefault="001F4712">
      <w:pPr>
        <w:pStyle w:val="TOC1"/>
        <w:rPr>
          <w:del w:id="738" w:author="Greenblue" w:date="2024-02-15T19:35:00Z"/>
          <w:rFonts w:ascii="Calibri" w:eastAsia="Malgun Gothic" w:hAnsi="Calibri"/>
          <w:b w:val="0"/>
          <w:noProof/>
          <w:kern w:val="2"/>
        </w:rPr>
      </w:pPr>
      <w:del w:id="739" w:author="Greenblue" w:date="2024-02-15T19:35:00Z">
        <w:r w:rsidDel="00DF7FD4">
          <w:rPr>
            <w:noProof/>
          </w:rPr>
          <w:delText>3</w:delText>
        </w:r>
        <w:r w:rsidDel="00DF7FD4">
          <w:rPr>
            <w:noProof/>
          </w:rPr>
          <w:tab/>
          <w:delText>Dataset Identification</w:delText>
        </w:r>
        <w:r w:rsidDel="00DF7FD4">
          <w:rPr>
            <w:noProof/>
          </w:rPr>
          <w:tab/>
        </w:r>
        <w:r w:rsidDel="00DF7FD4">
          <w:rPr>
            <w:b w:val="0"/>
            <w:noProof/>
          </w:rPr>
          <w:fldChar w:fldCharType="begin"/>
        </w:r>
        <w:r w:rsidDel="00DF7FD4">
          <w:rPr>
            <w:noProof/>
          </w:rPr>
          <w:delInstrText xml:space="preserve"> PAGEREF _Toc152232545 \h </w:delInstrText>
        </w:r>
        <w:r w:rsidDel="00DF7FD4">
          <w:rPr>
            <w:b w:val="0"/>
            <w:noProof/>
          </w:rPr>
        </w:r>
        <w:r w:rsidDel="00DF7FD4">
          <w:rPr>
            <w:b w:val="0"/>
            <w:noProof/>
          </w:rPr>
          <w:fldChar w:fldCharType="separate"/>
        </w:r>
        <w:r w:rsidDel="00DF7FD4">
          <w:rPr>
            <w:noProof/>
          </w:rPr>
          <w:delText>6</w:delText>
        </w:r>
        <w:r w:rsidDel="00DF7FD4">
          <w:rPr>
            <w:b w:val="0"/>
            <w:noProof/>
          </w:rPr>
          <w:fldChar w:fldCharType="end"/>
        </w:r>
      </w:del>
    </w:p>
    <w:p w14:paraId="6E3E4B45" w14:textId="3FD8167B" w:rsidR="001F4712" w:rsidDel="00DF7FD4" w:rsidRDefault="001F4712">
      <w:pPr>
        <w:pStyle w:val="TOC1"/>
        <w:rPr>
          <w:del w:id="740" w:author="Greenblue" w:date="2024-02-15T19:35:00Z"/>
          <w:rFonts w:ascii="Calibri" w:eastAsia="Malgun Gothic" w:hAnsi="Calibri"/>
          <w:b w:val="0"/>
          <w:noProof/>
          <w:kern w:val="2"/>
        </w:rPr>
      </w:pPr>
      <w:del w:id="741" w:author="Greenblue" w:date="2024-02-15T19:35:00Z">
        <w:r w:rsidDel="00DF7FD4">
          <w:rPr>
            <w:noProof/>
          </w:rPr>
          <w:delText>4</w:delText>
        </w:r>
        <w:r w:rsidDel="00DF7FD4">
          <w:rPr>
            <w:noProof/>
          </w:rPr>
          <w:tab/>
          <w:delText>Data Content and structure</w:delText>
        </w:r>
        <w:r w:rsidDel="00DF7FD4">
          <w:rPr>
            <w:noProof/>
          </w:rPr>
          <w:tab/>
        </w:r>
        <w:r w:rsidDel="00DF7FD4">
          <w:rPr>
            <w:b w:val="0"/>
            <w:noProof/>
          </w:rPr>
          <w:fldChar w:fldCharType="begin"/>
        </w:r>
        <w:r w:rsidDel="00DF7FD4">
          <w:rPr>
            <w:noProof/>
          </w:rPr>
          <w:delInstrText xml:space="preserve"> PAGEREF _Toc152232546 \h </w:delInstrText>
        </w:r>
        <w:r w:rsidDel="00DF7FD4">
          <w:rPr>
            <w:b w:val="0"/>
            <w:noProof/>
          </w:rPr>
        </w:r>
        <w:r w:rsidDel="00DF7FD4">
          <w:rPr>
            <w:b w:val="0"/>
            <w:noProof/>
          </w:rPr>
          <w:fldChar w:fldCharType="separate"/>
        </w:r>
        <w:r w:rsidDel="00DF7FD4">
          <w:rPr>
            <w:noProof/>
          </w:rPr>
          <w:delText>7</w:delText>
        </w:r>
        <w:r w:rsidDel="00DF7FD4">
          <w:rPr>
            <w:b w:val="0"/>
            <w:noProof/>
          </w:rPr>
          <w:fldChar w:fldCharType="end"/>
        </w:r>
      </w:del>
    </w:p>
    <w:p w14:paraId="66DA9AFD" w14:textId="3FAB968C" w:rsidR="001F4712" w:rsidDel="00DF7FD4" w:rsidRDefault="001F4712">
      <w:pPr>
        <w:pStyle w:val="TOC1"/>
        <w:rPr>
          <w:del w:id="742" w:author="Greenblue" w:date="2024-02-15T19:35:00Z"/>
          <w:rFonts w:ascii="Calibri" w:eastAsia="Malgun Gothic" w:hAnsi="Calibri"/>
          <w:b w:val="0"/>
          <w:noProof/>
          <w:kern w:val="2"/>
        </w:rPr>
        <w:pPrChange w:id="743" w:author="Greenblue" w:date="2024-02-15T19:35:00Z">
          <w:pPr>
            <w:pStyle w:val="TOC2"/>
          </w:pPr>
        </w:pPrChange>
      </w:pPr>
      <w:del w:id="744" w:author="Greenblue" w:date="2024-02-15T19:35:00Z">
        <w:r w:rsidDel="00DF7FD4">
          <w:rPr>
            <w:noProof/>
          </w:rPr>
          <w:delText>4.1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_Toc152232547 \h </w:delInstrText>
        </w:r>
        <w:r w:rsidDel="00DF7FD4">
          <w:rPr>
            <w:b w:val="0"/>
            <w:noProof/>
          </w:rPr>
        </w:r>
        <w:r w:rsidDel="00DF7FD4">
          <w:rPr>
            <w:b w:val="0"/>
            <w:noProof/>
          </w:rPr>
          <w:fldChar w:fldCharType="separate"/>
        </w:r>
        <w:r w:rsidDel="00DF7FD4">
          <w:rPr>
            <w:noProof/>
          </w:rPr>
          <w:delText>7</w:delText>
        </w:r>
        <w:r w:rsidDel="00DF7FD4">
          <w:rPr>
            <w:b w:val="0"/>
            <w:noProof/>
          </w:rPr>
          <w:fldChar w:fldCharType="end"/>
        </w:r>
      </w:del>
    </w:p>
    <w:p w14:paraId="6B78BEBD" w14:textId="6EA3A878" w:rsidR="001F4712" w:rsidDel="00DF7FD4" w:rsidRDefault="001F4712">
      <w:pPr>
        <w:pStyle w:val="TOC1"/>
        <w:rPr>
          <w:del w:id="745" w:author="Greenblue" w:date="2024-02-15T19:35:00Z"/>
          <w:rFonts w:ascii="Calibri" w:eastAsia="Malgun Gothic" w:hAnsi="Calibri"/>
          <w:b w:val="0"/>
          <w:noProof/>
          <w:kern w:val="2"/>
        </w:rPr>
        <w:pPrChange w:id="746" w:author="Greenblue" w:date="2024-02-15T19:35:00Z">
          <w:pPr>
            <w:pStyle w:val="TOC2"/>
          </w:pPr>
        </w:pPrChange>
      </w:pPr>
      <w:del w:id="747" w:author="Greenblue" w:date="2024-02-15T19:35:00Z">
        <w:r w:rsidDel="00DF7FD4">
          <w:rPr>
            <w:noProof/>
          </w:rPr>
          <w:delText>4.2</w:delText>
        </w:r>
        <w:r w:rsidDel="00DF7FD4">
          <w:rPr>
            <w:noProof/>
          </w:rPr>
          <w:tab/>
          <w:delText>Application Schem</w:delText>
        </w:r>
        <w:r w:rsidRPr="00BE597A" w:rsidDel="00DF7FD4">
          <w:rPr>
            <w:rFonts w:ascii="Malgun Gothic" w:eastAsia="Malgun Gothic" w:hAnsi="Malgun Gothic" w:cs="Malgun Gothic"/>
            <w:noProof/>
          </w:rPr>
          <w:delText>a</w:delText>
        </w:r>
        <w:r w:rsidDel="00DF7FD4">
          <w:rPr>
            <w:noProof/>
          </w:rPr>
          <w:tab/>
        </w:r>
        <w:r w:rsidDel="00DF7FD4">
          <w:rPr>
            <w:b w:val="0"/>
            <w:noProof/>
          </w:rPr>
          <w:fldChar w:fldCharType="begin"/>
        </w:r>
        <w:r w:rsidDel="00DF7FD4">
          <w:rPr>
            <w:noProof/>
          </w:rPr>
          <w:delInstrText xml:space="preserve"> PAGEREF _Toc152232548 \h </w:delInstrText>
        </w:r>
        <w:r w:rsidDel="00DF7FD4">
          <w:rPr>
            <w:b w:val="0"/>
            <w:noProof/>
          </w:rPr>
        </w:r>
        <w:r w:rsidDel="00DF7FD4">
          <w:rPr>
            <w:b w:val="0"/>
            <w:noProof/>
          </w:rPr>
          <w:fldChar w:fldCharType="separate"/>
        </w:r>
        <w:r w:rsidDel="00DF7FD4">
          <w:rPr>
            <w:noProof/>
          </w:rPr>
          <w:delText>8</w:delText>
        </w:r>
        <w:r w:rsidDel="00DF7FD4">
          <w:rPr>
            <w:b w:val="0"/>
            <w:noProof/>
          </w:rPr>
          <w:fldChar w:fldCharType="end"/>
        </w:r>
      </w:del>
    </w:p>
    <w:p w14:paraId="123A48E8" w14:textId="122757BA" w:rsidR="001F4712" w:rsidDel="00DF7FD4" w:rsidRDefault="001F4712">
      <w:pPr>
        <w:pStyle w:val="TOC1"/>
        <w:rPr>
          <w:del w:id="748" w:author="Greenblue" w:date="2024-02-15T19:35:00Z"/>
          <w:rFonts w:ascii="Calibri" w:eastAsia="Malgun Gothic" w:hAnsi="Calibri"/>
          <w:b w:val="0"/>
          <w:noProof/>
          <w:kern w:val="2"/>
        </w:rPr>
        <w:pPrChange w:id="749" w:author="Greenblue" w:date="2024-02-15T19:35:00Z">
          <w:pPr>
            <w:pStyle w:val="TOC2"/>
          </w:pPr>
        </w:pPrChange>
      </w:pPr>
      <w:del w:id="750" w:author="Greenblue" w:date="2024-02-15T19:35:00Z">
        <w:r w:rsidDel="00DF7FD4">
          <w:rPr>
            <w:noProof/>
          </w:rPr>
          <w:delText>4.3</w:delText>
        </w:r>
        <w:r w:rsidDel="00DF7FD4">
          <w:rPr>
            <w:noProof/>
          </w:rPr>
          <w:tab/>
          <w:delText>Feature Catalogue</w:delText>
        </w:r>
        <w:r w:rsidDel="00DF7FD4">
          <w:rPr>
            <w:noProof/>
          </w:rPr>
          <w:tab/>
        </w:r>
        <w:r w:rsidDel="00DF7FD4">
          <w:rPr>
            <w:b w:val="0"/>
            <w:noProof/>
          </w:rPr>
          <w:fldChar w:fldCharType="begin"/>
        </w:r>
        <w:r w:rsidDel="00DF7FD4">
          <w:rPr>
            <w:noProof/>
          </w:rPr>
          <w:delInstrText xml:space="preserve"> PAGEREF _Toc152232549 \h </w:delInstrText>
        </w:r>
        <w:r w:rsidDel="00DF7FD4">
          <w:rPr>
            <w:b w:val="0"/>
            <w:noProof/>
          </w:rPr>
        </w:r>
        <w:r w:rsidDel="00DF7FD4">
          <w:rPr>
            <w:b w:val="0"/>
            <w:noProof/>
          </w:rPr>
          <w:fldChar w:fldCharType="separate"/>
        </w:r>
        <w:r w:rsidDel="00DF7FD4">
          <w:rPr>
            <w:noProof/>
          </w:rPr>
          <w:delText>11</w:delText>
        </w:r>
        <w:r w:rsidDel="00DF7FD4">
          <w:rPr>
            <w:b w:val="0"/>
            <w:noProof/>
          </w:rPr>
          <w:fldChar w:fldCharType="end"/>
        </w:r>
      </w:del>
    </w:p>
    <w:p w14:paraId="610BA3A7" w14:textId="48BD369A" w:rsidR="001F4712" w:rsidDel="00DF7FD4" w:rsidRDefault="001F4712">
      <w:pPr>
        <w:pStyle w:val="TOC1"/>
        <w:rPr>
          <w:del w:id="751" w:author="Greenblue" w:date="2024-02-15T19:35:00Z"/>
          <w:rFonts w:ascii="Calibri" w:eastAsia="Malgun Gothic" w:hAnsi="Calibri"/>
          <w:b w:val="0"/>
          <w:noProof/>
          <w:kern w:val="2"/>
        </w:rPr>
        <w:pPrChange w:id="752" w:author="Greenblue" w:date="2024-02-15T19:35:00Z">
          <w:pPr>
            <w:pStyle w:val="TOC3"/>
          </w:pPr>
        </w:pPrChange>
      </w:pPr>
      <w:del w:id="753" w:author="Greenblue" w:date="2024-02-15T19:35:00Z">
        <w:r w:rsidDel="00DF7FD4">
          <w:rPr>
            <w:noProof/>
          </w:rPr>
          <w:delText>4.3.1</w:delText>
        </w:r>
        <w:r w:rsidDel="00DF7FD4">
          <w:rPr>
            <w:noProof/>
            <w:lang w:eastAsia="en-US"/>
          </w:rPr>
          <w:tab/>
          <w:delText>Introductio</w:delText>
        </w:r>
        <w:r w:rsidDel="00DF7FD4">
          <w:rPr>
            <w:noProof/>
          </w:rPr>
          <w:delText>n</w:delText>
        </w:r>
        <w:r w:rsidDel="00DF7FD4">
          <w:rPr>
            <w:noProof/>
          </w:rPr>
          <w:tab/>
        </w:r>
        <w:r w:rsidDel="00DF7FD4">
          <w:rPr>
            <w:b w:val="0"/>
            <w:noProof/>
          </w:rPr>
          <w:fldChar w:fldCharType="begin"/>
        </w:r>
        <w:r w:rsidDel="00DF7FD4">
          <w:rPr>
            <w:noProof/>
          </w:rPr>
          <w:delInstrText xml:space="preserve"> PAGEREF _Toc152232550 \h </w:delInstrText>
        </w:r>
        <w:r w:rsidDel="00DF7FD4">
          <w:rPr>
            <w:b w:val="0"/>
            <w:noProof/>
          </w:rPr>
        </w:r>
        <w:r w:rsidDel="00DF7FD4">
          <w:rPr>
            <w:b w:val="0"/>
            <w:noProof/>
          </w:rPr>
          <w:fldChar w:fldCharType="separate"/>
        </w:r>
        <w:r w:rsidDel="00DF7FD4">
          <w:rPr>
            <w:noProof/>
          </w:rPr>
          <w:delText>11</w:delText>
        </w:r>
        <w:r w:rsidDel="00DF7FD4">
          <w:rPr>
            <w:b w:val="0"/>
            <w:noProof/>
          </w:rPr>
          <w:fldChar w:fldCharType="end"/>
        </w:r>
      </w:del>
    </w:p>
    <w:p w14:paraId="1692206D" w14:textId="2F191034" w:rsidR="001F4712" w:rsidDel="00DF7FD4" w:rsidRDefault="001F4712">
      <w:pPr>
        <w:pStyle w:val="TOC1"/>
        <w:rPr>
          <w:del w:id="754" w:author="Greenblue" w:date="2024-02-15T19:35:00Z"/>
          <w:rFonts w:ascii="Calibri" w:eastAsia="Malgun Gothic" w:hAnsi="Calibri"/>
          <w:b w:val="0"/>
          <w:noProof/>
          <w:kern w:val="2"/>
        </w:rPr>
        <w:pPrChange w:id="755" w:author="Greenblue" w:date="2024-02-15T19:35:00Z">
          <w:pPr>
            <w:pStyle w:val="TOC3"/>
          </w:pPr>
        </w:pPrChange>
      </w:pPr>
      <w:del w:id="756" w:author="Greenblue" w:date="2024-02-15T19:35:00Z">
        <w:r w:rsidDel="00DF7FD4">
          <w:rPr>
            <w:noProof/>
          </w:rPr>
          <w:delText>4.3.2</w:delText>
        </w:r>
        <w:r w:rsidDel="00DF7FD4">
          <w:rPr>
            <w:noProof/>
          </w:rPr>
          <w:tab/>
          <w:delText>Feature Types</w:delText>
        </w:r>
        <w:r w:rsidDel="00DF7FD4">
          <w:rPr>
            <w:noProof/>
          </w:rPr>
          <w:tab/>
        </w:r>
        <w:r w:rsidDel="00DF7FD4">
          <w:rPr>
            <w:b w:val="0"/>
            <w:noProof/>
          </w:rPr>
          <w:fldChar w:fldCharType="begin"/>
        </w:r>
        <w:r w:rsidDel="00DF7FD4">
          <w:rPr>
            <w:noProof/>
          </w:rPr>
          <w:delInstrText xml:space="preserve"> PAGEREF _Toc152232551 \h </w:delInstrText>
        </w:r>
        <w:r w:rsidDel="00DF7FD4">
          <w:rPr>
            <w:b w:val="0"/>
            <w:noProof/>
          </w:rPr>
        </w:r>
        <w:r w:rsidDel="00DF7FD4">
          <w:rPr>
            <w:b w:val="0"/>
            <w:noProof/>
          </w:rPr>
          <w:fldChar w:fldCharType="separate"/>
        </w:r>
        <w:r w:rsidDel="00DF7FD4">
          <w:rPr>
            <w:noProof/>
          </w:rPr>
          <w:delText>11</w:delText>
        </w:r>
        <w:r w:rsidDel="00DF7FD4">
          <w:rPr>
            <w:b w:val="0"/>
            <w:noProof/>
          </w:rPr>
          <w:fldChar w:fldCharType="end"/>
        </w:r>
      </w:del>
    </w:p>
    <w:p w14:paraId="7EF2B881" w14:textId="4656BF69" w:rsidR="001F4712" w:rsidDel="00DF7FD4" w:rsidRDefault="001F4712">
      <w:pPr>
        <w:pStyle w:val="TOC1"/>
        <w:rPr>
          <w:del w:id="757" w:author="Greenblue" w:date="2024-02-15T19:35:00Z"/>
          <w:rFonts w:ascii="Calibri" w:eastAsia="Malgun Gothic" w:hAnsi="Calibri"/>
          <w:b w:val="0"/>
          <w:noProof/>
          <w:kern w:val="2"/>
        </w:rPr>
        <w:pPrChange w:id="758" w:author="Greenblue" w:date="2024-02-15T19:35:00Z">
          <w:pPr>
            <w:pStyle w:val="TOC3"/>
          </w:pPr>
        </w:pPrChange>
      </w:pPr>
      <w:del w:id="759" w:author="Greenblue" w:date="2024-02-15T19:35:00Z">
        <w:r w:rsidDel="00DF7FD4">
          <w:rPr>
            <w:noProof/>
          </w:rPr>
          <w:delText>4.3.3</w:delText>
        </w:r>
        <w:r w:rsidDel="00DF7FD4">
          <w:rPr>
            <w:noProof/>
          </w:rPr>
          <w:tab/>
          <w:delText>Feature Relationship</w:delText>
        </w:r>
        <w:r w:rsidDel="00DF7FD4">
          <w:rPr>
            <w:noProof/>
          </w:rPr>
          <w:tab/>
        </w:r>
        <w:r w:rsidDel="00DF7FD4">
          <w:rPr>
            <w:b w:val="0"/>
            <w:noProof/>
          </w:rPr>
          <w:fldChar w:fldCharType="begin"/>
        </w:r>
        <w:r w:rsidDel="00DF7FD4">
          <w:rPr>
            <w:noProof/>
          </w:rPr>
          <w:delInstrText xml:space="preserve"> PAGEREF _Toc152232552 \h </w:delInstrText>
        </w:r>
        <w:r w:rsidDel="00DF7FD4">
          <w:rPr>
            <w:b w:val="0"/>
            <w:noProof/>
          </w:rPr>
        </w:r>
        <w:r w:rsidDel="00DF7FD4">
          <w:rPr>
            <w:b w:val="0"/>
            <w:noProof/>
          </w:rPr>
          <w:fldChar w:fldCharType="separate"/>
        </w:r>
        <w:r w:rsidDel="00DF7FD4">
          <w:rPr>
            <w:noProof/>
          </w:rPr>
          <w:delText>12</w:delText>
        </w:r>
        <w:r w:rsidDel="00DF7FD4">
          <w:rPr>
            <w:b w:val="0"/>
            <w:noProof/>
          </w:rPr>
          <w:fldChar w:fldCharType="end"/>
        </w:r>
      </w:del>
    </w:p>
    <w:p w14:paraId="409D34EF" w14:textId="0DD408FF" w:rsidR="001F4712" w:rsidDel="00DF7FD4" w:rsidRDefault="001F4712">
      <w:pPr>
        <w:pStyle w:val="TOC1"/>
        <w:rPr>
          <w:del w:id="760" w:author="Greenblue" w:date="2024-02-15T19:35:00Z"/>
          <w:rFonts w:ascii="Calibri" w:eastAsia="Malgun Gothic" w:hAnsi="Calibri"/>
          <w:b w:val="0"/>
          <w:noProof/>
          <w:kern w:val="2"/>
        </w:rPr>
        <w:pPrChange w:id="761" w:author="Greenblue" w:date="2024-02-15T19:35:00Z">
          <w:pPr>
            <w:pStyle w:val="TOC3"/>
          </w:pPr>
        </w:pPrChange>
      </w:pPr>
      <w:del w:id="762" w:author="Greenblue" w:date="2024-02-15T19:35:00Z">
        <w:r w:rsidDel="00DF7FD4">
          <w:rPr>
            <w:noProof/>
          </w:rPr>
          <w:delText>4.3.4</w:delText>
        </w:r>
        <w:r w:rsidDel="00DF7FD4">
          <w:rPr>
            <w:noProof/>
            <w:lang w:eastAsia="en-US"/>
          </w:rPr>
          <w:tab/>
          <w:delText>Information Types</w:delText>
        </w:r>
        <w:r w:rsidDel="00DF7FD4">
          <w:rPr>
            <w:noProof/>
          </w:rPr>
          <w:tab/>
        </w:r>
        <w:r w:rsidDel="00DF7FD4">
          <w:rPr>
            <w:b w:val="0"/>
            <w:noProof/>
          </w:rPr>
          <w:fldChar w:fldCharType="begin"/>
        </w:r>
        <w:r w:rsidDel="00DF7FD4">
          <w:rPr>
            <w:noProof/>
          </w:rPr>
          <w:delInstrText xml:space="preserve"> PAGEREF _Toc152232553 \h </w:delInstrText>
        </w:r>
        <w:r w:rsidDel="00DF7FD4">
          <w:rPr>
            <w:b w:val="0"/>
            <w:noProof/>
          </w:rPr>
        </w:r>
        <w:r w:rsidDel="00DF7FD4">
          <w:rPr>
            <w:b w:val="0"/>
            <w:noProof/>
          </w:rPr>
          <w:fldChar w:fldCharType="separate"/>
        </w:r>
        <w:r w:rsidDel="00DF7FD4">
          <w:rPr>
            <w:noProof/>
          </w:rPr>
          <w:delText>12</w:delText>
        </w:r>
        <w:r w:rsidDel="00DF7FD4">
          <w:rPr>
            <w:b w:val="0"/>
            <w:noProof/>
          </w:rPr>
          <w:fldChar w:fldCharType="end"/>
        </w:r>
      </w:del>
    </w:p>
    <w:p w14:paraId="6A048944" w14:textId="4BC5973F" w:rsidR="001F4712" w:rsidDel="00DF7FD4" w:rsidRDefault="001F4712">
      <w:pPr>
        <w:pStyle w:val="TOC1"/>
        <w:rPr>
          <w:del w:id="763" w:author="Greenblue" w:date="2024-02-15T19:35:00Z"/>
          <w:rFonts w:ascii="Calibri" w:eastAsia="Malgun Gothic" w:hAnsi="Calibri"/>
          <w:b w:val="0"/>
          <w:noProof/>
          <w:kern w:val="2"/>
        </w:rPr>
        <w:pPrChange w:id="764" w:author="Greenblue" w:date="2024-02-15T19:35:00Z">
          <w:pPr>
            <w:pStyle w:val="TOC3"/>
          </w:pPr>
        </w:pPrChange>
      </w:pPr>
      <w:del w:id="765" w:author="Greenblue" w:date="2024-02-15T19:35:00Z">
        <w:r w:rsidDel="00DF7FD4">
          <w:rPr>
            <w:noProof/>
          </w:rPr>
          <w:delText>4.3.5</w:delText>
        </w:r>
        <w:r w:rsidDel="00DF7FD4">
          <w:rPr>
            <w:noProof/>
            <w:lang w:eastAsia="en-US"/>
          </w:rPr>
          <w:tab/>
          <w:delText>Attributes</w:delText>
        </w:r>
        <w:r w:rsidDel="00DF7FD4">
          <w:rPr>
            <w:noProof/>
          </w:rPr>
          <w:tab/>
        </w:r>
        <w:r w:rsidDel="00DF7FD4">
          <w:rPr>
            <w:b w:val="0"/>
            <w:noProof/>
          </w:rPr>
          <w:fldChar w:fldCharType="begin"/>
        </w:r>
        <w:r w:rsidDel="00DF7FD4">
          <w:rPr>
            <w:noProof/>
          </w:rPr>
          <w:delInstrText xml:space="preserve"> PAGEREF _Toc152232554 \h </w:delInstrText>
        </w:r>
        <w:r w:rsidDel="00DF7FD4">
          <w:rPr>
            <w:b w:val="0"/>
            <w:noProof/>
          </w:rPr>
        </w:r>
        <w:r w:rsidDel="00DF7FD4">
          <w:rPr>
            <w:b w:val="0"/>
            <w:noProof/>
          </w:rPr>
          <w:fldChar w:fldCharType="separate"/>
        </w:r>
        <w:r w:rsidDel="00DF7FD4">
          <w:rPr>
            <w:noProof/>
          </w:rPr>
          <w:delText>12</w:delText>
        </w:r>
        <w:r w:rsidDel="00DF7FD4">
          <w:rPr>
            <w:b w:val="0"/>
            <w:noProof/>
          </w:rPr>
          <w:fldChar w:fldCharType="end"/>
        </w:r>
      </w:del>
    </w:p>
    <w:p w14:paraId="4B12EABE" w14:textId="2543E2E1" w:rsidR="001F4712" w:rsidDel="00DF7FD4" w:rsidRDefault="001F4712">
      <w:pPr>
        <w:pStyle w:val="TOC1"/>
        <w:rPr>
          <w:del w:id="766" w:author="Greenblue" w:date="2024-02-15T19:35:00Z"/>
          <w:rFonts w:ascii="Calibri" w:eastAsia="Malgun Gothic" w:hAnsi="Calibri"/>
          <w:b w:val="0"/>
          <w:noProof/>
          <w:kern w:val="2"/>
        </w:rPr>
        <w:pPrChange w:id="767" w:author="Greenblue" w:date="2024-02-15T19:35:00Z">
          <w:pPr>
            <w:pStyle w:val="TOC2"/>
          </w:pPr>
        </w:pPrChange>
      </w:pPr>
      <w:del w:id="768" w:author="Greenblue" w:date="2024-02-15T19:35:00Z">
        <w:r w:rsidDel="00DF7FD4">
          <w:rPr>
            <w:noProof/>
          </w:rPr>
          <w:delText>4.4</w:delText>
        </w:r>
        <w:r w:rsidDel="00DF7FD4">
          <w:rPr>
            <w:noProof/>
          </w:rPr>
          <w:tab/>
          <w:delText>Geometric representation</w:delText>
        </w:r>
        <w:r w:rsidDel="00DF7FD4">
          <w:rPr>
            <w:noProof/>
          </w:rPr>
          <w:tab/>
        </w:r>
        <w:r w:rsidDel="00DF7FD4">
          <w:rPr>
            <w:b w:val="0"/>
            <w:noProof/>
          </w:rPr>
          <w:fldChar w:fldCharType="begin"/>
        </w:r>
        <w:r w:rsidDel="00DF7FD4">
          <w:rPr>
            <w:noProof/>
          </w:rPr>
          <w:delInstrText xml:space="preserve"> PAGEREF _Toc152232555 \h </w:delInstrText>
        </w:r>
        <w:r w:rsidDel="00DF7FD4">
          <w:rPr>
            <w:b w:val="0"/>
            <w:noProof/>
          </w:rPr>
        </w:r>
        <w:r w:rsidDel="00DF7FD4">
          <w:rPr>
            <w:b w:val="0"/>
            <w:noProof/>
          </w:rPr>
          <w:fldChar w:fldCharType="separate"/>
        </w:r>
        <w:r w:rsidDel="00DF7FD4">
          <w:rPr>
            <w:noProof/>
          </w:rPr>
          <w:delText>13</w:delText>
        </w:r>
        <w:r w:rsidDel="00DF7FD4">
          <w:rPr>
            <w:b w:val="0"/>
            <w:noProof/>
          </w:rPr>
          <w:fldChar w:fldCharType="end"/>
        </w:r>
      </w:del>
    </w:p>
    <w:p w14:paraId="2FC44A39" w14:textId="73B310E1" w:rsidR="001F4712" w:rsidDel="00DF7FD4" w:rsidRDefault="001F4712">
      <w:pPr>
        <w:pStyle w:val="TOC1"/>
        <w:rPr>
          <w:del w:id="769" w:author="Greenblue" w:date="2024-02-15T19:35:00Z"/>
          <w:rFonts w:ascii="Calibri" w:eastAsia="Malgun Gothic" w:hAnsi="Calibri"/>
          <w:b w:val="0"/>
          <w:noProof/>
          <w:kern w:val="2"/>
        </w:rPr>
      </w:pPr>
      <w:del w:id="770" w:author="Greenblue" w:date="2024-02-15T19:35:00Z">
        <w:r w:rsidDel="00DF7FD4">
          <w:rPr>
            <w:noProof/>
          </w:rPr>
          <w:delText>5</w:delText>
        </w:r>
        <w:r w:rsidDel="00DF7FD4">
          <w:rPr>
            <w:noProof/>
          </w:rPr>
          <w:tab/>
          <w:delText>Coordinate Reference Systems (CRS)</w:delText>
        </w:r>
        <w:r w:rsidDel="00DF7FD4">
          <w:rPr>
            <w:noProof/>
          </w:rPr>
          <w:tab/>
        </w:r>
        <w:r w:rsidDel="00DF7FD4">
          <w:rPr>
            <w:b w:val="0"/>
            <w:noProof/>
          </w:rPr>
          <w:fldChar w:fldCharType="begin"/>
        </w:r>
        <w:r w:rsidDel="00DF7FD4">
          <w:rPr>
            <w:noProof/>
          </w:rPr>
          <w:delInstrText xml:space="preserve"> PAGEREF _Toc152232556 \h </w:delInstrText>
        </w:r>
        <w:r w:rsidDel="00DF7FD4">
          <w:rPr>
            <w:b w:val="0"/>
            <w:noProof/>
          </w:rPr>
        </w:r>
        <w:r w:rsidDel="00DF7FD4">
          <w:rPr>
            <w:b w:val="0"/>
            <w:noProof/>
          </w:rPr>
          <w:fldChar w:fldCharType="separate"/>
        </w:r>
        <w:r w:rsidDel="00DF7FD4">
          <w:rPr>
            <w:noProof/>
          </w:rPr>
          <w:delText>14</w:delText>
        </w:r>
        <w:r w:rsidDel="00DF7FD4">
          <w:rPr>
            <w:b w:val="0"/>
            <w:noProof/>
          </w:rPr>
          <w:fldChar w:fldCharType="end"/>
        </w:r>
      </w:del>
    </w:p>
    <w:p w14:paraId="18604653" w14:textId="326E18B5" w:rsidR="001F4712" w:rsidDel="00DF7FD4" w:rsidRDefault="001F4712">
      <w:pPr>
        <w:pStyle w:val="TOC1"/>
        <w:rPr>
          <w:del w:id="771" w:author="Greenblue" w:date="2024-02-15T19:35:00Z"/>
          <w:rFonts w:ascii="Calibri" w:eastAsia="Malgun Gothic" w:hAnsi="Calibri"/>
          <w:b w:val="0"/>
          <w:noProof/>
          <w:kern w:val="2"/>
        </w:rPr>
        <w:pPrChange w:id="772" w:author="Greenblue" w:date="2024-02-15T19:35:00Z">
          <w:pPr>
            <w:pStyle w:val="TOC2"/>
          </w:pPr>
        </w:pPrChange>
      </w:pPr>
      <w:del w:id="773" w:author="Greenblue" w:date="2024-02-15T19:35:00Z">
        <w:r w:rsidDel="00DF7FD4">
          <w:rPr>
            <w:noProof/>
          </w:rPr>
          <w:delText>5.1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_Toc152232557 \h </w:delInstrText>
        </w:r>
        <w:r w:rsidDel="00DF7FD4">
          <w:rPr>
            <w:b w:val="0"/>
            <w:noProof/>
          </w:rPr>
        </w:r>
        <w:r w:rsidDel="00DF7FD4">
          <w:rPr>
            <w:b w:val="0"/>
            <w:noProof/>
          </w:rPr>
          <w:fldChar w:fldCharType="separate"/>
        </w:r>
        <w:r w:rsidDel="00DF7FD4">
          <w:rPr>
            <w:noProof/>
          </w:rPr>
          <w:delText>14</w:delText>
        </w:r>
        <w:r w:rsidDel="00DF7FD4">
          <w:rPr>
            <w:b w:val="0"/>
            <w:noProof/>
          </w:rPr>
          <w:fldChar w:fldCharType="end"/>
        </w:r>
      </w:del>
    </w:p>
    <w:p w14:paraId="40769AEB" w14:textId="5FEAFA3E" w:rsidR="001F4712" w:rsidDel="00DF7FD4" w:rsidRDefault="001F4712">
      <w:pPr>
        <w:pStyle w:val="TOC1"/>
        <w:rPr>
          <w:del w:id="774" w:author="Greenblue" w:date="2024-02-15T19:35:00Z"/>
          <w:rFonts w:ascii="Calibri" w:eastAsia="Malgun Gothic" w:hAnsi="Calibri"/>
          <w:b w:val="0"/>
          <w:noProof/>
          <w:kern w:val="2"/>
        </w:rPr>
        <w:pPrChange w:id="775" w:author="Greenblue" w:date="2024-02-15T19:35:00Z">
          <w:pPr>
            <w:pStyle w:val="TOC2"/>
          </w:pPr>
        </w:pPrChange>
      </w:pPr>
      <w:del w:id="776" w:author="Greenblue" w:date="2024-02-15T19:35:00Z">
        <w:r w:rsidRPr="00BE597A" w:rsidDel="00DF7FD4">
          <w:rPr>
            <w:rFonts w:eastAsia="Malgun Gothic"/>
            <w:noProof/>
          </w:rPr>
          <w:delText>5.2</w:delText>
        </w:r>
        <w:r w:rsidRPr="00BE597A" w:rsidDel="00DF7FD4">
          <w:rPr>
            <w:rFonts w:eastAsia="Malgun Gothic"/>
            <w:noProof/>
          </w:rPr>
          <w:tab/>
          <w:delText>Horizontal reference system</w:delText>
        </w:r>
        <w:r w:rsidDel="00DF7FD4">
          <w:rPr>
            <w:noProof/>
          </w:rPr>
          <w:tab/>
        </w:r>
        <w:r w:rsidDel="00DF7FD4">
          <w:rPr>
            <w:b w:val="0"/>
            <w:noProof/>
          </w:rPr>
          <w:fldChar w:fldCharType="begin"/>
        </w:r>
        <w:r w:rsidDel="00DF7FD4">
          <w:rPr>
            <w:noProof/>
          </w:rPr>
          <w:delInstrText xml:space="preserve"> PAGEREF _Toc152232558 \h </w:delInstrText>
        </w:r>
        <w:r w:rsidDel="00DF7FD4">
          <w:rPr>
            <w:b w:val="0"/>
            <w:noProof/>
          </w:rPr>
        </w:r>
        <w:r w:rsidDel="00DF7FD4">
          <w:rPr>
            <w:b w:val="0"/>
            <w:noProof/>
          </w:rPr>
          <w:fldChar w:fldCharType="separate"/>
        </w:r>
        <w:r w:rsidDel="00DF7FD4">
          <w:rPr>
            <w:noProof/>
          </w:rPr>
          <w:delText>14</w:delText>
        </w:r>
        <w:r w:rsidDel="00DF7FD4">
          <w:rPr>
            <w:b w:val="0"/>
            <w:noProof/>
          </w:rPr>
          <w:fldChar w:fldCharType="end"/>
        </w:r>
      </w:del>
    </w:p>
    <w:p w14:paraId="21220F20" w14:textId="748A8065" w:rsidR="001F4712" w:rsidDel="00DF7FD4" w:rsidRDefault="001F4712">
      <w:pPr>
        <w:pStyle w:val="TOC1"/>
        <w:rPr>
          <w:del w:id="777" w:author="Greenblue" w:date="2024-02-15T19:35:00Z"/>
          <w:rFonts w:ascii="Calibri" w:eastAsia="Malgun Gothic" w:hAnsi="Calibri"/>
          <w:b w:val="0"/>
          <w:noProof/>
          <w:kern w:val="2"/>
        </w:rPr>
        <w:pPrChange w:id="778" w:author="Greenblue" w:date="2024-02-15T19:35:00Z">
          <w:pPr>
            <w:pStyle w:val="TOC2"/>
          </w:pPr>
        </w:pPrChange>
      </w:pPr>
      <w:del w:id="779" w:author="Greenblue" w:date="2024-02-15T19:35:00Z">
        <w:r w:rsidRPr="00BE597A" w:rsidDel="00DF7FD4">
          <w:rPr>
            <w:rFonts w:eastAsia="Malgun Gothic"/>
            <w:noProof/>
          </w:rPr>
          <w:delText>5.3</w:delText>
        </w:r>
        <w:r w:rsidRPr="00BE597A" w:rsidDel="00DF7FD4">
          <w:rPr>
            <w:rFonts w:eastAsia="Malgun Gothic"/>
            <w:noProof/>
          </w:rPr>
          <w:tab/>
          <w:delText>Projection</w:delText>
        </w:r>
        <w:r w:rsidDel="00DF7FD4">
          <w:rPr>
            <w:noProof/>
          </w:rPr>
          <w:tab/>
        </w:r>
        <w:r w:rsidDel="00DF7FD4">
          <w:rPr>
            <w:b w:val="0"/>
            <w:noProof/>
          </w:rPr>
          <w:fldChar w:fldCharType="begin"/>
        </w:r>
        <w:r w:rsidDel="00DF7FD4">
          <w:rPr>
            <w:noProof/>
          </w:rPr>
          <w:delInstrText xml:space="preserve"> PAGEREF _Toc152232559 \h </w:delInstrText>
        </w:r>
        <w:r w:rsidDel="00DF7FD4">
          <w:rPr>
            <w:b w:val="0"/>
            <w:noProof/>
          </w:rPr>
        </w:r>
        <w:r w:rsidDel="00DF7FD4">
          <w:rPr>
            <w:b w:val="0"/>
            <w:noProof/>
          </w:rPr>
          <w:fldChar w:fldCharType="separate"/>
        </w:r>
        <w:r w:rsidDel="00DF7FD4">
          <w:rPr>
            <w:noProof/>
          </w:rPr>
          <w:delText>14</w:delText>
        </w:r>
        <w:r w:rsidDel="00DF7FD4">
          <w:rPr>
            <w:b w:val="0"/>
            <w:noProof/>
          </w:rPr>
          <w:fldChar w:fldCharType="end"/>
        </w:r>
      </w:del>
    </w:p>
    <w:p w14:paraId="32AB0BBA" w14:textId="3CFC5EAC" w:rsidR="001F4712" w:rsidDel="00DF7FD4" w:rsidRDefault="001F4712">
      <w:pPr>
        <w:pStyle w:val="TOC1"/>
        <w:rPr>
          <w:del w:id="780" w:author="Greenblue" w:date="2024-02-15T19:35:00Z"/>
          <w:rFonts w:ascii="Calibri" w:eastAsia="Malgun Gothic" w:hAnsi="Calibri"/>
          <w:b w:val="0"/>
          <w:noProof/>
          <w:kern w:val="2"/>
        </w:rPr>
        <w:pPrChange w:id="781" w:author="Greenblue" w:date="2024-02-15T19:35:00Z">
          <w:pPr>
            <w:pStyle w:val="TOC2"/>
          </w:pPr>
        </w:pPrChange>
      </w:pPr>
      <w:del w:id="782" w:author="Greenblue" w:date="2024-02-15T19:35:00Z">
        <w:r w:rsidRPr="00BE597A" w:rsidDel="00DF7FD4">
          <w:rPr>
            <w:rFonts w:eastAsia="Malgun Gothic"/>
            <w:noProof/>
          </w:rPr>
          <w:delText>5.4</w:delText>
        </w:r>
        <w:r w:rsidRPr="00BE597A" w:rsidDel="00DF7FD4">
          <w:rPr>
            <w:rFonts w:eastAsia="Malgun Gothic"/>
            <w:noProof/>
          </w:rPr>
          <w:tab/>
          <w:delText>Vertical coordinate reference system</w:delText>
        </w:r>
        <w:r w:rsidDel="00DF7FD4">
          <w:rPr>
            <w:noProof/>
          </w:rPr>
          <w:tab/>
        </w:r>
        <w:r w:rsidDel="00DF7FD4">
          <w:rPr>
            <w:b w:val="0"/>
            <w:noProof/>
          </w:rPr>
          <w:fldChar w:fldCharType="begin"/>
        </w:r>
        <w:r w:rsidDel="00DF7FD4">
          <w:rPr>
            <w:noProof/>
          </w:rPr>
          <w:delInstrText xml:space="preserve"> PAGEREF _Toc152232560 \h </w:delInstrText>
        </w:r>
        <w:r w:rsidDel="00DF7FD4">
          <w:rPr>
            <w:b w:val="0"/>
            <w:noProof/>
          </w:rPr>
        </w:r>
        <w:r w:rsidDel="00DF7FD4">
          <w:rPr>
            <w:b w:val="0"/>
            <w:noProof/>
          </w:rPr>
          <w:fldChar w:fldCharType="separate"/>
        </w:r>
        <w:r w:rsidDel="00DF7FD4">
          <w:rPr>
            <w:noProof/>
          </w:rPr>
          <w:delText>14</w:delText>
        </w:r>
        <w:r w:rsidDel="00DF7FD4">
          <w:rPr>
            <w:b w:val="0"/>
            <w:noProof/>
          </w:rPr>
          <w:fldChar w:fldCharType="end"/>
        </w:r>
      </w:del>
    </w:p>
    <w:p w14:paraId="66EDB4E3" w14:textId="310EED0C" w:rsidR="001F4712" w:rsidDel="00DF7FD4" w:rsidRDefault="001F4712">
      <w:pPr>
        <w:pStyle w:val="TOC1"/>
        <w:rPr>
          <w:del w:id="783" w:author="Greenblue" w:date="2024-02-15T19:35:00Z"/>
          <w:rFonts w:ascii="Calibri" w:eastAsia="Malgun Gothic" w:hAnsi="Calibri"/>
          <w:b w:val="0"/>
          <w:noProof/>
          <w:kern w:val="2"/>
        </w:rPr>
        <w:pPrChange w:id="784" w:author="Greenblue" w:date="2024-02-15T19:35:00Z">
          <w:pPr>
            <w:pStyle w:val="TOC2"/>
          </w:pPr>
        </w:pPrChange>
      </w:pPr>
      <w:del w:id="785" w:author="Greenblue" w:date="2024-02-15T19:35:00Z">
        <w:r w:rsidRPr="00BE597A" w:rsidDel="00DF7FD4">
          <w:rPr>
            <w:rFonts w:eastAsia="Malgun Gothic"/>
            <w:noProof/>
          </w:rPr>
          <w:delText>5.5</w:delText>
        </w:r>
        <w:r w:rsidRPr="00BE597A" w:rsidDel="00DF7FD4">
          <w:rPr>
            <w:rFonts w:eastAsia="Malgun Gothic"/>
            <w:noProof/>
          </w:rPr>
          <w:tab/>
          <w:delText>Temporal reference system</w:delText>
        </w:r>
        <w:r w:rsidDel="00DF7FD4">
          <w:rPr>
            <w:noProof/>
          </w:rPr>
          <w:tab/>
        </w:r>
        <w:r w:rsidDel="00DF7FD4">
          <w:rPr>
            <w:b w:val="0"/>
            <w:noProof/>
          </w:rPr>
          <w:fldChar w:fldCharType="begin"/>
        </w:r>
        <w:r w:rsidDel="00DF7FD4">
          <w:rPr>
            <w:noProof/>
          </w:rPr>
          <w:delInstrText xml:space="preserve"> PAGEREF _Toc152232561 \h </w:delInstrText>
        </w:r>
        <w:r w:rsidDel="00DF7FD4">
          <w:rPr>
            <w:b w:val="0"/>
            <w:noProof/>
          </w:rPr>
        </w:r>
        <w:r w:rsidDel="00DF7FD4">
          <w:rPr>
            <w:b w:val="0"/>
            <w:noProof/>
          </w:rPr>
          <w:fldChar w:fldCharType="separate"/>
        </w:r>
        <w:r w:rsidDel="00DF7FD4">
          <w:rPr>
            <w:noProof/>
          </w:rPr>
          <w:delText>15</w:delText>
        </w:r>
        <w:r w:rsidDel="00DF7FD4">
          <w:rPr>
            <w:b w:val="0"/>
            <w:noProof/>
          </w:rPr>
          <w:fldChar w:fldCharType="end"/>
        </w:r>
      </w:del>
    </w:p>
    <w:p w14:paraId="48414BE5" w14:textId="6C519665" w:rsidR="001F4712" w:rsidDel="00DF7FD4" w:rsidRDefault="001F4712">
      <w:pPr>
        <w:pStyle w:val="TOC1"/>
        <w:rPr>
          <w:del w:id="786" w:author="Greenblue" w:date="2024-02-15T19:35:00Z"/>
          <w:rFonts w:ascii="Calibri" w:eastAsia="Malgun Gothic" w:hAnsi="Calibri"/>
          <w:b w:val="0"/>
          <w:noProof/>
          <w:kern w:val="2"/>
        </w:rPr>
        <w:pPrChange w:id="787" w:author="Greenblue" w:date="2024-02-15T19:35:00Z">
          <w:pPr>
            <w:pStyle w:val="TOC2"/>
          </w:pPr>
        </w:pPrChange>
      </w:pPr>
      <w:del w:id="788" w:author="Greenblue" w:date="2024-02-15T19:35:00Z">
        <w:r w:rsidRPr="00BE597A" w:rsidDel="00DF7FD4">
          <w:rPr>
            <w:rFonts w:eastAsia="Malgun Gothic"/>
            <w:noProof/>
          </w:rPr>
          <w:delText>5.6</w:delText>
        </w:r>
        <w:r w:rsidRPr="00BE597A" w:rsidDel="00DF7FD4">
          <w:rPr>
            <w:rFonts w:eastAsia="Malgun Gothic"/>
            <w:noProof/>
          </w:rPr>
          <w:tab/>
          <w:delText>Coverage of nautical products data and scale</w:delText>
        </w:r>
        <w:r w:rsidDel="00DF7FD4">
          <w:rPr>
            <w:noProof/>
          </w:rPr>
          <w:tab/>
        </w:r>
        <w:r w:rsidDel="00DF7FD4">
          <w:rPr>
            <w:b w:val="0"/>
            <w:noProof/>
          </w:rPr>
          <w:fldChar w:fldCharType="begin"/>
        </w:r>
        <w:r w:rsidDel="00DF7FD4">
          <w:rPr>
            <w:noProof/>
          </w:rPr>
          <w:delInstrText xml:space="preserve"> PAGEREF _Toc152232562 \h </w:delInstrText>
        </w:r>
        <w:r w:rsidDel="00DF7FD4">
          <w:rPr>
            <w:b w:val="0"/>
            <w:noProof/>
          </w:rPr>
        </w:r>
        <w:r w:rsidDel="00DF7FD4">
          <w:rPr>
            <w:b w:val="0"/>
            <w:noProof/>
          </w:rPr>
          <w:fldChar w:fldCharType="separate"/>
        </w:r>
        <w:r w:rsidDel="00DF7FD4">
          <w:rPr>
            <w:noProof/>
          </w:rPr>
          <w:delText>15</w:delText>
        </w:r>
        <w:r w:rsidDel="00DF7FD4">
          <w:rPr>
            <w:b w:val="0"/>
            <w:noProof/>
          </w:rPr>
          <w:fldChar w:fldCharType="end"/>
        </w:r>
      </w:del>
    </w:p>
    <w:p w14:paraId="0C096B75" w14:textId="274DFA93" w:rsidR="001F4712" w:rsidDel="00DF7FD4" w:rsidRDefault="001F4712">
      <w:pPr>
        <w:pStyle w:val="TOC1"/>
        <w:rPr>
          <w:del w:id="789" w:author="Greenblue" w:date="2024-02-15T19:35:00Z"/>
          <w:rFonts w:ascii="Calibri" w:eastAsia="Malgun Gothic" w:hAnsi="Calibri"/>
          <w:b w:val="0"/>
          <w:noProof/>
          <w:kern w:val="2"/>
        </w:rPr>
      </w:pPr>
      <w:del w:id="790" w:author="Greenblue" w:date="2024-02-15T19:35:00Z">
        <w:r w:rsidDel="00DF7FD4">
          <w:rPr>
            <w:noProof/>
          </w:rPr>
          <w:delText>6</w:delText>
        </w:r>
        <w:r w:rsidDel="00DF7FD4">
          <w:rPr>
            <w:noProof/>
          </w:rPr>
          <w:tab/>
          <w:delText>Data Quality</w:delText>
        </w:r>
        <w:r w:rsidDel="00DF7FD4">
          <w:rPr>
            <w:noProof/>
          </w:rPr>
          <w:tab/>
        </w:r>
        <w:r w:rsidDel="00DF7FD4">
          <w:rPr>
            <w:b w:val="0"/>
            <w:noProof/>
          </w:rPr>
          <w:fldChar w:fldCharType="begin"/>
        </w:r>
        <w:r w:rsidDel="00DF7FD4">
          <w:rPr>
            <w:noProof/>
          </w:rPr>
          <w:delInstrText xml:space="preserve"> PAGEREF _Toc152232563 \h </w:delInstrText>
        </w:r>
        <w:r w:rsidDel="00DF7FD4">
          <w:rPr>
            <w:b w:val="0"/>
            <w:noProof/>
          </w:rPr>
        </w:r>
        <w:r w:rsidDel="00DF7FD4">
          <w:rPr>
            <w:b w:val="0"/>
            <w:noProof/>
          </w:rPr>
          <w:fldChar w:fldCharType="separate"/>
        </w:r>
        <w:r w:rsidDel="00DF7FD4">
          <w:rPr>
            <w:noProof/>
          </w:rPr>
          <w:delText>15</w:delText>
        </w:r>
        <w:r w:rsidDel="00DF7FD4">
          <w:rPr>
            <w:b w:val="0"/>
            <w:noProof/>
          </w:rPr>
          <w:fldChar w:fldCharType="end"/>
        </w:r>
      </w:del>
    </w:p>
    <w:p w14:paraId="606C241F" w14:textId="3CCB69A5" w:rsidR="001F4712" w:rsidDel="00DF7FD4" w:rsidRDefault="001F4712">
      <w:pPr>
        <w:pStyle w:val="TOC1"/>
        <w:rPr>
          <w:del w:id="791" w:author="Greenblue" w:date="2024-02-15T19:35:00Z"/>
          <w:rFonts w:ascii="Calibri" w:eastAsia="Malgun Gothic" w:hAnsi="Calibri"/>
          <w:b w:val="0"/>
          <w:noProof/>
          <w:kern w:val="2"/>
        </w:rPr>
        <w:pPrChange w:id="792" w:author="Greenblue" w:date="2024-02-15T19:35:00Z">
          <w:pPr>
            <w:pStyle w:val="TOC2"/>
          </w:pPr>
        </w:pPrChange>
      </w:pPr>
      <w:del w:id="793" w:author="Greenblue" w:date="2024-02-15T19:35:00Z">
        <w:r w:rsidDel="00DF7FD4">
          <w:rPr>
            <w:noProof/>
          </w:rPr>
          <w:delText>6.1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_Toc152232564 \h </w:delInstrText>
        </w:r>
        <w:r w:rsidDel="00DF7FD4">
          <w:rPr>
            <w:b w:val="0"/>
            <w:noProof/>
          </w:rPr>
        </w:r>
        <w:r w:rsidDel="00DF7FD4">
          <w:rPr>
            <w:b w:val="0"/>
            <w:noProof/>
          </w:rPr>
          <w:fldChar w:fldCharType="separate"/>
        </w:r>
        <w:r w:rsidDel="00DF7FD4">
          <w:rPr>
            <w:noProof/>
          </w:rPr>
          <w:delText>15</w:delText>
        </w:r>
        <w:r w:rsidDel="00DF7FD4">
          <w:rPr>
            <w:b w:val="0"/>
            <w:noProof/>
          </w:rPr>
          <w:fldChar w:fldCharType="end"/>
        </w:r>
      </w:del>
    </w:p>
    <w:p w14:paraId="2FB29114" w14:textId="324E6531" w:rsidR="001F4712" w:rsidDel="00DF7FD4" w:rsidRDefault="001F4712">
      <w:pPr>
        <w:pStyle w:val="TOC1"/>
        <w:rPr>
          <w:del w:id="794" w:author="Greenblue" w:date="2024-02-15T19:35:00Z"/>
          <w:rFonts w:ascii="Calibri" w:eastAsia="Malgun Gothic" w:hAnsi="Calibri"/>
          <w:b w:val="0"/>
          <w:noProof/>
          <w:kern w:val="2"/>
        </w:rPr>
      </w:pPr>
      <w:del w:id="795" w:author="Greenblue" w:date="2024-02-15T19:35:00Z">
        <w:r w:rsidDel="00DF7FD4">
          <w:rPr>
            <w:noProof/>
          </w:rPr>
          <w:delText>7</w:delText>
        </w:r>
        <w:r w:rsidDel="00DF7FD4">
          <w:rPr>
            <w:noProof/>
          </w:rPr>
          <w:tab/>
          <w:delText>Data Capture and Classification</w:delText>
        </w:r>
        <w:r w:rsidDel="00DF7FD4">
          <w:rPr>
            <w:noProof/>
          </w:rPr>
          <w:tab/>
        </w:r>
        <w:r w:rsidDel="00DF7FD4">
          <w:rPr>
            <w:b w:val="0"/>
            <w:noProof/>
          </w:rPr>
          <w:fldChar w:fldCharType="begin"/>
        </w:r>
        <w:r w:rsidDel="00DF7FD4">
          <w:rPr>
            <w:noProof/>
          </w:rPr>
          <w:delInstrText xml:space="preserve"> PAGEREF _Toc152232565 \h </w:delInstrText>
        </w:r>
        <w:r w:rsidDel="00DF7FD4">
          <w:rPr>
            <w:b w:val="0"/>
            <w:noProof/>
          </w:rPr>
        </w:r>
        <w:r w:rsidDel="00DF7FD4">
          <w:rPr>
            <w:b w:val="0"/>
            <w:noProof/>
          </w:rPr>
          <w:fldChar w:fldCharType="separate"/>
        </w:r>
        <w:r w:rsidDel="00DF7FD4">
          <w:rPr>
            <w:noProof/>
          </w:rPr>
          <w:delText>15</w:delText>
        </w:r>
        <w:r w:rsidDel="00DF7FD4">
          <w:rPr>
            <w:b w:val="0"/>
            <w:noProof/>
          </w:rPr>
          <w:fldChar w:fldCharType="end"/>
        </w:r>
      </w:del>
    </w:p>
    <w:p w14:paraId="7074819B" w14:textId="6C85362F" w:rsidR="001F4712" w:rsidDel="00DF7FD4" w:rsidRDefault="001F4712">
      <w:pPr>
        <w:pStyle w:val="TOC1"/>
        <w:rPr>
          <w:del w:id="796" w:author="Greenblue" w:date="2024-02-15T19:35:00Z"/>
          <w:rFonts w:ascii="Calibri" w:eastAsia="Malgun Gothic" w:hAnsi="Calibri"/>
          <w:b w:val="0"/>
          <w:noProof/>
          <w:kern w:val="2"/>
        </w:rPr>
      </w:pPr>
      <w:del w:id="797" w:author="Greenblue" w:date="2024-02-15T19:35:00Z">
        <w:r w:rsidDel="00DF7FD4">
          <w:rPr>
            <w:noProof/>
          </w:rPr>
          <w:delText>8</w:delText>
        </w:r>
        <w:r w:rsidDel="00DF7FD4">
          <w:rPr>
            <w:noProof/>
          </w:rPr>
          <w:tab/>
          <w:delText>Maintenance</w:delText>
        </w:r>
        <w:r w:rsidDel="00DF7FD4">
          <w:rPr>
            <w:noProof/>
          </w:rPr>
          <w:tab/>
        </w:r>
        <w:r w:rsidDel="00DF7FD4">
          <w:rPr>
            <w:b w:val="0"/>
            <w:noProof/>
          </w:rPr>
          <w:fldChar w:fldCharType="begin"/>
        </w:r>
        <w:r w:rsidDel="00DF7FD4">
          <w:rPr>
            <w:noProof/>
          </w:rPr>
          <w:delInstrText xml:space="preserve"> PAGEREF _Toc152232566 \h </w:delInstrText>
        </w:r>
        <w:r w:rsidDel="00DF7FD4">
          <w:rPr>
            <w:b w:val="0"/>
            <w:noProof/>
          </w:rPr>
        </w:r>
        <w:r w:rsidDel="00DF7FD4">
          <w:rPr>
            <w:b w:val="0"/>
            <w:noProof/>
          </w:rPr>
          <w:fldChar w:fldCharType="separate"/>
        </w:r>
        <w:r w:rsidDel="00DF7FD4">
          <w:rPr>
            <w:noProof/>
          </w:rPr>
          <w:delText>16</w:delText>
        </w:r>
        <w:r w:rsidDel="00DF7FD4">
          <w:rPr>
            <w:b w:val="0"/>
            <w:noProof/>
          </w:rPr>
          <w:fldChar w:fldCharType="end"/>
        </w:r>
      </w:del>
    </w:p>
    <w:p w14:paraId="409D133E" w14:textId="2E53C3D5" w:rsidR="001F4712" w:rsidDel="00DF7FD4" w:rsidRDefault="001F4712">
      <w:pPr>
        <w:pStyle w:val="TOC1"/>
        <w:rPr>
          <w:del w:id="798" w:author="Greenblue" w:date="2024-02-15T19:35:00Z"/>
          <w:rFonts w:ascii="Calibri" w:eastAsia="Malgun Gothic" w:hAnsi="Calibri"/>
          <w:b w:val="0"/>
          <w:noProof/>
          <w:kern w:val="2"/>
        </w:rPr>
        <w:pPrChange w:id="799" w:author="Greenblue" w:date="2024-02-15T19:35:00Z">
          <w:pPr>
            <w:pStyle w:val="TOC2"/>
          </w:pPr>
        </w:pPrChange>
      </w:pPr>
      <w:del w:id="800" w:author="Greenblue" w:date="2024-02-15T19:35:00Z">
        <w:r w:rsidRPr="00BE597A" w:rsidDel="00DF7FD4">
          <w:rPr>
            <w:rFonts w:eastAsia="Malgun Gothic"/>
            <w:noProof/>
          </w:rPr>
          <w:delText>8.1</w:delText>
        </w:r>
        <w:r w:rsidRPr="00BE597A" w:rsidDel="00DF7FD4">
          <w:rPr>
            <w:rFonts w:eastAsia="Malgun Gothic"/>
            <w:noProof/>
          </w:rPr>
          <w:tab/>
          <w:delText>Introduction</w:delText>
        </w:r>
        <w:r w:rsidDel="00DF7FD4">
          <w:rPr>
            <w:noProof/>
          </w:rPr>
          <w:tab/>
        </w:r>
        <w:r w:rsidDel="00DF7FD4">
          <w:rPr>
            <w:b w:val="0"/>
            <w:noProof/>
          </w:rPr>
          <w:fldChar w:fldCharType="begin"/>
        </w:r>
        <w:r w:rsidDel="00DF7FD4">
          <w:rPr>
            <w:noProof/>
          </w:rPr>
          <w:delInstrText xml:space="preserve"> PAGEREF _Toc152232567 \h </w:delInstrText>
        </w:r>
        <w:r w:rsidDel="00DF7FD4">
          <w:rPr>
            <w:b w:val="0"/>
            <w:noProof/>
          </w:rPr>
        </w:r>
        <w:r w:rsidDel="00DF7FD4">
          <w:rPr>
            <w:b w:val="0"/>
            <w:noProof/>
          </w:rPr>
          <w:fldChar w:fldCharType="separate"/>
        </w:r>
        <w:r w:rsidDel="00DF7FD4">
          <w:rPr>
            <w:noProof/>
          </w:rPr>
          <w:delText>16</w:delText>
        </w:r>
        <w:r w:rsidDel="00DF7FD4">
          <w:rPr>
            <w:b w:val="0"/>
            <w:noProof/>
          </w:rPr>
          <w:fldChar w:fldCharType="end"/>
        </w:r>
      </w:del>
    </w:p>
    <w:p w14:paraId="64F7F5C8" w14:textId="0CC78BAE" w:rsidR="001F4712" w:rsidDel="00DF7FD4" w:rsidRDefault="001F4712">
      <w:pPr>
        <w:pStyle w:val="TOC1"/>
        <w:rPr>
          <w:del w:id="801" w:author="Greenblue" w:date="2024-02-15T19:35:00Z"/>
          <w:rFonts w:ascii="Calibri" w:eastAsia="Malgun Gothic" w:hAnsi="Calibri"/>
          <w:b w:val="0"/>
          <w:noProof/>
          <w:kern w:val="2"/>
        </w:rPr>
        <w:pPrChange w:id="802" w:author="Greenblue" w:date="2024-02-15T19:35:00Z">
          <w:pPr>
            <w:pStyle w:val="TOC2"/>
          </w:pPr>
        </w:pPrChange>
      </w:pPr>
      <w:del w:id="803" w:author="Greenblue" w:date="2024-02-15T19:35:00Z">
        <w:r w:rsidDel="00DF7FD4">
          <w:rPr>
            <w:noProof/>
          </w:rPr>
          <w:delText>8.2</w:delText>
        </w:r>
        <w:r w:rsidDel="00DF7FD4">
          <w:rPr>
            <w:noProof/>
          </w:rPr>
          <w:tab/>
          <w:delText>Production Process for base and update datasets</w:delText>
        </w:r>
        <w:r w:rsidDel="00DF7FD4">
          <w:rPr>
            <w:noProof/>
          </w:rPr>
          <w:tab/>
        </w:r>
        <w:r w:rsidDel="00DF7FD4">
          <w:rPr>
            <w:b w:val="0"/>
            <w:noProof/>
          </w:rPr>
          <w:fldChar w:fldCharType="begin"/>
        </w:r>
        <w:r w:rsidDel="00DF7FD4">
          <w:rPr>
            <w:noProof/>
          </w:rPr>
          <w:delInstrText xml:space="preserve"> PAGEREF _Toc152232568 \h </w:delInstrText>
        </w:r>
        <w:r w:rsidDel="00DF7FD4">
          <w:rPr>
            <w:b w:val="0"/>
            <w:noProof/>
          </w:rPr>
        </w:r>
        <w:r w:rsidDel="00DF7FD4">
          <w:rPr>
            <w:b w:val="0"/>
            <w:noProof/>
          </w:rPr>
          <w:fldChar w:fldCharType="separate"/>
        </w:r>
        <w:r w:rsidDel="00DF7FD4">
          <w:rPr>
            <w:noProof/>
          </w:rPr>
          <w:delText>16</w:delText>
        </w:r>
        <w:r w:rsidDel="00DF7FD4">
          <w:rPr>
            <w:b w:val="0"/>
            <w:noProof/>
          </w:rPr>
          <w:fldChar w:fldCharType="end"/>
        </w:r>
      </w:del>
    </w:p>
    <w:p w14:paraId="179CE5B5" w14:textId="41DB813F" w:rsidR="001F4712" w:rsidDel="00DF7FD4" w:rsidRDefault="001F4712">
      <w:pPr>
        <w:pStyle w:val="TOC1"/>
        <w:rPr>
          <w:del w:id="804" w:author="Greenblue" w:date="2024-02-15T19:35:00Z"/>
          <w:rFonts w:ascii="Calibri" w:eastAsia="Malgun Gothic" w:hAnsi="Calibri"/>
          <w:b w:val="0"/>
          <w:noProof/>
          <w:kern w:val="2"/>
        </w:rPr>
        <w:pPrChange w:id="805" w:author="Greenblue" w:date="2024-02-15T19:35:00Z">
          <w:pPr>
            <w:pStyle w:val="TOC2"/>
          </w:pPr>
        </w:pPrChange>
      </w:pPr>
      <w:del w:id="806" w:author="Greenblue" w:date="2024-02-15T19:35:00Z">
        <w:r w:rsidRPr="00BE597A" w:rsidDel="00DF7FD4">
          <w:rPr>
            <w:rFonts w:eastAsia="Malgun Gothic"/>
            <w:noProof/>
          </w:rPr>
          <w:delText>8.3</w:delText>
        </w:r>
        <w:r w:rsidRPr="00BE597A" w:rsidDel="00DF7FD4">
          <w:rPr>
            <w:rFonts w:eastAsia="Malgun Gothic"/>
            <w:noProof/>
          </w:rPr>
          <w:tab/>
          <w:delText>Dataset updates and cancellation</w:delText>
        </w:r>
        <w:r w:rsidDel="00DF7FD4">
          <w:rPr>
            <w:noProof/>
          </w:rPr>
          <w:tab/>
        </w:r>
        <w:r w:rsidDel="00DF7FD4">
          <w:rPr>
            <w:b w:val="0"/>
            <w:noProof/>
          </w:rPr>
          <w:fldChar w:fldCharType="begin"/>
        </w:r>
        <w:r w:rsidDel="00DF7FD4">
          <w:rPr>
            <w:noProof/>
          </w:rPr>
          <w:delInstrText xml:space="preserve"> PAGEREF _Toc152232569 \h </w:delInstrText>
        </w:r>
        <w:r w:rsidDel="00DF7FD4">
          <w:rPr>
            <w:b w:val="0"/>
            <w:noProof/>
          </w:rPr>
        </w:r>
        <w:r w:rsidDel="00DF7FD4">
          <w:rPr>
            <w:b w:val="0"/>
            <w:noProof/>
          </w:rPr>
          <w:fldChar w:fldCharType="separate"/>
        </w:r>
        <w:r w:rsidDel="00DF7FD4">
          <w:rPr>
            <w:noProof/>
          </w:rPr>
          <w:delText>16</w:delText>
        </w:r>
        <w:r w:rsidDel="00DF7FD4">
          <w:rPr>
            <w:b w:val="0"/>
            <w:noProof/>
          </w:rPr>
          <w:fldChar w:fldCharType="end"/>
        </w:r>
      </w:del>
    </w:p>
    <w:p w14:paraId="79250161" w14:textId="2E140B4A" w:rsidR="001F4712" w:rsidDel="00DF7FD4" w:rsidRDefault="001F4712">
      <w:pPr>
        <w:pStyle w:val="TOC1"/>
        <w:rPr>
          <w:del w:id="807" w:author="Greenblue" w:date="2024-02-15T19:35:00Z"/>
          <w:rFonts w:ascii="Calibri" w:eastAsia="Malgun Gothic" w:hAnsi="Calibri"/>
          <w:b w:val="0"/>
          <w:noProof/>
          <w:kern w:val="2"/>
        </w:rPr>
        <w:pPrChange w:id="808" w:author="Greenblue" w:date="2024-02-15T19:35:00Z">
          <w:pPr>
            <w:pStyle w:val="TOC2"/>
          </w:pPr>
        </w:pPrChange>
      </w:pPr>
      <w:del w:id="809" w:author="Greenblue" w:date="2024-02-15T19:35:00Z">
        <w:r w:rsidRPr="00BE597A" w:rsidDel="00DF7FD4">
          <w:rPr>
            <w:rFonts w:eastAsia="Malgun Gothic"/>
            <w:noProof/>
          </w:rPr>
          <w:delText>8.4</w:delText>
        </w:r>
        <w:r w:rsidRPr="00BE597A" w:rsidDel="00DF7FD4">
          <w:rPr>
            <w:rFonts w:eastAsia="Malgun Gothic"/>
            <w:noProof/>
          </w:rPr>
          <w:tab/>
          <w:delText>Support file updates</w:delText>
        </w:r>
        <w:r w:rsidDel="00DF7FD4">
          <w:rPr>
            <w:noProof/>
          </w:rPr>
          <w:tab/>
        </w:r>
        <w:r w:rsidDel="00DF7FD4">
          <w:rPr>
            <w:b w:val="0"/>
            <w:noProof/>
          </w:rPr>
          <w:fldChar w:fldCharType="begin"/>
        </w:r>
        <w:r w:rsidDel="00DF7FD4">
          <w:rPr>
            <w:noProof/>
          </w:rPr>
          <w:delInstrText xml:space="preserve"> PAGEREF _Toc152232570 \h </w:delInstrText>
        </w:r>
        <w:r w:rsidDel="00DF7FD4">
          <w:rPr>
            <w:b w:val="0"/>
            <w:noProof/>
          </w:rPr>
        </w:r>
        <w:r w:rsidDel="00DF7FD4">
          <w:rPr>
            <w:b w:val="0"/>
            <w:noProof/>
          </w:rPr>
          <w:fldChar w:fldCharType="separate"/>
        </w:r>
        <w:r w:rsidDel="00DF7FD4">
          <w:rPr>
            <w:noProof/>
          </w:rPr>
          <w:delText>16</w:delText>
        </w:r>
        <w:r w:rsidDel="00DF7FD4">
          <w:rPr>
            <w:b w:val="0"/>
            <w:noProof/>
          </w:rPr>
          <w:fldChar w:fldCharType="end"/>
        </w:r>
      </w:del>
    </w:p>
    <w:p w14:paraId="1BB2E206" w14:textId="3C596776" w:rsidR="001F4712" w:rsidDel="00DF7FD4" w:rsidRDefault="001F4712">
      <w:pPr>
        <w:pStyle w:val="TOC1"/>
        <w:rPr>
          <w:del w:id="810" w:author="Greenblue" w:date="2024-02-15T19:35:00Z"/>
          <w:rFonts w:ascii="Calibri" w:eastAsia="Malgun Gothic" w:hAnsi="Calibri"/>
          <w:b w:val="0"/>
          <w:noProof/>
          <w:kern w:val="2"/>
        </w:rPr>
        <w:pPrChange w:id="811" w:author="Greenblue" w:date="2024-02-15T19:35:00Z">
          <w:pPr>
            <w:pStyle w:val="TOC2"/>
          </w:pPr>
        </w:pPrChange>
      </w:pPr>
      <w:del w:id="812" w:author="Greenblue" w:date="2024-02-15T19:35:00Z">
        <w:r w:rsidRPr="00BE597A" w:rsidDel="00DF7FD4">
          <w:rPr>
            <w:rFonts w:eastAsia="Malgun Gothic"/>
            <w:noProof/>
          </w:rPr>
          <w:delText>8.5</w:delText>
        </w:r>
        <w:r w:rsidRPr="00BE597A" w:rsidDel="00DF7FD4">
          <w:rPr>
            <w:rFonts w:eastAsia="Malgun Gothic"/>
            <w:noProof/>
          </w:rPr>
          <w:tab/>
          <w:delText>Feature and Portrayal Catalogues</w:delText>
        </w:r>
        <w:r w:rsidDel="00DF7FD4">
          <w:rPr>
            <w:noProof/>
          </w:rPr>
          <w:tab/>
        </w:r>
        <w:r w:rsidDel="00DF7FD4">
          <w:rPr>
            <w:b w:val="0"/>
            <w:noProof/>
          </w:rPr>
          <w:fldChar w:fldCharType="begin"/>
        </w:r>
        <w:r w:rsidDel="00DF7FD4">
          <w:rPr>
            <w:noProof/>
          </w:rPr>
          <w:delInstrText xml:space="preserve"> PAGEREF _Toc152232571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3895B65B" w14:textId="2AF69696" w:rsidR="001F4712" w:rsidDel="00DF7FD4" w:rsidRDefault="001F4712">
      <w:pPr>
        <w:pStyle w:val="TOC1"/>
        <w:rPr>
          <w:del w:id="813" w:author="Greenblue" w:date="2024-02-15T19:35:00Z"/>
          <w:rFonts w:ascii="Calibri" w:eastAsia="Malgun Gothic" w:hAnsi="Calibri"/>
          <w:b w:val="0"/>
          <w:noProof/>
          <w:kern w:val="2"/>
        </w:rPr>
        <w:pPrChange w:id="814" w:author="Greenblue" w:date="2024-02-15T19:35:00Z">
          <w:pPr>
            <w:pStyle w:val="TOC2"/>
          </w:pPr>
        </w:pPrChange>
      </w:pPr>
      <w:del w:id="815" w:author="Greenblue" w:date="2024-02-15T19:35:00Z">
        <w:r w:rsidRPr="00BE597A" w:rsidDel="00DF7FD4">
          <w:rPr>
            <w:rFonts w:eastAsia="Malgun Gothic"/>
            <w:noProof/>
          </w:rPr>
          <w:delText>8.6</w:delText>
        </w:r>
        <w:r w:rsidRPr="00BE597A" w:rsidDel="00DF7FD4">
          <w:rPr>
            <w:rFonts w:eastAsia="Malgun Gothic"/>
            <w:noProof/>
          </w:rPr>
          <w:tab/>
          <w:delText>Feature history, version, and change tracking</w:delText>
        </w:r>
        <w:r w:rsidDel="00DF7FD4">
          <w:rPr>
            <w:noProof/>
          </w:rPr>
          <w:tab/>
        </w:r>
        <w:r w:rsidDel="00DF7FD4">
          <w:rPr>
            <w:b w:val="0"/>
            <w:noProof/>
          </w:rPr>
          <w:fldChar w:fldCharType="begin"/>
        </w:r>
        <w:r w:rsidDel="00DF7FD4">
          <w:rPr>
            <w:noProof/>
          </w:rPr>
          <w:delInstrText xml:space="preserve"> PAGEREF _Toc152232572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6281810C" w14:textId="6082A58B" w:rsidR="001F4712" w:rsidDel="00DF7FD4" w:rsidRDefault="001F4712">
      <w:pPr>
        <w:pStyle w:val="TOC1"/>
        <w:rPr>
          <w:del w:id="816" w:author="Greenblue" w:date="2024-02-15T19:35:00Z"/>
          <w:rFonts w:ascii="Calibri" w:eastAsia="Malgun Gothic" w:hAnsi="Calibri"/>
          <w:b w:val="0"/>
          <w:noProof/>
          <w:kern w:val="2"/>
        </w:rPr>
        <w:pPrChange w:id="817" w:author="Greenblue" w:date="2024-02-15T19:35:00Z">
          <w:pPr>
            <w:pStyle w:val="TOC2"/>
          </w:pPr>
        </w:pPrChange>
      </w:pPr>
      <w:del w:id="818" w:author="Greenblue" w:date="2024-02-15T19:35:00Z">
        <w:r w:rsidRPr="00BE597A" w:rsidDel="00DF7FD4">
          <w:rPr>
            <w:rFonts w:eastAsia="Malgun Gothic"/>
            <w:noProof/>
          </w:rPr>
          <w:delText>8.7</w:delText>
        </w:r>
        <w:r w:rsidRPr="00BE597A" w:rsidDel="00DF7FD4">
          <w:rPr>
            <w:rFonts w:eastAsia="Malgun Gothic"/>
            <w:noProof/>
          </w:rPr>
          <w:tab/>
          <w:delText>Dataset encryption</w:delText>
        </w:r>
        <w:r w:rsidDel="00DF7FD4">
          <w:rPr>
            <w:noProof/>
          </w:rPr>
          <w:tab/>
        </w:r>
        <w:r w:rsidDel="00DF7FD4">
          <w:rPr>
            <w:b w:val="0"/>
            <w:noProof/>
          </w:rPr>
          <w:fldChar w:fldCharType="begin"/>
        </w:r>
        <w:r w:rsidDel="00DF7FD4">
          <w:rPr>
            <w:noProof/>
          </w:rPr>
          <w:delInstrText xml:space="preserve"> PAGEREF _Toc152232573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1D4087D9" w14:textId="389DE48A" w:rsidR="001F4712" w:rsidDel="00DF7FD4" w:rsidRDefault="001F4712">
      <w:pPr>
        <w:pStyle w:val="TOC1"/>
        <w:rPr>
          <w:del w:id="819" w:author="Greenblue" w:date="2024-02-15T19:35:00Z"/>
          <w:rFonts w:ascii="Calibri" w:eastAsia="Malgun Gothic" w:hAnsi="Calibri"/>
          <w:b w:val="0"/>
          <w:noProof/>
          <w:kern w:val="2"/>
        </w:rPr>
      </w:pPr>
      <w:del w:id="820" w:author="Greenblue" w:date="2024-02-15T19:35:00Z">
        <w:r w:rsidDel="00DF7FD4">
          <w:rPr>
            <w:noProof/>
          </w:rPr>
          <w:delText>9</w:delText>
        </w:r>
        <w:r w:rsidDel="00DF7FD4">
          <w:rPr>
            <w:noProof/>
          </w:rPr>
          <w:tab/>
          <w:delText>Portrayal</w:delText>
        </w:r>
        <w:r w:rsidDel="00DF7FD4">
          <w:rPr>
            <w:noProof/>
          </w:rPr>
          <w:tab/>
        </w:r>
        <w:r w:rsidDel="00DF7FD4">
          <w:rPr>
            <w:b w:val="0"/>
            <w:noProof/>
          </w:rPr>
          <w:fldChar w:fldCharType="begin"/>
        </w:r>
        <w:r w:rsidDel="00DF7FD4">
          <w:rPr>
            <w:noProof/>
          </w:rPr>
          <w:delInstrText xml:space="preserve"> PAGEREF _Toc152232574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4FA8452E" w14:textId="735020CC" w:rsidR="001F4712" w:rsidDel="00DF7FD4" w:rsidRDefault="001F4712">
      <w:pPr>
        <w:pStyle w:val="TOC1"/>
        <w:rPr>
          <w:del w:id="821" w:author="Greenblue" w:date="2024-02-15T19:35:00Z"/>
          <w:rFonts w:ascii="Calibri" w:eastAsia="Malgun Gothic" w:hAnsi="Calibri"/>
          <w:b w:val="0"/>
          <w:noProof/>
          <w:kern w:val="2"/>
        </w:rPr>
      </w:pPr>
      <w:del w:id="822" w:author="Greenblue" w:date="2024-02-15T19:35:00Z">
        <w:r w:rsidDel="00DF7FD4">
          <w:rPr>
            <w:noProof/>
          </w:rPr>
          <w:delText>10</w:delText>
        </w:r>
        <w:r w:rsidDel="00DF7FD4">
          <w:rPr>
            <w:noProof/>
          </w:rPr>
          <w:tab/>
          <w:delText>Data Product format (encoding)</w:delText>
        </w:r>
        <w:r w:rsidDel="00DF7FD4">
          <w:rPr>
            <w:noProof/>
          </w:rPr>
          <w:tab/>
        </w:r>
        <w:r w:rsidDel="00DF7FD4">
          <w:rPr>
            <w:b w:val="0"/>
            <w:noProof/>
          </w:rPr>
          <w:fldChar w:fldCharType="begin"/>
        </w:r>
        <w:r w:rsidDel="00DF7FD4">
          <w:rPr>
            <w:noProof/>
          </w:rPr>
          <w:delInstrText xml:space="preserve"> PAGEREF _Toc152232575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0572DC24" w14:textId="1FE2D34C" w:rsidR="001F4712" w:rsidDel="00DF7FD4" w:rsidRDefault="001F4712">
      <w:pPr>
        <w:pStyle w:val="TOC1"/>
        <w:rPr>
          <w:del w:id="823" w:author="Greenblue" w:date="2024-02-15T19:35:00Z"/>
          <w:rFonts w:ascii="Calibri" w:eastAsia="Malgun Gothic" w:hAnsi="Calibri"/>
          <w:b w:val="0"/>
          <w:noProof/>
          <w:kern w:val="2"/>
        </w:rPr>
        <w:pPrChange w:id="824" w:author="Greenblue" w:date="2024-02-15T19:35:00Z">
          <w:pPr>
            <w:pStyle w:val="TOC2"/>
          </w:pPr>
        </w:pPrChange>
      </w:pPr>
      <w:del w:id="825" w:author="Greenblue" w:date="2024-02-15T19:35:00Z">
        <w:r w:rsidDel="00DF7FD4">
          <w:rPr>
            <w:noProof/>
          </w:rPr>
          <w:delText>10.1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_Toc152232576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2274102B" w14:textId="7612B6C6" w:rsidR="001F4712" w:rsidDel="00DF7FD4" w:rsidRDefault="001F4712">
      <w:pPr>
        <w:pStyle w:val="TOC1"/>
        <w:rPr>
          <w:del w:id="826" w:author="Greenblue" w:date="2024-02-15T19:35:00Z"/>
          <w:rFonts w:ascii="Calibri" w:eastAsia="Malgun Gothic" w:hAnsi="Calibri"/>
          <w:b w:val="0"/>
          <w:noProof/>
          <w:kern w:val="2"/>
        </w:rPr>
        <w:pPrChange w:id="827" w:author="Greenblue" w:date="2024-02-15T19:35:00Z">
          <w:pPr>
            <w:pStyle w:val="TOC2"/>
          </w:pPr>
        </w:pPrChange>
      </w:pPr>
      <w:del w:id="828" w:author="Greenblue" w:date="2024-02-15T19:35:00Z">
        <w:r w:rsidRPr="00BE597A" w:rsidDel="00DF7FD4">
          <w:rPr>
            <w:rFonts w:eastAsia="Malgun Gothic"/>
            <w:noProof/>
          </w:rPr>
          <w:delText>10.2</w:delText>
        </w:r>
        <w:r w:rsidRPr="00BE597A" w:rsidDel="00DF7FD4">
          <w:rPr>
            <w:rFonts w:eastAsia="Malgun Gothic"/>
            <w:noProof/>
          </w:rPr>
          <w:tab/>
          <w:delText>Encoding of latitude and longitude</w:delText>
        </w:r>
        <w:r w:rsidDel="00DF7FD4">
          <w:rPr>
            <w:noProof/>
          </w:rPr>
          <w:tab/>
        </w:r>
        <w:r w:rsidDel="00DF7FD4">
          <w:rPr>
            <w:b w:val="0"/>
            <w:noProof/>
          </w:rPr>
          <w:fldChar w:fldCharType="begin"/>
        </w:r>
        <w:r w:rsidDel="00DF7FD4">
          <w:rPr>
            <w:noProof/>
          </w:rPr>
          <w:delInstrText xml:space="preserve"> PAGEREF _Toc152232577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599D1936" w14:textId="529EB92A" w:rsidR="001F4712" w:rsidDel="00DF7FD4" w:rsidRDefault="001F4712">
      <w:pPr>
        <w:pStyle w:val="TOC1"/>
        <w:rPr>
          <w:del w:id="829" w:author="Greenblue" w:date="2024-02-15T19:35:00Z"/>
          <w:rFonts w:ascii="Calibri" w:eastAsia="Malgun Gothic" w:hAnsi="Calibri"/>
          <w:b w:val="0"/>
          <w:noProof/>
          <w:kern w:val="2"/>
        </w:rPr>
        <w:pPrChange w:id="830" w:author="Greenblue" w:date="2024-02-15T19:35:00Z">
          <w:pPr>
            <w:pStyle w:val="TOC3"/>
          </w:pPr>
        </w:pPrChange>
      </w:pPr>
      <w:del w:id="831" w:author="Greenblue" w:date="2024-02-15T19:35:00Z">
        <w:r w:rsidDel="00DF7FD4">
          <w:rPr>
            <w:noProof/>
            <w:lang w:eastAsia="en-US"/>
          </w:rPr>
          <w:delText>10.2.1</w:delText>
        </w:r>
        <w:r w:rsidDel="00DF7FD4">
          <w:rPr>
            <w:noProof/>
            <w:lang w:eastAsia="en-US"/>
          </w:rPr>
          <w:tab/>
          <w:delText>Encoding of coordinates as decimals</w:delText>
        </w:r>
        <w:r w:rsidDel="00DF7FD4">
          <w:rPr>
            <w:noProof/>
          </w:rPr>
          <w:tab/>
        </w:r>
        <w:r w:rsidDel="00DF7FD4">
          <w:rPr>
            <w:b w:val="0"/>
            <w:noProof/>
          </w:rPr>
          <w:fldChar w:fldCharType="begin"/>
        </w:r>
        <w:r w:rsidDel="00DF7FD4">
          <w:rPr>
            <w:noProof/>
          </w:rPr>
          <w:delInstrText xml:space="preserve"> PAGEREF _Toc152232578 \h </w:delInstrText>
        </w:r>
        <w:r w:rsidDel="00DF7FD4">
          <w:rPr>
            <w:b w:val="0"/>
            <w:noProof/>
          </w:rPr>
        </w:r>
        <w:r w:rsidDel="00DF7FD4">
          <w:rPr>
            <w:b w:val="0"/>
            <w:noProof/>
          </w:rPr>
          <w:fldChar w:fldCharType="separate"/>
        </w:r>
        <w:r w:rsidDel="00DF7FD4">
          <w:rPr>
            <w:noProof/>
          </w:rPr>
          <w:delText>17</w:delText>
        </w:r>
        <w:r w:rsidDel="00DF7FD4">
          <w:rPr>
            <w:b w:val="0"/>
            <w:noProof/>
          </w:rPr>
          <w:fldChar w:fldCharType="end"/>
        </w:r>
      </w:del>
    </w:p>
    <w:p w14:paraId="7ADD136A" w14:textId="444A33A2" w:rsidR="001F4712" w:rsidDel="00DF7FD4" w:rsidRDefault="001F4712">
      <w:pPr>
        <w:pStyle w:val="TOC1"/>
        <w:rPr>
          <w:del w:id="832" w:author="Greenblue" w:date="2024-02-15T19:35:00Z"/>
          <w:rFonts w:ascii="Calibri" w:eastAsia="Malgun Gothic" w:hAnsi="Calibri"/>
          <w:b w:val="0"/>
          <w:noProof/>
          <w:kern w:val="2"/>
        </w:rPr>
        <w:pPrChange w:id="833" w:author="Greenblue" w:date="2024-02-15T19:35:00Z">
          <w:pPr>
            <w:pStyle w:val="TOC2"/>
          </w:pPr>
        </w:pPrChange>
      </w:pPr>
      <w:del w:id="834" w:author="Greenblue" w:date="2024-02-15T19:35:00Z">
        <w:r w:rsidRPr="00BE597A" w:rsidDel="00DF7FD4">
          <w:rPr>
            <w:rFonts w:eastAsia="Malgun Gothic"/>
            <w:noProof/>
          </w:rPr>
          <w:delText>10.3</w:delText>
        </w:r>
        <w:r w:rsidRPr="00BE597A" w:rsidDel="00DF7FD4">
          <w:rPr>
            <w:rFonts w:eastAsia="Malgun Gothic"/>
            <w:noProof/>
          </w:rPr>
          <w:tab/>
          <w:delText>Numeric attribute encoding</w:delText>
        </w:r>
        <w:r w:rsidDel="00DF7FD4">
          <w:rPr>
            <w:noProof/>
          </w:rPr>
          <w:tab/>
        </w:r>
        <w:r w:rsidDel="00DF7FD4">
          <w:rPr>
            <w:b w:val="0"/>
            <w:noProof/>
          </w:rPr>
          <w:fldChar w:fldCharType="begin"/>
        </w:r>
        <w:r w:rsidDel="00DF7FD4">
          <w:rPr>
            <w:noProof/>
          </w:rPr>
          <w:delInstrText xml:space="preserve"> PAGEREF _Toc152232579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0E3ED1CE" w14:textId="70A4F59C" w:rsidR="001F4712" w:rsidDel="00DF7FD4" w:rsidRDefault="001F4712">
      <w:pPr>
        <w:pStyle w:val="TOC1"/>
        <w:rPr>
          <w:del w:id="835" w:author="Greenblue" w:date="2024-02-15T19:35:00Z"/>
          <w:rFonts w:ascii="Calibri" w:eastAsia="Malgun Gothic" w:hAnsi="Calibri"/>
          <w:b w:val="0"/>
          <w:noProof/>
          <w:kern w:val="2"/>
        </w:rPr>
        <w:pPrChange w:id="836" w:author="Greenblue" w:date="2024-02-15T19:35:00Z">
          <w:pPr>
            <w:pStyle w:val="TOC2"/>
          </w:pPr>
        </w:pPrChange>
      </w:pPr>
      <w:del w:id="837" w:author="Greenblue" w:date="2024-02-15T19:35:00Z">
        <w:r w:rsidRPr="00BE597A" w:rsidDel="00DF7FD4">
          <w:rPr>
            <w:rFonts w:eastAsia="Malgun Gothic"/>
            <w:noProof/>
          </w:rPr>
          <w:delText>10.4</w:delText>
        </w:r>
        <w:r w:rsidRPr="00BE597A" w:rsidDel="00DF7FD4">
          <w:rPr>
            <w:rFonts w:eastAsia="Malgun Gothic"/>
            <w:noProof/>
          </w:rPr>
          <w:tab/>
          <w:delText>Text attribute values</w:delText>
        </w:r>
        <w:r w:rsidDel="00DF7FD4">
          <w:rPr>
            <w:noProof/>
          </w:rPr>
          <w:tab/>
        </w:r>
        <w:r w:rsidDel="00DF7FD4">
          <w:rPr>
            <w:b w:val="0"/>
            <w:noProof/>
          </w:rPr>
          <w:fldChar w:fldCharType="begin"/>
        </w:r>
        <w:r w:rsidDel="00DF7FD4">
          <w:rPr>
            <w:noProof/>
          </w:rPr>
          <w:delInstrText xml:space="preserve"> PAGEREF _Toc152232580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1B038EE6" w14:textId="5C3576BC" w:rsidR="001F4712" w:rsidDel="00DF7FD4" w:rsidRDefault="001F4712">
      <w:pPr>
        <w:pStyle w:val="TOC1"/>
        <w:rPr>
          <w:del w:id="838" w:author="Greenblue" w:date="2024-02-15T19:35:00Z"/>
          <w:rFonts w:ascii="Calibri" w:eastAsia="Malgun Gothic" w:hAnsi="Calibri"/>
          <w:b w:val="0"/>
          <w:noProof/>
          <w:kern w:val="2"/>
        </w:rPr>
        <w:pPrChange w:id="839" w:author="Greenblue" w:date="2024-02-15T19:35:00Z">
          <w:pPr>
            <w:pStyle w:val="TOC2"/>
          </w:pPr>
        </w:pPrChange>
      </w:pPr>
      <w:del w:id="840" w:author="Greenblue" w:date="2024-02-15T19:35:00Z">
        <w:r w:rsidRPr="00BE597A" w:rsidDel="00DF7FD4">
          <w:rPr>
            <w:rFonts w:eastAsia="Malgun Gothic"/>
            <w:noProof/>
          </w:rPr>
          <w:delText>10.5</w:delText>
        </w:r>
        <w:r w:rsidRPr="00BE597A" w:rsidDel="00DF7FD4">
          <w:rPr>
            <w:rFonts w:eastAsia="Malgun Gothic"/>
            <w:noProof/>
          </w:rPr>
          <w:tab/>
          <w:delText>Mandatory attribute values</w:delText>
        </w:r>
        <w:r w:rsidDel="00DF7FD4">
          <w:rPr>
            <w:noProof/>
          </w:rPr>
          <w:tab/>
        </w:r>
        <w:r w:rsidDel="00DF7FD4">
          <w:rPr>
            <w:b w:val="0"/>
            <w:noProof/>
          </w:rPr>
          <w:fldChar w:fldCharType="begin"/>
        </w:r>
        <w:r w:rsidDel="00DF7FD4">
          <w:rPr>
            <w:noProof/>
          </w:rPr>
          <w:delInstrText xml:space="preserve"> PAGEREF _Toc152232581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728DD6D5" w14:textId="3124854D" w:rsidR="001F4712" w:rsidDel="00DF7FD4" w:rsidRDefault="001F4712">
      <w:pPr>
        <w:pStyle w:val="TOC1"/>
        <w:rPr>
          <w:del w:id="841" w:author="Greenblue" w:date="2024-02-15T19:35:00Z"/>
          <w:rFonts w:ascii="Calibri" w:eastAsia="Malgun Gothic" w:hAnsi="Calibri"/>
          <w:b w:val="0"/>
          <w:noProof/>
          <w:kern w:val="2"/>
        </w:rPr>
        <w:pPrChange w:id="842" w:author="Greenblue" w:date="2024-02-15T19:35:00Z">
          <w:pPr>
            <w:pStyle w:val="TOC2"/>
          </w:pPr>
        </w:pPrChange>
      </w:pPr>
      <w:del w:id="843" w:author="Greenblue" w:date="2024-02-15T19:35:00Z">
        <w:r w:rsidRPr="00BE597A" w:rsidDel="00DF7FD4">
          <w:rPr>
            <w:rFonts w:eastAsia="Malgun Gothic"/>
            <w:noProof/>
          </w:rPr>
          <w:delText>10.6</w:delText>
        </w:r>
        <w:r w:rsidRPr="00BE597A" w:rsidDel="00DF7FD4">
          <w:rPr>
            <w:rFonts w:eastAsia="Malgun Gothic"/>
            <w:noProof/>
          </w:rPr>
          <w:tab/>
          <w:delText>Unknown attribute values</w:delText>
        </w:r>
        <w:r w:rsidDel="00DF7FD4">
          <w:rPr>
            <w:noProof/>
          </w:rPr>
          <w:tab/>
        </w:r>
        <w:r w:rsidDel="00DF7FD4">
          <w:rPr>
            <w:b w:val="0"/>
            <w:noProof/>
          </w:rPr>
          <w:fldChar w:fldCharType="begin"/>
        </w:r>
        <w:r w:rsidDel="00DF7FD4">
          <w:rPr>
            <w:noProof/>
          </w:rPr>
          <w:delInstrText xml:space="preserve"> PAGEREF _Toc152232582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46779BF2" w14:textId="7F8E03CB" w:rsidR="001F4712" w:rsidDel="00DF7FD4" w:rsidRDefault="001F4712">
      <w:pPr>
        <w:pStyle w:val="TOC1"/>
        <w:rPr>
          <w:del w:id="844" w:author="Greenblue" w:date="2024-02-15T19:35:00Z"/>
          <w:rFonts w:ascii="Calibri" w:eastAsia="Malgun Gothic" w:hAnsi="Calibri"/>
          <w:b w:val="0"/>
          <w:noProof/>
          <w:kern w:val="2"/>
        </w:rPr>
        <w:pPrChange w:id="845" w:author="Greenblue" w:date="2024-02-15T19:35:00Z">
          <w:pPr>
            <w:pStyle w:val="TOC2"/>
          </w:pPr>
        </w:pPrChange>
      </w:pPr>
      <w:del w:id="846" w:author="Greenblue" w:date="2024-02-15T19:35:00Z">
        <w:r w:rsidRPr="00BE597A" w:rsidDel="00DF7FD4">
          <w:rPr>
            <w:rFonts w:eastAsia="Malgun Gothic"/>
            <w:noProof/>
          </w:rPr>
          <w:delText>10.7</w:delText>
        </w:r>
        <w:r w:rsidRPr="00BE597A" w:rsidDel="00DF7FD4">
          <w:rPr>
            <w:rFonts w:eastAsia="Malgun Gothic"/>
            <w:noProof/>
          </w:rPr>
          <w:tab/>
          <w:delText>Structure of dataset files</w:delText>
        </w:r>
        <w:r w:rsidDel="00DF7FD4">
          <w:rPr>
            <w:noProof/>
          </w:rPr>
          <w:tab/>
        </w:r>
        <w:r w:rsidDel="00DF7FD4">
          <w:rPr>
            <w:b w:val="0"/>
            <w:noProof/>
          </w:rPr>
          <w:fldChar w:fldCharType="begin"/>
        </w:r>
        <w:r w:rsidDel="00DF7FD4">
          <w:rPr>
            <w:noProof/>
          </w:rPr>
          <w:delInstrText xml:space="preserve"> PAGEREF _Toc152232583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75A66269" w14:textId="0C49EDAA" w:rsidR="001F4712" w:rsidDel="00DF7FD4" w:rsidRDefault="001F4712">
      <w:pPr>
        <w:pStyle w:val="TOC1"/>
        <w:rPr>
          <w:del w:id="847" w:author="Greenblue" w:date="2024-02-15T19:35:00Z"/>
          <w:rFonts w:ascii="Calibri" w:eastAsia="Malgun Gothic" w:hAnsi="Calibri"/>
          <w:b w:val="0"/>
          <w:noProof/>
          <w:kern w:val="2"/>
        </w:rPr>
        <w:pPrChange w:id="848" w:author="Greenblue" w:date="2024-02-15T19:35:00Z">
          <w:pPr>
            <w:pStyle w:val="TOC3"/>
          </w:pPr>
        </w:pPrChange>
      </w:pPr>
      <w:del w:id="849" w:author="Greenblue" w:date="2024-02-15T19:35:00Z">
        <w:r w:rsidDel="00DF7FD4">
          <w:rPr>
            <w:noProof/>
            <w:lang w:eastAsia="en-US"/>
          </w:rPr>
          <w:delText>10.7.1</w:delText>
        </w:r>
        <w:r w:rsidDel="00DF7FD4">
          <w:rPr>
            <w:noProof/>
            <w:lang w:eastAsia="en-US"/>
          </w:rPr>
          <w:tab/>
          <w:delText>Sequence of objects</w:delText>
        </w:r>
        <w:r w:rsidDel="00DF7FD4">
          <w:rPr>
            <w:noProof/>
          </w:rPr>
          <w:tab/>
        </w:r>
        <w:r w:rsidDel="00DF7FD4">
          <w:rPr>
            <w:b w:val="0"/>
            <w:noProof/>
          </w:rPr>
          <w:fldChar w:fldCharType="begin"/>
        </w:r>
        <w:r w:rsidDel="00DF7FD4">
          <w:rPr>
            <w:noProof/>
          </w:rPr>
          <w:delInstrText xml:space="preserve"> PAGEREF _Toc152232584 \h </w:delInstrText>
        </w:r>
        <w:r w:rsidDel="00DF7FD4">
          <w:rPr>
            <w:b w:val="0"/>
            <w:noProof/>
          </w:rPr>
        </w:r>
        <w:r w:rsidDel="00DF7FD4">
          <w:rPr>
            <w:b w:val="0"/>
            <w:noProof/>
          </w:rPr>
          <w:fldChar w:fldCharType="separate"/>
        </w:r>
        <w:r w:rsidDel="00DF7FD4">
          <w:rPr>
            <w:noProof/>
          </w:rPr>
          <w:delText>18</w:delText>
        </w:r>
        <w:r w:rsidDel="00DF7FD4">
          <w:rPr>
            <w:b w:val="0"/>
            <w:noProof/>
          </w:rPr>
          <w:fldChar w:fldCharType="end"/>
        </w:r>
      </w:del>
    </w:p>
    <w:p w14:paraId="0B1A4BA3" w14:textId="1BD43F70" w:rsidR="001F4712" w:rsidDel="00DF7FD4" w:rsidRDefault="001F4712">
      <w:pPr>
        <w:pStyle w:val="TOC1"/>
        <w:rPr>
          <w:del w:id="850" w:author="Greenblue" w:date="2024-02-15T19:35:00Z"/>
          <w:rFonts w:ascii="Calibri" w:eastAsia="Malgun Gothic" w:hAnsi="Calibri"/>
          <w:b w:val="0"/>
          <w:noProof/>
          <w:kern w:val="2"/>
        </w:rPr>
        <w:pPrChange w:id="851" w:author="Greenblue" w:date="2024-02-15T19:35:00Z">
          <w:pPr>
            <w:pStyle w:val="TOC2"/>
          </w:pPr>
        </w:pPrChange>
      </w:pPr>
      <w:del w:id="852" w:author="Greenblue" w:date="2024-02-15T19:35:00Z">
        <w:r w:rsidRPr="00BE597A" w:rsidDel="00DF7FD4">
          <w:rPr>
            <w:rFonts w:eastAsia="Malgun Gothic"/>
            <w:noProof/>
          </w:rPr>
          <w:delText>10.8</w:delText>
        </w:r>
        <w:r w:rsidRPr="00BE597A" w:rsidDel="00DF7FD4">
          <w:rPr>
            <w:rFonts w:eastAsia="Malgun Gothic"/>
            <w:noProof/>
          </w:rPr>
          <w:tab/>
          <w:delText>Object identifiers</w:delText>
        </w:r>
        <w:r w:rsidDel="00DF7FD4">
          <w:rPr>
            <w:noProof/>
          </w:rPr>
          <w:tab/>
        </w:r>
        <w:r w:rsidDel="00DF7FD4">
          <w:rPr>
            <w:b w:val="0"/>
            <w:noProof/>
          </w:rPr>
          <w:fldChar w:fldCharType="begin"/>
        </w:r>
        <w:r w:rsidDel="00DF7FD4">
          <w:rPr>
            <w:noProof/>
          </w:rPr>
          <w:delInstrText xml:space="preserve"> PAGEREF _Toc152232585 \h </w:delInstrText>
        </w:r>
        <w:r w:rsidDel="00DF7FD4">
          <w:rPr>
            <w:b w:val="0"/>
            <w:noProof/>
          </w:rPr>
        </w:r>
        <w:r w:rsidDel="00DF7FD4">
          <w:rPr>
            <w:b w:val="0"/>
            <w:noProof/>
          </w:rPr>
          <w:fldChar w:fldCharType="separate"/>
        </w:r>
        <w:r w:rsidDel="00DF7FD4">
          <w:rPr>
            <w:noProof/>
          </w:rPr>
          <w:delText>19</w:delText>
        </w:r>
        <w:r w:rsidDel="00DF7FD4">
          <w:rPr>
            <w:b w:val="0"/>
            <w:noProof/>
          </w:rPr>
          <w:fldChar w:fldCharType="end"/>
        </w:r>
      </w:del>
    </w:p>
    <w:p w14:paraId="0AD45880" w14:textId="6F7DC251" w:rsidR="001F4712" w:rsidDel="00DF7FD4" w:rsidRDefault="001F4712">
      <w:pPr>
        <w:pStyle w:val="TOC1"/>
        <w:rPr>
          <w:del w:id="853" w:author="Greenblue" w:date="2024-02-15T19:35:00Z"/>
          <w:rFonts w:ascii="Calibri" w:eastAsia="Malgun Gothic" w:hAnsi="Calibri"/>
          <w:b w:val="0"/>
          <w:noProof/>
          <w:kern w:val="2"/>
        </w:rPr>
        <w:pPrChange w:id="854" w:author="Greenblue" w:date="2024-02-15T19:35:00Z">
          <w:pPr>
            <w:pStyle w:val="TOC2"/>
          </w:pPr>
        </w:pPrChange>
      </w:pPr>
      <w:del w:id="855" w:author="Greenblue" w:date="2024-02-15T19:35:00Z">
        <w:r w:rsidRPr="00BE597A" w:rsidDel="00DF7FD4">
          <w:rPr>
            <w:rFonts w:eastAsia="Malgun Gothic"/>
            <w:noProof/>
          </w:rPr>
          <w:delText>10.9</w:delText>
        </w:r>
        <w:r w:rsidRPr="00BE597A" w:rsidDel="00DF7FD4">
          <w:rPr>
            <w:rFonts w:eastAsia="Malgun Gothic"/>
            <w:noProof/>
          </w:rPr>
          <w:tab/>
          <w:delText>Data overlap</w:delText>
        </w:r>
        <w:r w:rsidDel="00DF7FD4">
          <w:rPr>
            <w:noProof/>
          </w:rPr>
          <w:tab/>
        </w:r>
        <w:r w:rsidDel="00DF7FD4">
          <w:rPr>
            <w:b w:val="0"/>
            <w:noProof/>
          </w:rPr>
          <w:fldChar w:fldCharType="begin"/>
        </w:r>
        <w:r w:rsidDel="00DF7FD4">
          <w:rPr>
            <w:noProof/>
          </w:rPr>
          <w:delInstrText xml:space="preserve"> PAGEREF _Toc152232586 \h </w:delInstrText>
        </w:r>
        <w:r w:rsidDel="00DF7FD4">
          <w:rPr>
            <w:b w:val="0"/>
            <w:noProof/>
          </w:rPr>
        </w:r>
        <w:r w:rsidDel="00DF7FD4">
          <w:rPr>
            <w:b w:val="0"/>
            <w:noProof/>
          </w:rPr>
          <w:fldChar w:fldCharType="separate"/>
        </w:r>
        <w:r w:rsidDel="00DF7FD4">
          <w:rPr>
            <w:noProof/>
          </w:rPr>
          <w:delText>19</w:delText>
        </w:r>
        <w:r w:rsidDel="00DF7FD4">
          <w:rPr>
            <w:b w:val="0"/>
            <w:noProof/>
          </w:rPr>
          <w:fldChar w:fldCharType="end"/>
        </w:r>
      </w:del>
    </w:p>
    <w:p w14:paraId="0F53E764" w14:textId="7A3A0F76" w:rsidR="001F4712" w:rsidDel="00DF7FD4" w:rsidRDefault="001F4712">
      <w:pPr>
        <w:pStyle w:val="TOC1"/>
        <w:rPr>
          <w:del w:id="856" w:author="Greenblue" w:date="2024-02-15T19:35:00Z"/>
          <w:rFonts w:ascii="Calibri" w:eastAsia="Malgun Gothic" w:hAnsi="Calibri"/>
          <w:b w:val="0"/>
          <w:noProof/>
          <w:kern w:val="2"/>
        </w:rPr>
        <w:pPrChange w:id="857" w:author="Greenblue" w:date="2024-02-15T19:35:00Z">
          <w:pPr>
            <w:pStyle w:val="TOC2"/>
          </w:pPr>
        </w:pPrChange>
      </w:pPr>
      <w:del w:id="858" w:author="Greenblue" w:date="2024-02-15T19:35:00Z">
        <w:r w:rsidRPr="00BE597A" w:rsidDel="00DF7FD4">
          <w:rPr>
            <w:rFonts w:eastAsia="Malgun Gothic"/>
            <w:noProof/>
          </w:rPr>
          <w:delText>10.10</w:delText>
        </w:r>
        <w:r w:rsidRPr="00BE597A" w:rsidDel="00DF7FD4">
          <w:rPr>
            <w:rFonts w:eastAsia="Malgun Gothic"/>
            <w:noProof/>
          </w:rPr>
          <w:tab/>
          <w:delText>Data extent</w:delText>
        </w:r>
        <w:r w:rsidDel="00DF7FD4">
          <w:rPr>
            <w:noProof/>
          </w:rPr>
          <w:tab/>
        </w:r>
        <w:r w:rsidDel="00DF7FD4">
          <w:rPr>
            <w:b w:val="0"/>
            <w:noProof/>
          </w:rPr>
          <w:fldChar w:fldCharType="begin"/>
        </w:r>
        <w:r w:rsidDel="00DF7FD4">
          <w:rPr>
            <w:noProof/>
          </w:rPr>
          <w:delInstrText xml:space="preserve"> PAGEREF _Toc152232587 \h </w:delInstrText>
        </w:r>
        <w:r w:rsidDel="00DF7FD4">
          <w:rPr>
            <w:b w:val="0"/>
            <w:noProof/>
          </w:rPr>
        </w:r>
        <w:r w:rsidDel="00DF7FD4">
          <w:rPr>
            <w:b w:val="0"/>
            <w:noProof/>
          </w:rPr>
          <w:fldChar w:fldCharType="separate"/>
        </w:r>
        <w:r w:rsidDel="00DF7FD4">
          <w:rPr>
            <w:noProof/>
          </w:rPr>
          <w:delText>19</w:delText>
        </w:r>
        <w:r w:rsidDel="00DF7FD4">
          <w:rPr>
            <w:b w:val="0"/>
            <w:noProof/>
          </w:rPr>
          <w:fldChar w:fldCharType="end"/>
        </w:r>
      </w:del>
    </w:p>
    <w:p w14:paraId="20E0A658" w14:textId="54623843" w:rsidR="001F4712" w:rsidDel="00DF7FD4" w:rsidRDefault="001F4712">
      <w:pPr>
        <w:pStyle w:val="TOC1"/>
        <w:rPr>
          <w:del w:id="859" w:author="Greenblue" w:date="2024-02-15T19:35:00Z"/>
          <w:rFonts w:ascii="Calibri" w:eastAsia="Malgun Gothic" w:hAnsi="Calibri"/>
          <w:b w:val="0"/>
          <w:noProof/>
          <w:kern w:val="2"/>
        </w:rPr>
      </w:pPr>
      <w:del w:id="860" w:author="Greenblue" w:date="2024-02-15T19:35:00Z">
        <w:r w:rsidDel="00DF7FD4">
          <w:rPr>
            <w:noProof/>
          </w:rPr>
          <w:delText>11</w:delText>
        </w:r>
        <w:r w:rsidDel="00DF7FD4">
          <w:rPr>
            <w:noProof/>
          </w:rPr>
          <w:tab/>
          <w:delText>Data Product Delivery</w:delText>
        </w:r>
        <w:r w:rsidDel="00DF7FD4">
          <w:rPr>
            <w:noProof/>
          </w:rPr>
          <w:tab/>
        </w:r>
        <w:r w:rsidDel="00DF7FD4">
          <w:rPr>
            <w:b w:val="0"/>
            <w:noProof/>
          </w:rPr>
          <w:fldChar w:fldCharType="begin"/>
        </w:r>
        <w:r w:rsidDel="00DF7FD4">
          <w:rPr>
            <w:noProof/>
          </w:rPr>
          <w:delInstrText xml:space="preserve"> PAGEREF _Toc152232588 \h </w:delInstrText>
        </w:r>
        <w:r w:rsidDel="00DF7FD4">
          <w:rPr>
            <w:b w:val="0"/>
            <w:noProof/>
          </w:rPr>
        </w:r>
        <w:r w:rsidDel="00DF7FD4">
          <w:rPr>
            <w:b w:val="0"/>
            <w:noProof/>
          </w:rPr>
          <w:fldChar w:fldCharType="separate"/>
        </w:r>
        <w:r w:rsidDel="00DF7FD4">
          <w:rPr>
            <w:noProof/>
          </w:rPr>
          <w:delText>19</w:delText>
        </w:r>
        <w:r w:rsidDel="00DF7FD4">
          <w:rPr>
            <w:b w:val="0"/>
            <w:noProof/>
          </w:rPr>
          <w:fldChar w:fldCharType="end"/>
        </w:r>
      </w:del>
    </w:p>
    <w:p w14:paraId="655A4E97" w14:textId="1FB20EB2" w:rsidR="001F4712" w:rsidDel="00DF7FD4" w:rsidRDefault="001F4712">
      <w:pPr>
        <w:pStyle w:val="TOC1"/>
        <w:rPr>
          <w:del w:id="861" w:author="Greenblue" w:date="2024-02-15T19:35:00Z"/>
          <w:rFonts w:ascii="Calibri" w:eastAsia="Malgun Gothic" w:hAnsi="Calibri"/>
          <w:b w:val="0"/>
          <w:noProof/>
          <w:kern w:val="2"/>
        </w:rPr>
        <w:pPrChange w:id="862" w:author="Greenblue" w:date="2024-02-15T19:35:00Z">
          <w:pPr>
            <w:pStyle w:val="TOC2"/>
          </w:pPr>
        </w:pPrChange>
      </w:pPr>
      <w:del w:id="863" w:author="Greenblue" w:date="2024-02-15T19:35:00Z">
        <w:r w:rsidDel="00DF7FD4">
          <w:rPr>
            <w:noProof/>
          </w:rPr>
          <w:delText>11.1</w:delText>
        </w:r>
        <w:r w:rsidDel="00DF7FD4">
          <w:rPr>
            <w:noProof/>
          </w:rPr>
          <w:tab/>
          <w:delText>Data product delivery information</w:delText>
        </w:r>
        <w:r w:rsidDel="00DF7FD4">
          <w:rPr>
            <w:noProof/>
          </w:rPr>
          <w:tab/>
        </w:r>
        <w:r w:rsidDel="00DF7FD4">
          <w:rPr>
            <w:b w:val="0"/>
            <w:noProof/>
          </w:rPr>
          <w:fldChar w:fldCharType="begin"/>
        </w:r>
        <w:r w:rsidDel="00DF7FD4">
          <w:rPr>
            <w:noProof/>
          </w:rPr>
          <w:delInstrText xml:space="preserve"> PAGEREF _Toc152232589 \h </w:delInstrText>
        </w:r>
        <w:r w:rsidDel="00DF7FD4">
          <w:rPr>
            <w:b w:val="0"/>
            <w:noProof/>
          </w:rPr>
        </w:r>
        <w:r w:rsidDel="00DF7FD4">
          <w:rPr>
            <w:b w:val="0"/>
            <w:noProof/>
          </w:rPr>
          <w:fldChar w:fldCharType="separate"/>
        </w:r>
        <w:r w:rsidDel="00DF7FD4">
          <w:rPr>
            <w:noProof/>
          </w:rPr>
          <w:delText>19</w:delText>
        </w:r>
        <w:r w:rsidDel="00DF7FD4">
          <w:rPr>
            <w:b w:val="0"/>
            <w:noProof/>
          </w:rPr>
          <w:fldChar w:fldCharType="end"/>
        </w:r>
      </w:del>
    </w:p>
    <w:p w14:paraId="5485E1C7" w14:textId="686F7D1B" w:rsidR="001F4712" w:rsidDel="00DF7FD4" w:rsidRDefault="001F4712">
      <w:pPr>
        <w:pStyle w:val="TOC1"/>
        <w:rPr>
          <w:del w:id="864" w:author="Greenblue" w:date="2024-02-15T19:35:00Z"/>
          <w:rFonts w:ascii="Calibri" w:eastAsia="Malgun Gothic" w:hAnsi="Calibri"/>
          <w:b w:val="0"/>
          <w:noProof/>
          <w:kern w:val="2"/>
        </w:rPr>
        <w:pPrChange w:id="865" w:author="Greenblue" w:date="2024-02-15T19:35:00Z">
          <w:pPr>
            <w:pStyle w:val="TOC3"/>
          </w:pPr>
        </w:pPrChange>
      </w:pPr>
      <w:del w:id="866" w:author="Greenblue" w:date="2024-02-15T19:35:00Z">
        <w:r w:rsidDel="00DF7FD4">
          <w:rPr>
            <w:noProof/>
            <w:lang w:eastAsia="en-US"/>
          </w:rPr>
          <w:delText>11.1.1</w:delText>
        </w:r>
        <w:r w:rsidDel="00DF7FD4">
          <w:rPr>
            <w:noProof/>
            <w:lang w:eastAsia="en-US"/>
          </w:rPr>
          <w:tab/>
          <w:delText>Datasets  loading</w:delText>
        </w:r>
        <w:r w:rsidDel="00DF7FD4">
          <w:rPr>
            <w:noProof/>
          </w:rPr>
          <w:tab/>
        </w:r>
        <w:r w:rsidDel="00DF7FD4">
          <w:rPr>
            <w:b w:val="0"/>
            <w:noProof/>
          </w:rPr>
          <w:fldChar w:fldCharType="begin"/>
        </w:r>
        <w:r w:rsidDel="00DF7FD4">
          <w:rPr>
            <w:noProof/>
          </w:rPr>
          <w:delInstrText xml:space="preserve"> PAGEREF _Toc152232590 \h </w:delInstrText>
        </w:r>
        <w:r w:rsidDel="00DF7FD4">
          <w:rPr>
            <w:b w:val="0"/>
            <w:noProof/>
          </w:rPr>
        </w:r>
        <w:r w:rsidDel="00DF7FD4">
          <w:rPr>
            <w:b w:val="0"/>
            <w:noProof/>
          </w:rPr>
          <w:fldChar w:fldCharType="separate"/>
        </w:r>
        <w:r w:rsidDel="00DF7FD4">
          <w:rPr>
            <w:noProof/>
          </w:rPr>
          <w:delText>20</w:delText>
        </w:r>
        <w:r w:rsidDel="00DF7FD4">
          <w:rPr>
            <w:b w:val="0"/>
            <w:noProof/>
          </w:rPr>
          <w:fldChar w:fldCharType="end"/>
        </w:r>
      </w:del>
    </w:p>
    <w:p w14:paraId="2F3370DA" w14:textId="25E1E903" w:rsidR="001F4712" w:rsidDel="00DF7FD4" w:rsidRDefault="001F4712">
      <w:pPr>
        <w:pStyle w:val="TOC1"/>
        <w:rPr>
          <w:del w:id="867" w:author="Greenblue" w:date="2024-02-15T19:35:00Z"/>
          <w:rFonts w:ascii="Calibri" w:eastAsia="Malgun Gothic" w:hAnsi="Calibri"/>
          <w:b w:val="0"/>
          <w:noProof/>
          <w:kern w:val="2"/>
        </w:rPr>
        <w:pPrChange w:id="868" w:author="Greenblue" w:date="2024-02-15T19:35:00Z">
          <w:pPr>
            <w:pStyle w:val="TOC3"/>
          </w:pPr>
        </w:pPrChange>
      </w:pPr>
      <w:del w:id="869" w:author="Greenblue" w:date="2024-02-15T19:35:00Z">
        <w:r w:rsidDel="00DF7FD4">
          <w:rPr>
            <w:noProof/>
            <w:lang w:eastAsia="en-US"/>
          </w:rPr>
          <w:delText>11.1.2</w:delText>
        </w:r>
        <w:r w:rsidDel="00DF7FD4">
          <w:rPr>
            <w:noProof/>
            <w:lang w:eastAsia="en-US"/>
          </w:rPr>
          <w:tab/>
          <w:delText>New Editions</w:delText>
        </w:r>
        <w:r w:rsidDel="00DF7FD4">
          <w:rPr>
            <w:noProof/>
          </w:rPr>
          <w:tab/>
        </w:r>
        <w:r w:rsidDel="00DF7FD4">
          <w:rPr>
            <w:b w:val="0"/>
            <w:noProof/>
          </w:rPr>
          <w:fldChar w:fldCharType="begin"/>
        </w:r>
        <w:r w:rsidDel="00DF7FD4">
          <w:rPr>
            <w:noProof/>
          </w:rPr>
          <w:delInstrText xml:space="preserve"> PAGEREF _Toc152232591 \h </w:delInstrText>
        </w:r>
        <w:r w:rsidDel="00DF7FD4">
          <w:rPr>
            <w:b w:val="0"/>
            <w:noProof/>
          </w:rPr>
        </w:r>
        <w:r w:rsidDel="00DF7FD4">
          <w:rPr>
            <w:b w:val="0"/>
            <w:noProof/>
          </w:rPr>
          <w:fldChar w:fldCharType="separate"/>
        </w:r>
        <w:r w:rsidDel="00DF7FD4">
          <w:rPr>
            <w:noProof/>
          </w:rPr>
          <w:delText>20</w:delText>
        </w:r>
        <w:r w:rsidDel="00DF7FD4">
          <w:rPr>
            <w:b w:val="0"/>
            <w:noProof/>
          </w:rPr>
          <w:fldChar w:fldCharType="end"/>
        </w:r>
      </w:del>
    </w:p>
    <w:p w14:paraId="637D21B3" w14:textId="151F553B" w:rsidR="001F4712" w:rsidDel="00DF7FD4" w:rsidRDefault="001F4712">
      <w:pPr>
        <w:pStyle w:val="TOC1"/>
        <w:rPr>
          <w:del w:id="870" w:author="Greenblue" w:date="2024-02-15T19:35:00Z"/>
          <w:rFonts w:ascii="Calibri" w:eastAsia="Malgun Gothic" w:hAnsi="Calibri"/>
          <w:b w:val="0"/>
          <w:noProof/>
          <w:kern w:val="2"/>
        </w:rPr>
        <w:pPrChange w:id="871" w:author="Greenblue" w:date="2024-02-15T19:35:00Z">
          <w:pPr>
            <w:pStyle w:val="TOC2"/>
          </w:pPr>
        </w:pPrChange>
      </w:pPr>
      <w:del w:id="872" w:author="Greenblue" w:date="2024-02-15T19:35:00Z">
        <w:r w:rsidDel="00DF7FD4">
          <w:rPr>
            <w:noProof/>
            <w:lang w:eastAsia="en-US"/>
          </w:rPr>
          <w:delText>11.2</w:delText>
        </w:r>
        <w:r w:rsidDel="00DF7FD4">
          <w:rPr>
            <w:noProof/>
            <w:lang w:eastAsia="en-US"/>
          </w:rPr>
          <w:tab/>
          <w:delText>Dataset</w:delText>
        </w:r>
        <w:r w:rsidDel="00DF7FD4">
          <w:rPr>
            <w:noProof/>
          </w:rPr>
          <w:tab/>
        </w:r>
        <w:r w:rsidDel="00DF7FD4">
          <w:rPr>
            <w:b w:val="0"/>
            <w:noProof/>
          </w:rPr>
          <w:fldChar w:fldCharType="begin"/>
        </w:r>
        <w:r w:rsidDel="00DF7FD4">
          <w:rPr>
            <w:noProof/>
          </w:rPr>
          <w:delInstrText xml:space="preserve"> PAGEREF _Toc152232592 \h </w:delInstrText>
        </w:r>
        <w:r w:rsidDel="00DF7FD4">
          <w:rPr>
            <w:b w:val="0"/>
            <w:noProof/>
          </w:rPr>
        </w:r>
        <w:r w:rsidDel="00DF7FD4">
          <w:rPr>
            <w:b w:val="0"/>
            <w:noProof/>
          </w:rPr>
          <w:fldChar w:fldCharType="separate"/>
        </w:r>
        <w:r w:rsidDel="00DF7FD4">
          <w:rPr>
            <w:noProof/>
          </w:rPr>
          <w:delText>20</w:delText>
        </w:r>
        <w:r w:rsidDel="00DF7FD4">
          <w:rPr>
            <w:b w:val="0"/>
            <w:noProof/>
          </w:rPr>
          <w:fldChar w:fldCharType="end"/>
        </w:r>
      </w:del>
    </w:p>
    <w:p w14:paraId="5282CD4E" w14:textId="26097381" w:rsidR="001F4712" w:rsidDel="00DF7FD4" w:rsidRDefault="001F4712">
      <w:pPr>
        <w:pStyle w:val="TOC1"/>
        <w:rPr>
          <w:del w:id="873" w:author="Greenblue" w:date="2024-02-15T19:35:00Z"/>
          <w:rFonts w:ascii="Calibri" w:eastAsia="Malgun Gothic" w:hAnsi="Calibri"/>
          <w:b w:val="0"/>
          <w:noProof/>
          <w:kern w:val="2"/>
        </w:rPr>
        <w:pPrChange w:id="874" w:author="Greenblue" w:date="2024-02-15T19:35:00Z">
          <w:pPr>
            <w:pStyle w:val="TOC3"/>
          </w:pPr>
        </w:pPrChange>
      </w:pPr>
      <w:del w:id="875" w:author="Greenblue" w:date="2024-02-15T19:35:00Z">
        <w:r w:rsidDel="00DF7FD4">
          <w:rPr>
            <w:noProof/>
            <w:lang w:eastAsia="en-US"/>
          </w:rPr>
          <w:delText>11.2.1</w:delText>
        </w:r>
        <w:r w:rsidDel="00DF7FD4">
          <w:rPr>
            <w:noProof/>
            <w:lang w:eastAsia="en-US"/>
          </w:rPr>
          <w:tab/>
          <w:delText>Datasets</w:delText>
        </w:r>
        <w:r w:rsidDel="00DF7FD4">
          <w:rPr>
            <w:noProof/>
          </w:rPr>
          <w:tab/>
        </w:r>
        <w:r w:rsidDel="00DF7FD4">
          <w:rPr>
            <w:b w:val="0"/>
            <w:noProof/>
          </w:rPr>
          <w:fldChar w:fldCharType="begin"/>
        </w:r>
        <w:r w:rsidDel="00DF7FD4">
          <w:rPr>
            <w:noProof/>
          </w:rPr>
          <w:delInstrText xml:space="preserve"> PAGEREF _Toc152232593 \h </w:delInstrText>
        </w:r>
        <w:r w:rsidDel="00DF7FD4">
          <w:rPr>
            <w:b w:val="0"/>
            <w:noProof/>
          </w:rPr>
        </w:r>
        <w:r w:rsidDel="00DF7FD4">
          <w:rPr>
            <w:b w:val="0"/>
            <w:noProof/>
          </w:rPr>
          <w:fldChar w:fldCharType="separate"/>
        </w:r>
        <w:r w:rsidDel="00DF7FD4">
          <w:rPr>
            <w:noProof/>
          </w:rPr>
          <w:delText>20</w:delText>
        </w:r>
        <w:r w:rsidDel="00DF7FD4">
          <w:rPr>
            <w:b w:val="0"/>
            <w:noProof/>
          </w:rPr>
          <w:fldChar w:fldCharType="end"/>
        </w:r>
      </w:del>
    </w:p>
    <w:p w14:paraId="7F0B1E25" w14:textId="3F0668F6" w:rsidR="001F4712" w:rsidDel="00DF7FD4" w:rsidRDefault="001F4712">
      <w:pPr>
        <w:pStyle w:val="TOC1"/>
        <w:rPr>
          <w:del w:id="876" w:author="Greenblue" w:date="2024-02-15T19:35:00Z"/>
          <w:rFonts w:ascii="Calibri" w:eastAsia="Malgun Gothic" w:hAnsi="Calibri"/>
          <w:b w:val="0"/>
          <w:noProof/>
          <w:kern w:val="2"/>
        </w:rPr>
        <w:pPrChange w:id="877" w:author="Greenblue" w:date="2024-02-15T19:35:00Z">
          <w:pPr>
            <w:pStyle w:val="TOC3"/>
          </w:pPr>
        </w:pPrChange>
      </w:pPr>
      <w:del w:id="878" w:author="Greenblue" w:date="2024-02-15T19:35:00Z">
        <w:r w:rsidDel="00DF7FD4">
          <w:rPr>
            <w:noProof/>
            <w:lang w:eastAsia="en-US"/>
          </w:rPr>
          <w:delText>11.2.2</w:delText>
        </w:r>
        <w:r w:rsidDel="00DF7FD4">
          <w:rPr>
            <w:noProof/>
            <w:lang w:eastAsia="en-US"/>
          </w:rPr>
          <w:tab/>
          <w:delText>Dataset file naming</w:delText>
        </w:r>
        <w:r w:rsidDel="00DF7FD4">
          <w:rPr>
            <w:noProof/>
          </w:rPr>
          <w:tab/>
        </w:r>
        <w:r w:rsidDel="00DF7FD4">
          <w:rPr>
            <w:b w:val="0"/>
            <w:noProof/>
          </w:rPr>
          <w:fldChar w:fldCharType="begin"/>
        </w:r>
        <w:r w:rsidDel="00DF7FD4">
          <w:rPr>
            <w:noProof/>
          </w:rPr>
          <w:delInstrText xml:space="preserve"> PAGEREF _Toc152232594 \h </w:delInstrText>
        </w:r>
        <w:r w:rsidDel="00DF7FD4">
          <w:rPr>
            <w:b w:val="0"/>
            <w:noProof/>
          </w:rPr>
        </w:r>
        <w:r w:rsidDel="00DF7FD4">
          <w:rPr>
            <w:b w:val="0"/>
            <w:noProof/>
          </w:rPr>
          <w:fldChar w:fldCharType="separate"/>
        </w:r>
        <w:r w:rsidDel="00DF7FD4">
          <w:rPr>
            <w:noProof/>
          </w:rPr>
          <w:delText>21</w:delText>
        </w:r>
        <w:r w:rsidDel="00DF7FD4">
          <w:rPr>
            <w:b w:val="0"/>
            <w:noProof/>
          </w:rPr>
          <w:fldChar w:fldCharType="end"/>
        </w:r>
      </w:del>
    </w:p>
    <w:p w14:paraId="68907876" w14:textId="1FAA0578" w:rsidR="001F4712" w:rsidDel="00DF7FD4" w:rsidRDefault="001F4712">
      <w:pPr>
        <w:pStyle w:val="TOC1"/>
        <w:rPr>
          <w:del w:id="879" w:author="Greenblue" w:date="2024-02-15T19:35:00Z"/>
          <w:rFonts w:ascii="Calibri" w:eastAsia="Malgun Gothic" w:hAnsi="Calibri"/>
          <w:b w:val="0"/>
          <w:noProof/>
          <w:kern w:val="2"/>
        </w:rPr>
        <w:pPrChange w:id="880" w:author="Greenblue" w:date="2024-02-15T19:35:00Z">
          <w:pPr>
            <w:pStyle w:val="TOC3"/>
          </w:pPr>
        </w:pPrChange>
      </w:pPr>
      <w:del w:id="881" w:author="Greenblue" w:date="2024-02-15T19:35:00Z">
        <w:r w:rsidDel="00DF7FD4">
          <w:rPr>
            <w:noProof/>
            <w:lang w:eastAsia="en-US"/>
          </w:rPr>
          <w:delText>11.2.3</w:delText>
        </w:r>
        <w:r w:rsidDel="00DF7FD4">
          <w:rPr>
            <w:noProof/>
            <w:lang w:eastAsia="en-US"/>
          </w:rPr>
          <w:tab/>
          <w:delText>Update dataset file naming</w:delText>
        </w:r>
        <w:r w:rsidDel="00DF7FD4">
          <w:rPr>
            <w:noProof/>
          </w:rPr>
          <w:tab/>
        </w:r>
        <w:r w:rsidDel="00DF7FD4">
          <w:rPr>
            <w:b w:val="0"/>
            <w:noProof/>
          </w:rPr>
          <w:fldChar w:fldCharType="begin"/>
        </w:r>
        <w:r w:rsidDel="00DF7FD4">
          <w:rPr>
            <w:noProof/>
          </w:rPr>
          <w:delInstrText xml:space="preserve"> PAGEREF _Toc152232595 \h </w:delInstrText>
        </w:r>
        <w:r w:rsidDel="00DF7FD4">
          <w:rPr>
            <w:b w:val="0"/>
            <w:noProof/>
          </w:rPr>
        </w:r>
        <w:r w:rsidDel="00DF7FD4">
          <w:rPr>
            <w:b w:val="0"/>
            <w:noProof/>
          </w:rPr>
          <w:fldChar w:fldCharType="separate"/>
        </w:r>
        <w:r w:rsidDel="00DF7FD4">
          <w:rPr>
            <w:noProof/>
          </w:rPr>
          <w:delText>21</w:delText>
        </w:r>
        <w:r w:rsidDel="00DF7FD4">
          <w:rPr>
            <w:b w:val="0"/>
            <w:noProof/>
          </w:rPr>
          <w:fldChar w:fldCharType="end"/>
        </w:r>
      </w:del>
    </w:p>
    <w:p w14:paraId="096A2D00" w14:textId="74342756" w:rsidR="001F4712" w:rsidDel="00DF7FD4" w:rsidRDefault="001F4712">
      <w:pPr>
        <w:pStyle w:val="TOC1"/>
        <w:rPr>
          <w:del w:id="882" w:author="Greenblue" w:date="2024-02-15T19:35:00Z"/>
          <w:rFonts w:ascii="Calibri" w:eastAsia="Malgun Gothic" w:hAnsi="Calibri"/>
          <w:b w:val="0"/>
          <w:noProof/>
          <w:kern w:val="2"/>
        </w:rPr>
        <w:pPrChange w:id="883" w:author="Greenblue" w:date="2024-02-15T19:35:00Z">
          <w:pPr>
            <w:pStyle w:val="TOC2"/>
          </w:pPr>
        </w:pPrChange>
      </w:pPr>
      <w:del w:id="884" w:author="Greenblue" w:date="2024-02-15T19:35:00Z">
        <w:r w:rsidRPr="00BE597A" w:rsidDel="00DF7FD4">
          <w:rPr>
            <w:rFonts w:eastAsia="Malgun Gothic"/>
            <w:noProof/>
          </w:rPr>
          <w:delText>11.3</w:delText>
        </w:r>
        <w:r w:rsidRPr="00BE597A" w:rsidDel="00DF7FD4">
          <w:rPr>
            <w:rFonts w:eastAsia="Malgun Gothic"/>
            <w:noProof/>
          </w:rPr>
          <w:tab/>
          <w:delText>Catalogue file naming</w:delText>
        </w:r>
        <w:r w:rsidDel="00DF7FD4">
          <w:rPr>
            <w:noProof/>
          </w:rPr>
          <w:tab/>
        </w:r>
        <w:r w:rsidDel="00DF7FD4">
          <w:rPr>
            <w:b w:val="0"/>
            <w:noProof/>
          </w:rPr>
          <w:fldChar w:fldCharType="begin"/>
        </w:r>
        <w:r w:rsidDel="00DF7FD4">
          <w:rPr>
            <w:noProof/>
          </w:rPr>
          <w:delInstrText xml:space="preserve"> PAGEREF _Toc152232596 \h </w:delInstrText>
        </w:r>
        <w:r w:rsidDel="00DF7FD4">
          <w:rPr>
            <w:b w:val="0"/>
            <w:noProof/>
          </w:rPr>
        </w:r>
        <w:r w:rsidDel="00DF7FD4">
          <w:rPr>
            <w:b w:val="0"/>
            <w:noProof/>
          </w:rPr>
          <w:fldChar w:fldCharType="separate"/>
        </w:r>
        <w:r w:rsidDel="00DF7FD4">
          <w:rPr>
            <w:noProof/>
          </w:rPr>
          <w:delText>22</w:delText>
        </w:r>
        <w:r w:rsidDel="00DF7FD4">
          <w:rPr>
            <w:b w:val="0"/>
            <w:noProof/>
          </w:rPr>
          <w:fldChar w:fldCharType="end"/>
        </w:r>
      </w:del>
    </w:p>
    <w:p w14:paraId="494CFC37" w14:textId="6F66B28A" w:rsidR="001F4712" w:rsidDel="00DF7FD4" w:rsidRDefault="001F4712">
      <w:pPr>
        <w:pStyle w:val="TOC1"/>
        <w:rPr>
          <w:del w:id="885" w:author="Greenblue" w:date="2024-02-15T19:35:00Z"/>
          <w:rFonts w:ascii="Calibri" w:eastAsia="Malgun Gothic" w:hAnsi="Calibri"/>
          <w:b w:val="0"/>
          <w:noProof/>
          <w:kern w:val="2"/>
        </w:rPr>
        <w:pPrChange w:id="886" w:author="Greenblue" w:date="2024-02-15T19:35:00Z">
          <w:pPr>
            <w:pStyle w:val="TOC2"/>
          </w:pPr>
        </w:pPrChange>
      </w:pPr>
      <w:del w:id="887" w:author="Greenblue" w:date="2024-02-15T19:35:00Z">
        <w:r w:rsidDel="00DF7FD4">
          <w:rPr>
            <w:noProof/>
            <w:lang w:eastAsia="en-US"/>
          </w:rPr>
          <w:delText>11.4</w:delText>
        </w:r>
        <w:r w:rsidDel="00DF7FD4">
          <w:rPr>
            <w:noProof/>
            <w:lang w:eastAsia="en-US"/>
          </w:rPr>
          <w:tab/>
          <w:delText>Support Files</w:delText>
        </w:r>
        <w:r w:rsidDel="00DF7FD4">
          <w:rPr>
            <w:noProof/>
          </w:rPr>
          <w:tab/>
        </w:r>
        <w:r w:rsidDel="00DF7FD4">
          <w:rPr>
            <w:b w:val="0"/>
            <w:noProof/>
          </w:rPr>
          <w:fldChar w:fldCharType="begin"/>
        </w:r>
        <w:r w:rsidDel="00DF7FD4">
          <w:rPr>
            <w:noProof/>
          </w:rPr>
          <w:delInstrText xml:space="preserve"> PAGEREF _Toc152232597 \h </w:delInstrText>
        </w:r>
        <w:r w:rsidDel="00DF7FD4">
          <w:rPr>
            <w:b w:val="0"/>
            <w:noProof/>
          </w:rPr>
        </w:r>
        <w:r w:rsidDel="00DF7FD4">
          <w:rPr>
            <w:b w:val="0"/>
            <w:noProof/>
          </w:rPr>
          <w:fldChar w:fldCharType="separate"/>
        </w:r>
        <w:r w:rsidDel="00DF7FD4">
          <w:rPr>
            <w:noProof/>
          </w:rPr>
          <w:delText>22</w:delText>
        </w:r>
        <w:r w:rsidDel="00DF7FD4">
          <w:rPr>
            <w:b w:val="0"/>
            <w:noProof/>
          </w:rPr>
          <w:fldChar w:fldCharType="end"/>
        </w:r>
      </w:del>
    </w:p>
    <w:p w14:paraId="2974B20F" w14:textId="1B8CC9BD" w:rsidR="001F4712" w:rsidDel="00DF7FD4" w:rsidRDefault="001F4712">
      <w:pPr>
        <w:pStyle w:val="TOC1"/>
        <w:rPr>
          <w:del w:id="888" w:author="Greenblue" w:date="2024-02-15T19:35:00Z"/>
          <w:rFonts w:ascii="Calibri" w:eastAsia="Malgun Gothic" w:hAnsi="Calibri"/>
          <w:b w:val="0"/>
          <w:noProof/>
          <w:kern w:val="2"/>
        </w:rPr>
        <w:pPrChange w:id="889" w:author="Greenblue" w:date="2024-02-15T19:35:00Z">
          <w:pPr>
            <w:pStyle w:val="TOC3"/>
          </w:pPr>
        </w:pPrChange>
      </w:pPr>
      <w:del w:id="890" w:author="Greenblue" w:date="2024-02-15T19:35:00Z">
        <w:r w:rsidDel="00DF7FD4">
          <w:rPr>
            <w:noProof/>
          </w:rPr>
          <w:delText>11.4.1</w:delText>
        </w:r>
        <w:r w:rsidDel="00DF7FD4">
          <w:rPr>
            <w:noProof/>
          </w:rPr>
          <w:tab/>
          <w:delText>Support File Naming</w:delText>
        </w:r>
        <w:r w:rsidDel="00DF7FD4">
          <w:rPr>
            <w:noProof/>
          </w:rPr>
          <w:tab/>
        </w:r>
        <w:r w:rsidDel="00DF7FD4">
          <w:rPr>
            <w:b w:val="0"/>
            <w:noProof/>
          </w:rPr>
          <w:fldChar w:fldCharType="begin"/>
        </w:r>
        <w:r w:rsidDel="00DF7FD4">
          <w:rPr>
            <w:noProof/>
          </w:rPr>
          <w:delInstrText xml:space="preserve"> PAGEREF _Toc152232598 \h </w:delInstrText>
        </w:r>
        <w:r w:rsidDel="00DF7FD4">
          <w:rPr>
            <w:b w:val="0"/>
            <w:noProof/>
          </w:rPr>
        </w:r>
        <w:r w:rsidDel="00DF7FD4">
          <w:rPr>
            <w:b w:val="0"/>
            <w:noProof/>
          </w:rPr>
          <w:fldChar w:fldCharType="separate"/>
        </w:r>
        <w:r w:rsidDel="00DF7FD4">
          <w:rPr>
            <w:noProof/>
          </w:rPr>
          <w:delText>22</w:delText>
        </w:r>
        <w:r w:rsidDel="00DF7FD4">
          <w:rPr>
            <w:b w:val="0"/>
            <w:noProof/>
          </w:rPr>
          <w:fldChar w:fldCharType="end"/>
        </w:r>
      </w:del>
    </w:p>
    <w:p w14:paraId="7CDFA863" w14:textId="4707A669" w:rsidR="001F4712" w:rsidDel="00DF7FD4" w:rsidRDefault="001F4712">
      <w:pPr>
        <w:pStyle w:val="TOC1"/>
        <w:rPr>
          <w:del w:id="891" w:author="Greenblue" w:date="2024-02-15T19:35:00Z"/>
          <w:rFonts w:ascii="Calibri" w:eastAsia="Malgun Gothic" w:hAnsi="Calibri"/>
          <w:b w:val="0"/>
          <w:noProof/>
          <w:kern w:val="2"/>
        </w:rPr>
        <w:pPrChange w:id="892" w:author="Greenblue" w:date="2024-02-15T19:35:00Z">
          <w:pPr>
            <w:pStyle w:val="TOC2"/>
          </w:pPr>
        </w:pPrChange>
      </w:pPr>
      <w:del w:id="893" w:author="Greenblue" w:date="2024-02-15T19:35:00Z">
        <w:r w:rsidRPr="00BE597A" w:rsidDel="00DF7FD4">
          <w:rPr>
            <w:rFonts w:eastAsia="Malgun Gothic"/>
            <w:noProof/>
          </w:rPr>
          <w:delText>11.5</w:delText>
        </w:r>
        <w:r w:rsidRPr="00BE597A" w:rsidDel="00DF7FD4">
          <w:rPr>
            <w:rFonts w:eastAsia="Malgun Gothic"/>
            <w:noProof/>
          </w:rPr>
          <w:tab/>
          <w:delText>Exchange Set</w:delText>
        </w:r>
        <w:r w:rsidDel="00DF7FD4">
          <w:rPr>
            <w:noProof/>
          </w:rPr>
          <w:tab/>
        </w:r>
        <w:r w:rsidDel="00DF7FD4">
          <w:rPr>
            <w:b w:val="0"/>
            <w:noProof/>
          </w:rPr>
          <w:fldChar w:fldCharType="begin"/>
        </w:r>
        <w:r w:rsidDel="00DF7FD4">
          <w:rPr>
            <w:noProof/>
          </w:rPr>
          <w:delInstrText xml:space="preserve"> PAGEREF _Toc152232599 \h </w:delInstrText>
        </w:r>
        <w:r w:rsidDel="00DF7FD4">
          <w:rPr>
            <w:b w:val="0"/>
            <w:noProof/>
          </w:rPr>
        </w:r>
        <w:r w:rsidDel="00DF7FD4">
          <w:rPr>
            <w:b w:val="0"/>
            <w:noProof/>
          </w:rPr>
          <w:fldChar w:fldCharType="separate"/>
        </w:r>
        <w:r w:rsidDel="00DF7FD4">
          <w:rPr>
            <w:noProof/>
          </w:rPr>
          <w:delText>23</w:delText>
        </w:r>
        <w:r w:rsidDel="00DF7FD4">
          <w:rPr>
            <w:b w:val="0"/>
            <w:noProof/>
          </w:rPr>
          <w:fldChar w:fldCharType="end"/>
        </w:r>
      </w:del>
    </w:p>
    <w:p w14:paraId="2B4BCDFC" w14:textId="65EB8A94" w:rsidR="001F4712" w:rsidDel="00DF7FD4" w:rsidRDefault="001F4712">
      <w:pPr>
        <w:pStyle w:val="TOC1"/>
        <w:rPr>
          <w:del w:id="894" w:author="Greenblue" w:date="2024-02-15T19:35:00Z"/>
          <w:rFonts w:ascii="Calibri" w:eastAsia="Malgun Gothic" w:hAnsi="Calibri"/>
          <w:b w:val="0"/>
          <w:noProof/>
          <w:kern w:val="2"/>
        </w:rPr>
      </w:pPr>
      <w:del w:id="895" w:author="Greenblue" w:date="2024-02-15T19:35:00Z">
        <w:r w:rsidDel="00DF7FD4">
          <w:rPr>
            <w:noProof/>
          </w:rPr>
          <w:delText>12</w:delText>
        </w:r>
        <w:r w:rsidDel="00DF7FD4">
          <w:rPr>
            <w:noProof/>
          </w:rPr>
          <w:tab/>
          <w:delText>Metadata</w:delText>
        </w:r>
        <w:r w:rsidDel="00DF7FD4">
          <w:rPr>
            <w:noProof/>
          </w:rPr>
          <w:tab/>
        </w:r>
        <w:r w:rsidDel="00DF7FD4">
          <w:rPr>
            <w:b w:val="0"/>
            <w:noProof/>
          </w:rPr>
          <w:fldChar w:fldCharType="begin"/>
        </w:r>
        <w:r w:rsidDel="00DF7FD4">
          <w:rPr>
            <w:noProof/>
          </w:rPr>
          <w:delInstrText xml:space="preserve"> PAGEREF _Toc152232600 \h </w:delInstrText>
        </w:r>
        <w:r w:rsidDel="00DF7FD4">
          <w:rPr>
            <w:b w:val="0"/>
            <w:noProof/>
          </w:rPr>
        </w:r>
        <w:r w:rsidDel="00DF7FD4">
          <w:rPr>
            <w:b w:val="0"/>
            <w:noProof/>
          </w:rPr>
          <w:fldChar w:fldCharType="separate"/>
        </w:r>
        <w:r w:rsidDel="00DF7FD4">
          <w:rPr>
            <w:noProof/>
          </w:rPr>
          <w:delText>23</w:delText>
        </w:r>
        <w:r w:rsidDel="00DF7FD4">
          <w:rPr>
            <w:b w:val="0"/>
            <w:noProof/>
          </w:rPr>
          <w:fldChar w:fldCharType="end"/>
        </w:r>
      </w:del>
    </w:p>
    <w:p w14:paraId="162A054E" w14:textId="5AED7D1A" w:rsidR="001F4712" w:rsidDel="00DF7FD4" w:rsidRDefault="001F4712">
      <w:pPr>
        <w:pStyle w:val="TOC1"/>
        <w:rPr>
          <w:del w:id="896" w:author="Greenblue" w:date="2024-02-15T19:35:00Z"/>
          <w:rFonts w:ascii="Calibri" w:eastAsia="Malgun Gothic" w:hAnsi="Calibri"/>
          <w:b w:val="0"/>
          <w:noProof/>
          <w:kern w:val="2"/>
        </w:rPr>
        <w:pPrChange w:id="897" w:author="Greenblue" w:date="2024-02-15T19:35:00Z">
          <w:pPr>
            <w:pStyle w:val="TOC2"/>
          </w:pPr>
        </w:pPrChange>
      </w:pPr>
      <w:del w:id="898" w:author="Greenblue" w:date="2024-02-15T19:35:00Z">
        <w:r w:rsidDel="00DF7FD4">
          <w:rPr>
            <w:noProof/>
          </w:rPr>
          <w:delText>12.1</w:delText>
        </w:r>
        <w:r w:rsidDel="00DF7FD4">
          <w:rPr>
            <w:noProof/>
          </w:rPr>
          <w:tab/>
          <w:delText>Introduction</w:delText>
        </w:r>
        <w:r w:rsidDel="00DF7FD4">
          <w:rPr>
            <w:noProof/>
          </w:rPr>
          <w:tab/>
        </w:r>
        <w:r w:rsidDel="00DF7FD4">
          <w:rPr>
            <w:b w:val="0"/>
            <w:noProof/>
          </w:rPr>
          <w:fldChar w:fldCharType="begin"/>
        </w:r>
        <w:r w:rsidDel="00DF7FD4">
          <w:rPr>
            <w:noProof/>
          </w:rPr>
          <w:delInstrText xml:space="preserve"> PAGEREF _Toc152232601 \h </w:delInstrText>
        </w:r>
        <w:r w:rsidDel="00DF7FD4">
          <w:rPr>
            <w:b w:val="0"/>
            <w:noProof/>
          </w:rPr>
        </w:r>
        <w:r w:rsidDel="00DF7FD4">
          <w:rPr>
            <w:b w:val="0"/>
            <w:noProof/>
          </w:rPr>
          <w:fldChar w:fldCharType="separate"/>
        </w:r>
        <w:r w:rsidDel="00DF7FD4">
          <w:rPr>
            <w:noProof/>
          </w:rPr>
          <w:delText>23</w:delText>
        </w:r>
        <w:r w:rsidDel="00DF7FD4">
          <w:rPr>
            <w:b w:val="0"/>
            <w:noProof/>
          </w:rPr>
          <w:fldChar w:fldCharType="end"/>
        </w:r>
      </w:del>
    </w:p>
    <w:p w14:paraId="651A431F" w14:textId="2229958B" w:rsidR="001F4712" w:rsidDel="00DF7FD4" w:rsidRDefault="001F4712">
      <w:pPr>
        <w:pStyle w:val="TOC1"/>
        <w:rPr>
          <w:del w:id="899" w:author="Greenblue" w:date="2024-02-15T19:35:00Z"/>
          <w:rFonts w:ascii="Calibri" w:eastAsia="Malgun Gothic" w:hAnsi="Calibri"/>
          <w:b w:val="0"/>
          <w:noProof/>
          <w:kern w:val="2"/>
        </w:rPr>
        <w:pPrChange w:id="900" w:author="Greenblue" w:date="2024-02-15T19:35:00Z">
          <w:pPr>
            <w:pStyle w:val="TOC2"/>
          </w:pPr>
        </w:pPrChange>
      </w:pPr>
      <w:del w:id="901" w:author="Greenblue" w:date="2024-02-15T19:35:00Z">
        <w:r w:rsidRPr="00BE597A" w:rsidDel="00DF7FD4">
          <w:rPr>
            <w:rFonts w:eastAsia="Malgun Gothic"/>
            <w:noProof/>
          </w:rPr>
          <w:delText>12.2</w:delText>
        </w:r>
        <w:r w:rsidRPr="00BE597A" w:rsidDel="00DF7FD4">
          <w:rPr>
            <w:rFonts w:eastAsia="Malgun Gothic"/>
            <w:noProof/>
          </w:rPr>
          <w:tab/>
          <w:delText>Dataset metadata</w:delText>
        </w:r>
        <w:r w:rsidDel="00DF7FD4">
          <w:rPr>
            <w:noProof/>
          </w:rPr>
          <w:tab/>
        </w:r>
        <w:r w:rsidDel="00DF7FD4">
          <w:rPr>
            <w:b w:val="0"/>
            <w:noProof/>
          </w:rPr>
          <w:fldChar w:fldCharType="begin"/>
        </w:r>
        <w:r w:rsidDel="00DF7FD4">
          <w:rPr>
            <w:noProof/>
          </w:rPr>
          <w:delInstrText xml:space="preserve"> PAGEREF _Toc152232602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3B8DE889" w14:textId="567DA19E" w:rsidR="001F4712" w:rsidDel="00DF7FD4" w:rsidRDefault="001F4712">
      <w:pPr>
        <w:pStyle w:val="TOC1"/>
        <w:rPr>
          <w:del w:id="902" w:author="Greenblue" w:date="2024-02-15T19:35:00Z"/>
          <w:rFonts w:ascii="Calibri" w:eastAsia="Malgun Gothic" w:hAnsi="Calibri"/>
          <w:b w:val="0"/>
          <w:noProof/>
          <w:kern w:val="2"/>
        </w:rPr>
        <w:pPrChange w:id="903" w:author="Greenblue" w:date="2024-02-15T19:35:00Z">
          <w:pPr>
            <w:pStyle w:val="TOC3"/>
          </w:pPr>
        </w:pPrChange>
      </w:pPr>
      <w:del w:id="904" w:author="Greenblue" w:date="2024-02-15T19:35:00Z">
        <w:r w:rsidDel="00DF7FD4">
          <w:rPr>
            <w:noProof/>
          </w:rPr>
          <w:delText>12.2.1</w:delText>
        </w:r>
        <w:r w:rsidDel="00DF7FD4">
          <w:rPr>
            <w:noProof/>
          </w:rPr>
          <w:tab/>
          <w:delText>Metadata for new datasets and New Editions</w:delText>
        </w:r>
        <w:r w:rsidDel="00DF7FD4">
          <w:rPr>
            <w:noProof/>
          </w:rPr>
          <w:tab/>
        </w:r>
        <w:r w:rsidDel="00DF7FD4">
          <w:rPr>
            <w:b w:val="0"/>
            <w:noProof/>
          </w:rPr>
          <w:fldChar w:fldCharType="begin"/>
        </w:r>
        <w:r w:rsidDel="00DF7FD4">
          <w:rPr>
            <w:noProof/>
          </w:rPr>
          <w:delInstrText xml:space="preserve"> PAGEREF _Toc152232603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4E1E954D" w14:textId="1465B975" w:rsidR="001F4712" w:rsidDel="00DF7FD4" w:rsidRDefault="001F4712">
      <w:pPr>
        <w:pStyle w:val="TOC1"/>
        <w:rPr>
          <w:del w:id="905" w:author="Greenblue" w:date="2024-02-15T19:35:00Z"/>
          <w:rFonts w:ascii="Calibri" w:eastAsia="Malgun Gothic" w:hAnsi="Calibri"/>
          <w:b w:val="0"/>
          <w:noProof/>
          <w:kern w:val="2"/>
        </w:rPr>
        <w:pPrChange w:id="906" w:author="Greenblue" w:date="2024-02-15T19:35:00Z">
          <w:pPr>
            <w:pStyle w:val="TOC3"/>
          </w:pPr>
        </w:pPrChange>
      </w:pPr>
      <w:del w:id="907" w:author="Greenblue" w:date="2024-02-15T19:35:00Z">
        <w:r w:rsidDel="00DF7FD4">
          <w:rPr>
            <w:noProof/>
          </w:rPr>
          <w:delText>12.2.2</w:delText>
        </w:r>
        <w:r w:rsidDel="00DF7FD4">
          <w:rPr>
            <w:noProof/>
          </w:rPr>
          <w:tab/>
          <w:delText>Update and cancellation dataset metadata</w:delText>
        </w:r>
        <w:r w:rsidDel="00DF7FD4">
          <w:rPr>
            <w:noProof/>
          </w:rPr>
          <w:tab/>
        </w:r>
        <w:r w:rsidDel="00DF7FD4">
          <w:rPr>
            <w:b w:val="0"/>
            <w:noProof/>
          </w:rPr>
          <w:fldChar w:fldCharType="begin"/>
        </w:r>
        <w:r w:rsidDel="00DF7FD4">
          <w:rPr>
            <w:noProof/>
          </w:rPr>
          <w:delInstrText xml:space="preserve"> PAGEREF _Toc152232604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06529A65" w14:textId="54E702C3" w:rsidR="001F4712" w:rsidDel="00DF7FD4" w:rsidRDefault="001F4712">
      <w:pPr>
        <w:pStyle w:val="TOC1"/>
        <w:rPr>
          <w:del w:id="908" w:author="Greenblue" w:date="2024-02-15T19:35:00Z"/>
          <w:rFonts w:ascii="Calibri" w:eastAsia="Malgun Gothic" w:hAnsi="Calibri"/>
          <w:b w:val="0"/>
          <w:noProof/>
          <w:kern w:val="2"/>
        </w:rPr>
        <w:pPrChange w:id="909" w:author="Greenblue" w:date="2024-02-15T19:35:00Z">
          <w:pPr>
            <w:pStyle w:val="TOC2"/>
          </w:pPr>
        </w:pPrChange>
      </w:pPr>
      <w:del w:id="910" w:author="Greenblue" w:date="2024-02-15T19:35:00Z">
        <w:r w:rsidRPr="00BE597A" w:rsidDel="00DF7FD4">
          <w:rPr>
            <w:rFonts w:eastAsia="Malgun Gothic"/>
            <w:noProof/>
          </w:rPr>
          <w:delText>12.3</w:delText>
        </w:r>
        <w:r w:rsidRPr="00BE597A" w:rsidDel="00DF7FD4">
          <w:rPr>
            <w:rFonts w:eastAsia="Malgun Gothic"/>
            <w:noProof/>
          </w:rPr>
          <w:tab/>
          <w:delText>Support file metadata</w:delText>
        </w:r>
        <w:r w:rsidDel="00DF7FD4">
          <w:rPr>
            <w:noProof/>
          </w:rPr>
          <w:tab/>
        </w:r>
        <w:r w:rsidDel="00DF7FD4">
          <w:rPr>
            <w:b w:val="0"/>
            <w:noProof/>
          </w:rPr>
          <w:fldChar w:fldCharType="begin"/>
        </w:r>
        <w:r w:rsidDel="00DF7FD4">
          <w:rPr>
            <w:noProof/>
          </w:rPr>
          <w:delInstrText xml:space="preserve"> PAGEREF _Toc152232605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29F9CBFD" w14:textId="65B66741" w:rsidR="001F4712" w:rsidDel="00DF7FD4" w:rsidRDefault="001F4712">
      <w:pPr>
        <w:pStyle w:val="TOC1"/>
        <w:rPr>
          <w:del w:id="911" w:author="Greenblue" w:date="2024-02-15T19:35:00Z"/>
          <w:rFonts w:ascii="Calibri" w:eastAsia="Malgun Gothic" w:hAnsi="Calibri"/>
          <w:b w:val="0"/>
          <w:noProof/>
          <w:kern w:val="2"/>
        </w:rPr>
        <w:pPrChange w:id="912" w:author="Greenblue" w:date="2024-02-15T19:35:00Z">
          <w:pPr>
            <w:pStyle w:val="TOC2"/>
          </w:pPr>
        </w:pPrChange>
      </w:pPr>
      <w:del w:id="913" w:author="Greenblue" w:date="2024-02-15T19:35:00Z">
        <w:r w:rsidRPr="00BE597A" w:rsidDel="00DF7FD4">
          <w:rPr>
            <w:rFonts w:eastAsia="Malgun Gothic"/>
            <w:noProof/>
          </w:rPr>
          <w:delText>12.4</w:delText>
        </w:r>
        <w:r w:rsidRPr="00BE597A" w:rsidDel="00DF7FD4">
          <w:rPr>
            <w:rFonts w:eastAsia="Malgun Gothic"/>
            <w:noProof/>
          </w:rPr>
          <w:tab/>
          <w:delText>Exchange Set Catalogue and metadata</w:delText>
        </w:r>
        <w:r w:rsidDel="00DF7FD4">
          <w:rPr>
            <w:noProof/>
          </w:rPr>
          <w:tab/>
        </w:r>
        <w:r w:rsidDel="00DF7FD4">
          <w:rPr>
            <w:b w:val="0"/>
            <w:noProof/>
          </w:rPr>
          <w:fldChar w:fldCharType="begin"/>
        </w:r>
        <w:r w:rsidDel="00DF7FD4">
          <w:rPr>
            <w:noProof/>
          </w:rPr>
          <w:delInstrText xml:space="preserve"> PAGEREF _Toc152232606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6F1384B2" w14:textId="7726F6DA" w:rsidR="001F4712" w:rsidDel="00DF7FD4" w:rsidRDefault="001F4712">
      <w:pPr>
        <w:pStyle w:val="TOC1"/>
        <w:rPr>
          <w:del w:id="914" w:author="Greenblue" w:date="2024-02-15T19:35:00Z"/>
          <w:rFonts w:ascii="Calibri" w:eastAsia="Malgun Gothic" w:hAnsi="Calibri"/>
          <w:b w:val="0"/>
          <w:noProof/>
          <w:kern w:val="2"/>
        </w:rPr>
        <w:pPrChange w:id="915" w:author="Greenblue" w:date="2024-02-15T19:35:00Z">
          <w:pPr>
            <w:pStyle w:val="TOC3"/>
          </w:pPr>
        </w:pPrChange>
      </w:pPr>
      <w:del w:id="916" w:author="Greenblue" w:date="2024-02-15T19:35:00Z">
        <w:r w:rsidDel="00DF7FD4">
          <w:rPr>
            <w:noProof/>
          </w:rPr>
          <w:delText>12.4.1</w:delText>
        </w:r>
        <w:r w:rsidDel="00DF7FD4">
          <w:rPr>
            <w:noProof/>
          </w:rPr>
          <w:tab/>
          <w:delText>Catalogue file metadata</w:delText>
        </w:r>
        <w:r w:rsidDel="00DF7FD4">
          <w:rPr>
            <w:noProof/>
          </w:rPr>
          <w:tab/>
        </w:r>
        <w:r w:rsidDel="00DF7FD4">
          <w:rPr>
            <w:b w:val="0"/>
            <w:noProof/>
          </w:rPr>
          <w:fldChar w:fldCharType="begin"/>
        </w:r>
        <w:r w:rsidDel="00DF7FD4">
          <w:rPr>
            <w:noProof/>
          </w:rPr>
          <w:delInstrText xml:space="preserve"> PAGEREF _Toc152232607 \h </w:delInstrText>
        </w:r>
        <w:r w:rsidDel="00DF7FD4">
          <w:rPr>
            <w:b w:val="0"/>
            <w:noProof/>
          </w:rPr>
        </w:r>
        <w:r w:rsidDel="00DF7FD4">
          <w:rPr>
            <w:b w:val="0"/>
            <w:noProof/>
          </w:rPr>
          <w:fldChar w:fldCharType="separate"/>
        </w:r>
        <w:r w:rsidDel="00DF7FD4">
          <w:rPr>
            <w:noProof/>
          </w:rPr>
          <w:delText>26</w:delText>
        </w:r>
        <w:r w:rsidDel="00DF7FD4">
          <w:rPr>
            <w:b w:val="0"/>
            <w:noProof/>
          </w:rPr>
          <w:fldChar w:fldCharType="end"/>
        </w:r>
      </w:del>
    </w:p>
    <w:p w14:paraId="5AD68E0F" w14:textId="1F7EB652" w:rsidR="001F4712" w:rsidDel="00DF7FD4" w:rsidRDefault="001F4712">
      <w:pPr>
        <w:pStyle w:val="TOC1"/>
        <w:rPr>
          <w:del w:id="917" w:author="Greenblue" w:date="2024-02-15T19:35:00Z"/>
          <w:rFonts w:ascii="Calibri" w:eastAsia="Malgun Gothic" w:hAnsi="Calibri"/>
          <w:b w:val="0"/>
          <w:noProof/>
          <w:kern w:val="2"/>
        </w:rPr>
        <w:pPrChange w:id="918" w:author="Greenblue" w:date="2024-02-15T19:35:00Z">
          <w:pPr>
            <w:pStyle w:val="TOC2"/>
          </w:pPr>
        </w:pPrChange>
      </w:pPr>
      <w:del w:id="919" w:author="Greenblue" w:date="2024-02-15T19:35:00Z">
        <w:r w:rsidRPr="00BE597A" w:rsidDel="00DF7FD4">
          <w:rPr>
            <w:rFonts w:eastAsia="Malgun Gothic"/>
            <w:noProof/>
          </w:rPr>
          <w:delText>12.5</w:delText>
        </w:r>
        <w:r w:rsidRPr="00BE597A" w:rsidDel="00DF7FD4">
          <w:rPr>
            <w:rFonts w:eastAsia="Malgun Gothic"/>
            <w:noProof/>
          </w:rPr>
          <w:tab/>
          <w:delText>Metadata about Feature and other Catalogues</w:delText>
        </w:r>
        <w:r w:rsidDel="00DF7FD4">
          <w:rPr>
            <w:noProof/>
          </w:rPr>
          <w:tab/>
        </w:r>
        <w:r w:rsidDel="00DF7FD4">
          <w:rPr>
            <w:b w:val="0"/>
            <w:noProof/>
          </w:rPr>
          <w:fldChar w:fldCharType="begin"/>
        </w:r>
        <w:r w:rsidDel="00DF7FD4">
          <w:rPr>
            <w:noProof/>
          </w:rPr>
          <w:delInstrText xml:space="preserve"> PAGEREF _Toc152232608 \h </w:delInstrText>
        </w:r>
        <w:r w:rsidDel="00DF7FD4">
          <w:rPr>
            <w:b w:val="0"/>
            <w:noProof/>
          </w:rPr>
        </w:r>
        <w:r w:rsidDel="00DF7FD4">
          <w:rPr>
            <w:b w:val="0"/>
            <w:noProof/>
          </w:rPr>
          <w:fldChar w:fldCharType="separate"/>
        </w:r>
        <w:r w:rsidDel="00DF7FD4">
          <w:rPr>
            <w:noProof/>
          </w:rPr>
          <w:delText>27</w:delText>
        </w:r>
        <w:r w:rsidDel="00DF7FD4">
          <w:rPr>
            <w:b w:val="0"/>
            <w:noProof/>
          </w:rPr>
          <w:fldChar w:fldCharType="end"/>
        </w:r>
      </w:del>
    </w:p>
    <w:p w14:paraId="7414B6C7" w14:textId="29D851AD" w:rsidR="001F4712" w:rsidDel="00DF7FD4" w:rsidRDefault="001F4712">
      <w:pPr>
        <w:pStyle w:val="TOC1"/>
        <w:rPr>
          <w:del w:id="920" w:author="Greenblue" w:date="2024-02-15T19:35:00Z"/>
          <w:rFonts w:ascii="Calibri" w:eastAsia="Malgun Gothic" w:hAnsi="Calibri"/>
          <w:b w:val="0"/>
          <w:noProof/>
          <w:kern w:val="2"/>
        </w:rPr>
        <w:pPrChange w:id="921" w:author="Greenblue" w:date="2024-02-15T19:35:00Z">
          <w:pPr>
            <w:pStyle w:val="TOC2"/>
          </w:pPr>
        </w:pPrChange>
      </w:pPr>
      <w:del w:id="922" w:author="Greenblue" w:date="2024-02-15T19:35:00Z">
        <w:r w:rsidDel="00DF7FD4">
          <w:rPr>
            <w:noProof/>
          </w:rPr>
          <w:delText>12.6</w:delText>
        </w:r>
        <w:r w:rsidDel="00DF7FD4">
          <w:rPr>
            <w:noProof/>
          </w:rPr>
          <w:tab/>
          <w:delText>S100_ExchangeCatalogue</w:delText>
        </w:r>
        <w:r w:rsidDel="00DF7FD4">
          <w:rPr>
            <w:noProof/>
          </w:rPr>
          <w:tab/>
        </w:r>
        <w:r w:rsidDel="00DF7FD4">
          <w:rPr>
            <w:b w:val="0"/>
            <w:noProof/>
          </w:rPr>
          <w:fldChar w:fldCharType="begin"/>
        </w:r>
        <w:r w:rsidDel="00DF7FD4">
          <w:rPr>
            <w:noProof/>
          </w:rPr>
          <w:delInstrText xml:space="preserve"> PAGEREF _Toc152232609 \h </w:delInstrText>
        </w:r>
        <w:r w:rsidDel="00DF7FD4">
          <w:rPr>
            <w:b w:val="0"/>
            <w:noProof/>
          </w:rPr>
        </w:r>
        <w:r w:rsidDel="00DF7FD4">
          <w:rPr>
            <w:b w:val="0"/>
            <w:noProof/>
          </w:rPr>
          <w:fldChar w:fldCharType="separate"/>
        </w:r>
        <w:r w:rsidDel="00DF7FD4">
          <w:rPr>
            <w:noProof/>
          </w:rPr>
          <w:delText>28</w:delText>
        </w:r>
        <w:r w:rsidDel="00DF7FD4">
          <w:rPr>
            <w:b w:val="0"/>
            <w:noProof/>
          </w:rPr>
          <w:fldChar w:fldCharType="end"/>
        </w:r>
      </w:del>
    </w:p>
    <w:p w14:paraId="59B4EE9F" w14:textId="293999D9" w:rsidR="001F4712" w:rsidDel="00DF7FD4" w:rsidRDefault="001F4712">
      <w:pPr>
        <w:pStyle w:val="TOC1"/>
        <w:rPr>
          <w:del w:id="923" w:author="Greenblue" w:date="2024-02-15T19:35:00Z"/>
          <w:rFonts w:ascii="Calibri" w:eastAsia="Malgun Gothic" w:hAnsi="Calibri"/>
          <w:b w:val="0"/>
          <w:noProof/>
          <w:kern w:val="2"/>
        </w:rPr>
        <w:pPrChange w:id="924" w:author="Greenblue" w:date="2024-02-15T19:35:00Z">
          <w:pPr>
            <w:pStyle w:val="TOC3"/>
          </w:pPr>
        </w:pPrChange>
      </w:pPr>
      <w:del w:id="925" w:author="Greenblue" w:date="2024-02-15T19:35:00Z">
        <w:r w:rsidDel="00DF7FD4">
          <w:rPr>
            <w:noProof/>
          </w:rPr>
          <w:delText>12.6.1</w:delText>
        </w:r>
        <w:r w:rsidDel="00DF7FD4">
          <w:rPr>
            <w:noProof/>
          </w:rPr>
          <w:tab/>
          <w:delText>S100_CatalogueIdentifier</w:delText>
        </w:r>
        <w:r w:rsidDel="00DF7FD4">
          <w:rPr>
            <w:noProof/>
          </w:rPr>
          <w:tab/>
        </w:r>
        <w:r w:rsidDel="00DF7FD4">
          <w:rPr>
            <w:b w:val="0"/>
            <w:noProof/>
          </w:rPr>
          <w:fldChar w:fldCharType="begin"/>
        </w:r>
        <w:r w:rsidDel="00DF7FD4">
          <w:rPr>
            <w:noProof/>
          </w:rPr>
          <w:delInstrText xml:space="preserve"> PAGEREF _Toc152232610 \h </w:delInstrText>
        </w:r>
        <w:r w:rsidDel="00DF7FD4">
          <w:rPr>
            <w:b w:val="0"/>
            <w:noProof/>
          </w:rPr>
        </w:r>
        <w:r w:rsidDel="00DF7FD4">
          <w:rPr>
            <w:b w:val="0"/>
            <w:noProof/>
          </w:rPr>
          <w:fldChar w:fldCharType="separate"/>
        </w:r>
        <w:r w:rsidDel="00DF7FD4">
          <w:rPr>
            <w:noProof/>
          </w:rPr>
          <w:delText>29</w:delText>
        </w:r>
        <w:r w:rsidDel="00DF7FD4">
          <w:rPr>
            <w:b w:val="0"/>
            <w:noProof/>
          </w:rPr>
          <w:fldChar w:fldCharType="end"/>
        </w:r>
      </w:del>
    </w:p>
    <w:p w14:paraId="0D332D32" w14:textId="0CE22E7F" w:rsidR="001F4712" w:rsidDel="00DF7FD4" w:rsidRDefault="001F4712">
      <w:pPr>
        <w:pStyle w:val="TOC1"/>
        <w:rPr>
          <w:del w:id="926" w:author="Greenblue" w:date="2024-02-15T19:35:00Z"/>
          <w:rFonts w:ascii="Calibri" w:eastAsia="Malgun Gothic" w:hAnsi="Calibri"/>
          <w:b w:val="0"/>
          <w:noProof/>
          <w:kern w:val="2"/>
        </w:rPr>
        <w:pPrChange w:id="927" w:author="Greenblue" w:date="2024-02-15T19:35:00Z">
          <w:pPr>
            <w:pStyle w:val="TOC3"/>
          </w:pPr>
        </w:pPrChange>
      </w:pPr>
      <w:del w:id="928" w:author="Greenblue" w:date="2024-02-15T19:35:00Z">
        <w:r w:rsidDel="00DF7FD4">
          <w:rPr>
            <w:noProof/>
          </w:rPr>
          <w:delText>12.6.2</w:delText>
        </w:r>
        <w:r w:rsidDel="00DF7FD4">
          <w:rPr>
            <w:noProof/>
          </w:rPr>
          <w:tab/>
          <w:delText>S100_CataloguePointofContact</w:delText>
        </w:r>
        <w:r w:rsidDel="00DF7FD4">
          <w:rPr>
            <w:noProof/>
          </w:rPr>
          <w:tab/>
        </w:r>
        <w:r w:rsidDel="00DF7FD4">
          <w:rPr>
            <w:b w:val="0"/>
            <w:noProof/>
          </w:rPr>
          <w:fldChar w:fldCharType="begin"/>
        </w:r>
        <w:r w:rsidDel="00DF7FD4">
          <w:rPr>
            <w:noProof/>
          </w:rPr>
          <w:delInstrText xml:space="preserve"> PAGEREF _Toc152232611 \h </w:delInstrText>
        </w:r>
        <w:r w:rsidDel="00DF7FD4">
          <w:rPr>
            <w:b w:val="0"/>
            <w:noProof/>
          </w:rPr>
        </w:r>
        <w:r w:rsidDel="00DF7FD4">
          <w:rPr>
            <w:b w:val="0"/>
            <w:noProof/>
          </w:rPr>
          <w:fldChar w:fldCharType="separate"/>
        </w:r>
        <w:r w:rsidDel="00DF7FD4">
          <w:rPr>
            <w:noProof/>
          </w:rPr>
          <w:delText>29</w:delText>
        </w:r>
        <w:r w:rsidDel="00DF7FD4">
          <w:rPr>
            <w:b w:val="0"/>
            <w:noProof/>
          </w:rPr>
          <w:fldChar w:fldCharType="end"/>
        </w:r>
      </w:del>
    </w:p>
    <w:p w14:paraId="7F598C0F" w14:textId="0AB2BEF9" w:rsidR="001F4712" w:rsidDel="00DF7FD4" w:rsidRDefault="001F4712">
      <w:pPr>
        <w:pStyle w:val="TOC1"/>
        <w:rPr>
          <w:del w:id="929" w:author="Greenblue" w:date="2024-02-15T19:35:00Z"/>
          <w:rFonts w:ascii="Calibri" w:eastAsia="Malgun Gothic" w:hAnsi="Calibri"/>
          <w:b w:val="0"/>
          <w:noProof/>
          <w:kern w:val="2"/>
        </w:rPr>
        <w:pPrChange w:id="930" w:author="Greenblue" w:date="2024-02-15T19:35:00Z">
          <w:pPr>
            <w:pStyle w:val="TOC3"/>
          </w:pPr>
        </w:pPrChange>
      </w:pPr>
      <w:del w:id="931" w:author="Greenblue" w:date="2024-02-15T19:35:00Z">
        <w:r w:rsidDel="00DF7FD4">
          <w:rPr>
            <w:noProof/>
          </w:rPr>
          <w:delText>12.6.3</w:delText>
        </w:r>
        <w:r w:rsidDel="00DF7FD4">
          <w:rPr>
            <w:noProof/>
          </w:rPr>
          <w:tab/>
          <w:delText>S100_Dataset</w:delText>
        </w:r>
        <w:r w:rsidDel="00DF7FD4">
          <w:rPr>
            <w:noProof/>
          </w:rPr>
          <w:tab/>
        </w:r>
        <w:r w:rsidDel="00DF7FD4">
          <w:rPr>
            <w:b w:val="0"/>
            <w:noProof/>
          </w:rPr>
          <w:fldChar w:fldCharType="begin"/>
        </w:r>
        <w:r w:rsidDel="00DF7FD4">
          <w:rPr>
            <w:noProof/>
          </w:rPr>
          <w:delInstrText xml:space="preserve"> PAGEREF _Toc152232612 \h </w:delInstrText>
        </w:r>
        <w:r w:rsidDel="00DF7FD4">
          <w:rPr>
            <w:b w:val="0"/>
            <w:noProof/>
          </w:rPr>
        </w:r>
        <w:r w:rsidDel="00DF7FD4">
          <w:rPr>
            <w:b w:val="0"/>
            <w:noProof/>
          </w:rPr>
          <w:fldChar w:fldCharType="separate"/>
        </w:r>
        <w:r w:rsidDel="00DF7FD4">
          <w:rPr>
            <w:noProof/>
          </w:rPr>
          <w:delText>30</w:delText>
        </w:r>
        <w:r w:rsidDel="00DF7FD4">
          <w:rPr>
            <w:b w:val="0"/>
            <w:noProof/>
          </w:rPr>
          <w:fldChar w:fldCharType="end"/>
        </w:r>
      </w:del>
    </w:p>
    <w:p w14:paraId="295F24CB" w14:textId="3BCE9C8E" w:rsidR="001F4712" w:rsidDel="00DF7FD4" w:rsidRDefault="001F4712">
      <w:pPr>
        <w:pStyle w:val="TOC1"/>
        <w:rPr>
          <w:del w:id="932" w:author="Greenblue" w:date="2024-02-15T19:35:00Z"/>
          <w:rFonts w:ascii="Calibri" w:eastAsia="Malgun Gothic" w:hAnsi="Calibri"/>
          <w:b w:val="0"/>
          <w:noProof/>
          <w:kern w:val="2"/>
        </w:rPr>
        <w:pPrChange w:id="933" w:author="Greenblue" w:date="2024-02-15T19:35:00Z">
          <w:pPr>
            <w:pStyle w:val="TOC2"/>
          </w:pPr>
        </w:pPrChange>
      </w:pPr>
      <w:del w:id="934" w:author="Greenblue" w:date="2024-02-15T19:35:00Z">
        <w:r w:rsidDel="00DF7FD4">
          <w:rPr>
            <w:noProof/>
          </w:rPr>
          <w:delText>12.7</w:delText>
        </w:r>
        <w:r w:rsidDel="00DF7FD4">
          <w:rPr>
            <w:noProof/>
          </w:rPr>
          <w:tab/>
          <w:delText>S100_DatasetDiscoveryMetadata</w:delText>
        </w:r>
        <w:r w:rsidDel="00DF7FD4">
          <w:rPr>
            <w:noProof/>
          </w:rPr>
          <w:tab/>
        </w:r>
        <w:r w:rsidDel="00DF7FD4">
          <w:rPr>
            <w:b w:val="0"/>
            <w:noProof/>
          </w:rPr>
          <w:fldChar w:fldCharType="begin"/>
        </w:r>
        <w:r w:rsidDel="00DF7FD4">
          <w:rPr>
            <w:noProof/>
          </w:rPr>
          <w:delInstrText xml:space="preserve"> PAGEREF _Toc152232613 \h </w:delInstrText>
        </w:r>
        <w:r w:rsidDel="00DF7FD4">
          <w:rPr>
            <w:b w:val="0"/>
            <w:noProof/>
          </w:rPr>
        </w:r>
        <w:r w:rsidDel="00DF7FD4">
          <w:rPr>
            <w:b w:val="0"/>
            <w:noProof/>
          </w:rPr>
          <w:fldChar w:fldCharType="separate"/>
        </w:r>
        <w:r w:rsidDel="00DF7FD4">
          <w:rPr>
            <w:noProof/>
          </w:rPr>
          <w:delText>30</w:delText>
        </w:r>
        <w:r w:rsidDel="00DF7FD4">
          <w:rPr>
            <w:b w:val="0"/>
            <w:noProof/>
          </w:rPr>
          <w:fldChar w:fldCharType="end"/>
        </w:r>
      </w:del>
    </w:p>
    <w:p w14:paraId="421357A3" w14:textId="51F84EBA" w:rsidR="001F4712" w:rsidDel="00DF7FD4" w:rsidRDefault="001F4712">
      <w:pPr>
        <w:pStyle w:val="TOC1"/>
        <w:rPr>
          <w:del w:id="935" w:author="Greenblue" w:date="2024-02-15T19:35:00Z"/>
          <w:rFonts w:ascii="Calibri" w:eastAsia="Malgun Gothic" w:hAnsi="Calibri"/>
          <w:b w:val="0"/>
          <w:noProof/>
          <w:kern w:val="2"/>
        </w:rPr>
        <w:pPrChange w:id="936" w:author="Greenblue" w:date="2024-02-15T19:35:00Z">
          <w:pPr>
            <w:pStyle w:val="TOC3"/>
          </w:pPr>
        </w:pPrChange>
      </w:pPr>
      <w:del w:id="937" w:author="Greenblue" w:date="2024-02-15T19:35:00Z">
        <w:r w:rsidDel="00DF7FD4">
          <w:rPr>
            <w:noProof/>
          </w:rPr>
          <w:delText>12.7.1</w:delText>
        </w:r>
        <w:r w:rsidDel="00DF7FD4">
          <w:rPr>
            <w:noProof/>
          </w:rPr>
          <w:tab/>
          <w:delText>S100_DataCoverage</w:delText>
        </w:r>
        <w:r w:rsidDel="00DF7FD4">
          <w:rPr>
            <w:noProof/>
          </w:rPr>
          <w:tab/>
        </w:r>
        <w:r w:rsidDel="00DF7FD4">
          <w:rPr>
            <w:b w:val="0"/>
            <w:noProof/>
          </w:rPr>
          <w:fldChar w:fldCharType="begin"/>
        </w:r>
        <w:r w:rsidDel="00DF7FD4">
          <w:rPr>
            <w:noProof/>
          </w:rPr>
          <w:delInstrText xml:space="preserve"> PAGEREF _Toc152232614 \h </w:delInstrText>
        </w:r>
        <w:r w:rsidDel="00DF7FD4">
          <w:rPr>
            <w:b w:val="0"/>
            <w:noProof/>
          </w:rPr>
        </w:r>
        <w:r w:rsidDel="00DF7FD4">
          <w:rPr>
            <w:b w:val="0"/>
            <w:noProof/>
          </w:rPr>
          <w:fldChar w:fldCharType="separate"/>
        </w:r>
        <w:r w:rsidDel="00DF7FD4">
          <w:rPr>
            <w:noProof/>
          </w:rPr>
          <w:delText>33</w:delText>
        </w:r>
        <w:r w:rsidDel="00DF7FD4">
          <w:rPr>
            <w:b w:val="0"/>
            <w:noProof/>
          </w:rPr>
          <w:fldChar w:fldCharType="end"/>
        </w:r>
      </w:del>
    </w:p>
    <w:p w14:paraId="7B15E486" w14:textId="2D31BF7C" w:rsidR="001F4712" w:rsidDel="00DF7FD4" w:rsidRDefault="001F4712">
      <w:pPr>
        <w:pStyle w:val="TOC1"/>
        <w:rPr>
          <w:del w:id="938" w:author="Greenblue" w:date="2024-02-15T19:35:00Z"/>
          <w:rFonts w:ascii="Calibri" w:eastAsia="Malgun Gothic" w:hAnsi="Calibri"/>
          <w:b w:val="0"/>
          <w:noProof/>
          <w:kern w:val="2"/>
        </w:rPr>
        <w:pPrChange w:id="939" w:author="Greenblue" w:date="2024-02-15T19:35:00Z">
          <w:pPr>
            <w:pStyle w:val="TOC3"/>
          </w:pPr>
        </w:pPrChange>
      </w:pPr>
      <w:del w:id="940" w:author="Greenblue" w:date="2024-02-15T19:35:00Z">
        <w:r w:rsidDel="00DF7FD4">
          <w:rPr>
            <w:noProof/>
          </w:rPr>
          <w:delText>12.7.2</w:delText>
        </w:r>
        <w:r w:rsidDel="00DF7FD4">
          <w:rPr>
            <w:noProof/>
          </w:rPr>
          <w:tab/>
          <w:delText>S100_DigitalSignature</w:delText>
        </w:r>
        <w:r w:rsidDel="00DF7FD4">
          <w:rPr>
            <w:noProof/>
          </w:rPr>
          <w:tab/>
        </w:r>
        <w:r w:rsidDel="00DF7FD4">
          <w:rPr>
            <w:b w:val="0"/>
            <w:noProof/>
          </w:rPr>
          <w:fldChar w:fldCharType="begin"/>
        </w:r>
        <w:r w:rsidDel="00DF7FD4">
          <w:rPr>
            <w:noProof/>
          </w:rPr>
          <w:delInstrText xml:space="preserve"> PAGEREF _Toc152232615 \h </w:delInstrText>
        </w:r>
        <w:r w:rsidDel="00DF7FD4">
          <w:rPr>
            <w:b w:val="0"/>
            <w:noProof/>
          </w:rPr>
        </w:r>
        <w:r w:rsidDel="00DF7FD4">
          <w:rPr>
            <w:b w:val="0"/>
            <w:noProof/>
          </w:rPr>
          <w:fldChar w:fldCharType="separate"/>
        </w:r>
        <w:r w:rsidDel="00DF7FD4">
          <w:rPr>
            <w:noProof/>
          </w:rPr>
          <w:delText>34</w:delText>
        </w:r>
        <w:r w:rsidDel="00DF7FD4">
          <w:rPr>
            <w:b w:val="0"/>
            <w:noProof/>
          </w:rPr>
          <w:fldChar w:fldCharType="end"/>
        </w:r>
      </w:del>
    </w:p>
    <w:p w14:paraId="11ECE07E" w14:textId="7E7E6B41" w:rsidR="001F4712" w:rsidDel="00DF7FD4" w:rsidRDefault="001F4712">
      <w:pPr>
        <w:pStyle w:val="TOC1"/>
        <w:rPr>
          <w:del w:id="941" w:author="Greenblue" w:date="2024-02-15T19:35:00Z"/>
          <w:rFonts w:ascii="Calibri" w:eastAsia="Malgun Gothic" w:hAnsi="Calibri"/>
          <w:b w:val="0"/>
          <w:noProof/>
          <w:kern w:val="2"/>
        </w:rPr>
        <w:pPrChange w:id="942" w:author="Greenblue" w:date="2024-02-15T19:35:00Z">
          <w:pPr>
            <w:pStyle w:val="TOC3"/>
          </w:pPr>
        </w:pPrChange>
      </w:pPr>
      <w:del w:id="943" w:author="Greenblue" w:date="2024-02-15T19:35:00Z">
        <w:r w:rsidDel="00DF7FD4">
          <w:rPr>
            <w:noProof/>
          </w:rPr>
          <w:delText>12.7.3</w:delText>
        </w:r>
        <w:r w:rsidDel="00DF7FD4">
          <w:rPr>
            <w:noProof/>
          </w:rPr>
          <w:tab/>
          <w:delText>S100_DigitalSignatureValue</w:delText>
        </w:r>
        <w:r w:rsidDel="00DF7FD4">
          <w:rPr>
            <w:noProof/>
          </w:rPr>
          <w:tab/>
        </w:r>
        <w:r w:rsidDel="00DF7FD4">
          <w:rPr>
            <w:b w:val="0"/>
            <w:noProof/>
          </w:rPr>
          <w:fldChar w:fldCharType="begin"/>
        </w:r>
        <w:r w:rsidDel="00DF7FD4">
          <w:rPr>
            <w:noProof/>
          </w:rPr>
          <w:delInstrText xml:space="preserve"> PAGEREF _Toc152232616 \h </w:delInstrText>
        </w:r>
        <w:r w:rsidDel="00DF7FD4">
          <w:rPr>
            <w:b w:val="0"/>
            <w:noProof/>
          </w:rPr>
        </w:r>
        <w:r w:rsidDel="00DF7FD4">
          <w:rPr>
            <w:b w:val="0"/>
            <w:noProof/>
          </w:rPr>
          <w:fldChar w:fldCharType="separate"/>
        </w:r>
        <w:r w:rsidDel="00DF7FD4">
          <w:rPr>
            <w:noProof/>
          </w:rPr>
          <w:delText>34</w:delText>
        </w:r>
        <w:r w:rsidDel="00DF7FD4">
          <w:rPr>
            <w:b w:val="0"/>
            <w:noProof/>
          </w:rPr>
          <w:fldChar w:fldCharType="end"/>
        </w:r>
      </w:del>
    </w:p>
    <w:p w14:paraId="476D0655" w14:textId="1BB48D7D" w:rsidR="001F4712" w:rsidDel="00DF7FD4" w:rsidRDefault="001F4712">
      <w:pPr>
        <w:pStyle w:val="TOC1"/>
        <w:rPr>
          <w:del w:id="944" w:author="Greenblue" w:date="2024-02-15T19:35:00Z"/>
          <w:rFonts w:ascii="Calibri" w:eastAsia="Malgun Gothic" w:hAnsi="Calibri"/>
          <w:b w:val="0"/>
          <w:noProof/>
          <w:kern w:val="2"/>
        </w:rPr>
        <w:pPrChange w:id="945" w:author="Greenblue" w:date="2024-02-15T19:35:00Z">
          <w:pPr>
            <w:pStyle w:val="TOC3"/>
          </w:pPr>
        </w:pPrChange>
      </w:pPr>
      <w:del w:id="946" w:author="Greenblue" w:date="2024-02-15T19:35:00Z">
        <w:r w:rsidDel="00DF7FD4">
          <w:rPr>
            <w:noProof/>
          </w:rPr>
          <w:delText>12.7.4</w:delText>
        </w:r>
        <w:r w:rsidDel="00DF7FD4">
          <w:rPr>
            <w:noProof/>
          </w:rPr>
          <w:tab/>
          <w:delText>S100_VerticalAndSoundingDatum</w:delText>
        </w:r>
        <w:r w:rsidDel="00DF7FD4">
          <w:rPr>
            <w:noProof/>
          </w:rPr>
          <w:tab/>
        </w:r>
        <w:r w:rsidDel="00DF7FD4">
          <w:rPr>
            <w:b w:val="0"/>
            <w:noProof/>
          </w:rPr>
          <w:fldChar w:fldCharType="begin"/>
        </w:r>
        <w:r w:rsidDel="00DF7FD4">
          <w:rPr>
            <w:noProof/>
          </w:rPr>
          <w:delInstrText xml:space="preserve"> PAGEREF _Toc152232617 \h </w:delInstrText>
        </w:r>
        <w:r w:rsidDel="00DF7FD4">
          <w:rPr>
            <w:b w:val="0"/>
            <w:noProof/>
          </w:rPr>
        </w:r>
        <w:r w:rsidDel="00DF7FD4">
          <w:rPr>
            <w:b w:val="0"/>
            <w:noProof/>
          </w:rPr>
          <w:fldChar w:fldCharType="separate"/>
        </w:r>
        <w:r w:rsidDel="00DF7FD4">
          <w:rPr>
            <w:noProof/>
          </w:rPr>
          <w:delText>34</w:delText>
        </w:r>
        <w:r w:rsidDel="00DF7FD4">
          <w:rPr>
            <w:b w:val="0"/>
            <w:noProof/>
          </w:rPr>
          <w:fldChar w:fldCharType="end"/>
        </w:r>
      </w:del>
    </w:p>
    <w:p w14:paraId="3C98CC70" w14:textId="7BC98116" w:rsidR="001F4712" w:rsidDel="00DF7FD4" w:rsidRDefault="001F4712">
      <w:pPr>
        <w:pStyle w:val="TOC1"/>
        <w:rPr>
          <w:del w:id="947" w:author="Greenblue" w:date="2024-02-15T19:35:00Z"/>
          <w:rFonts w:ascii="Calibri" w:eastAsia="Malgun Gothic" w:hAnsi="Calibri"/>
          <w:b w:val="0"/>
          <w:noProof/>
          <w:kern w:val="2"/>
        </w:rPr>
        <w:pPrChange w:id="948" w:author="Greenblue" w:date="2024-02-15T19:35:00Z">
          <w:pPr>
            <w:pStyle w:val="TOC3"/>
          </w:pPr>
        </w:pPrChange>
      </w:pPr>
      <w:del w:id="949" w:author="Greenblue" w:date="2024-02-15T19:35:00Z">
        <w:r w:rsidDel="00DF7FD4">
          <w:rPr>
            <w:noProof/>
          </w:rPr>
          <w:delText>12.7.5</w:delText>
        </w:r>
        <w:r w:rsidDel="00DF7FD4">
          <w:rPr>
            <w:noProof/>
          </w:rPr>
          <w:tab/>
          <w:delText>S100_DataFormat</w:delText>
        </w:r>
        <w:r w:rsidDel="00DF7FD4">
          <w:rPr>
            <w:noProof/>
          </w:rPr>
          <w:tab/>
        </w:r>
        <w:r w:rsidDel="00DF7FD4">
          <w:rPr>
            <w:b w:val="0"/>
            <w:noProof/>
          </w:rPr>
          <w:fldChar w:fldCharType="begin"/>
        </w:r>
        <w:r w:rsidDel="00DF7FD4">
          <w:rPr>
            <w:noProof/>
          </w:rPr>
          <w:delInstrText xml:space="preserve"> PAGEREF _Toc152232618 \h </w:delInstrText>
        </w:r>
        <w:r w:rsidDel="00DF7FD4">
          <w:rPr>
            <w:b w:val="0"/>
            <w:noProof/>
          </w:rPr>
        </w:r>
        <w:r w:rsidDel="00DF7FD4">
          <w:rPr>
            <w:b w:val="0"/>
            <w:noProof/>
          </w:rPr>
          <w:fldChar w:fldCharType="separate"/>
        </w:r>
        <w:r w:rsidDel="00DF7FD4">
          <w:rPr>
            <w:noProof/>
          </w:rPr>
          <w:delText>36</w:delText>
        </w:r>
        <w:r w:rsidDel="00DF7FD4">
          <w:rPr>
            <w:b w:val="0"/>
            <w:noProof/>
          </w:rPr>
          <w:fldChar w:fldCharType="end"/>
        </w:r>
      </w:del>
    </w:p>
    <w:p w14:paraId="4CE7AB32" w14:textId="528EAA64" w:rsidR="001F4712" w:rsidDel="00DF7FD4" w:rsidRDefault="001F4712">
      <w:pPr>
        <w:pStyle w:val="TOC1"/>
        <w:rPr>
          <w:del w:id="950" w:author="Greenblue" w:date="2024-02-15T19:35:00Z"/>
          <w:rFonts w:ascii="Calibri" w:eastAsia="Malgun Gothic" w:hAnsi="Calibri"/>
          <w:b w:val="0"/>
          <w:noProof/>
          <w:kern w:val="2"/>
        </w:rPr>
        <w:pPrChange w:id="951" w:author="Greenblue" w:date="2024-02-15T19:35:00Z">
          <w:pPr>
            <w:pStyle w:val="TOC3"/>
          </w:pPr>
        </w:pPrChange>
      </w:pPr>
      <w:del w:id="952" w:author="Greenblue" w:date="2024-02-15T19:35:00Z">
        <w:r w:rsidDel="00DF7FD4">
          <w:rPr>
            <w:noProof/>
          </w:rPr>
          <w:delText>12.7.6</w:delText>
        </w:r>
        <w:r w:rsidDel="00DF7FD4">
          <w:rPr>
            <w:noProof/>
          </w:rPr>
          <w:tab/>
          <w:delText>S100_ProductSpecification</w:delText>
        </w:r>
        <w:r w:rsidDel="00DF7FD4">
          <w:rPr>
            <w:noProof/>
          </w:rPr>
          <w:tab/>
        </w:r>
        <w:r w:rsidDel="00DF7FD4">
          <w:rPr>
            <w:b w:val="0"/>
            <w:noProof/>
          </w:rPr>
          <w:fldChar w:fldCharType="begin"/>
        </w:r>
        <w:r w:rsidDel="00DF7FD4">
          <w:rPr>
            <w:noProof/>
          </w:rPr>
          <w:delInstrText xml:space="preserve"> PAGEREF _Toc152232619 \h </w:delInstrText>
        </w:r>
        <w:r w:rsidDel="00DF7FD4">
          <w:rPr>
            <w:b w:val="0"/>
            <w:noProof/>
          </w:rPr>
        </w:r>
        <w:r w:rsidDel="00DF7FD4">
          <w:rPr>
            <w:b w:val="0"/>
            <w:noProof/>
          </w:rPr>
          <w:fldChar w:fldCharType="separate"/>
        </w:r>
        <w:r w:rsidDel="00DF7FD4">
          <w:rPr>
            <w:noProof/>
          </w:rPr>
          <w:delText>36</w:delText>
        </w:r>
        <w:r w:rsidDel="00DF7FD4">
          <w:rPr>
            <w:b w:val="0"/>
            <w:noProof/>
          </w:rPr>
          <w:fldChar w:fldCharType="end"/>
        </w:r>
      </w:del>
    </w:p>
    <w:p w14:paraId="6E9F7414" w14:textId="37669AA1" w:rsidR="001F4712" w:rsidDel="00DF7FD4" w:rsidRDefault="001F4712">
      <w:pPr>
        <w:pStyle w:val="TOC1"/>
        <w:rPr>
          <w:del w:id="953" w:author="Greenblue" w:date="2024-02-15T19:35:00Z"/>
          <w:rFonts w:ascii="Calibri" w:eastAsia="Malgun Gothic" w:hAnsi="Calibri"/>
          <w:b w:val="0"/>
          <w:noProof/>
          <w:kern w:val="2"/>
        </w:rPr>
        <w:pPrChange w:id="954" w:author="Greenblue" w:date="2024-02-15T19:35:00Z">
          <w:pPr>
            <w:pStyle w:val="TOC3"/>
          </w:pPr>
        </w:pPrChange>
      </w:pPr>
      <w:del w:id="955" w:author="Greenblue" w:date="2024-02-15T19:35:00Z">
        <w:r w:rsidDel="00DF7FD4">
          <w:rPr>
            <w:noProof/>
          </w:rPr>
          <w:delText>12.7.7</w:delText>
        </w:r>
        <w:r w:rsidDel="00DF7FD4">
          <w:rPr>
            <w:noProof/>
          </w:rPr>
          <w:tab/>
          <w:delText>S100_ProtectionScheme</w:delText>
        </w:r>
        <w:r w:rsidDel="00DF7FD4">
          <w:rPr>
            <w:noProof/>
          </w:rPr>
          <w:tab/>
        </w:r>
        <w:r w:rsidDel="00DF7FD4">
          <w:rPr>
            <w:b w:val="0"/>
            <w:noProof/>
          </w:rPr>
          <w:fldChar w:fldCharType="begin"/>
        </w:r>
        <w:r w:rsidDel="00DF7FD4">
          <w:rPr>
            <w:noProof/>
          </w:rPr>
          <w:delInstrText xml:space="preserve"> PAGEREF _Toc152232620 \h </w:delInstrText>
        </w:r>
        <w:r w:rsidDel="00DF7FD4">
          <w:rPr>
            <w:b w:val="0"/>
            <w:noProof/>
          </w:rPr>
        </w:r>
        <w:r w:rsidDel="00DF7FD4">
          <w:rPr>
            <w:b w:val="0"/>
            <w:noProof/>
          </w:rPr>
          <w:fldChar w:fldCharType="separate"/>
        </w:r>
        <w:r w:rsidDel="00DF7FD4">
          <w:rPr>
            <w:noProof/>
          </w:rPr>
          <w:delText>37</w:delText>
        </w:r>
        <w:r w:rsidDel="00DF7FD4">
          <w:rPr>
            <w:b w:val="0"/>
            <w:noProof/>
          </w:rPr>
          <w:fldChar w:fldCharType="end"/>
        </w:r>
      </w:del>
    </w:p>
    <w:p w14:paraId="76351813" w14:textId="779D0AE3" w:rsidR="001F4712" w:rsidDel="00DF7FD4" w:rsidRDefault="001F4712">
      <w:pPr>
        <w:pStyle w:val="TOC1"/>
        <w:rPr>
          <w:del w:id="956" w:author="Greenblue" w:date="2024-02-15T19:35:00Z"/>
          <w:rFonts w:ascii="Calibri" w:eastAsia="Malgun Gothic" w:hAnsi="Calibri"/>
          <w:b w:val="0"/>
          <w:noProof/>
          <w:kern w:val="2"/>
        </w:rPr>
        <w:pPrChange w:id="957" w:author="Greenblue" w:date="2024-02-15T19:35:00Z">
          <w:pPr>
            <w:pStyle w:val="TOC2"/>
          </w:pPr>
        </w:pPrChange>
      </w:pPr>
      <w:del w:id="958" w:author="Greenblue" w:date="2024-02-15T19:35:00Z">
        <w:r w:rsidDel="00DF7FD4">
          <w:rPr>
            <w:noProof/>
          </w:rPr>
          <w:delText>12.8</w:delText>
        </w:r>
        <w:r w:rsidDel="00DF7FD4">
          <w:rPr>
            <w:noProof/>
          </w:rPr>
          <w:tab/>
          <w:delText>S100_SupportFileDiscoveryMetadata</w:delText>
        </w:r>
        <w:r w:rsidDel="00DF7FD4">
          <w:rPr>
            <w:noProof/>
          </w:rPr>
          <w:tab/>
        </w:r>
        <w:r w:rsidDel="00DF7FD4">
          <w:rPr>
            <w:b w:val="0"/>
            <w:noProof/>
          </w:rPr>
          <w:fldChar w:fldCharType="begin"/>
        </w:r>
        <w:r w:rsidDel="00DF7FD4">
          <w:rPr>
            <w:noProof/>
          </w:rPr>
          <w:delInstrText xml:space="preserve"> PAGEREF _Toc152232621 \h </w:delInstrText>
        </w:r>
        <w:r w:rsidDel="00DF7FD4">
          <w:rPr>
            <w:b w:val="0"/>
            <w:noProof/>
          </w:rPr>
        </w:r>
        <w:r w:rsidDel="00DF7FD4">
          <w:rPr>
            <w:b w:val="0"/>
            <w:noProof/>
          </w:rPr>
          <w:fldChar w:fldCharType="separate"/>
        </w:r>
        <w:r w:rsidDel="00DF7FD4">
          <w:rPr>
            <w:noProof/>
          </w:rPr>
          <w:delText>37</w:delText>
        </w:r>
        <w:r w:rsidDel="00DF7FD4">
          <w:rPr>
            <w:b w:val="0"/>
            <w:noProof/>
          </w:rPr>
          <w:fldChar w:fldCharType="end"/>
        </w:r>
      </w:del>
    </w:p>
    <w:p w14:paraId="6DE997FF" w14:textId="29FC6C52" w:rsidR="001F4712" w:rsidDel="00DF7FD4" w:rsidRDefault="001F4712">
      <w:pPr>
        <w:pStyle w:val="TOC1"/>
        <w:rPr>
          <w:del w:id="959" w:author="Greenblue" w:date="2024-02-15T19:35:00Z"/>
          <w:rFonts w:ascii="Calibri" w:eastAsia="Malgun Gothic" w:hAnsi="Calibri"/>
          <w:b w:val="0"/>
          <w:noProof/>
          <w:kern w:val="2"/>
        </w:rPr>
        <w:pPrChange w:id="960" w:author="Greenblue" w:date="2024-02-15T19:35:00Z">
          <w:pPr>
            <w:pStyle w:val="TOC3"/>
          </w:pPr>
        </w:pPrChange>
      </w:pPr>
      <w:del w:id="961" w:author="Greenblue" w:date="2024-02-15T19:35:00Z">
        <w:r w:rsidDel="00DF7FD4">
          <w:rPr>
            <w:noProof/>
          </w:rPr>
          <w:delText>12.8.1</w:delText>
        </w:r>
        <w:r w:rsidDel="00DF7FD4">
          <w:rPr>
            <w:noProof/>
          </w:rPr>
          <w:tab/>
          <w:delText>S100_SupportFileFormat</w:delText>
        </w:r>
        <w:r w:rsidDel="00DF7FD4">
          <w:rPr>
            <w:noProof/>
          </w:rPr>
          <w:tab/>
        </w:r>
        <w:r w:rsidDel="00DF7FD4">
          <w:rPr>
            <w:b w:val="0"/>
            <w:noProof/>
          </w:rPr>
          <w:fldChar w:fldCharType="begin"/>
        </w:r>
        <w:r w:rsidDel="00DF7FD4">
          <w:rPr>
            <w:noProof/>
          </w:rPr>
          <w:delInstrText xml:space="preserve"> PAGEREF _Toc152232622 \h </w:delInstrText>
        </w:r>
        <w:r w:rsidDel="00DF7FD4">
          <w:rPr>
            <w:b w:val="0"/>
            <w:noProof/>
          </w:rPr>
        </w:r>
        <w:r w:rsidDel="00DF7FD4">
          <w:rPr>
            <w:b w:val="0"/>
            <w:noProof/>
          </w:rPr>
          <w:fldChar w:fldCharType="separate"/>
        </w:r>
        <w:r w:rsidDel="00DF7FD4">
          <w:rPr>
            <w:noProof/>
          </w:rPr>
          <w:delText>38</w:delText>
        </w:r>
        <w:r w:rsidDel="00DF7FD4">
          <w:rPr>
            <w:b w:val="0"/>
            <w:noProof/>
          </w:rPr>
          <w:fldChar w:fldCharType="end"/>
        </w:r>
      </w:del>
    </w:p>
    <w:p w14:paraId="3578FEA9" w14:textId="118870EC" w:rsidR="001F4712" w:rsidDel="00DF7FD4" w:rsidRDefault="001F4712">
      <w:pPr>
        <w:pStyle w:val="TOC1"/>
        <w:rPr>
          <w:del w:id="962" w:author="Greenblue" w:date="2024-02-15T19:35:00Z"/>
          <w:rFonts w:ascii="Calibri" w:eastAsia="Malgun Gothic" w:hAnsi="Calibri"/>
          <w:b w:val="0"/>
          <w:noProof/>
          <w:kern w:val="2"/>
        </w:rPr>
        <w:pPrChange w:id="963" w:author="Greenblue" w:date="2024-02-15T19:35:00Z">
          <w:pPr>
            <w:pStyle w:val="TOC3"/>
          </w:pPr>
        </w:pPrChange>
      </w:pPr>
      <w:del w:id="964" w:author="Greenblue" w:date="2024-02-15T19:35:00Z">
        <w:r w:rsidDel="00DF7FD4">
          <w:rPr>
            <w:noProof/>
          </w:rPr>
          <w:delText>12.8.2</w:delText>
        </w:r>
        <w:r w:rsidDel="00DF7FD4">
          <w:rPr>
            <w:noProof/>
          </w:rPr>
          <w:tab/>
          <w:delText>S100_SupportFilePurpose</w:delText>
        </w:r>
        <w:r w:rsidDel="00DF7FD4">
          <w:rPr>
            <w:noProof/>
          </w:rPr>
          <w:tab/>
        </w:r>
        <w:r w:rsidDel="00DF7FD4">
          <w:rPr>
            <w:b w:val="0"/>
            <w:noProof/>
          </w:rPr>
          <w:fldChar w:fldCharType="begin"/>
        </w:r>
        <w:r w:rsidDel="00DF7FD4">
          <w:rPr>
            <w:noProof/>
          </w:rPr>
          <w:delInstrText xml:space="preserve"> PAGEREF _Toc152232623 \h </w:delInstrText>
        </w:r>
        <w:r w:rsidDel="00DF7FD4">
          <w:rPr>
            <w:b w:val="0"/>
            <w:noProof/>
          </w:rPr>
        </w:r>
        <w:r w:rsidDel="00DF7FD4">
          <w:rPr>
            <w:b w:val="0"/>
            <w:noProof/>
          </w:rPr>
          <w:fldChar w:fldCharType="separate"/>
        </w:r>
        <w:r w:rsidDel="00DF7FD4">
          <w:rPr>
            <w:noProof/>
          </w:rPr>
          <w:delText>39</w:delText>
        </w:r>
        <w:r w:rsidDel="00DF7FD4">
          <w:rPr>
            <w:b w:val="0"/>
            <w:noProof/>
          </w:rPr>
          <w:fldChar w:fldCharType="end"/>
        </w:r>
      </w:del>
    </w:p>
    <w:p w14:paraId="7DCE57F5" w14:textId="72F31AAF" w:rsidR="001F4712" w:rsidDel="00DF7FD4" w:rsidRDefault="001F4712">
      <w:pPr>
        <w:pStyle w:val="TOC1"/>
        <w:rPr>
          <w:del w:id="965" w:author="Greenblue" w:date="2024-02-15T19:35:00Z"/>
          <w:rFonts w:ascii="Calibri" w:eastAsia="Malgun Gothic" w:hAnsi="Calibri"/>
          <w:b w:val="0"/>
          <w:noProof/>
          <w:kern w:val="2"/>
        </w:rPr>
        <w:pPrChange w:id="966" w:author="Greenblue" w:date="2024-02-15T19:35:00Z">
          <w:pPr>
            <w:pStyle w:val="TOC3"/>
          </w:pPr>
        </w:pPrChange>
      </w:pPr>
      <w:del w:id="967" w:author="Greenblue" w:date="2024-02-15T19:35:00Z">
        <w:r w:rsidDel="00DF7FD4">
          <w:rPr>
            <w:noProof/>
          </w:rPr>
          <w:delText>12.8.3</w:delText>
        </w:r>
        <w:r w:rsidDel="00DF7FD4">
          <w:rPr>
            <w:noProof/>
          </w:rPr>
          <w:tab/>
          <w:delText>S100_SupportFileSpecification</w:delText>
        </w:r>
        <w:r w:rsidDel="00DF7FD4">
          <w:rPr>
            <w:noProof/>
          </w:rPr>
          <w:tab/>
        </w:r>
        <w:r w:rsidDel="00DF7FD4">
          <w:rPr>
            <w:b w:val="0"/>
            <w:noProof/>
          </w:rPr>
          <w:fldChar w:fldCharType="begin"/>
        </w:r>
        <w:r w:rsidDel="00DF7FD4">
          <w:rPr>
            <w:noProof/>
          </w:rPr>
          <w:delInstrText xml:space="preserve"> PAGEREF _Toc152232624 \h </w:delInstrText>
        </w:r>
        <w:r w:rsidDel="00DF7FD4">
          <w:rPr>
            <w:b w:val="0"/>
            <w:noProof/>
          </w:rPr>
        </w:r>
        <w:r w:rsidDel="00DF7FD4">
          <w:rPr>
            <w:b w:val="0"/>
            <w:noProof/>
          </w:rPr>
          <w:fldChar w:fldCharType="separate"/>
        </w:r>
        <w:r w:rsidDel="00DF7FD4">
          <w:rPr>
            <w:noProof/>
          </w:rPr>
          <w:delText>39</w:delText>
        </w:r>
        <w:r w:rsidDel="00DF7FD4">
          <w:rPr>
            <w:b w:val="0"/>
            <w:noProof/>
          </w:rPr>
          <w:fldChar w:fldCharType="end"/>
        </w:r>
      </w:del>
    </w:p>
    <w:p w14:paraId="7011458A" w14:textId="4A277BF1" w:rsidR="001F4712" w:rsidDel="00DF7FD4" w:rsidRDefault="001F4712">
      <w:pPr>
        <w:pStyle w:val="TOC1"/>
        <w:rPr>
          <w:del w:id="968" w:author="Greenblue" w:date="2024-02-15T19:35:00Z"/>
          <w:rFonts w:ascii="Calibri" w:eastAsia="Malgun Gothic" w:hAnsi="Calibri"/>
          <w:b w:val="0"/>
          <w:noProof/>
          <w:kern w:val="2"/>
        </w:rPr>
        <w:pPrChange w:id="969" w:author="Greenblue" w:date="2024-02-15T19:35:00Z">
          <w:pPr>
            <w:pStyle w:val="TOC2"/>
          </w:pPr>
        </w:pPrChange>
      </w:pPr>
      <w:del w:id="970" w:author="Greenblue" w:date="2024-02-15T19:35:00Z">
        <w:r w:rsidDel="00DF7FD4">
          <w:rPr>
            <w:noProof/>
          </w:rPr>
          <w:delText>12.9</w:delText>
        </w:r>
        <w:r w:rsidDel="00DF7FD4">
          <w:rPr>
            <w:noProof/>
          </w:rPr>
          <w:tab/>
          <w:delText>S100_CatalogueMetadata</w:delText>
        </w:r>
        <w:r w:rsidDel="00DF7FD4">
          <w:rPr>
            <w:noProof/>
          </w:rPr>
          <w:tab/>
        </w:r>
        <w:r w:rsidDel="00DF7FD4">
          <w:rPr>
            <w:b w:val="0"/>
            <w:noProof/>
          </w:rPr>
          <w:fldChar w:fldCharType="begin"/>
        </w:r>
        <w:r w:rsidDel="00DF7FD4">
          <w:rPr>
            <w:noProof/>
          </w:rPr>
          <w:delInstrText xml:space="preserve"> PAGEREF _Toc152232625 \h </w:delInstrText>
        </w:r>
        <w:r w:rsidDel="00DF7FD4">
          <w:rPr>
            <w:b w:val="0"/>
            <w:noProof/>
          </w:rPr>
        </w:r>
        <w:r w:rsidDel="00DF7FD4">
          <w:rPr>
            <w:b w:val="0"/>
            <w:noProof/>
          </w:rPr>
          <w:fldChar w:fldCharType="separate"/>
        </w:r>
        <w:r w:rsidDel="00DF7FD4">
          <w:rPr>
            <w:noProof/>
          </w:rPr>
          <w:delText>39</w:delText>
        </w:r>
        <w:r w:rsidDel="00DF7FD4">
          <w:rPr>
            <w:b w:val="0"/>
            <w:noProof/>
          </w:rPr>
          <w:fldChar w:fldCharType="end"/>
        </w:r>
      </w:del>
    </w:p>
    <w:p w14:paraId="61A5C2EE" w14:textId="51C75019" w:rsidR="001F4712" w:rsidDel="00DF7FD4" w:rsidRDefault="001F4712">
      <w:pPr>
        <w:pStyle w:val="TOC1"/>
        <w:rPr>
          <w:del w:id="971" w:author="Greenblue" w:date="2024-02-15T19:35:00Z"/>
          <w:rFonts w:ascii="Calibri" w:eastAsia="Malgun Gothic" w:hAnsi="Calibri"/>
          <w:b w:val="0"/>
          <w:noProof/>
          <w:kern w:val="2"/>
        </w:rPr>
        <w:pPrChange w:id="972" w:author="Greenblue" w:date="2024-02-15T19:35:00Z">
          <w:pPr>
            <w:pStyle w:val="TOC3"/>
          </w:pPr>
        </w:pPrChange>
      </w:pPr>
      <w:del w:id="973" w:author="Greenblue" w:date="2024-02-15T19:35:00Z">
        <w:r w:rsidDel="00DF7FD4">
          <w:rPr>
            <w:noProof/>
          </w:rPr>
          <w:delText>12.9.1</w:delText>
        </w:r>
        <w:r w:rsidDel="00DF7FD4">
          <w:rPr>
            <w:noProof/>
          </w:rPr>
          <w:tab/>
          <w:delText>S100_CatalogueScope</w:delText>
        </w:r>
        <w:r w:rsidDel="00DF7FD4">
          <w:rPr>
            <w:noProof/>
          </w:rPr>
          <w:tab/>
        </w:r>
        <w:r w:rsidDel="00DF7FD4">
          <w:rPr>
            <w:b w:val="0"/>
            <w:noProof/>
          </w:rPr>
          <w:fldChar w:fldCharType="begin"/>
        </w:r>
        <w:r w:rsidDel="00DF7FD4">
          <w:rPr>
            <w:noProof/>
          </w:rPr>
          <w:delInstrText xml:space="preserve"> PAGEREF _Toc152232626 \h </w:delInstrText>
        </w:r>
        <w:r w:rsidDel="00DF7FD4">
          <w:rPr>
            <w:b w:val="0"/>
            <w:noProof/>
          </w:rPr>
        </w:r>
        <w:r w:rsidDel="00DF7FD4">
          <w:rPr>
            <w:b w:val="0"/>
            <w:noProof/>
          </w:rPr>
          <w:fldChar w:fldCharType="separate"/>
        </w:r>
        <w:r w:rsidDel="00DF7FD4">
          <w:rPr>
            <w:noProof/>
          </w:rPr>
          <w:delText>40</w:delText>
        </w:r>
        <w:r w:rsidDel="00DF7FD4">
          <w:rPr>
            <w:b w:val="0"/>
            <w:noProof/>
          </w:rPr>
          <w:fldChar w:fldCharType="end"/>
        </w:r>
      </w:del>
    </w:p>
    <w:p w14:paraId="2F3411C8" w14:textId="5C676D53" w:rsidR="001F4712" w:rsidDel="00DF7FD4" w:rsidRDefault="001F4712">
      <w:pPr>
        <w:pStyle w:val="TOC1"/>
        <w:rPr>
          <w:del w:id="974" w:author="Greenblue" w:date="2024-02-15T19:36:00Z"/>
          <w:rFonts w:ascii="Calibri" w:eastAsia="Malgun Gothic" w:hAnsi="Calibri"/>
          <w:b w:val="0"/>
          <w:noProof/>
          <w:kern w:val="2"/>
        </w:rPr>
        <w:pPrChange w:id="975" w:author="Greenblue" w:date="2024-02-15T19:35:00Z">
          <w:pPr>
            <w:pStyle w:val="TOC3"/>
          </w:pPr>
        </w:pPrChange>
      </w:pPr>
      <w:del w:id="976" w:author="Greenblue" w:date="2024-02-15T19:35:00Z">
        <w:r w:rsidDel="00DF7FD4">
          <w:rPr>
            <w:noProof/>
          </w:rPr>
          <w:delText>12.9.2</w:delText>
        </w:r>
        <w:r w:rsidDel="00DF7FD4">
          <w:rPr>
            <w:noProof/>
          </w:rPr>
          <w:tab/>
          <w:delText>PT_Locale</w:delText>
        </w:r>
      </w:del>
      <w:del w:id="977" w:author="Greenblue" w:date="2024-02-15T19:36:00Z">
        <w:r w:rsidDel="00DF7FD4">
          <w:rPr>
            <w:noProof/>
          </w:rPr>
          <w:tab/>
        </w:r>
        <w:r w:rsidDel="00DF7FD4">
          <w:rPr>
            <w:b w:val="0"/>
            <w:noProof/>
          </w:rPr>
          <w:fldChar w:fldCharType="begin"/>
        </w:r>
        <w:r w:rsidDel="00DF7FD4">
          <w:rPr>
            <w:noProof/>
          </w:rPr>
          <w:delInstrText xml:space="preserve"> PAGEREF _Toc152232627 \h </w:delInstrText>
        </w:r>
        <w:r w:rsidDel="00DF7FD4">
          <w:rPr>
            <w:b w:val="0"/>
            <w:noProof/>
          </w:rPr>
        </w:r>
        <w:r w:rsidDel="00DF7FD4">
          <w:rPr>
            <w:b w:val="0"/>
            <w:noProof/>
          </w:rPr>
          <w:fldChar w:fldCharType="separate"/>
        </w:r>
        <w:r w:rsidDel="00DF7FD4">
          <w:rPr>
            <w:noProof/>
          </w:rPr>
          <w:delText>40</w:delText>
        </w:r>
        <w:r w:rsidDel="00DF7FD4">
          <w:rPr>
            <w:b w:val="0"/>
            <w:noProof/>
          </w:rPr>
          <w:fldChar w:fldCharType="end"/>
        </w:r>
      </w:del>
    </w:p>
    <w:p w14:paraId="23E4B6C9" w14:textId="06D9E5FE" w:rsidR="00394A4C" w:rsidRPr="009063C9" w:rsidRDefault="00487533" w:rsidP="00100A96">
      <w:pPr>
        <w:tabs>
          <w:tab w:val="right" w:leader="dot" w:pos="8789"/>
        </w:tabs>
        <w:spacing w:after="0" w:line="360" w:lineRule="auto"/>
        <w:rPr>
          <w:lang w:val="fr-FR"/>
        </w:rPr>
      </w:pPr>
      <w:del w:id="978" w:author="Greenblue" w:date="2024-02-15T19:36:00Z">
        <w:r w:rsidRPr="008169B5" w:rsidDel="00DF7FD4">
          <w:rPr>
            <w:b/>
          </w:rPr>
          <w:fldChar w:fldCharType="end"/>
        </w:r>
      </w:del>
    </w:p>
    <w:p w14:paraId="2B3D821B" w14:textId="77777777" w:rsidR="002F6A0C" w:rsidRPr="00F073CC" w:rsidRDefault="002F6A0C" w:rsidP="00500883">
      <w:pPr>
        <w:spacing w:after="0"/>
      </w:pPr>
    </w:p>
    <w:p w14:paraId="71B52005" w14:textId="77777777" w:rsidR="00D0524F" w:rsidRPr="00F073CC" w:rsidRDefault="00D0524F" w:rsidP="00500883">
      <w:pPr>
        <w:spacing w:after="0"/>
      </w:pPr>
    </w:p>
    <w:p w14:paraId="2935477D" w14:textId="6C001276" w:rsidR="000620F8" w:rsidRDefault="000620F8" w:rsidP="00FF4151">
      <w:pPr>
        <w:spacing w:after="0" w:line="240" w:lineRule="auto"/>
        <w:jc w:val="center"/>
        <w:rPr>
          <w:b/>
          <w:sz w:val="28"/>
          <w:szCs w:val="28"/>
        </w:rPr>
      </w:pPr>
      <w:r>
        <w:br w:type="page"/>
      </w:r>
      <w:r w:rsidRPr="00FF4151">
        <w:rPr>
          <w:b/>
          <w:sz w:val="28"/>
          <w:szCs w:val="28"/>
        </w:rPr>
        <w:lastRenderedPageBreak/>
        <w:t xml:space="preserve">Document </w:t>
      </w:r>
      <w:r w:rsidR="007D4CFE">
        <w:rPr>
          <w:b/>
          <w:sz w:val="28"/>
          <w:szCs w:val="28"/>
        </w:rPr>
        <w:t>History</w:t>
      </w:r>
    </w:p>
    <w:p w14:paraId="7F744DD3" w14:textId="77777777" w:rsidR="007D4CFE" w:rsidRPr="007D4CFE" w:rsidRDefault="007D4CFE" w:rsidP="00FF4151">
      <w:pPr>
        <w:spacing w:after="0" w:line="240" w:lineRule="auto"/>
        <w:jc w:val="center"/>
        <w:rPr>
          <w:b/>
          <w:sz w:val="10"/>
          <w:szCs w:val="10"/>
        </w:rPr>
      </w:pPr>
    </w:p>
    <w:p w14:paraId="1A9B9BC3" w14:textId="6F802594" w:rsidR="000620F8" w:rsidRDefault="007D4CFE" w:rsidP="00C53B69">
      <w:pPr>
        <w:spacing w:after="0" w:line="240" w:lineRule="auto"/>
      </w:pPr>
      <w:r>
        <w:rPr>
          <w:rFonts w:eastAsia="Malgun Gothic" w:hint="eastAsia"/>
        </w:rPr>
        <w:t>C</w:t>
      </w:r>
      <w:r>
        <w:rPr>
          <w:rFonts w:eastAsia="Malgun Gothic"/>
        </w:rPr>
        <w:t xml:space="preserve">hanges to this Product </w:t>
      </w:r>
      <w:r>
        <w:t>Specification are coordinated by the IHO Nautical Information Provision</w:t>
      </w:r>
      <w:r>
        <w:rPr>
          <w:spacing w:val="1"/>
        </w:rPr>
        <w:t xml:space="preserve"> </w:t>
      </w:r>
      <w:r>
        <w:t>Working</w:t>
      </w:r>
      <w:r>
        <w:rPr>
          <w:spacing w:val="-11"/>
        </w:rPr>
        <w:t xml:space="preserve"> </w:t>
      </w:r>
      <w:r>
        <w:t>Group</w:t>
      </w:r>
      <w:r>
        <w:rPr>
          <w:spacing w:val="-9"/>
        </w:rPr>
        <w:t xml:space="preserve"> </w:t>
      </w:r>
      <w:r>
        <w:t>(NIPWG).</w:t>
      </w:r>
      <w:r>
        <w:rPr>
          <w:spacing w:val="-10"/>
        </w:rPr>
        <w:t xml:space="preserve"> </w:t>
      </w:r>
      <w:r>
        <w:t>New</w:t>
      </w:r>
      <w:r>
        <w:rPr>
          <w:spacing w:val="-11"/>
        </w:rPr>
        <w:t xml:space="preserve"> </w:t>
      </w:r>
      <w:r>
        <w:t>editions</w:t>
      </w:r>
      <w:r>
        <w:rPr>
          <w:spacing w:val="-7"/>
        </w:rPr>
        <w:t xml:space="preserve"> </w:t>
      </w:r>
      <w:r>
        <w:t>will</w:t>
      </w:r>
      <w:r>
        <w:rPr>
          <w:spacing w:val="-9"/>
        </w:rPr>
        <w:t xml:space="preserve"> </w:t>
      </w:r>
      <w:r>
        <w:t>be</w:t>
      </w:r>
      <w:r>
        <w:rPr>
          <w:spacing w:val="-10"/>
        </w:rPr>
        <w:t xml:space="preserve"> </w:t>
      </w:r>
      <w:r>
        <w:t>made</w:t>
      </w:r>
      <w:r>
        <w:rPr>
          <w:spacing w:val="-9"/>
        </w:rPr>
        <w:t xml:space="preserve"> </w:t>
      </w:r>
      <w:r>
        <w:t>available</w:t>
      </w:r>
      <w:r>
        <w:rPr>
          <w:spacing w:val="-8"/>
        </w:rPr>
        <w:t xml:space="preserve"> </w:t>
      </w:r>
      <w:r>
        <w:t>via</w:t>
      </w:r>
      <w:r>
        <w:rPr>
          <w:spacing w:val="-10"/>
        </w:rPr>
        <w:t xml:space="preserve"> </w:t>
      </w:r>
      <w:r>
        <w:t>the</w:t>
      </w:r>
      <w:r>
        <w:rPr>
          <w:spacing w:val="-10"/>
        </w:rPr>
        <w:t xml:space="preserve"> </w:t>
      </w:r>
      <w:r>
        <w:t>IHO</w:t>
      </w:r>
      <w:r>
        <w:rPr>
          <w:spacing w:val="-7"/>
        </w:rPr>
        <w:t xml:space="preserve"> </w:t>
      </w:r>
      <w:r>
        <w:t>web</w:t>
      </w:r>
      <w:r>
        <w:rPr>
          <w:spacing w:val="-9"/>
        </w:rPr>
        <w:t xml:space="preserve"> </w:t>
      </w:r>
      <w:r>
        <w:t>site.</w:t>
      </w:r>
      <w:r>
        <w:rPr>
          <w:spacing w:val="-8"/>
        </w:rPr>
        <w:t xml:space="preserve"> </w:t>
      </w:r>
      <w:r>
        <w:t>Maintenance</w:t>
      </w:r>
      <w:r>
        <w:rPr>
          <w:spacing w:val="-7"/>
        </w:rPr>
        <w:t xml:space="preserve"> </w:t>
      </w:r>
      <w:r>
        <w:t>of</w:t>
      </w:r>
      <w:r>
        <w:rPr>
          <w:spacing w:val="-8"/>
        </w:rPr>
        <w:t xml:space="preserve"> </w:t>
      </w:r>
      <w:r>
        <w:t>the</w:t>
      </w:r>
      <w:r>
        <w:rPr>
          <w:spacing w:val="-53"/>
        </w:rPr>
        <w:t xml:space="preserve"> </w:t>
      </w:r>
      <w:r>
        <w:t>Product Specification</w:t>
      </w:r>
      <w:r>
        <w:rPr>
          <w:spacing w:val="-2"/>
        </w:rPr>
        <w:t xml:space="preserve"> </w:t>
      </w:r>
      <w:r>
        <w:t>shall</w:t>
      </w:r>
      <w:r>
        <w:rPr>
          <w:spacing w:val="3"/>
        </w:rPr>
        <w:t xml:space="preserve"> </w:t>
      </w:r>
      <w:r>
        <w:t>conform</w:t>
      </w:r>
      <w:r>
        <w:rPr>
          <w:spacing w:val="3"/>
        </w:rPr>
        <w:t xml:space="preserve"> </w:t>
      </w:r>
      <w:r>
        <w:t>to</w:t>
      </w:r>
      <w:r>
        <w:rPr>
          <w:spacing w:val="-2"/>
        </w:rPr>
        <w:t xml:space="preserve"> </w:t>
      </w:r>
      <w:r>
        <w:t>IHO Technical</w:t>
      </w:r>
      <w:r>
        <w:rPr>
          <w:spacing w:val="-1"/>
        </w:rPr>
        <w:t xml:space="preserve"> </w:t>
      </w:r>
      <w:r>
        <w:t>Resolution</w:t>
      </w:r>
      <w:r>
        <w:rPr>
          <w:spacing w:val="-2"/>
        </w:rPr>
        <w:t xml:space="preserve"> </w:t>
      </w:r>
      <w:r>
        <w:t>2/2007</w:t>
      </w:r>
      <w:r>
        <w:rPr>
          <w:spacing w:val="-1"/>
        </w:rPr>
        <w:t xml:space="preserve"> </w:t>
      </w:r>
      <w:r>
        <w:t>(as</w:t>
      </w:r>
      <w:r>
        <w:rPr>
          <w:spacing w:val="-1"/>
        </w:rPr>
        <w:t xml:space="preserve"> </w:t>
      </w:r>
      <w:r>
        <w:t>amended).</w:t>
      </w:r>
    </w:p>
    <w:p w14:paraId="2580563C" w14:textId="77777777" w:rsidR="007D4CFE" w:rsidRDefault="007D4CFE" w:rsidP="00C53B69">
      <w:pPr>
        <w:spacing w:after="0" w:line="240" w:lineRule="auto"/>
        <w:rPr>
          <w:rFonts w:eastAsia="Malgun Gothic"/>
          <w:sz w:val="14"/>
          <w:szCs w:val="14"/>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14:paraId="6D52822A" w14:textId="77777777" w:rsidTr="003D2B95">
        <w:trPr>
          <w:trHeight w:val="580"/>
        </w:trPr>
        <w:tc>
          <w:tcPr>
            <w:tcW w:w="1555" w:type="dxa"/>
            <w:shd w:val="clear" w:color="auto" w:fill="D9D9D9"/>
          </w:tcPr>
          <w:p w14:paraId="49C63838" w14:textId="77777777" w:rsidR="007D4CFE" w:rsidRDefault="007D4CFE">
            <w:pPr>
              <w:pStyle w:val="TableParagraph"/>
              <w:spacing w:before="54"/>
              <w:ind w:right="654"/>
              <w:rPr>
                <w:b/>
                <w:sz w:val="20"/>
              </w:rPr>
            </w:pPr>
            <w:r>
              <w:rPr>
                <w:b/>
                <w:sz w:val="20"/>
              </w:rPr>
              <w:t>Version</w:t>
            </w:r>
            <w:r>
              <w:rPr>
                <w:b/>
                <w:spacing w:val="-53"/>
                <w:sz w:val="20"/>
              </w:rPr>
              <w:t xml:space="preserve"> </w:t>
            </w:r>
            <w:r>
              <w:rPr>
                <w:b/>
                <w:sz w:val="20"/>
              </w:rPr>
              <w:t>Number</w:t>
            </w:r>
          </w:p>
        </w:tc>
        <w:tc>
          <w:tcPr>
            <w:tcW w:w="1416" w:type="dxa"/>
            <w:shd w:val="clear" w:color="auto" w:fill="D9D9D9"/>
          </w:tcPr>
          <w:p w14:paraId="5467A7CA" w14:textId="77777777" w:rsidR="007D4CFE" w:rsidRDefault="007D4CFE">
            <w:pPr>
              <w:pStyle w:val="TableParagraph"/>
              <w:spacing w:before="54"/>
              <w:rPr>
                <w:b/>
                <w:sz w:val="20"/>
              </w:rPr>
            </w:pPr>
            <w:r>
              <w:rPr>
                <w:b/>
                <w:sz w:val="20"/>
              </w:rPr>
              <w:t>Date</w:t>
            </w:r>
          </w:p>
        </w:tc>
        <w:tc>
          <w:tcPr>
            <w:tcW w:w="1559" w:type="dxa"/>
            <w:shd w:val="clear" w:color="auto" w:fill="D9D9D9"/>
          </w:tcPr>
          <w:p w14:paraId="279CDC5B" w14:textId="77777777" w:rsidR="007D4CFE" w:rsidRDefault="007D4CFE">
            <w:pPr>
              <w:pStyle w:val="TableParagraph"/>
              <w:spacing w:before="54"/>
              <w:rPr>
                <w:b/>
                <w:sz w:val="20"/>
              </w:rPr>
            </w:pPr>
            <w:r>
              <w:rPr>
                <w:b/>
                <w:sz w:val="20"/>
              </w:rPr>
              <w:t>Approved</w:t>
            </w:r>
            <w:r>
              <w:rPr>
                <w:b/>
                <w:spacing w:val="-4"/>
                <w:sz w:val="20"/>
              </w:rPr>
              <w:t xml:space="preserve"> </w:t>
            </w:r>
            <w:r>
              <w:rPr>
                <w:b/>
                <w:sz w:val="20"/>
              </w:rPr>
              <w:t>By</w:t>
            </w:r>
          </w:p>
        </w:tc>
        <w:tc>
          <w:tcPr>
            <w:tcW w:w="4536" w:type="dxa"/>
            <w:shd w:val="clear" w:color="auto" w:fill="D9D9D9"/>
          </w:tcPr>
          <w:p w14:paraId="47BE5F15" w14:textId="77777777" w:rsidR="007D4CFE" w:rsidRDefault="007D4CFE">
            <w:pPr>
              <w:pStyle w:val="TableParagraph"/>
              <w:spacing w:before="54"/>
              <w:ind w:left="116"/>
              <w:rPr>
                <w:b/>
                <w:sz w:val="20"/>
              </w:rPr>
            </w:pPr>
            <w:r>
              <w:rPr>
                <w:b/>
                <w:sz w:val="20"/>
              </w:rPr>
              <w:t>Purpose</w:t>
            </w:r>
          </w:p>
        </w:tc>
      </w:tr>
      <w:tr w:rsidR="00BB6AB0" w14:paraId="351E72E1" w14:textId="77777777" w:rsidTr="003D2B95">
        <w:trPr>
          <w:trHeight w:val="350"/>
        </w:trPr>
        <w:tc>
          <w:tcPr>
            <w:tcW w:w="1555" w:type="dxa"/>
            <w:shd w:val="clear" w:color="auto" w:fill="auto"/>
          </w:tcPr>
          <w:p w14:paraId="115887C9" w14:textId="77777777" w:rsidR="007D4CFE" w:rsidRDefault="007D4CFE">
            <w:pPr>
              <w:pStyle w:val="TableParagraph"/>
              <w:spacing w:before="57"/>
              <w:rPr>
                <w:sz w:val="20"/>
              </w:rPr>
            </w:pPr>
            <w:r>
              <w:rPr>
                <w:sz w:val="20"/>
              </w:rPr>
              <w:t>0.0.1</w:t>
            </w:r>
          </w:p>
        </w:tc>
        <w:tc>
          <w:tcPr>
            <w:tcW w:w="1416" w:type="dxa"/>
            <w:shd w:val="clear" w:color="auto" w:fill="auto"/>
          </w:tcPr>
          <w:p w14:paraId="0C5DEDAF" w14:textId="77777777" w:rsidR="007D4CFE" w:rsidRDefault="007D4CFE">
            <w:pPr>
              <w:pStyle w:val="TableParagraph"/>
              <w:spacing w:before="57"/>
              <w:rPr>
                <w:sz w:val="20"/>
              </w:rPr>
            </w:pPr>
            <w:r>
              <w:rPr>
                <w:sz w:val="20"/>
              </w:rPr>
              <w:t>28</w:t>
            </w:r>
            <w:r>
              <w:rPr>
                <w:spacing w:val="-3"/>
                <w:sz w:val="20"/>
              </w:rPr>
              <w:t xml:space="preserve"> </w:t>
            </w:r>
            <w:r>
              <w:rPr>
                <w:sz w:val="20"/>
              </w:rPr>
              <w:t>Dec 2018</w:t>
            </w:r>
          </w:p>
        </w:tc>
        <w:tc>
          <w:tcPr>
            <w:tcW w:w="1559" w:type="dxa"/>
            <w:shd w:val="clear" w:color="auto" w:fill="auto"/>
          </w:tcPr>
          <w:p w14:paraId="0A7406E1" w14:textId="77777777" w:rsidR="007D4CFE" w:rsidRDefault="007D4CFE">
            <w:pPr>
              <w:pStyle w:val="TableParagraph"/>
              <w:spacing w:before="57"/>
              <w:rPr>
                <w:sz w:val="20"/>
              </w:rPr>
            </w:pPr>
            <w:r>
              <w:rPr>
                <w:sz w:val="20"/>
              </w:rPr>
              <w:t>KHOA</w:t>
            </w:r>
          </w:p>
        </w:tc>
        <w:tc>
          <w:tcPr>
            <w:tcW w:w="4536" w:type="dxa"/>
            <w:shd w:val="clear" w:color="auto" w:fill="auto"/>
          </w:tcPr>
          <w:p w14:paraId="203890F9" w14:textId="77777777" w:rsidR="007D4CFE" w:rsidRDefault="007D4CFE">
            <w:pPr>
              <w:pStyle w:val="TableParagraph"/>
              <w:spacing w:before="57"/>
              <w:ind w:left="116"/>
              <w:rPr>
                <w:sz w:val="20"/>
              </w:rPr>
            </w:pPr>
            <w:r>
              <w:rPr>
                <w:sz w:val="20"/>
              </w:rPr>
              <w:t>First</w:t>
            </w:r>
            <w:r>
              <w:rPr>
                <w:spacing w:val="-3"/>
                <w:sz w:val="20"/>
              </w:rPr>
              <w:t xml:space="preserve"> </w:t>
            </w:r>
            <w:r>
              <w:rPr>
                <w:sz w:val="20"/>
              </w:rPr>
              <w:t>Draft</w:t>
            </w:r>
          </w:p>
        </w:tc>
      </w:tr>
      <w:tr w:rsidR="00BB6AB0" w14:paraId="350BF169" w14:textId="77777777" w:rsidTr="003D2B95">
        <w:trPr>
          <w:trHeight w:val="350"/>
        </w:trPr>
        <w:tc>
          <w:tcPr>
            <w:tcW w:w="1555" w:type="dxa"/>
            <w:shd w:val="clear" w:color="auto" w:fill="auto"/>
          </w:tcPr>
          <w:p w14:paraId="6C29F415" w14:textId="77777777" w:rsidR="007D4CFE" w:rsidRDefault="007D4CFE">
            <w:pPr>
              <w:pStyle w:val="TableParagraph"/>
              <w:spacing w:before="57"/>
              <w:rPr>
                <w:sz w:val="20"/>
              </w:rPr>
            </w:pPr>
            <w:r>
              <w:rPr>
                <w:sz w:val="20"/>
              </w:rPr>
              <w:t>0.7.5</w:t>
            </w:r>
          </w:p>
        </w:tc>
        <w:tc>
          <w:tcPr>
            <w:tcW w:w="1416" w:type="dxa"/>
            <w:shd w:val="clear" w:color="auto" w:fill="auto"/>
          </w:tcPr>
          <w:p w14:paraId="2085BB5F" w14:textId="77777777" w:rsidR="007D4CFE" w:rsidRDefault="007D4CFE">
            <w:pPr>
              <w:pStyle w:val="TableParagraph"/>
              <w:spacing w:before="57"/>
              <w:rPr>
                <w:sz w:val="20"/>
              </w:rPr>
            </w:pPr>
            <w:r>
              <w:rPr>
                <w:sz w:val="20"/>
              </w:rPr>
              <w:t>20</w:t>
            </w:r>
            <w:r>
              <w:rPr>
                <w:spacing w:val="-3"/>
                <w:sz w:val="20"/>
              </w:rPr>
              <w:t xml:space="preserve"> </w:t>
            </w:r>
            <w:r>
              <w:rPr>
                <w:sz w:val="20"/>
              </w:rPr>
              <w:t>Nov</w:t>
            </w:r>
            <w:r>
              <w:rPr>
                <w:spacing w:val="-1"/>
                <w:sz w:val="20"/>
              </w:rPr>
              <w:t xml:space="preserve"> </w:t>
            </w:r>
            <w:r>
              <w:rPr>
                <w:sz w:val="20"/>
              </w:rPr>
              <w:t>2019</w:t>
            </w:r>
          </w:p>
        </w:tc>
        <w:tc>
          <w:tcPr>
            <w:tcW w:w="1559" w:type="dxa"/>
            <w:shd w:val="clear" w:color="auto" w:fill="auto"/>
          </w:tcPr>
          <w:p w14:paraId="4571FB29" w14:textId="77777777" w:rsidR="007D4CFE" w:rsidRDefault="007D4CFE">
            <w:pPr>
              <w:pStyle w:val="TableParagraph"/>
              <w:spacing w:before="57"/>
              <w:rPr>
                <w:sz w:val="20"/>
              </w:rPr>
            </w:pPr>
            <w:r>
              <w:rPr>
                <w:sz w:val="20"/>
              </w:rPr>
              <w:t>KHOA</w:t>
            </w:r>
          </w:p>
        </w:tc>
        <w:tc>
          <w:tcPr>
            <w:tcW w:w="4536" w:type="dxa"/>
            <w:shd w:val="clear" w:color="auto" w:fill="auto"/>
          </w:tcPr>
          <w:p w14:paraId="40BD30F5" w14:textId="77777777" w:rsidR="007D4CFE" w:rsidRDefault="007D4CFE">
            <w:pPr>
              <w:pStyle w:val="TableParagraph"/>
              <w:spacing w:before="57"/>
              <w:ind w:left="116"/>
              <w:rPr>
                <w:sz w:val="20"/>
              </w:rPr>
            </w:pPr>
            <w:r>
              <w:rPr>
                <w:sz w:val="20"/>
              </w:rPr>
              <w:t>Working</w:t>
            </w:r>
            <w:r>
              <w:rPr>
                <w:spacing w:val="-2"/>
                <w:sz w:val="20"/>
              </w:rPr>
              <w:t xml:space="preserve"> </w:t>
            </w:r>
            <w:r>
              <w:rPr>
                <w:sz w:val="20"/>
              </w:rPr>
              <w:t>Draft</w:t>
            </w:r>
          </w:p>
        </w:tc>
      </w:tr>
      <w:tr w:rsidR="00BB6AB0" w14:paraId="72A345FC" w14:textId="77777777" w:rsidTr="003D2B95">
        <w:trPr>
          <w:trHeight w:val="349"/>
        </w:trPr>
        <w:tc>
          <w:tcPr>
            <w:tcW w:w="1555" w:type="dxa"/>
            <w:shd w:val="clear" w:color="auto" w:fill="auto"/>
          </w:tcPr>
          <w:p w14:paraId="26390AC9" w14:textId="77777777" w:rsidR="007D4CFE" w:rsidRDefault="007D4CFE">
            <w:pPr>
              <w:pStyle w:val="TableParagraph"/>
              <w:spacing w:before="57"/>
              <w:rPr>
                <w:sz w:val="20"/>
              </w:rPr>
            </w:pPr>
            <w:r>
              <w:rPr>
                <w:sz w:val="20"/>
              </w:rPr>
              <w:t>1.0.0</w:t>
            </w:r>
          </w:p>
        </w:tc>
        <w:tc>
          <w:tcPr>
            <w:tcW w:w="1416" w:type="dxa"/>
            <w:shd w:val="clear" w:color="auto" w:fill="auto"/>
          </w:tcPr>
          <w:p w14:paraId="755F78FD" w14:textId="77777777" w:rsidR="007D4CFE" w:rsidRDefault="007D4CFE">
            <w:pPr>
              <w:pStyle w:val="TableParagraph"/>
              <w:spacing w:before="57"/>
              <w:rPr>
                <w:sz w:val="20"/>
              </w:rPr>
            </w:pPr>
            <w:r>
              <w:rPr>
                <w:sz w:val="20"/>
              </w:rPr>
              <w:t>11</w:t>
            </w:r>
            <w:r>
              <w:rPr>
                <w:spacing w:val="-3"/>
                <w:sz w:val="20"/>
              </w:rPr>
              <w:t xml:space="preserve"> </w:t>
            </w:r>
            <w:r>
              <w:rPr>
                <w:sz w:val="20"/>
              </w:rPr>
              <w:t>Mar</w:t>
            </w:r>
            <w:r>
              <w:rPr>
                <w:spacing w:val="-2"/>
                <w:sz w:val="20"/>
              </w:rPr>
              <w:t xml:space="preserve"> </w:t>
            </w:r>
            <w:r>
              <w:rPr>
                <w:sz w:val="20"/>
              </w:rPr>
              <w:t>2022</w:t>
            </w:r>
          </w:p>
        </w:tc>
        <w:tc>
          <w:tcPr>
            <w:tcW w:w="1559" w:type="dxa"/>
            <w:shd w:val="clear" w:color="auto" w:fill="auto"/>
          </w:tcPr>
          <w:p w14:paraId="6AB1760C" w14:textId="77777777" w:rsidR="007D4CFE" w:rsidRDefault="007D4CFE">
            <w:pPr>
              <w:pStyle w:val="TableParagraph"/>
              <w:spacing w:before="57"/>
              <w:rPr>
                <w:sz w:val="20"/>
              </w:rPr>
            </w:pPr>
            <w:r>
              <w:rPr>
                <w:sz w:val="20"/>
              </w:rPr>
              <w:t>KHOA</w:t>
            </w:r>
          </w:p>
        </w:tc>
        <w:tc>
          <w:tcPr>
            <w:tcW w:w="4536" w:type="dxa"/>
            <w:shd w:val="clear" w:color="auto" w:fill="auto"/>
          </w:tcPr>
          <w:p w14:paraId="350A992E" w14:textId="77777777" w:rsidR="007D4CFE" w:rsidRDefault="007D4CFE">
            <w:pPr>
              <w:pStyle w:val="TableParagraph"/>
              <w:spacing w:before="57"/>
              <w:ind w:left="116"/>
              <w:rPr>
                <w:sz w:val="20"/>
              </w:rPr>
            </w:pPr>
            <w:r>
              <w:rPr>
                <w:sz w:val="20"/>
              </w:rPr>
              <w:t>Release</w:t>
            </w:r>
            <w:r>
              <w:rPr>
                <w:spacing w:val="-4"/>
                <w:sz w:val="20"/>
              </w:rPr>
              <w:t xml:space="preserve"> </w:t>
            </w:r>
            <w:r>
              <w:rPr>
                <w:sz w:val="20"/>
              </w:rPr>
              <w:t>1.0.0</w:t>
            </w:r>
          </w:p>
        </w:tc>
      </w:tr>
      <w:tr w:rsidR="00BB6AB0" w14:paraId="48074691" w14:textId="77777777" w:rsidTr="003D2B95">
        <w:trPr>
          <w:trHeight w:val="578"/>
        </w:trPr>
        <w:tc>
          <w:tcPr>
            <w:tcW w:w="1555" w:type="dxa"/>
            <w:shd w:val="clear" w:color="auto" w:fill="auto"/>
          </w:tcPr>
          <w:p w14:paraId="7CC0D14D" w14:textId="77777777" w:rsidR="007D4CFE" w:rsidRDefault="007D4CFE">
            <w:pPr>
              <w:pStyle w:val="TableParagraph"/>
              <w:spacing w:before="57"/>
              <w:rPr>
                <w:sz w:val="20"/>
              </w:rPr>
            </w:pPr>
            <w:r>
              <w:rPr>
                <w:sz w:val="20"/>
              </w:rPr>
              <w:t>1.0.0</w:t>
            </w:r>
          </w:p>
        </w:tc>
        <w:tc>
          <w:tcPr>
            <w:tcW w:w="1416" w:type="dxa"/>
            <w:shd w:val="clear" w:color="auto" w:fill="auto"/>
          </w:tcPr>
          <w:p w14:paraId="0C2A6173" w14:textId="77777777" w:rsidR="007D4CFE" w:rsidRDefault="007D4CFE">
            <w:pPr>
              <w:pStyle w:val="TableParagraph"/>
              <w:spacing w:before="57"/>
              <w:rPr>
                <w:sz w:val="20"/>
              </w:rPr>
            </w:pPr>
            <w:r>
              <w:rPr>
                <w:sz w:val="20"/>
              </w:rPr>
              <w:t>May</w:t>
            </w:r>
            <w:r>
              <w:rPr>
                <w:spacing w:val="-3"/>
                <w:sz w:val="20"/>
              </w:rPr>
              <w:t xml:space="preserve"> </w:t>
            </w:r>
            <w:r>
              <w:rPr>
                <w:sz w:val="20"/>
              </w:rPr>
              <w:t>2022</w:t>
            </w:r>
          </w:p>
        </w:tc>
        <w:tc>
          <w:tcPr>
            <w:tcW w:w="1559" w:type="dxa"/>
            <w:shd w:val="clear" w:color="auto" w:fill="auto"/>
          </w:tcPr>
          <w:p w14:paraId="50E93099" w14:textId="77777777" w:rsidR="007D4CFE" w:rsidRDefault="007D4CFE">
            <w:pPr>
              <w:pStyle w:val="TableParagraph"/>
              <w:spacing w:before="57"/>
              <w:rPr>
                <w:sz w:val="20"/>
              </w:rPr>
            </w:pPr>
            <w:r>
              <w:rPr>
                <w:sz w:val="20"/>
              </w:rPr>
              <w:t>HSSC</w:t>
            </w:r>
          </w:p>
        </w:tc>
        <w:tc>
          <w:tcPr>
            <w:tcW w:w="4536" w:type="dxa"/>
            <w:shd w:val="clear" w:color="auto" w:fill="auto"/>
          </w:tcPr>
          <w:p w14:paraId="1CFA43C9" w14:textId="77777777" w:rsidR="007D4CFE" w:rsidRDefault="007D4CFE">
            <w:pPr>
              <w:pStyle w:val="TableParagraph"/>
              <w:spacing w:before="57"/>
              <w:ind w:left="116" w:right="680"/>
              <w:rPr>
                <w:sz w:val="20"/>
              </w:rPr>
            </w:pPr>
            <w:r>
              <w:rPr>
                <w:sz w:val="20"/>
              </w:rPr>
              <w:t>Initial</w:t>
            </w:r>
            <w:r>
              <w:rPr>
                <w:spacing w:val="-5"/>
                <w:sz w:val="20"/>
              </w:rPr>
              <w:t xml:space="preserve"> </w:t>
            </w:r>
            <w:r>
              <w:rPr>
                <w:sz w:val="20"/>
              </w:rPr>
              <w:t>published</w:t>
            </w:r>
            <w:r>
              <w:rPr>
                <w:spacing w:val="-3"/>
                <w:sz w:val="20"/>
              </w:rPr>
              <w:t xml:space="preserve"> </w:t>
            </w:r>
            <w:r>
              <w:rPr>
                <w:sz w:val="20"/>
              </w:rPr>
              <w:t>version</w:t>
            </w:r>
            <w:r>
              <w:rPr>
                <w:spacing w:val="-3"/>
                <w:sz w:val="20"/>
              </w:rPr>
              <w:t xml:space="preserve"> </w:t>
            </w:r>
            <w:r>
              <w:rPr>
                <w:sz w:val="20"/>
              </w:rPr>
              <w:t>for evaluation</w:t>
            </w:r>
            <w:r>
              <w:rPr>
                <w:spacing w:val="-4"/>
                <w:sz w:val="20"/>
              </w:rPr>
              <w:t xml:space="preserve"> </w:t>
            </w:r>
            <w:r>
              <w:rPr>
                <w:sz w:val="20"/>
              </w:rPr>
              <w:t>and</w:t>
            </w:r>
            <w:r>
              <w:rPr>
                <w:spacing w:val="-52"/>
                <w:sz w:val="20"/>
              </w:rPr>
              <w:t xml:space="preserve"> </w:t>
            </w:r>
            <w:r>
              <w:rPr>
                <w:sz w:val="20"/>
              </w:rPr>
              <w:t>testing.</w:t>
            </w:r>
          </w:p>
        </w:tc>
      </w:tr>
      <w:tr w:rsidR="009629B2" w14:paraId="7CC60B59" w14:textId="77777777" w:rsidTr="003D2B95">
        <w:trPr>
          <w:trHeight w:val="350"/>
        </w:trPr>
        <w:tc>
          <w:tcPr>
            <w:tcW w:w="1555" w:type="dxa"/>
            <w:shd w:val="clear" w:color="auto" w:fill="auto"/>
            <w:tcMar>
              <w:top w:w="85" w:type="dxa"/>
              <w:left w:w="85" w:type="dxa"/>
            </w:tcMar>
          </w:tcPr>
          <w:p w14:paraId="5A2B0CA1" w14:textId="3CC34334" w:rsidR="009629B2" w:rsidRDefault="009629B2" w:rsidP="009629B2">
            <w:pPr>
              <w:pStyle w:val="TableParagraph"/>
              <w:spacing w:before="0"/>
              <w:ind w:left="0"/>
              <w:rPr>
                <w:rFonts w:ascii="Times New Roman"/>
                <w:sz w:val="18"/>
              </w:rPr>
            </w:pPr>
            <w:r>
              <w:rPr>
                <w:sz w:val="20"/>
              </w:rPr>
              <w:t>1.1.0</w:t>
            </w:r>
          </w:p>
        </w:tc>
        <w:tc>
          <w:tcPr>
            <w:tcW w:w="1416" w:type="dxa"/>
            <w:shd w:val="clear" w:color="auto" w:fill="auto"/>
          </w:tcPr>
          <w:p w14:paraId="4090622B" w14:textId="5D440097" w:rsidR="009629B2" w:rsidRDefault="009629B2" w:rsidP="004406E8">
            <w:pPr>
              <w:pStyle w:val="TableParagraph"/>
              <w:spacing w:before="0"/>
              <w:ind w:left="0" w:firstLineChars="50" w:firstLine="100"/>
              <w:rPr>
                <w:rFonts w:ascii="Times New Roman"/>
                <w:sz w:val="18"/>
              </w:rPr>
            </w:pPr>
            <w:r>
              <w:rPr>
                <w:sz w:val="20"/>
              </w:rPr>
              <w:t>Oct</w:t>
            </w:r>
            <w:del w:id="979" w:author="Greenblue" w:date="2024-02-13T14:59:00Z">
              <w:r w:rsidDel="003F5FC2">
                <w:rPr>
                  <w:sz w:val="20"/>
                </w:rPr>
                <w:delText>ober</w:delText>
              </w:r>
            </w:del>
            <w:r>
              <w:rPr>
                <w:spacing w:val="-3"/>
                <w:sz w:val="20"/>
              </w:rPr>
              <w:t xml:space="preserve"> </w:t>
            </w:r>
            <w:r>
              <w:rPr>
                <w:sz w:val="20"/>
              </w:rPr>
              <w:t>2023</w:t>
            </w:r>
          </w:p>
        </w:tc>
        <w:tc>
          <w:tcPr>
            <w:tcW w:w="1559" w:type="dxa"/>
            <w:shd w:val="clear" w:color="auto" w:fill="auto"/>
          </w:tcPr>
          <w:p w14:paraId="7E12D1C0" w14:textId="0BC7FC90" w:rsidR="009629B2" w:rsidRDefault="009629B2" w:rsidP="004406E8">
            <w:pPr>
              <w:pStyle w:val="TableParagraph"/>
              <w:spacing w:before="0"/>
              <w:ind w:left="0" w:firstLineChars="50" w:firstLine="100"/>
              <w:rPr>
                <w:rFonts w:ascii="Times New Roman" w:eastAsia="Malgun Gothic"/>
                <w:sz w:val="18"/>
                <w:lang w:eastAsia="ko-KR"/>
              </w:rPr>
            </w:pPr>
            <w:r>
              <w:rPr>
                <w:sz w:val="20"/>
              </w:rPr>
              <w:t>KHOA</w:t>
            </w:r>
          </w:p>
        </w:tc>
        <w:tc>
          <w:tcPr>
            <w:tcW w:w="4536" w:type="dxa"/>
            <w:shd w:val="clear" w:color="auto" w:fill="auto"/>
          </w:tcPr>
          <w:p w14:paraId="3305B38E" w14:textId="6DA2E093" w:rsidR="009629B2" w:rsidRPr="003F5FC2" w:rsidRDefault="009629B2" w:rsidP="009629B2">
            <w:pPr>
              <w:pStyle w:val="TableParagraph"/>
              <w:spacing w:before="0"/>
              <w:ind w:left="0" w:firstLineChars="50" w:firstLine="100"/>
              <w:rPr>
                <w:rFonts w:ascii="Times New Roman"/>
                <w:sz w:val="20"/>
              </w:rPr>
            </w:pPr>
            <w:r w:rsidRPr="003F5FC2">
              <w:rPr>
                <w:sz w:val="20"/>
              </w:rPr>
              <w:t>Updated to align with S-100 Edition 5.0.0</w:t>
            </w:r>
          </w:p>
        </w:tc>
      </w:tr>
      <w:tr w:rsidR="003F5FC2" w:rsidRPr="003F5FC2" w14:paraId="61BCE39D" w14:textId="77777777" w:rsidTr="003D2B95">
        <w:trPr>
          <w:trHeight w:val="350"/>
        </w:trPr>
        <w:tc>
          <w:tcPr>
            <w:tcW w:w="1555" w:type="dxa"/>
            <w:shd w:val="clear" w:color="auto" w:fill="auto"/>
            <w:tcMar>
              <w:top w:w="85" w:type="dxa"/>
              <w:left w:w="85" w:type="dxa"/>
            </w:tcMar>
          </w:tcPr>
          <w:p w14:paraId="00C954CB" w14:textId="47019182" w:rsidR="003F5FC2" w:rsidRPr="003F5FC2" w:rsidRDefault="003F5FC2" w:rsidP="003F5FC2">
            <w:pPr>
              <w:pStyle w:val="TableParagraph"/>
              <w:spacing w:before="0"/>
              <w:ind w:left="0" w:firstLineChars="6" w:firstLine="12"/>
              <w:rPr>
                <w:sz w:val="20"/>
              </w:rPr>
            </w:pPr>
            <w:ins w:id="980" w:author="Greenblue" w:date="2024-02-13T14:56:00Z">
              <w:r w:rsidRPr="008755D3">
                <w:rPr>
                  <w:rFonts w:eastAsia="Malgun Gothic" w:hint="eastAsia"/>
                  <w:sz w:val="20"/>
                  <w:lang w:eastAsia="ko-KR"/>
                </w:rPr>
                <w:t>1</w:t>
              </w:r>
              <w:r w:rsidRPr="008755D3">
                <w:rPr>
                  <w:rFonts w:eastAsia="Malgun Gothic"/>
                  <w:sz w:val="20"/>
                  <w:lang w:eastAsia="ko-KR"/>
                </w:rPr>
                <w:t>.2.0</w:t>
              </w:r>
            </w:ins>
          </w:p>
        </w:tc>
        <w:tc>
          <w:tcPr>
            <w:tcW w:w="1416" w:type="dxa"/>
            <w:shd w:val="clear" w:color="auto" w:fill="auto"/>
          </w:tcPr>
          <w:p w14:paraId="46C6B069" w14:textId="1E0FB516" w:rsidR="003F5FC2" w:rsidRPr="003F5FC2" w:rsidRDefault="003F5FC2" w:rsidP="003F5FC2">
            <w:pPr>
              <w:pStyle w:val="TableParagraph"/>
              <w:spacing w:before="0"/>
              <w:ind w:left="0" w:firstLineChars="50" w:firstLine="100"/>
              <w:rPr>
                <w:sz w:val="20"/>
              </w:rPr>
            </w:pPr>
            <w:ins w:id="981" w:author="Greenblue" w:date="2024-02-13T14:58:00Z">
              <w:r w:rsidRPr="00047037">
                <w:rPr>
                  <w:sz w:val="20"/>
                </w:rPr>
                <w:t>Feb 2024</w:t>
              </w:r>
            </w:ins>
          </w:p>
        </w:tc>
        <w:tc>
          <w:tcPr>
            <w:tcW w:w="1559" w:type="dxa"/>
            <w:shd w:val="clear" w:color="auto" w:fill="auto"/>
          </w:tcPr>
          <w:p w14:paraId="4F6A7C9E" w14:textId="69BAD311" w:rsidR="003F5FC2" w:rsidRPr="00047037" w:rsidRDefault="003F5FC2" w:rsidP="003F5FC2">
            <w:pPr>
              <w:pStyle w:val="TableParagraph"/>
              <w:spacing w:before="0"/>
              <w:ind w:left="0" w:firstLineChars="50" w:firstLine="100"/>
              <w:rPr>
                <w:sz w:val="20"/>
              </w:rPr>
            </w:pPr>
            <w:ins w:id="982" w:author="Greenblue" w:date="2024-02-13T14:58:00Z">
              <w:r w:rsidRPr="00047037">
                <w:rPr>
                  <w:rFonts w:hint="eastAsia"/>
                  <w:sz w:val="20"/>
                </w:rPr>
                <w:t>K</w:t>
              </w:r>
              <w:r w:rsidRPr="00047037">
                <w:rPr>
                  <w:sz w:val="20"/>
                </w:rPr>
                <w:t>HOA</w:t>
              </w:r>
            </w:ins>
          </w:p>
        </w:tc>
        <w:tc>
          <w:tcPr>
            <w:tcW w:w="4536" w:type="dxa"/>
            <w:shd w:val="clear" w:color="auto" w:fill="auto"/>
          </w:tcPr>
          <w:p w14:paraId="433BA1D9" w14:textId="20F340B6" w:rsidR="003F5FC2" w:rsidRPr="003F5FC2" w:rsidRDefault="003F5FC2" w:rsidP="003F5FC2">
            <w:pPr>
              <w:pStyle w:val="TableParagraph"/>
              <w:spacing w:before="0"/>
              <w:ind w:left="0" w:firstLineChars="50" w:firstLine="100"/>
              <w:rPr>
                <w:sz w:val="20"/>
              </w:rPr>
            </w:pPr>
            <w:ins w:id="983" w:author="Greenblue" w:date="2024-02-13T14:59:00Z">
              <w:r w:rsidRPr="00047037">
                <w:rPr>
                  <w:sz w:val="20"/>
                </w:rPr>
                <w:t>Revised Data Modeling</w:t>
              </w:r>
            </w:ins>
          </w:p>
        </w:tc>
      </w:tr>
      <w:tr w:rsidR="003D2B95" w14:paraId="54E83BC1" w14:textId="77777777" w:rsidTr="00884EAD">
        <w:trPr>
          <w:trHeight w:val="350"/>
        </w:trPr>
        <w:tc>
          <w:tcPr>
            <w:tcW w:w="1555" w:type="dxa"/>
            <w:shd w:val="clear" w:color="auto" w:fill="auto"/>
            <w:vAlign w:val="center"/>
          </w:tcPr>
          <w:p w14:paraId="3A74FDB3" w14:textId="507137B1" w:rsidR="003D2B95" w:rsidRPr="003D2B95" w:rsidRDefault="003D2B95" w:rsidP="00884EAD">
            <w:pPr>
              <w:pStyle w:val="TableParagraph"/>
              <w:spacing w:before="0"/>
              <w:ind w:left="0" w:firstLineChars="50" w:firstLine="100"/>
              <w:jc w:val="both"/>
              <w:rPr>
                <w:sz w:val="20"/>
              </w:rPr>
            </w:pPr>
            <w:ins w:id="984" w:author="USER" w:date="2024-03-14T09:16:00Z">
              <w:r>
                <w:rPr>
                  <w:sz w:val="20"/>
                </w:rPr>
                <w:t>2.0.0</w:t>
              </w:r>
            </w:ins>
          </w:p>
        </w:tc>
        <w:tc>
          <w:tcPr>
            <w:tcW w:w="1416" w:type="dxa"/>
            <w:shd w:val="clear" w:color="auto" w:fill="auto"/>
            <w:vAlign w:val="center"/>
          </w:tcPr>
          <w:p w14:paraId="353590FF" w14:textId="3FCA5CB8" w:rsidR="003D2B95" w:rsidRPr="003D2B95" w:rsidRDefault="003D2B95" w:rsidP="00884EAD">
            <w:pPr>
              <w:pStyle w:val="TableParagraph"/>
              <w:spacing w:before="0"/>
              <w:ind w:left="0" w:firstLineChars="50" w:firstLine="100"/>
              <w:jc w:val="both"/>
              <w:rPr>
                <w:sz w:val="20"/>
              </w:rPr>
            </w:pPr>
            <w:ins w:id="985" w:author="USER" w:date="2024-03-14T09:16:00Z">
              <w:r>
                <w:rPr>
                  <w:sz w:val="20"/>
                </w:rPr>
                <w:t>Mar</w:t>
              </w:r>
              <w:r w:rsidRPr="003D2B95">
                <w:rPr>
                  <w:sz w:val="20"/>
                </w:rPr>
                <w:t xml:space="preserve"> </w:t>
              </w:r>
              <w:r>
                <w:rPr>
                  <w:sz w:val="20"/>
                </w:rPr>
                <w:t>202</w:t>
              </w:r>
            </w:ins>
            <w:ins w:id="986" w:author="USER" w:date="2024-03-18T19:19:00Z">
              <w:r w:rsidR="00E43CD3">
                <w:rPr>
                  <w:sz w:val="20"/>
                </w:rPr>
                <w:t>4</w:t>
              </w:r>
            </w:ins>
          </w:p>
        </w:tc>
        <w:tc>
          <w:tcPr>
            <w:tcW w:w="1559" w:type="dxa"/>
            <w:shd w:val="clear" w:color="auto" w:fill="auto"/>
            <w:vAlign w:val="center"/>
          </w:tcPr>
          <w:p w14:paraId="63085FBA" w14:textId="335749DA" w:rsidR="003D2B95" w:rsidRPr="003D2B95" w:rsidRDefault="003D2B95" w:rsidP="00884EAD">
            <w:pPr>
              <w:pStyle w:val="TableParagraph"/>
              <w:spacing w:before="0"/>
              <w:ind w:left="0" w:firstLineChars="50" w:firstLine="100"/>
              <w:jc w:val="both"/>
              <w:rPr>
                <w:sz w:val="20"/>
              </w:rPr>
            </w:pPr>
            <w:ins w:id="987" w:author="USER" w:date="2024-03-14T09:16:00Z">
              <w:r>
                <w:rPr>
                  <w:sz w:val="20"/>
                </w:rPr>
                <w:t>KHOA</w:t>
              </w:r>
            </w:ins>
          </w:p>
        </w:tc>
        <w:tc>
          <w:tcPr>
            <w:tcW w:w="4536" w:type="dxa"/>
            <w:shd w:val="clear" w:color="auto" w:fill="auto"/>
            <w:vAlign w:val="center"/>
          </w:tcPr>
          <w:p w14:paraId="534D3B49" w14:textId="35ACD0AE" w:rsidR="003D2B95" w:rsidRPr="003D2B95" w:rsidRDefault="003D2B95" w:rsidP="00884EAD">
            <w:pPr>
              <w:pStyle w:val="TableParagraph"/>
              <w:spacing w:before="57"/>
              <w:ind w:left="116" w:right="680"/>
              <w:jc w:val="both"/>
              <w:rPr>
                <w:sz w:val="20"/>
              </w:rPr>
            </w:pPr>
            <w:ins w:id="988" w:author="USER" w:date="2024-03-14T09:16:00Z">
              <w:r w:rsidRPr="003F5FC2">
                <w:rPr>
                  <w:sz w:val="20"/>
                </w:rPr>
                <w:t>Updated to align with S-100 Edition 5.</w:t>
              </w:r>
            </w:ins>
            <w:ins w:id="989" w:author="USER" w:date="2024-03-14T09:17:00Z">
              <w:r>
                <w:rPr>
                  <w:sz w:val="20"/>
                </w:rPr>
                <w:t>2</w:t>
              </w:r>
            </w:ins>
            <w:ins w:id="990" w:author="USER" w:date="2024-03-14T09:16:00Z">
              <w:r w:rsidRPr="003F5FC2">
                <w:rPr>
                  <w:sz w:val="20"/>
                </w:rPr>
                <w:t>.0</w:t>
              </w:r>
            </w:ins>
            <w:ins w:id="991" w:author="USER" w:date="2024-03-14T09:18:00Z">
              <w:r>
                <w:rPr>
                  <w:sz w:val="20"/>
                </w:rPr>
                <w:t xml:space="preserve"> and </w:t>
              </w:r>
              <w:r w:rsidRPr="003D2B95">
                <w:rPr>
                  <w:sz w:val="20"/>
                </w:rPr>
                <w:t>Applied feedback from NIPWG</w:t>
              </w:r>
            </w:ins>
          </w:p>
        </w:tc>
      </w:tr>
      <w:tr w:rsidR="00884EAD" w14:paraId="560F6612" w14:textId="77777777" w:rsidTr="00884EAD">
        <w:trPr>
          <w:trHeight w:val="350"/>
        </w:trPr>
        <w:tc>
          <w:tcPr>
            <w:tcW w:w="1555" w:type="dxa"/>
            <w:shd w:val="clear" w:color="auto" w:fill="auto"/>
            <w:vAlign w:val="center"/>
          </w:tcPr>
          <w:p w14:paraId="6C494BF4" w14:textId="16018FFD" w:rsidR="00884EAD" w:rsidRPr="00884EAD" w:rsidRDefault="00884EAD" w:rsidP="00884EAD">
            <w:pPr>
              <w:pStyle w:val="TableParagraph"/>
              <w:spacing w:before="0"/>
              <w:ind w:left="0" w:firstLineChars="50" w:firstLine="100"/>
              <w:jc w:val="both"/>
              <w:rPr>
                <w:sz w:val="20"/>
              </w:rPr>
            </w:pPr>
            <w:ins w:id="992" w:author="USER" w:date="2024-06-28T10:49:00Z">
              <w:r>
                <w:rPr>
                  <w:sz w:val="20"/>
                </w:rPr>
                <w:t>2.0.0</w:t>
              </w:r>
            </w:ins>
          </w:p>
        </w:tc>
        <w:tc>
          <w:tcPr>
            <w:tcW w:w="1416" w:type="dxa"/>
            <w:shd w:val="clear" w:color="auto" w:fill="auto"/>
            <w:vAlign w:val="center"/>
          </w:tcPr>
          <w:p w14:paraId="52F3BE9C" w14:textId="5373F6F8" w:rsidR="00884EAD" w:rsidRPr="00884EAD" w:rsidRDefault="00884EAD" w:rsidP="00884EAD">
            <w:pPr>
              <w:pStyle w:val="TableParagraph"/>
              <w:spacing w:before="0"/>
              <w:ind w:left="0" w:firstLineChars="50" w:firstLine="100"/>
              <w:jc w:val="both"/>
              <w:rPr>
                <w:sz w:val="20"/>
              </w:rPr>
            </w:pPr>
            <w:ins w:id="993" w:author="USER" w:date="2024-06-28T10:50:00Z">
              <w:r>
                <w:rPr>
                  <w:sz w:val="20"/>
                </w:rPr>
                <w:t>July</w:t>
              </w:r>
            </w:ins>
            <w:ins w:id="994" w:author="USER" w:date="2024-06-28T10:49:00Z">
              <w:r w:rsidRPr="003D2B95">
                <w:rPr>
                  <w:sz w:val="20"/>
                </w:rPr>
                <w:t xml:space="preserve"> </w:t>
              </w:r>
              <w:r>
                <w:rPr>
                  <w:sz w:val="20"/>
                </w:rPr>
                <w:t>2024</w:t>
              </w:r>
            </w:ins>
          </w:p>
        </w:tc>
        <w:tc>
          <w:tcPr>
            <w:tcW w:w="1559" w:type="dxa"/>
            <w:shd w:val="clear" w:color="auto" w:fill="auto"/>
            <w:vAlign w:val="center"/>
          </w:tcPr>
          <w:p w14:paraId="6BE440F5" w14:textId="1EB5B659" w:rsidR="00884EAD" w:rsidRPr="00884EAD" w:rsidRDefault="00884EAD" w:rsidP="00884EAD">
            <w:pPr>
              <w:pStyle w:val="TableParagraph"/>
              <w:spacing w:before="0"/>
              <w:ind w:left="0" w:firstLineChars="50" w:firstLine="100"/>
              <w:jc w:val="both"/>
              <w:rPr>
                <w:sz w:val="20"/>
              </w:rPr>
            </w:pPr>
            <w:ins w:id="995" w:author="USER" w:date="2024-06-28T10:49:00Z">
              <w:r>
                <w:rPr>
                  <w:sz w:val="20"/>
                </w:rPr>
                <w:t>KHOA</w:t>
              </w:r>
            </w:ins>
          </w:p>
        </w:tc>
        <w:tc>
          <w:tcPr>
            <w:tcW w:w="4536" w:type="dxa"/>
            <w:shd w:val="clear" w:color="auto" w:fill="auto"/>
            <w:vAlign w:val="center"/>
          </w:tcPr>
          <w:p w14:paraId="2E9CF27D" w14:textId="043011B9" w:rsidR="00884EAD" w:rsidRDefault="00884EAD" w:rsidP="00884EAD">
            <w:pPr>
              <w:pStyle w:val="TableParagraph"/>
              <w:spacing w:before="57"/>
              <w:ind w:left="116" w:right="680"/>
              <w:jc w:val="both"/>
              <w:rPr>
                <w:rFonts w:ascii="Times New Roman"/>
                <w:sz w:val="18"/>
              </w:rPr>
            </w:pPr>
            <w:ins w:id="996" w:author="USER" w:date="2024-06-28T10:49:00Z">
              <w:r w:rsidRPr="003D2B95">
                <w:rPr>
                  <w:sz w:val="20"/>
                </w:rPr>
                <w:t>Applied feedback from NIPWG</w:t>
              </w:r>
            </w:ins>
          </w:p>
        </w:tc>
      </w:tr>
      <w:tr w:rsidR="00884EAD" w14:paraId="226FF2B1" w14:textId="77777777" w:rsidTr="003D2B95">
        <w:trPr>
          <w:trHeight w:val="350"/>
        </w:trPr>
        <w:tc>
          <w:tcPr>
            <w:tcW w:w="1555" w:type="dxa"/>
            <w:shd w:val="clear" w:color="auto" w:fill="auto"/>
          </w:tcPr>
          <w:p w14:paraId="27CBB761" w14:textId="5AFD4A80" w:rsidR="00884EAD" w:rsidRPr="004862C2" w:rsidRDefault="00884EAD" w:rsidP="00884EAD">
            <w:pPr>
              <w:pStyle w:val="TableParagraph"/>
              <w:spacing w:before="0"/>
              <w:ind w:left="0"/>
              <w:rPr>
                <w:rFonts w:ascii="Times New Roman" w:eastAsiaTheme="minorEastAsia"/>
                <w:sz w:val="18"/>
                <w:lang w:eastAsia="ko-KR"/>
              </w:rPr>
            </w:pPr>
          </w:p>
        </w:tc>
        <w:tc>
          <w:tcPr>
            <w:tcW w:w="1416" w:type="dxa"/>
            <w:shd w:val="clear" w:color="auto" w:fill="auto"/>
          </w:tcPr>
          <w:p w14:paraId="4D46BADC"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2D7B73B9"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41345F6" w14:textId="77777777" w:rsidR="00884EAD" w:rsidRDefault="00884EAD" w:rsidP="00884EAD">
            <w:pPr>
              <w:pStyle w:val="TableParagraph"/>
              <w:spacing w:before="0"/>
              <w:ind w:left="0"/>
              <w:rPr>
                <w:rFonts w:ascii="Times New Roman"/>
                <w:sz w:val="18"/>
              </w:rPr>
            </w:pPr>
          </w:p>
        </w:tc>
      </w:tr>
      <w:tr w:rsidR="00884EAD" w14:paraId="46A518C3" w14:textId="77777777" w:rsidTr="003D2B95">
        <w:trPr>
          <w:trHeight w:val="350"/>
        </w:trPr>
        <w:tc>
          <w:tcPr>
            <w:tcW w:w="1555" w:type="dxa"/>
            <w:shd w:val="clear" w:color="auto" w:fill="auto"/>
          </w:tcPr>
          <w:p w14:paraId="3BBE41C0"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0CED273D"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01070364"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0519B799" w14:textId="77777777" w:rsidR="00884EAD" w:rsidRDefault="00884EAD" w:rsidP="00884EAD">
            <w:pPr>
              <w:pStyle w:val="TableParagraph"/>
              <w:spacing w:before="0"/>
              <w:ind w:left="0"/>
              <w:rPr>
                <w:rFonts w:ascii="Times New Roman"/>
                <w:sz w:val="18"/>
              </w:rPr>
            </w:pPr>
          </w:p>
        </w:tc>
      </w:tr>
      <w:tr w:rsidR="00884EAD" w14:paraId="4685217E" w14:textId="77777777" w:rsidTr="003D2B95">
        <w:trPr>
          <w:trHeight w:val="350"/>
        </w:trPr>
        <w:tc>
          <w:tcPr>
            <w:tcW w:w="1555" w:type="dxa"/>
            <w:shd w:val="clear" w:color="auto" w:fill="auto"/>
          </w:tcPr>
          <w:p w14:paraId="46B3CE4F"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AFE82A4"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10E6B488"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DA88F0F" w14:textId="77777777" w:rsidR="00884EAD" w:rsidRDefault="00884EAD" w:rsidP="00884EAD">
            <w:pPr>
              <w:pStyle w:val="TableParagraph"/>
              <w:spacing w:before="0"/>
              <w:ind w:left="0"/>
              <w:rPr>
                <w:rFonts w:ascii="Times New Roman"/>
                <w:sz w:val="18"/>
              </w:rPr>
            </w:pPr>
          </w:p>
        </w:tc>
      </w:tr>
      <w:tr w:rsidR="00884EAD" w14:paraId="72B8066C" w14:textId="77777777" w:rsidTr="003D2B95">
        <w:trPr>
          <w:trHeight w:val="350"/>
        </w:trPr>
        <w:tc>
          <w:tcPr>
            <w:tcW w:w="1555" w:type="dxa"/>
            <w:shd w:val="clear" w:color="auto" w:fill="auto"/>
          </w:tcPr>
          <w:p w14:paraId="7C62C01A"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370A3C6"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4347C65C"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339192C3" w14:textId="77777777" w:rsidR="00884EAD" w:rsidRDefault="00884EAD" w:rsidP="00884EAD">
            <w:pPr>
              <w:pStyle w:val="TableParagraph"/>
              <w:spacing w:before="0"/>
              <w:ind w:left="0"/>
              <w:rPr>
                <w:rFonts w:ascii="Times New Roman"/>
                <w:sz w:val="18"/>
              </w:rPr>
            </w:pPr>
          </w:p>
        </w:tc>
      </w:tr>
      <w:tr w:rsidR="00884EAD" w14:paraId="77CAFB14" w14:textId="77777777" w:rsidTr="003D2B95">
        <w:trPr>
          <w:trHeight w:val="352"/>
        </w:trPr>
        <w:tc>
          <w:tcPr>
            <w:tcW w:w="1555" w:type="dxa"/>
            <w:shd w:val="clear" w:color="auto" w:fill="auto"/>
          </w:tcPr>
          <w:p w14:paraId="18DB574C"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31B0AE0A"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62118EA5"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569A480D" w14:textId="77777777" w:rsidR="00884EAD" w:rsidRDefault="00884EAD" w:rsidP="00884EAD">
            <w:pPr>
              <w:pStyle w:val="TableParagraph"/>
              <w:spacing w:before="0"/>
              <w:ind w:left="0"/>
              <w:rPr>
                <w:rFonts w:ascii="Times New Roman"/>
                <w:sz w:val="18"/>
              </w:rPr>
            </w:pPr>
          </w:p>
        </w:tc>
      </w:tr>
    </w:tbl>
    <w:p w14:paraId="7EC43A28" w14:textId="77777777" w:rsidR="00A174B6" w:rsidRDefault="00A174B6" w:rsidP="00C53B69">
      <w:pPr>
        <w:spacing w:after="0" w:line="240" w:lineRule="auto"/>
      </w:pPr>
    </w:p>
    <w:p w14:paraId="58E1353A" w14:textId="48AC8E60" w:rsidR="00A174B6" w:rsidRDefault="00A174B6" w:rsidP="00C53B69">
      <w:pPr>
        <w:spacing w:after="0" w:line="240" w:lineRule="auto"/>
      </w:pPr>
      <w:r>
        <w:br w:type="page"/>
      </w:r>
    </w:p>
    <w:p w14:paraId="68A38F9E" w14:textId="77777777" w:rsidR="00A174B6" w:rsidRPr="009063C9" w:rsidRDefault="00A174B6" w:rsidP="00A174B6">
      <w:pPr>
        <w:suppressAutoHyphens/>
        <w:rPr>
          <w:b/>
          <w:sz w:val="28"/>
          <w:lang w:eastAsia="en-GB"/>
        </w:rPr>
      </w:pPr>
    </w:p>
    <w:p w14:paraId="65C9913D" w14:textId="77777777" w:rsidR="00A174B6" w:rsidRPr="009063C9" w:rsidRDefault="00A174B6" w:rsidP="00A174B6">
      <w:pPr>
        <w:suppressAutoHyphens/>
        <w:spacing w:after="0" w:line="240" w:lineRule="auto"/>
        <w:rPr>
          <w:b/>
          <w:sz w:val="28"/>
          <w:lang w:eastAsia="en-GB"/>
        </w:rPr>
      </w:pPr>
    </w:p>
    <w:p w14:paraId="00D5C022" w14:textId="77777777" w:rsidR="00A174B6" w:rsidRPr="009063C9" w:rsidRDefault="00A174B6" w:rsidP="00A174B6">
      <w:pPr>
        <w:suppressAutoHyphens/>
        <w:spacing w:after="0" w:line="240" w:lineRule="auto"/>
        <w:jc w:val="center"/>
        <w:rPr>
          <w:b/>
          <w:sz w:val="28"/>
          <w:lang w:eastAsia="en-GB"/>
        </w:rPr>
      </w:pPr>
    </w:p>
    <w:p w14:paraId="23388C34" w14:textId="77777777" w:rsidR="00A174B6" w:rsidRPr="009063C9" w:rsidRDefault="00A174B6" w:rsidP="00A174B6">
      <w:pPr>
        <w:suppressAutoHyphens/>
        <w:spacing w:after="0" w:line="240" w:lineRule="auto"/>
        <w:jc w:val="center"/>
        <w:rPr>
          <w:b/>
          <w:sz w:val="28"/>
          <w:lang w:eastAsia="en-GB"/>
        </w:rPr>
      </w:pPr>
    </w:p>
    <w:p w14:paraId="4B67750B" w14:textId="77777777" w:rsidR="00A174B6" w:rsidRPr="009063C9" w:rsidRDefault="00A174B6" w:rsidP="00A174B6">
      <w:pPr>
        <w:suppressAutoHyphens/>
        <w:spacing w:after="0" w:line="240" w:lineRule="auto"/>
        <w:jc w:val="center"/>
        <w:rPr>
          <w:b/>
          <w:sz w:val="28"/>
          <w:lang w:eastAsia="en-GB"/>
        </w:rPr>
      </w:pPr>
    </w:p>
    <w:p w14:paraId="5B01F748" w14:textId="77777777" w:rsidR="00A174B6" w:rsidRPr="009063C9" w:rsidRDefault="00A174B6" w:rsidP="00A174B6">
      <w:pPr>
        <w:suppressAutoHyphens/>
        <w:spacing w:after="0" w:line="240" w:lineRule="auto"/>
        <w:jc w:val="center"/>
        <w:rPr>
          <w:b/>
          <w:sz w:val="28"/>
          <w:lang w:eastAsia="en-GB"/>
        </w:rPr>
      </w:pPr>
    </w:p>
    <w:p w14:paraId="757863DD" w14:textId="77777777" w:rsidR="00A174B6" w:rsidRPr="009063C9" w:rsidRDefault="00A174B6" w:rsidP="00A174B6">
      <w:pPr>
        <w:suppressAutoHyphens/>
        <w:spacing w:after="0" w:line="240" w:lineRule="auto"/>
        <w:jc w:val="center"/>
        <w:rPr>
          <w:b/>
          <w:sz w:val="28"/>
          <w:lang w:eastAsia="en-GB"/>
        </w:rPr>
      </w:pPr>
    </w:p>
    <w:p w14:paraId="269C05E7" w14:textId="77777777" w:rsidR="00A174B6" w:rsidRPr="009063C9" w:rsidRDefault="00A174B6" w:rsidP="00A174B6">
      <w:pPr>
        <w:suppressAutoHyphens/>
        <w:spacing w:after="0" w:line="240" w:lineRule="auto"/>
        <w:jc w:val="center"/>
        <w:rPr>
          <w:b/>
          <w:sz w:val="28"/>
          <w:lang w:eastAsia="en-GB"/>
        </w:rPr>
      </w:pPr>
    </w:p>
    <w:p w14:paraId="4A9B490E" w14:textId="77777777" w:rsidR="00A174B6" w:rsidRPr="009063C9" w:rsidRDefault="00A174B6" w:rsidP="00A174B6">
      <w:pPr>
        <w:suppressAutoHyphens/>
        <w:spacing w:after="0" w:line="240" w:lineRule="auto"/>
        <w:jc w:val="center"/>
        <w:rPr>
          <w:b/>
          <w:sz w:val="28"/>
          <w:lang w:eastAsia="en-GB"/>
        </w:rPr>
      </w:pPr>
    </w:p>
    <w:p w14:paraId="424E8BA2" w14:textId="77777777" w:rsidR="00A174B6" w:rsidRPr="009063C9" w:rsidRDefault="00A174B6" w:rsidP="00A174B6">
      <w:pPr>
        <w:suppressAutoHyphens/>
        <w:spacing w:after="0" w:line="240" w:lineRule="auto"/>
        <w:jc w:val="center"/>
        <w:rPr>
          <w:b/>
          <w:sz w:val="28"/>
          <w:lang w:eastAsia="en-GB"/>
        </w:rPr>
      </w:pPr>
    </w:p>
    <w:p w14:paraId="5A4F8EC1" w14:textId="77777777" w:rsidR="00A174B6" w:rsidRPr="009063C9" w:rsidRDefault="00A174B6" w:rsidP="00A174B6">
      <w:pPr>
        <w:suppressAutoHyphens/>
        <w:spacing w:after="0" w:line="240" w:lineRule="auto"/>
        <w:jc w:val="center"/>
        <w:rPr>
          <w:b/>
          <w:sz w:val="28"/>
          <w:lang w:eastAsia="en-GB"/>
        </w:rPr>
      </w:pPr>
    </w:p>
    <w:p w14:paraId="39247833" w14:textId="77777777" w:rsidR="00A174B6" w:rsidRPr="009063C9"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line="240" w:lineRule="auto"/>
        <w:jc w:val="center"/>
        <w:rPr>
          <w:rFonts w:ascii="Arial Narrow" w:hAnsi="Arial Narrow"/>
          <w:lang w:val="de-DE" w:eastAsia="en-GB"/>
        </w:rPr>
      </w:pPr>
      <w:r w:rsidRPr="009063C9">
        <w:rPr>
          <w:rFonts w:ascii="Arial Narrow" w:hAnsi="Arial Narrow"/>
          <w:lang w:val="de-DE" w:eastAsia="en-GB"/>
        </w:rPr>
        <w:t>Page intentionally left blank</w:t>
      </w:r>
    </w:p>
    <w:p w14:paraId="39E68481" w14:textId="42A1EBD5" w:rsidR="00A174B6" w:rsidRPr="00F073CC" w:rsidRDefault="00A174B6" w:rsidP="00C53B69">
      <w:pPr>
        <w:spacing w:after="0" w:line="240" w:lineRule="auto"/>
        <w:sectPr w:rsidR="00A174B6" w:rsidRPr="00F073CC" w:rsidSect="00A174B6">
          <w:headerReference w:type="even" r:id="rId15"/>
          <w:headerReference w:type="default" r:id="rId16"/>
          <w:footerReference w:type="even" r:id="rId17"/>
          <w:footerReference w:type="default" r:id="rId18"/>
          <w:headerReference w:type="first" r:id="rId19"/>
          <w:pgSz w:w="11906" w:h="16838" w:code="9"/>
          <w:pgMar w:top="485" w:right="1400" w:bottom="1440" w:left="1400" w:header="709" w:footer="283" w:gutter="0"/>
          <w:pgNumType w:fmt="lowerRoman"/>
          <w:cols w:space="720"/>
          <w:titlePg/>
          <w:docGrid w:linePitch="272"/>
        </w:sectPr>
      </w:pPr>
    </w:p>
    <w:p w14:paraId="57A205BD" w14:textId="77777777" w:rsidR="00A0577E" w:rsidRPr="001C2735" w:rsidRDefault="00A0577E" w:rsidP="001C2735">
      <w:pPr>
        <w:pStyle w:val="Heading1"/>
      </w:pPr>
      <w:bookmarkStart w:id="1018" w:name="_Toc225648272"/>
      <w:bookmarkStart w:id="1019" w:name="_Toc225065129"/>
      <w:bookmarkStart w:id="1020" w:name="_Toc152232529"/>
      <w:bookmarkStart w:id="1021" w:name="_Toc170717180"/>
      <w:r w:rsidRPr="001C2735">
        <w:lastRenderedPageBreak/>
        <w:t>Overview</w:t>
      </w:r>
      <w:bookmarkEnd w:id="1018"/>
      <w:bookmarkEnd w:id="1019"/>
      <w:bookmarkEnd w:id="1020"/>
      <w:bookmarkEnd w:id="1021"/>
    </w:p>
    <w:p w14:paraId="3C198DF5" w14:textId="77777777" w:rsidR="00E831A7" w:rsidRPr="00972855" w:rsidRDefault="00C623C0" w:rsidP="00666E30">
      <w:pPr>
        <w:pStyle w:val="Heading2"/>
      </w:pPr>
      <w:r w:rsidRPr="00972855">
        <w:t xml:space="preserve"> </w:t>
      </w:r>
      <w:bookmarkStart w:id="1022" w:name="_Toc152232530"/>
      <w:bookmarkStart w:id="1023" w:name="_Toc170717181"/>
      <w:r w:rsidR="000F2AEA" w:rsidRPr="00972855">
        <w:t>Introduction</w:t>
      </w:r>
      <w:bookmarkEnd w:id="1022"/>
      <w:bookmarkEnd w:id="1023"/>
    </w:p>
    <w:p w14:paraId="6524C1EB" w14:textId="77777777" w:rsidR="007D4CFE" w:rsidRPr="007D4CFE" w:rsidRDefault="007D4CFE" w:rsidP="0066308B">
      <w:r w:rsidRPr="007D4CFE">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7D4CFE" w:rsidRDefault="007D4CFE" w:rsidP="0066308B">
      <w:r w:rsidRPr="007D4CFE">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17837779" w14:textId="77777777" w:rsidR="00816736" w:rsidRPr="00972855" w:rsidRDefault="00AC2813" w:rsidP="00666E30">
      <w:pPr>
        <w:pStyle w:val="Heading2"/>
      </w:pPr>
      <w:bookmarkStart w:id="1024" w:name="_Toc152232531"/>
      <w:bookmarkStart w:id="1025" w:name="_Toc170717182"/>
      <w:r w:rsidRPr="00972855">
        <w:t>References</w:t>
      </w:r>
      <w:bookmarkEnd w:id="1024"/>
      <w:bookmarkEnd w:id="1025"/>
    </w:p>
    <w:p w14:paraId="298B0D70" w14:textId="04F2F6CC" w:rsidR="00C61F76" w:rsidRDefault="00C61F76" w:rsidP="00C53B69">
      <w:pPr>
        <w:rPr>
          <w:lang w:eastAsia="en-GB"/>
        </w:rPr>
      </w:pPr>
      <w:r>
        <w:rPr>
          <w:lang w:eastAsia="en-GB"/>
        </w:rPr>
        <w:t>S-100</w:t>
      </w:r>
      <w:r w:rsidR="0066308B">
        <w:rPr>
          <w:lang w:eastAsia="en-GB"/>
        </w:rPr>
        <w:t xml:space="preserve">: </w:t>
      </w:r>
      <w:r>
        <w:rPr>
          <w:lang w:eastAsia="en-GB"/>
        </w:rPr>
        <w:t xml:space="preserve">IHO </w:t>
      </w:r>
      <w:r w:rsidRPr="009F0E60">
        <w:rPr>
          <w:lang w:eastAsia="en-GB"/>
        </w:rPr>
        <w:t xml:space="preserve">Universal </w:t>
      </w:r>
      <w:r w:rsidR="001D74D7" w:rsidRPr="009F0E60">
        <w:rPr>
          <w:lang w:eastAsia="en-GB"/>
        </w:rPr>
        <w:t xml:space="preserve">Hydrographic </w:t>
      </w:r>
      <w:r w:rsidRPr="009F0E60">
        <w:rPr>
          <w:lang w:eastAsia="en-GB"/>
        </w:rPr>
        <w:t>Data</w:t>
      </w:r>
      <w:r>
        <w:rPr>
          <w:lang w:eastAsia="en-GB"/>
        </w:rPr>
        <w:t xml:space="preserve"> Model</w:t>
      </w:r>
      <w:r w:rsidR="0066308B">
        <w:rPr>
          <w:lang w:eastAsia="en-GB"/>
        </w:rPr>
        <w:t xml:space="preserve">, Edition </w:t>
      </w:r>
      <w:del w:id="1026" w:author="USER" w:date="2024-03-14T09:23:00Z">
        <w:r w:rsidR="0066308B" w:rsidDel="00A16A44">
          <w:rPr>
            <w:lang w:eastAsia="en-GB"/>
          </w:rPr>
          <w:delText>5.0.0</w:delText>
        </w:r>
      </w:del>
      <w:ins w:id="1027" w:author="USER" w:date="2024-03-14T09:23:00Z">
        <w:r w:rsidR="00A16A44">
          <w:rPr>
            <w:lang w:eastAsia="en-GB"/>
          </w:rPr>
          <w:t>5.2.0</w:t>
        </w:r>
      </w:ins>
    </w:p>
    <w:p w14:paraId="1749C97A" w14:textId="1EB17ADB" w:rsidR="0066308B" w:rsidRPr="00C8160E" w:rsidRDefault="0066308B" w:rsidP="00C53B69">
      <w:pPr>
        <w:rPr>
          <w:ins w:id="1028" w:author="Greenblue" w:date="2024-02-13T15:29:00Z"/>
          <w:spacing w:val="-14"/>
        </w:rPr>
      </w:pPr>
      <w:r w:rsidRPr="00C8160E">
        <w:rPr>
          <w:rFonts w:eastAsia="Malgun Gothic" w:hint="eastAsia"/>
          <w:spacing w:val="-14"/>
        </w:rPr>
        <w:t>I</w:t>
      </w:r>
      <w:r w:rsidRPr="00C8160E">
        <w:rPr>
          <w:rFonts w:eastAsia="Malgun Gothic"/>
          <w:spacing w:val="-14"/>
        </w:rPr>
        <w:t xml:space="preserve">SO 8601:2004: </w:t>
      </w:r>
      <w:r w:rsidRPr="00C8160E">
        <w:rPr>
          <w:i/>
          <w:spacing w:val="-14"/>
        </w:rPr>
        <w:t>Data elements and interchange formats - Information interchange - Representation of dates and times</w:t>
      </w:r>
      <w:ins w:id="1029" w:author="Greenblue" w:date="2024-02-13T15:19:00Z">
        <w:r w:rsidR="00C14682" w:rsidRPr="00C8160E">
          <w:rPr>
            <w:i/>
            <w:spacing w:val="-14"/>
          </w:rPr>
          <w:t>.</w:t>
        </w:r>
      </w:ins>
      <w:del w:id="1030" w:author="Greenblue" w:date="2024-02-13T15:19:00Z">
        <w:r w:rsidRPr="00C8160E" w:rsidDel="00474D60">
          <w:rPr>
            <w:spacing w:val="-14"/>
          </w:rPr>
          <w:delText>, 2004</w:delText>
        </w:r>
      </w:del>
    </w:p>
    <w:p w14:paraId="19C2D9A9" w14:textId="36217148" w:rsidR="00E61348" w:rsidRPr="00E61348" w:rsidRDefault="00E61348" w:rsidP="00E61348">
      <w:ins w:id="1031" w:author="Greenblue" w:date="2024-02-13T15:29:00Z">
        <w:r>
          <w:rPr>
            <w:rFonts w:eastAsia="Malgun Gothic"/>
          </w:rPr>
          <w:t xml:space="preserve">ISO 19101-1:2014: </w:t>
        </w:r>
        <w:r>
          <w:t>G</w:t>
        </w:r>
        <w:r>
          <w:rPr>
            <w:i/>
          </w:rPr>
          <w:t xml:space="preserve">eographic Information - </w:t>
        </w:r>
        <w:r w:rsidRPr="00E61348">
          <w:rPr>
            <w:i/>
            <w:color w:val="000000"/>
          </w:rPr>
          <w:t>Reference Model</w:t>
        </w:r>
        <w:r w:rsidRPr="00E61348">
          <w:rPr>
            <w:i/>
            <w:color w:val="000000"/>
            <w:spacing w:val="1"/>
          </w:rPr>
          <w:t xml:space="preserve"> </w:t>
        </w:r>
        <w:r w:rsidRPr="00E61348">
          <w:rPr>
            <w:i/>
            <w:color w:val="000000"/>
          </w:rPr>
          <w:t>- Part 1- Fundamentals</w:t>
        </w:r>
      </w:ins>
    </w:p>
    <w:p w14:paraId="267FB1C4" w14:textId="27CD61D9" w:rsidR="007C39AF" w:rsidRPr="007C39AF" w:rsidRDefault="0066308B" w:rsidP="00C14682">
      <w:pPr>
        <w:tabs>
          <w:tab w:val="left" w:pos="7385"/>
        </w:tabs>
        <w:rPr>
          <w:ins w:id="1032" w:author="Greenblue" w:date="2024-02-13T16:41:00Z"/>
          <w:rFonts w:eastAsia="Malgun Gothic"/>
        </w:rPr>
      </w:pPr>
      <w:r>
        <w:t>ISO 19101-2:20</w:t>
      </w:r>
      <w:del w:id="1033" w:author="Greenblue" w:date="2024-02-13T15:20:00Z">
        <w:r w:rsidDel="00C14682">
          <w:delText>0</w:delText>
        </w:r>
      </w:del>
      <w:ins w:id="1034" w:author="Greenblue" w:date="2024-02-13T15:20:00Z">
        <w:r w:rsidR="00C14682">
          <w:t>1</w:t>
        </w:r>
      </w:ins>
      <w:r>
        <w:t xml:space="preserve">8: </w:t>
      </w:r>
      <w:bookmarkStart w:id="1035" w:name="_Hlk158730600"/>
      <w:r>
        <w:t>G</w:t>
      </w:r>
      <w:r>
        <w:rPr>
          <w:i/>
        </w:rPr>
        <w:t xml:space="preserve">eographic Information - </w:t>
      </w:r>
      <w:bookmarkEnd w:id="1035"/>
      <w:del w:id="1036" w:author="Greenblue" w:date="2024-02-13T15:07:00Z">
        <w:r w:rsidDel="00D83461">
          <w:rPr>
            <w:i/>
          </w:rPr>
          <w:delText>Rules for Application Schema</w:delText>
        </w:r>
      </w:del>
      <w:ins w:id="1037" w:author="Greenblue" w:date="2024-02-13T15:07:00Z">
        <w:r w:rsidR="00D83461">
          <w:rPr>
            <w:i/>
          </w:rPr>
          <w:t>Reference model</w:t>
        </w:r>
      </w:ins>
      <w:r>
        <w:rPr>
          <w:rFonts w:eastAsia="Malgun Gothic"/>
        </w:rPr>
        <w:t>.</w:t>
      </w:r>
    </w:p>
    <w:p w14:paraId="0EC31E66" w14:textId="77777777" w:rsidR="009B2F93" w:rsidRDefault="0066308B" w:rsidP="0066308B">
      <w:pPr>
        <w:rPr>
          <w:ins w:id="1038" w:author="Greenblue" w:date="2024-02-13T15:01:00Z"/>
          <w:spacing w:val="-53"/>
        </w:rPr>
      </w:pPr>
      <w:r>
        <w:t>ISO/TS 19103:2005: G</w:t>
      </w:r>
      <w:r>
        <w:rPr>
          <w:i/>
        </w:rPr>
        <w:t>eographic Information - Conceptual schema language</w:t>
      </w:r>
      <w:r>
        <w:t>.</w:t>
      </w:r>
      <w:r>
        <w:rPr>
          <w:spacing w:val="-53"/>
        </w:rPr>
        <w:t xml:space="preserve"> </w:t>
      </w:r>
    </w:p>
    <w:p w14:paraId="037A957D" w14:textId="62DE33E6" w:rsidR="0066308B" w:rsidRDefault="0066308B" w:rsidP="0066308B">
      <w:r>
        <w:t>ISO</w:t>
      </w:r>
      <w:r>
        <w:rPr>
          <w:spacing w:val="-1"/>
        </w:rPr>
        <w:t xml:space="preserve"> </w:t>
      </w:r>
      <w:r>
        <w:t>19106:2004</w:t>
      </w:r>
      <w:del w:id="1039" w:author="Greenblue" w:date="2024-02-13T15:14:00Z">
        <w:r w:rsidDel="00905016">
          <w:delText>,</w:delText>
        </w:r>
      </w:del>
      <w:ins w:id="1040" w:author="Greenblue" w:date="2024-02-13T15:14:00Z">
        <w:r w:rsidR="00905016">
          <w:t>:</w:t>
        </w:r>
      </w:ins>
      <w:r>
        <w:rPr>
          <w:spacing w:val="-1"/>
        </w:rPr>
        <w:t xml:space="preserve"> </w:t>
      </w:r>
      <w:r>
        <w:rPr>
          <w:i/>
        </w:rPr>
        <w:t>Geographic Information</w:t>
      </w:r>
      <w:r>
        <w:rPr>
          <w:i/>
          <w:spacing w:val="-2"/>
        </w:rPr>
        <w:t xml:space="preserve"> </w:t>
      </w:r>
      <w:r>
        <w:rPr>
          <w:i/>
        </w:rPr>
        <w:t>–</w:t>
      </w:r>
      <w:r>
        <w:rPr>
          <w:i/>
          <w:spacing w:val="1"/>
        </w:rPr>
        <w:t xml:space="preserve"> </w:t>
      </w:r>
      <w:r>
        <w:rPr>
          <w:i/>
        </w:rPr>
        <w:t>Profiles</w:t>
      </w:r>
      <w:r>
        <w:t>.</w:t>
      </w:r>
    </w:p>
    <w:p w14:paraId="3D74D3D5" w14:textId="3ECA1155" w:rsidR="0066308B" w:rsidRDefault="0066308B" w:rsidP="0066308B">
      <w:pPr>
        <w:rPr>
          <w:ins w:id="1041" w:author="Greenblue" w:date="2024-02-13T18:32:00Z"/>
        </w:rPr>
      </w:pPr>
      <w:r>
        <w:t>ISO</w:t>
      </w:r>
      <w:r>
        <w:rPr>
          <w:spacing w:val="-2"/>
        </w:rPr>
        <w:t xml:space="preserve"> </w:t>
      </w:r>
      <w:r>
        <w:t>19107:20</w:t>
      </w:r>
      <w:del w:id="1042" w:author="Greenblue" w:date="2024-02-13T15:21:00Z">
        <w:r w:rsidDel="00C14682">
          <w:delText>03</w:delText>
        </w:r>
      </w:del>
      <w:ins w:id="1043" w:author="Greenblue" w:date="2024-02-13T15:21:00Z">
        <w:r w:rsidR="00C14682">
          <w:t>19</w:t>
        </w:r>
      </w:ins>
      <w:r>
        <w:t xml:space="preserve">: </w:t>
      </w:r>
      <w:r>
        <w:rPr>
          <w:i/>
        </w:rPr>
        <w:t>Geographic</w:t>
      </w:r>
      <w:r>
        <w:rPr>
          <w:i/>
          <w:spacing w:val="-1"/>
        </w:rPr>
        <w:t xml:space="preserve"> </w:t>
      </w:r>
      <w:r>
        <w:rPr>
          <w:i/>
        </w:rPr>
        <w:t>Information</w:t>
      </w:r>
      <w:r>
        <w:rPr>
          <w:i/>
          <w:spacing w:val="-2"/>
        </w:rPr>
        <w:t xml:space="preserve"> </w:t>
      </w:r>
      <w:r>
        <w:rPr>
          <w:i/>
        </w:rPr>
        <w:t>– Spatial</w:t>
      </w:r>
      <w:r>
        <w:rPr>
          <w:i/>
          <w:spacing w:val="-3"/>
        </w:rPr>
        <w:t xml:space="preserve"> </w:t>
      </w:r>
      <w:r>
        <w:rPr>
          <w:i/>
        </w:rPr>
        <w:t>schema</w:t>
      </w:r>
      <w:r>
        <w:t>.</w:t>
      </w:r>
    </w:p>
    <w:p w14:paraId="6907ACDD" w14:textId="0794810F" w:rsidR="00C8160E" w:rsidRPr="006073E9" w:rsidRDefault="00C8160E" w:rsidP="0066308B">
      <w:pPr>
        <w:rPr>
          <w:rFonts w:eastAsia="Malgun Gothic"/>
        </w:rPr>
      </w:pPr>
      <w:ins w:id="1044" w:author="Greenblue" w:date="2024-02-13T18:32:00Z">
        <w:r w:rsidRPr="00C8160E">
          <w:t>ISO 19108:2002:</w:t>
        </w:r>
        <w:r>
          <w:rPr>
            <w:rFonts w:eastAsia="Malgun Gothic"/>
          </w:rPr>
          <w:t xml:space="preserve"> </w:t>
        </w:r>
        <w:r w:rsidRPr="00C8160E">
          <w:rPr>
            <w:i/>
          </w:rPr>
          <w:t>Geographic Information – Temporal Schema</w:t>
        </w:r>
      </w:ins>
      <w:ins w:id="1045" w:author="Greenblue" w:date="2024-02-13T18:33:00Z">
        <w:r>
          <w:rPr>
            <w:i/>
          </w:rPr>
          <w:t>.</w:t>
        </w:r>
      </w:ins>
    </w:p>
    <w:p w14:paraId="38E467C3" w14:textId="4789E9FC" w:rsidR="009B2F93" w:rsidRDefault="0066308B" w:rsidP="0066308B">
      <w:pPr>
        <w:rPr>
          <w:ins w:id="1046" w:author="Greenblue" w:date="2024-02-13T15:24:00Z"/>
          <w:spacing w:val="1"/>
        </w:rPr>
      </w:pPr>
      <w:r>
        <w:t>ISO</w:t>
      </w:r>
      <w:r>
        <w:rPr>
          <w:spacing w:val="6"/>
        </w:rPr>
        <w:t xml:space="preserve"> </w:t>
      </w:r>
      <w:r>
        <w:t xml:space="preserve">19109:2005: </w:t>
      </w:r>
      <w:bookmarkStart w:id="1047" w:name="_Hlk158730371"/>
      <w:r>
        <w:rPr>
          <w:i/>
        </w:rPr>
        <w:t>Geographic</w:t>
      </w:r>
      <w:r>
        <w:rPr>
          <w:i/>
          <w:spacing w:val="6"/>
        </w:rPr>
        <w:t xml:space="preserve"> </w:t>
      </w:r>
      <w:r>
        <w:rPr>
          <w:i/>
        </w:rPr>
        <w:t>Information</w:t>
      </w:r>
      <w:r>
        <w:rPr>
          <w:i/>
          <w:spacing w:val="7"/>
        </w:rPr>
        <w:t xml:space="preserve"> </w:t>
      </w:r>
      <w:r>
        <w:rPr>
          <w:i/>
        </w:rPr>
        <w:t>-</w:t>
      </w:r>
      <w:r>
        <w:rPr>
          <w:i/>
          <w:spacing w:val="7"/>
        </w:rPr>
        <w:t xml:space="preserve"> </w:t>
      </w:r>
      <w:bookmarkEnd w:id="1047"/>
      <w:r>
        <w:rPr>
          <w:i/>
        </w:rPr>
        <w:t>Rules</w:t>
      </w:r>
      <w:r>
        <w:rPr>
          <w:i/>
          <w:spacing w:val="6"/>
        </w:rPr>
        <w:t xml:space="preserve"> </w:t>
      </w:r>
      <w:r>
        <w:rPr>
          <w:i/>
        </w:rPr>
        <w:t>for</w:t>
      </w:r>
      <w:r>
        <w:rPr>
          <w:i/>
          <w:spacing w:val="8"/>
        </w:rPr>
        <w:t xml:space="preserve"> </w:t>
      </w:r>
      <w:r>
        <w:rPr>
          <w:i/>
        </w:rPr>
        <w:t>Application</w:t>
      </w:r>
      <w:r>
        <w:rPr>
          <w:i/>
          <w:spacing w:val="5"/>
        </w:rPr>
        <w:t xml:space="preserve"> </w:t>
      </w:r>
      <w:r>
        <w:rPr>
          <w:i/>
        </w:rPr>
        <w:t>Schema</w:t>
      </w:r>
      <w:r>
        <w:t>.</w:t>
      </w:r>
      <w:r>
        <w:rPr>
          <w:spacing w:val="1"/>
        </w:rPr>
        <w:t xml:space="preserve"> </w:t>
      </w:r>
    </w:p>
    <w:p w14:paraId="10E23F18" w14:textId="204A1C89" w:rsidR="009027CB" w:rsidRPr="00E61348" w:rsidRDefault="009027CB" w:rsidP="0066308B">
      <w:pPr>
        <w:rPr>
          <w:ins w:id="1048" w:author="Greenblue" w:date="2024-02-13T15:01:00Z"/>
          <w:spacing w:val="1"/>
        </w:rPr>
      </w:pPr>
      <w:ins w:id="1049" w:author="Greenblue" w:date="2024-02-13T15:25:00Z">
        <w:r w:rsidRPr="008755D3">
          <w:rPr>
            <w:rFonts w:eastAsia="Malgun Gothic" w:hint="eastAsia"/>
            <w:spacing w:val="1"/>
          </w:rPr>
          <w:t>I</w:t>
        </w:r>
        <w:r w:rsidRPr="008755D3">
          <w:rPr>
            <w:rFonts w:eastAsia="Malgun Gothic"/>
            <w:spacing w:val="1"/>
          </w:rPr>
          <w:t xml:space="preserve">SO 19110:2005: </w:t>
        </w:r>
        <w:r>
          <w:rPr>
            <w:i/>
          </w:rPr>
          <w:t>Geographic</w:t>
        </w:r>
        <w:r>
          <w:rPr>
            <w:i/>
            <w:spacing w:val="6"/>
          </w:rPr>
          <w:t xml:space="preserve"> </w:t>
        </w:r>
        <w:r>
          <w:rPr>
            <w:i/>
          </w:rPr>
          <w:t>Information</w:t>
        </w:r>
        <w:r>
          <w:rPr>
            <w:i/>
            <w:spacing w:val="7"/>
          </w:rPr>
          <w:t xml:space="preserve"> </w:t>
        </w:r>
        <w:r>
          <w:rPr>
            <w:i/>
          </w:rPr>
          <w:t xml:space="preserve">- </w:t>
        </w:r>
      </w:ins>
      <w:ins w:id="1050" w:author="Greenblue" w:date="2024-02-13T15:26:00Z">
        <w:r w:rsidRPr="009027CB">
          <w:rPr>
            <w:i/>
            <w:color w:val="000000"/>
          </w:rPr>
          <w:t>Methodology for Feature Cataloguing</w:t>
        </w:r>
      </w:ins>
    </w:p>
    <w:p w14:paraId="2418E179" w14:textId="3AC5A87C" w:rsidR="0066308B" w:rsidRDefault="0066308B" w:rsidP="0066308B">
      <w:r>
        <w:t>ISO</w:t>
      </w:r>
      <w:r>
        <w:rPr>
          <w:spacing w:val="-3"/>
        </w:rPr>
        <w:t xml:space="preserve"> </w:t>
      </w:r>
      <w:r>
        <w:t>19111:200</w:t>
      </w:r>
      <w:del w:id="1051" w:author="Greenblue" w:date="2024-02-13T15:12:00Z">
        <w:r w:rsidDel="00814981">
          <w:delText>3</w:delText>
        </w:r>
      </w:del>
      <w:ins w:id="1052" w:author="Greenblue" w:date="2024-02-13T15:12:00Z">
        <w:r w:rsidR="00814981">
          <w:t>7</w:t>
        </w:r>
      </w:ins>
      <w:del w:id="1053" w:author="Greenblue" w:date="2024-02-13T15:14:00Z">
        <w:r w:rsidDel="00905016">
          <w:delText>,</w:delText>
        </w:r>
      </w:del>
      <w:ins w:id="1054" w:author="Greenblue" w:date="2024-02-13T15:14:00Z">
        <w:r w:rsidR="00905016">
          <w:t>:</w:t>
        </w:r>
      </w:ins>
      <w:r>
        <w:rPr>
          <w:spacing w:val="-3"/>
        </w:rPr>
        <w:t xml:space="preserve"> </w:t>
      </w:r>
      <w:r>
        <w:rPr>
          <w:i/>
        </w:rPr>
        <w:t>Geographic</w:t>
      </w:r>
      <w:r>
        <w:rPr>
          <w:i/>
          <w:spacing w:val="-3"/>
        </w:rPr>
        <w:t xml:space="preserve"> </w:t>
      </w:r>
      <w:r>
        <w:rPr>
          <w:i/>
        </w:rPr>
        <w:t>information</w:t>
      </w:r>
      <w:r>
        <w:rPr>
          <w:i/>
          <w:spacing w:val="-1"/>
        </w:rPr>
        <w:t xml:space="preserve"> </w:t>
      </w:r>
      <w:r>
        <w:rPr>
          <w:i/>
        </w:rPr>
        <w:t>- Spatial</w:t>
      </w:r>
      <w:r>
        <w:rPr>
          <w:i/>
          <w:spacing w:val="-5"/>
        </w:rPr>
        <w:t xml:space="preserve"> </w:t>
      </w:r>
      <w:r>
        <w:rPr>
          <w:i/>
        </w:rPr>
        <w:t>referencing</w:t>
      </w:r>
      <w:r>
        <w:rPr>
          <w:i/>
          <w:spacing w:val="-3"/>
        </w:rPr>
        <w:t xml:space="preserve"> </w:t>
      </w:r>
      <w:r>
        <w:rPr>
          <w:i/>
        </w:rPr>
        <w:t>by</w:t>
      </w:r>
      <w:r>
        <w:rPr>
          <w:i/>
          <w:spacing w:val="-2"/>
        </w:rPr>
        <w:t xml:space="preserve"> </w:t>
      </w:r>
      <w:r>
        <w:rPr>
          <w:i/>
        </w:rPr>
        <w:t>coordinates</w:t>
      </w:r>
      <w:r>
        <w:t>.</w:t>
      </w:r>
    </w:p>
    <w:p w14:paraId="190547A3" w14:textId="7D40EE9D" w:rsidR="0066308B" w:rsidRDefault="0066308B" w:rsidP="0066308B">
      <w:r>
        <w:t>ISO</w:t>
      </w:r>
      <w:r>
        <w:rPr>
          <w:spacing w:val="-2"/>
        </w:rPr>
        <w:t xml:space="preserve"> </w:t>
      </w:r>
      <w:r>
        <w:t>19115-1:</w:t>
      </w:r>
      <w:del w:id="1055" w:author="Greenblue" w:date="2024-02-13T15:13:00Z">
        <w:r w:rsidDel="00814981">
          <w:delText>2014</w:delText>
        </w:r>
      </w:del>
      <w:ins w:id="1056" w:author="Greenblue" w:date="2024-02-13T15:13:00Z">
        <w:r w:rsidR="00814981">
          <w:t>2018</w:t>
        </w:r>
      </w:ins>
      <w:r>
        <w:t xml:space="preserve">: </w:t>
      </w:r>
      <w:r>
        <w:rPr>
          <w:i/>
        </w:rPr>
        <w:t>Geographic information</w:t>
      </w:r>
      <w:r>
        <w:rPr>
          <w:i/>
          <w:spacing w:val="1"/>
        </w:rPr>
        <w:t xml:space="preserve"> </w:t>
      </w:r>
      <w:r>
        <w:rPr>
          <w:i/>
        </w:rPr>
        <w:t>– Metadata</w:t>
      </w:r>
      <w:r>
        <w:t>,</w:t>
      </w:r>
      <w:r>
        <w:rPr>
          <w:spacing w:val="-3"/>
        </w:rPr>
        <w:t xml:space="preserve"> </w:t>
      </w:r>
      <w:r>
        <w:t>Amended by</w:t>
      </w:r>
      <w:r>
        <w:rPr>
          <w:spacing w:val="-6"/>
        </w:rPr>
        <w:t xml:space="preserve"> </w:t>
      </w:r>
      <w:r>
        <w:t>Amendment</w:t>
      </w:r>
      <w:r>
        <w:rPr>
          <w:spacing w:val="-2"/>
        </w:rPr>
        <w:t xml:space="preserve"> </w:t>
      </w:r>
      <w:r>
        <w:t>1</w:t>
      </w:r>
      <w:del w:id="1057" w:author="Greenblue" w:date="2024-02-13T15:19:00Z">
        <w:r w:rsidDel="00C14682">
          <w:delText>,</w:delText>
        </w:r>
        <w:r w:rsidDel="00C14682">
          <w:rPr>
            <w:spacing w:val="-3"/>
          </w:rPr>
          <w:delText xml:space="preserve"> </w:delText>
        </w:r>
        <w:r w:rsidDel="00C14682">
          <w:delText>2018</w:delText>
        </w:r>
      </w:del>
      <w:r>
        <w:t>.</w:t>
      </w:r>
    </w:p>
    <w:p w14:paraId="702A8ECF" w14:textId="49DB310D" w:rsidR="009B2F93" w:rsidRDefault="0066308B" w:rsidP="0066308B">
      <w:pPr>
        <w:rPr>
          <w:ins w:id="1058" w:author="Greenblue" w:date="2024-02-13T15:01:00Z"/>
          <w:spacing w:val="-53"/>
        </w:rPr>
      </w:pPr>
      <w:r>
        <w:t>ISO 19115-2:20</w:t>
      </w:r>
      <w:del w:id="1059" w:author="Greenblue" w:date="2024-02-13T15:21:00Z">
        <w:r w:rsidDel="00C14682">
          <w:delText>0</w:delText>
        </w:r>
      </w:del>
      <w:ins w:id="1060" w:author="Greenblue" w:date="2024-02-13T15:21:00Z">
        <w:r w:rsidR="00C14682">
          <w:t>1</w:t>
        </w:r>
      </w:ins>
      <w:r>
        <w:t xml:space="preserve">9: </w:t>
      </w:r>
      <w:r>
        <w:rPr>
          <w:i/>
        </w:rPr>
        <w:t>Geographic information - Metadata: Extensions for imagery and gridded data</w:t>
      </w:r>
      <w:r>
        <w:t>.</w:t>
      </w:r>
      <w:r>
        <w:rPr>
          <w:spacing w:val="-53"/>
        </w:rPr>
        <w:t xml:space="preserve"> </w:t>
      </w:r>
    </w:p>
    <w:p w14:paraId="45587F11" w14:textId="52515965" w:rsidR="003A0FC7" w:rsidRPr="003A0FC7" w:rsidRDefault="003A0FC7" w:rsidP="0066308B">
      <w:pPr>
        <w:rPr>
          <w:ins w:id="1061" w:author="Greenblue" w:date="2024-02-13T15:32:00Z"/>
        </w:rPr>
      </w:pPr>
      <w:ins w:id="1062" w:author="Greenblue" w:date="2024-02-13T15:32:00Z">
        <w:r w:rsidRPr="008755D3">
          <w:rPr>
            <w:rFonts w:eastAsia="Malgun Gothic" w:hint="eastAsia"/>
          </w:rPr>
          <w:t>I</w:t>
        </w:r>
        <w:r w:rsidRPr="008755D3">
          <w:rPr>
            <w:rFonts w:eastAsia="Malgun Gothic"/>
          </w:rPr>
          <w:t xml:space="preserve">SO 19117:2012: </w:t>
        </w:r>
      </w:ins>
      <w:ins w:id="1063" w:author="Greenblue" w:date="2024-02-13T15:33:00Z">
        <w:r w:rsidRPr="003A0FC7">
          <w:rPr>
            <w:i/>
            <w:color w:val="000000"/>
          </w:rPr>
          <w:t>Geographic information</w:t>
        </w:r>
        <w:r w:rsidRPr="003A0FC7">
          <w:rPr>
            <w:i/>
            <w:color w:val="000000"/>
            <w:spacing w:val="1"/>
          </w:rPr>
          <w:t xml:space="preserve"> </w:t>
        </w:r>
        <w:r w:rsidRPr="003A0FC7">
          <w:rPr>
            <w:i/>
            <w:color w:val="000000"/>
          </w:rPr>
          <w:t>- Portrayal</w:t>
        </w:r>
      </w:ins>
    </w:p>
    <w:p w14:paraId="385D9263" w14:textId="794E2118" w:rsidR="0066308B" w:rsidRDefault="0066308B" w:rsidP="0066308B">
      <w:r>
        <w:t>ISO</w:t>
      </w:r>
      <w:r>
        <w:rPr>
          <w:spacing w:val="-2"/>
        </w:rPr>
        <w:t xml:space="preserve"> </w:t>
      </w:r>
      <w:r>
        <w:t>19123:2005</w:t>
      </w:r>
      <w:del w:id="1064" w:author="Greenblue" w:date="2024-02-13T15:14:00Z">
        <w:r w:rsidDel="00905016">
          <w:delText>,</w:delText>
        </w:r>
      </w:del>
      <w:ins w:id="1065" w:author="Greenblue" w:date="2024-02-13T15:14:00Z">
        <w:r w:rsidR="00905016">
          <w:t>:</w:t>
        </w:r>
      </w:ins>
      <w:r>
        <w:rPr>
          <w:spacing w:val="-2"/>
        </w:rPr>
        <w:t xml:space="preserve"> </w:t>
      </w:r>
      <w:r>
        <w:rPr>
          <w:i/>
        </w:rPr>
        <w:t>Geographic</w:t>
      </w:r>
      <w:r>
        <w:rPr>
          <w:i/>
          <w:spacing w:val="-1"/>
        </w:rPr>
        <w:t xml:space="preserve"> </w:t>
      </w:r>
      <w:r>
        <w:rPr>
          <w:i/>
        </w:rPr>
        <w:t>information -</w:t>
      </w:r>
      <w:r>
        <w:rPr>
          <w:i/>
          <w:spacing w:val="1"/>
        </w:rPr>
        <w:t xml:space="preserve"> </w:t>
      </w:r>
      <w:r>
        <w:rPr>
          <w:i/>
        </w:rPr>
        <w:t>Schema</w:t>
      </w:r>
      <w:r>
        <w:rPr>
          <w:i/>
          <w:spacing w:val="-2"/>
        </w:rPr>
        <w:t xml:space="preserve"> </w:t>
      </w:r>
      <w:r>
        <w:rPr>
          <w:i/>
        </w:rPr>
        <w:t>for</w:t>
      </w:r>
      <w:r>
        <w:rPr>
          <w:i/>
          <w:spacing w:val="-1"/>
        </w:rPr>
        <w:t xml:space="preserve"> </w:t>
      </w:r>
      <w:r>
        <w:rPr>
          <w:i/>
        </w:rPr>
        <w:t>coverage</w:t>
      </w:r>
      <w:r>
        <w:rPr>
          <w:i/>
          <w:spacing w:val="-2"/>
        </w:rPr>
        <w:t xml:space="preserve"> </w:t>
      </w:r>
      <w:r>
        <w:rPr>
          <w:i/>
        </w:rPr>
        <w:t>geometry and</w:t>
      </w:r>
      <w:r>
        <w:rPr>
          <w:i/>
          <w:spacing w:val="-2"/>
        </w:rPr>
        <w:t xml:space="preserve"> </w:t>
      </w:r>
      <w:r>
        <w:rPr>
          <w:i/>
        </w:rPr>
        <w:t>functions</w:t>
      </w:r>
      <w:r>
        <w:t>.</w:t>
      </w:r>
    </w:p>
    <w:p w14:paraId="2ED64632" w14:textId="77777777" w:rsidR="009B2F93" w:rsidRDefault="0066308B" w:rsidP="0066308B">
      <w:pPr>
        <w:rPr>
          <w:ins w:id="1066" w:author="Greenblue" w:date="2024-02-13T15:01:00Z"/>
          <w:spacing w:val="-53"/>
        </w:rPr>
      </w:pPr>
      <w:r>
        <w:t xml:space="preserve">ISO 19129:2009: </w:t>
      </w:r>
      <w:r>
        <w:rPr>
          <w:i/>
        </w:rPr>
        <w:t>Geographic information - Imagery gridded and coverage data framework</w:t>
      </w:r>
      <w:r>
        <w:t>.</w:t>
      </w:r>
      <w:r>
        <w:rPr>
          <w:spacing w:val="-53"/>
        </w:rPr>
        <w:t xml:space="preserve"> </w:t>
      </w:r>
    </w:p>
    <w:p w14:paraId="5DB42462" w14:textId="1FFB1813" w:rsidR="0066308B" w:rsidRDefault="0066308B" w:rsidP="0066308B">
      <w:r>
        <w:t>ISO</w:t>
      </w:r>
      <w:r>
        <w:rPr>
          <w:spacing w:val="-1"/>
        </w:rPr>
        <w:t xml:space="preserve"> </w:t>
      </w:r>
      <w:r>
        <w:t>19131:20</w:t>
      </w:r>
      <w:ins w:id="1067" w:author="Greenblue" w:date="2024-02-13T15:39:00Z">
        <w:r w:rsidR="00066C10">
          <w:t>08</w:t>
        </w:r>
      </w:ins>
      <w:del w:id="1068" w:author="Greenblue" w:date="2024-02-13T15:22:00Z">
        <w:r w:rsidDel="00C14682">
          <w:delText>0</w:delText>
        </w:r>
      </w:del>
      <w:del w:id="1069" w:author="Greenblue" w:date="2024-02-13T15:13:00Z">
        <w:r w:rsidDel="000140DB">
          <w:delText>7,</w:delText>
        </w:r>
      </w:del>
      <w:ins w:id="1070" w:author="Greenblue" w:date="2024-02-13T15:13:00Z">
        <w:r w:rsidR="000140DB">
          <w:t>:</w:t>
        </w:r>
      </w:ins>
      <w:r>
        <w:rPr>
          <w:spacing w:val="-1"/>
        </w:rPr>
        <w:t xml:space="preserve"> </w:t>
      </w:r>
      <w:r>
        <w:rPr>
          <w:i/>
        </w:rPr>
        <w:t>Geographic</w:t>
      </w:r>
      <w:r>
        <w:rPr>
          <w:i/>
          <w:spacing w:val="-1"/>
        </w:rPr>
        <w:t xml:space="preserve"> </w:t>
      </w:r>
      <w:r>
        <w:rPr>
          <w:i/>
        </w:rPr>
        <w:t>information</w:t>
      </w:r>
      <w:r>
        <w:rPr>
          <w:i/>
          <w:spacing w:val="1"/>
        </w:rPr>
        <w:t xml:space="preserve"> </w:t>
      </w:r>
      <w:r>
        <w:rPr>
          <w:i/>
        </w:rPr>
        <w:t>- Data product</w:t>
      </w:r>
      <w:r>
        <w:rPr>
          <w:i/>
          <w:spacing w:val="-1"/>
        </w:rPr>
        <w:t xml:space="preserve"> </w:t>
      </w:r>
      <w:r>
        <w:rPr>
          <w:i/>
        </w:rPr>
        <w:t>specifications</w:t>
      </w:r>
      <w:r>
        <w:t>.</w:t>
      </w:r>
    </w:p>
    <w:p w14:paraId="0613F8BD" w14:textId="5EF58A8C" w:rsidR="009B2F93" w:rsidRDefault="0066308B" w:rsidP="0066308B">
      <w:pPr>
        <w:rPr>
          <w:ins w:id="1071" w:author="Greenblue" w:date="2024-02-13T15:01:00Z"/>
          <w:spacing w:val="1"/>
        </w:rPr>
      </w:pPr>
      <w:r>
        <w:t>ISO 19136:20</w:t>
      </w:r>
      <w:ins w:id="1072" w:author="Greenblue" w:date="2024-02-13T15:22:00Z">
        <w:r w:rsidR="00C14682">
          <w:t>20</w:t>
        </w:r>
      </w:ins>
      <w:del w:id="1073" w:author="Greenblue" w:date="2024-02-13T15:22:00Z">
        <w:r w:rsidDel="00C14682">
          <w:delText>07</w:delText>
        </w:r>
      </w:del>
      <w:r>
        <w:t xml:space="preserve">: </w:t>
      </w:r>
      <w:r>
        <w:rPr>
          <w:i/>
        </w:rPr>
        <w:t>Geographic Information – Geography Markup Language</w:t>
      </w:r>
      <w:r>
        <w:t>.</w:t>
      </w:r>
      <w:r>
        <w:rPr>
          <w:spacing w:val="1"/>
        </w:rPr>
        <w:t xml:space="preserve"> </w:t>
      </w:r>
    </w:p>
    <w:p w14:paraId="6D1EE7C8" w14:textId="53CA96F9" w:rsidR="0066308B" w:rsidRDefault="0066308B" w:rsidP="0066308B">
      <w:r>
        <w:t>ISO</w:t>
      </w:r>
      <w:r>
        <w:rPr>
          <w:spacing w:val="-3"/>
        </w:rPr>
        <w:t xml:space="preserve"> </w:t>
      </w:r>
      <w:r>
        <w:t>19136-2:2015</w:t>
      </w:r>
      <w:del w:id="1074" w:author="Greenblue" w:date="2024-02-13T15:14:00Z">
        <w:r w:rsidDel="00905016">
          <w:delText>,</w:delText>
        </w:r>
      </w:del>
      <w:ins w:id="1075" w:author="Greenblue" w:date="2024-02-13T15:14:00Z">
        <w:r w:rsidR="00905016">
          <w:t>:</w:t>
        </w:r>
      </w:ins>
      <w:r>
        <w:rPr>
          <w:spacing w:val="-4"/>
        </w:rPr>
        <w:t xml:space="preserve"> </w:t>
      </w:r>
      <w:r>
        <w:rPr>
          <w:i/>
        </w:rPr>
        <w:t>Geographic</w:t>
      </w:r>
      <w:r>
        <w:rPr>
          <w:i/>
          <w:spacing w:val="-3"/>
        </w:rPr>
        <w:t xml:space="preserve"> </w:t>
      </w:r>
      <w:r>
        <w:rPr>
          <w:i/>
        </w:rPr>
        <w:t>Information</w:t>
      </w:r>
      <w:r>
        <w:rPr>
          <w:i/>
          <w:spacing w:val="-2"/>
        </w:rPr>
        <w:t xml:space="preserve"> </w:t>
      </w:r>
      <w:r>
        <w:rPr>
          <w:i/>
        </w:rPr>
        <w:t>–</w:t>
      </w:r>
      <w:r>
        <w:rPr>
          <w:i/>
          <w:spacing w:val="-2"/>
        </w:rPr>
        <w:t xml:space="preserve"> </w:t>
      </w:r>
      <w:r>
        <w:rPr>
          <w:i/>
        </w:rPr>
        <w:t>Geography</w:t>
      </w:r>
      <w:r>
        <w:rPr>
          <w:i/>
          <w:spacing w:val="-1"/>
        </w:rPr>
        <w:t xml:space="preserve"> </w:t>
      </w:r>
      <w:r>
        <w:rPr>
          <w:i/>
        </w:rPr>
        <w:t>Markup</w:t>
      </w:r>
      <w:r>
        <w:rPr>
          <w:i/>
          <w:spacing w:val="-2"/>
        </w:rPr>
        <w:t xml:space="preserve"> </w:t>
      </w:r>
      <w:r>
        <w:rPr>
          <w:i/>
        </w:rPr>
        <w:t>Language</w:t>
      </w:r>
      <w:r>
        <w:t>.</w:t>
      </w:r>
    </w:p>
    <w:p w14:paraId="55176461" w14:textId="27633275" w:rsidR="0066308B" w:rsidRDefault="0066308B" w:rsidP="00C53B69">
      <w:pPr>
        <w:rPr>
          <w:rFonts w:eastAsia="Malgun Gothic"/>
        </w:rPr>
      </w:pPr>
      <w:r>
        <w:t>ISO/TS</w:t>
      </w:r>
      <w:r>
        <w:rPr>
          <w:spacing w:val="-4"/>
        </w:rPr>
        <w:t xml:space="preserve"> </w:t>
      </w:r>
      <w:r>
        <w:t>19139:</w:t>
      </w:r>
      <w:ins w:id="1076" w:author="Greenblue" w:date="2024-02-13T15:23:00Z">
        <w:r w:rsidR="00C14682">
          <w:t>2007</w:t>
        </w:r>
      </w:ins>
      <w:r>
        <w:rPr>
          <w:spacing w:val="-3"/>
        </w:rPr>
        <w:t xml:space="preserve"> </w:t>
      </w:r>
      <w:r>
        <w:rPr>
          <w:i/>
        </w:rPr>
        <w:t>Geographic</w:t>
      </w:r>
      <w:r>
        <w:rPr>
          <w:i/>
          <w:spacing w:val="-3"/>
        </w:rPr>
        <w:t xml:space="preserve"> </w:t>
      </w:r>
      <w:r>
        <w:rPr>
          <w:i/>
        </w:rPr>
        <w:t>Information</w:t>
      </w:r>
      <w:r>
        <w:rPr>
          <w:i/>
          <w:spacing w:val="1"/>
        </w:rPr>
        <w:t xml:space="preserve"> </w:t>
      </w:r>
      <w:r>
        <w:rPr>
          <w:i/>
        </w:rPr>
        <w:t>–</w:t>
      </w:r>
      <w:r>
        <w:rPr>
          <w:i/>
          <w:spacing w:val="-2"/>
        </w:rPr>
        <w:t xml:space="preserve"> </w:t>
      </w:r>
      <w:r>
        <w:rPr>
          <w:i/>
        </w:rPr>
        <w:t>Metadata</w:t>
      </w:r>
      <w:r>
        <w:rPr>
          <w:i/>
          <w:spacing w:val="-2"/>
        </w:rPr>
        <w:t xml:space="preserve"> </w:t>
      </w:r>
      <w:r>
        <w:rPr>
          <w:i/>
        </w:rPr>
        <w:t>–</w:t>
      </w:r>
      <w:r>
        <w:rPr>
          <w:i/>
          <w:spacing w:val="-1"/>
        </w:rPr>
        <w:t xml:space="preserve"> </w:t>
      </w:r>
      <w:r>
        <w:rPr>
          <w:i/>
        </w:rPr>
        <w:t>XML</w:t>
      </w:r>
      <w:r>
        <w:rPr>
          <w:i/>
          <w:spacing w:val="-2"/>
        </w:rPr>
        <w:t xml:space="preserve"> </w:t>
      </w:r>
      <w:r>
        <w:rPr>
          <w:i/>
        </w:rPr>
        <w:t>schema</w:t>
      </w:r>
      <w:r>
        <w:rPr>
          <w:i/>
          <w:spacing w:val="-1"/>
        </w:rPr>
        <w:t xml:space="preserve"> </w:t>
      </w:r>
      <w:r>
        <w:rPr>
          <w:i/>
        </w:rPr>
        <w:t>implementation</w:t>
      </w:r>
      <w:r>
        <w:t>.</w:t>
      </w:r>
    </w:p>
    <w:p w14:paraId="568F492B" w14:textId="77777777" w:rsidR="00F61C52" w:rsidRPr="008233BF" w:rsidRDefault="00F61C52" w:rsidP="00666E30">
      <w:pPr>
        <w:pStyle w:val="Heading2"/>
      </w:pPr>
      <w:bookmarkStart w:id="1077" w:name="_Toc225648274"/>
      <w:bookmarkStart w:id="1078" w:name="_Toc225065131"/>
      <w:bookmarkStart w:id="1079" w:name="_Toc152232532"/>
      <w:bookmarkStart w:id="1080" w:name="_Toc170717183"/>
      <w:r w:rsidRPr="008233BF">
        <w:lastRenderedPageBreak/>
        <w:t xml:space="preserve">Terms, </w:t>
      </w:r>
      <w:r w:rsidRPr="00666E30">
        <w:t>definitions</w:t>
      </w:r>
      <w:r w:rsidRPr="008233BF">
        <w:t xml:space="preserve"> and abbreviations</w:t>
      </w:r>
      <w:bookmarkEnd w:id="1077"/>
      <w:bookmarkEnd w:id="1078"/>
      <w:bookmarkEnd w:id="1079"/>
      <w:bookmarkEnd w:id="1080"/>
    </w:p>
    <w:p w14:paraId="51F6DB66" w14:textId="4986E803" w:rsidR="00BF254A" w:rsidRDefault="00BF254A" w:rsidP="00481CAF">
      <w:pPr>
        <w:pStyle w:val="Heading3"/>
        <w:ind w:hanging="8092"/>
      </w:pPr>
      <w:bookmarkStart w:id="1081" w:name="_Toc152232533"/>
      <w:bookmarkStart w:id="1082" w:name="_Toc225648275"/>
      <w:bookmarkStart w:id="1083" w:name="_Toc225065132"/>
      <w:del w:id="1084" w:author="USER" w:date="2024-03-22T18:40:00Z">
        <w:r w:rsidDel="006A1896">
          <w:delText xml:space="preserve">Use of </w:delText>
        </w:r>
      </w:del>
      <w:bookmarkStart w:id="1085" w:name="_Toc170717184"/>
      <w:r w:rsidR="00481CAF">
        <w:t>Use of Language</w:t>
      </w:r>
      <w:bookmarkEnd w:id="1081"/>
      <w:bookmarkEnd w:id="1085"/>
    </w:p>
    <w:p w14:paraId="22B7BB90" w14:textId="77777777" w:rsidR="00BF254A" w:rsidRPr="006B54D2" w:rsidRDefault="00BF254A" w:rsidP="00DB035D">
      <w:pPr>
        <w:spacing w:after="120"/>
        <w:rPr>
          <w:lang w:val="en-AU"/>
        </w:rPr>
      </w:pPr>
      <w:r w:rsidRPr="006B54D2">
        <w:rPr>
          <w:lang w:val="en-AU"/>
        </w:rPr>
        <w:t>Within this document:</w:t>
      </w:r>
    </w:p>
    <w:p w14:paraId="7DA33B81" w14:textId="77777777" w:rsidR="00BF254A" w:rsidRPr="006B54D2" w:rsidRDefault="00BF254A">
      <w:pPr>
        <w:numPr>
          <w:ilvl w:val="0"/>
          <w:numId w:val="9"/>
        </w:numPr>
        <w:spacing w:after="0" w:line="240" w:lineRule="auto"/>
        <w:rPr>
          <w:lang w:val="en-AU"/>
        </w:rPr>
      </w:pPr>
      <w:r w:rsidRPr="006B54D2">
        <w:rPr>
          <w:lang w:val="en-AU"/>
        </w:rPr>
        <w:t>“Must” indicates a mandatory requirement.</w:t>
      </w:r>
    </w:p>
    <w:p w14:paraId="7A2ECCE7" w14:textId="77777777" w:rsidR="00BF254A" w:rsidRPr="006B54D2" w:rsidRDefault="00BF254A">
      <w:pPr>
        <w:pStyle w:val="BodyTextIndent2"/>
        <w:numPr>
          <w:ilvl w:val="0"/>
          <w:numId w:val="9"/>
        </w:numPr>
        <w:spacing w:after="0" w:line="240" w:lineRule="auto"/>
        <w:rPr>
          <w:lang w:val="en-AU"/>
        </w:rPr>
      </w:pPr>
      <w:r w:rsidRPr="006B54D2">
        <w:rPr>
          <w:lang w:val="en-AU"/>
        </w:rPr>
        <w:t>“Should” indicates an optional requirement, that is the recommended process to be followed, but is not mandatory.</w:t>
      </w:r>
    </w:p>
    <w:p w14:paraId="7077C2A9" w14:textId="77777777" w:rsidR="00BF254A" w:rsidRDefault="00BF254A">
      <w:pPr>
        <w:numPr>
          <w:ilvl w:val="0"/>
          <w:numId w:val="9"/>
        </w:numPr>
        <w:spacing w:after="0" w:line="240" w:lineRule="auto"/>
        <w:rPr>
          <w:lang w:val="en-AU"/>
        </w:rPr>
      </w:pPr>
      <w:r w:rsidRPr="006B54D2">
        <w:rPr>
          <w:lang w:val="en-AU"/>
        </w:rPr>
        <w:t>“May” means “allowed to” or “could possibly”, and is not mandatory.</w:t>
      </w:r>
    </w:p>
    <w:p w14:paraId="3D73BA44" w14:textId="77777777" w:rsidR="00C53B69" w:rsidRDefault="00C53B69" w:rsidP="00C43CD4">
      <w:pPr>
        <w:spacing w:after="0" w:line="240" w:lineRule="auto"/>
        <w:rPr>
          <w:lang w:val="en-AU"/>
        </w:rPr>
      </w:pPr>
    </w:p>
    <w:p w14:paraId="3E507CAC" w14:textId="77777777" w:rsidR="00B1567B" w:rsidRPr="008233BF" w:rsidRDefault="00B1567B" w:rsidP="00B1567B">
      <w:pPr>
        <w:pStyle w:val="Heading3"/>
        <w:ind w:hanging="8092"/>
      </w:pPr>
      <w:bookmarkStart w:id="1086" w:name="_Toc152232534"/>
      <w:bookmarkStart w:id="1087" w:name="_Toc170717185"/>
      <w:bookmarkEnd w:id="1082"/>
      <w:bookmarkEnd w:id="1083"/>
      <w:r w:rsidRPr="008233BF">
        <w:t>Terms and Definitions</w:t>
      </w:r>
      <w:bookmarkEnd w:id="1086"/>
      <w:bookmarkEnd w:id="1087"/>
    </w:p>
    <w:p w14:paraId="48884E3C" w14:textId="4DAA471B" w:rsidR="00C43CD4" w:rsidRDefault="00C43CD4" w:rsidP="00C43CD4">
      <w:r w:rsidRPr="00C43CD4">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ins w:id="1088" w:author="Greenblue" w:date="2024-02-13T15:27:00Z">
        <w:r w:rsidR="00E61348">
          <w:t>1.2</w:t>
        </w:r>
      </w:ins>
      <w:del w:id="1089" w:author="Greenblue" w:date="2024-02-13T15:27:00Z">
        <w:r w:rsidRPr="00C43CD4" w:rsidDel="00E61348">
          <w:delText>2.1</w:delText>
        </w:r>
      </w:del>
      <w:r w:rsidRPr="00C43CD4">
        <w:t xml:space="preserve">. Modifications have been made when necessary. </w:t>
      </w:r>
    </w:p>
    <w:p w14:paraId="7488AFAE" w14:textId="77777777" w:rsidR="00C43CD4" w:rsidRPr="00C43CD4" w:rsidRDefault="00C43CD4" w:rsidP="002243FE">
      <w:pPr>
        <w:pStyle w:val="NoSpacing"/>
        <w:spacing w:line="276" w:lineRule="auto"/>
        <w:rPr>
          <w:b/>
          <w:bCs/>
        </w:rPr>
      </w:pPr>
      <w:r w:rsidRPr="00C43CD4">
        <w:rPr>
          <w:b/>
          <w:bCs/>
        </w:rPr>
        <w:t xml:space="preserve">Application </w:t>
      </w:r>
    </w:p>
    <w:p w14:paraId="2618DF26" w14:textId="37A3DB23" w:rsidR="00613C3A" w:rsidRPr="00613C3A" w:rsidRDefault="00C43CD4" w:rsidP="002243FE">
      <w:pPr>
        <w:pStyle w:val="NoSpacing"/>
        <w:spacing w:after="100" w:line="276" w:lineRule="auto"/>
      </w:pPr>
      <w:r w:rsidRPr="00C43CD4">
        <w:t>Manipulation and processing of data in support of user requirements (ISO 19101).</w:t>
      </w:r>
    </w:p>
    <w:p w14:paraId="2F2D82A3" w14:textId="77777777" w:rsidR="00C43CD4" w:rsidRPr="00C43CD4" w:rsidRDefault="00C43CD4" w:rsidP="002243FE">
      <w:pPr>
        <w:pStyle w:val="NoSpacing"/>
        <w:spacing w:line="276" w:lineRule="auto"/>
        <w:rPr>
          <w:b/>
          <w:bCs/>
        </w:rPr>
      </w:pPr>
      <w:r w:rsidRPr="00C43CD4">
        <w:rPr>
          <w:b/>
          <w:bCs/>
        </w:rPr>
        <w:t xml:space="preserve">Application Schema </w:t>
      </w:r>
    </w:p>
    <w:p w14:paraId="05B4C893" w14:textId="09123E83" w:rsidR="00613C3A" w:rsidRPr="00613C3A" w:rsidRDefault="00C43CD4" w:rsidP="002243FE">
      <w:pPr>
        <w:pStyle w:val="NoSpacing"/>
        <w:spacing w:after="100" w:line="276" w:lineRule="auto"/>
      </w:pPr>
      <w:r w:rsidRPr="00C43CD4">
        <w:t>Conceptual schema for data required by one or more applications (ISO 19101).</w:t>
      </w:r>
    </w:p>
    <w:p w14:paraId="7A9E5D12" w14:textId="77777777" w:rsidR="00C43CD4" w:rsidRPr="00C43CD4" w:rsidRDefault="00C43CD4" w:rsidP="002243FE">
      <w:pPr>
        <w:pStyle w:val="NoSpacing"/>
        <w:spacing w:line="276" w:lineRule="auto"/>
        <w:rPr>
          <w:b/>
          <w:bCs/>
        </w:rPr>
      </w:pPr>
      <w:r w:rsidRPr="00C43CD4">
        <w:rPr>
          <w:b/>
          <w:bCs/>
        </w:rPr>
        <w:t xml:space="preserve">Conceptual Model </w:t>
      </w:r>
    </w:p>
    <w:p w14:paraId="50FCBA92" w14:textId="7C006EB4" w:rsidR="00613C3A" w:rsidRPr="00613C3A" w:rsidRDefault="00C43CD4" w:rsidP="002243FE">
      <w:pPr>
        <w:pStyle w:val="NoSpacing"/>
        <w:spacing w:after="100" w:line="276" w:lineRule="auto"/>
      </w:pPr>
      <w:r w:rsidRPr="00C43CD4">
        <w:t>Model that defines concepts of a universe of discourse (ISO 19101).</w:t>
      </w:r>
    </w:p>
    <w:p w14:paraId="4F13B8F0" w14:textId="68639FF7" w:rsidR="00C43CD4" w:rsidRPr="00C43CD4" w:rsidRDefault="00C43CD4" w:rsidP="002243FE">
      <w:pPr>
        <w:pStyle w:val="NoSpacing"/>
        <w:spacing w:line="276" w:lineRule="auto"/>
        <w:rPr>
          <w:b/>
          <w:bCs/>
        </w:rPr>
      </w:pPr>
      <w:r w:rsidRPr="00C43CD4">
        <w:rPr>
          <w:b/>
          <w:bCs/>
        </w:rPr>
        <w:t xml:space="preserve">Conceptual Schema </w:t>
      </w:r>
    </w:p>
    <w:p w14:paraId="0F19F192" w14:textId="5AE0C55D" w:rsidR="00613C3A" w:rsidRPr="00613C3A" w:rsidRDefault="00C43CD4" w:rsidP="002243FE">
      <w:pPr>
        <w:pStyle w:val="NoSpacing"/>
        <w:spacing w:after="100" w:line="276" w:lineRule="auto"/>
      </w:pPr>
      <w:r w:rsidRPr="00C43CD4">
        <w:t>Formal description of a conceptual model (ISO 19101).</w:t>
      </w:r>
    </w:p>
    <w:p w14:paraId="6A7210EF" w14:textId="2EBD07B5" w:rsidR="00613C3A" w:rsidRPr="00613C3A" w:rsidRDefault="00C43CD4" w:rsidP="002243FE">
      <w:pPr>
        <w:pStyle w:val="NoSpacing"/>
        <w:spacing w:line="276" w:lineRule="auto"/>
        <w:rPr>
          <w:b/>
          <w:bCs/>
        </w:rPr>
      </w:pPr>
      <w:r w:rsidRPr="00C43CD4">
        <w:rPr>
          <w:b/>
          <w:bCs/>
        </w:rPr>
        <w:t xml:space="preserve">Coverage </w:t>
      </w:r>
    </w:p>
    <w:p w14:paraId="45EAE83F" w14:textId="241AAF59" w:rsidR="00C43CD4" w:rsidRDefault="00C43CD4" w:rsidP="002243FE">
      <w:pPr>
        <w:pStyle w:val="NoSpacing"/>
        <w:spacing w:line="276" w:lineRule="auto"/>
      </w:pPr>
      <w:r w:rsidRPr="00C43CD4">
        <w:rPr>
          <w:b/>
          <w:bCs/>
        </w:rPr>
        <w:t>Feature</w:t>
      </w:r>
      <w:r w:rsidRPr="00C43CD4">
        <w:t xml:space="preserve"> that acts as a function to return values from its range for any direct position within its spatial, temporal or spatiotemporal </w:t>
      </w:r>
      <w:r w:rsidRPr="00C43CD4">
        <w:rPr>
          <w:b/>
          <w:bCs/>
        </w:rPr>
        <w:t>domain</w:t>
      </w:r>
      <w:r w:rsidRPr="00C43CD4">
        <w:t xml:space="preserve"> (ISO 19123).</w:t>
      </w:r>
    </w:p>
    <w:p w14:paraId="5ABFD2E4" w14:textId="64C7A674" w:rsidR="002243FE" w:rsidRPr="00613C3A" w:rsidRDefault="00C43CD4" w:rsidP="002243FE">
      <w:pPr>
        <w:pStyle w:val="NoSpacing"/>
        <w:spacing w:after="120" w:line="276" w:lineRule="auto"/>
      </w:pPr>
      <w:r w:rsidRPr="00C43CD4">
        <w:t>EXAMPLE: Raster image, polygon overlay, digital elevation matrix.</w:t>
      </w:r>
    </w:p>
    <w:p w14:paraId="73425502" w14:textId="4F09D562" w:rsidR="00C43CD4" w:rsidRPr="00C43CD4" w:rsidRDefault="00C43CD4" w:rsidP="002243FE">
      <w:pPr>
        <w:pStyle w:val="NoSpacing"/>
        <w:spacing w:line="276" w:lineRule="auto"/>
        <w:rPr>
          <w:b/>
          <w:bCs/>
        </w:rPr>
      </w:pPr>
      <w:r w:rsidRPr="00C43CD4">
        <w:rPr>
          <w:b/>
          <w:bCs/>
        </w:rPr>
        <w:t xml:space="preserve">Data Product </w:t>
      </w:r>
    </w:p>
    <w:p w14:paraId="7B4699AD" w14:textId="4231E62F" w:rsidR="00613C3A" w:rsidRPr="00613C3A" w:rsidRDefault="00C43CD4" w:rsidP="002243FE">
      <w:pPr>
        <w:pStyle w:val="NoSpacing"/>
        <w:spacing w:after="100" w:line="276" w:lineRule="auto"/>
      </w:pPr>
      <w:r w:rsidRPr="00C43CD4">
        <w:rPr>
          <w:b/>
          <w:bCs/>
        </w:rPr>
        <w:t>Dataset</w:t>
      </w:r>
      <w:r w:rsidRPr="00C43CD4">
        <w:t xml:space="preserve"> or </w:t>
      </w:r>
      <w:r w:rsidRPr="00C43CD4">
        <w:rPr>
          <w:b/>
          <w:bCs/>
        </w:rPr>
        <w:t>dataset series</w:t>
      </w:r>
      <w:r w:rsidRPr="00C43CD4">
        <w:t xml:space="preserve"> that conforms to a </w:t>
      </w:r>
      <w:r w:rsidRPr="00C43CD4">
        <w:rPr>
          <w:b/>
          <w:bCs/>
        </w:rPr>
        <w:t>data Product Specification</w:t>
      </w:r>
      <w:r w:rsidRPr="00C43CD4">
        <w:t>.</w:t>
      </w:r>
    </w:p>
    <w:p w14:paraId="1AB32722" w14:textId="49B68CDB" w:rsidR="00C43CD4" w:rsidRPr="00C43CD4" w:rsidRDefault="00C43CD4" w:rsidP="002243FE">
      <w:pPr>
        <w:pStyle w:val="NoSpacing"/>
        <w:spacing w:line="276" w:lineRule="auto"/>
        <w:rPr>
          <w:b/>
          <w:bCs/>
        </w:rPr>
      </w:pPr>
      <w:r w:rsidRPr="00C43CD4">
        <w:rPr>
          <w:b/>
          <w:bCs/>
        </w:rPr>
        <w:t xml:space="preserve">Data Product Specification </w:t>
      </w:r>
    </w:p>
    <w:p w14:paraId="680ED6A0" w14:textId="240488D9" w:rsidR="00C43CD4" w:rsidRDefault="00C43CD4" w:rsidP="002243FE">
      <w:pPr>
        <w:pStyle w:val="NoSpacing"/>
        <w:spacing w:line="276" w:lineRule="auto"/>
      </w:pPr>
      <w:r w:rsidRPr="00C43CD4">
        <w:t xml:space="preserve">Detailed description of a </w:t>
      </w:r>
      <w:r w:rsidRPr="00C43CD4">
        <w:rPr>
          <w:b/>
          <w:bCs/>
        </w:rPr>
        <w:t>dataset</w:t>
      </w:r>
      <w:r w:rsidRPr="00C43CD4">
        <w:t xml:space="preserve"> or </w:t>
      </w:r>
      <w:r w:rsidRPr="00C43CD4">
        <w:rPr>
          <w:b/>
          <w:bCs/>
        </w:rPr>
        <w:t>dataset series</w:t>
      </w:r>
      <w:r w:rsidRPr="00C43CD4">
        <w:t xml:space="preserve"> together with additional information that will enable it to be created, supplied to, and used by another party</w:t>
      </w:r>
      <w:r w:rsidR="00613C3A">
        <w:t>.</w:t>
      </w:r>
    </w:p>
    <w:p w14:paraId="43FAFAB3" w14:textId="427CAB2C" w:rsidR="00C43CD4" w:rsidRDefault="00C43CD4" w:rsidP="002243FE">
      <w:pPr>
        <w:pStyle w:val="NoSpacing"/>
        <w:spacing w:after="100" w:line="276" w:lineRule="auto"/>
      </w:pPr>
      <w:r w:rsidRPr="00C43CD4">
        <w:t>NOTE: A data Product Specification provides a description of the universe of discourse and a specification for mapping the universe of discourse to a dataset. It may be used for production, sales, end-use, or other purpose</w:t>
      </w:r>
      <w:r w:rsidR="00613C3A" w:rsidRPr="00C43CD4">
        <w:t>.</w:t>
      </w:r>
    </w:p>
    <w:p w14:paraId="34A18CB3" w14:textId="4FFF77BC" w:rsidR="00C43CD4" w:rsidRPr="00C43CD4" w:rsidRDefault="00C43CD4" w:rsidP="002243FE">
      <w:pPr>
        <w:pStyle w:val="NoSpacing"/>
        <w:spacing w:line="276" w:lineRule="auto"/>
        <w:rPr>
          <w:b/>
          <w:bCs/>
        </w:rPr>
      </w:pPr>
      <w:r w:rsidRPr="00C43CD4">
        <w:rPr>
          <w:b/>
          <w:bCs/>
        </w:rPr>
        <w:t xml:space="preserve">Dataset </w:t>
      </w:r>
    </w:p>
    <w:p w14:paraId="64D45B07" w14:textId="77777777" w:rsidR="00C43CD4" w:rsidRDefault="00C43CD4" w:rsidP="002243FE">
      <w:pPr>
        <w:pStyle w:val="NoSpacing"/>
        <w:spacing w:line="276" w:lineRule="auto"/>
      </w:pPr>
      <w:r w:rsidRPr="00C43CD4">
        <w:t xml:space="preserve">Identifiable collection of data (ISO 19115). </w:t>
      </w:r>
    </w:p>
    <w:p w14:paraId="5B04CAEC" w14:textId="77777777" w:rsidR="00C43CD4" w:rsidRDefault="00C43CD4" w:rsidP="002243FE">
      <w:pPr>
        <w:pStyle w:val="NoSpacing"/>
        <w:spacing w:after="100" w:line="276" w:lineRule="auto"/>
      </w:pPr>
      <w:r w:rsidRPr="00C43CD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C43CD4" w:rsidRDefault="00C43CD4" w:rsidP="002243FE">
      <w:pPr>
        <w:pStyle w:val="NoSpacing"/>
        <w:spacing w:line="276" w:lineRule="auto"/>
        <w:rPr>
          <w:b/>
          <w:bCs/>
        </w:rPr>
      </w:pPr>
      <w:r w:rsidRPr="00C43CD4">
        <w:rPr>
          <w:b/>
          <w:bCs/>
        </w:rPr>
        <w:t xml:space="preserve">Dataset Series </w:t>
      </w:r>
    </w:p>
    <w:p w14:paraId="59C6AD4C" w14:textId="220BD58C" w:rsidR="00C43CD4" w:rsidRDefault="00C43CD4" w:rsidP="002243FE">
      <w:pPr>
        <w:pStyle w:val="NoSpacing"/>
        <w:spacing w:after="100" w:line="276" w:lineRule="auto"/>
      </w:pPr>
      <w:r w:rsidRPr="00C43CD4">
        <w:t xml:space="preserve">Collection of </w:t>
      </w:r>
      <w:r w:rsidRPr="00C43CD4">
        <w:rPr>
          <w:b/>
          <w:bCs/>
        </w:rPr>
        <w:t>datasets</w:t>
      </w:r>
      <w:r w:rsidRPr="00C43CD4">
        <w:t xml:space="preserve"> sharing common characteristics (ISO </w:t>
      </w:r>
      <w:ins w:id="1090" w:author="Greenblue" w:date="2024-10-02T17:57:00Z">
        <w:r w:rsidR="007A54FD">
          <w:t>c</w:t>
        </w:r>
      </w:ins>
      <w:r w:rsidRPr="00C43CD4">
        <w:t>19115).</w:t>
      </w:r>
    </w:p>
    <w:p w14:paraId="4BAAF4B0" w14:textId="77777777" w:rsidR="00C43CD4" w:rsidRPr="00C43CD4" w:rsidRDefault="00C43CD4" w:rsidP="002243FE">
      <w:pPr>
        <w:pStyle w:val="NoSpacing"/>
        <w:spacing w:line="276" w:lineRule="auto"/>
        <w:rPr>
          <w:b/>
          <w:bCs/>
        </w:rPr>
      </w:pPr>
      <w:r w:rsidRPr="00C43CD4">
        <w:rPr>
          <w:b/>
          <w:bCs/>
        </w:rPr>
        <w:t xml:space="preserve">Domain </w:t>
      </w:r>
    </w:p>
    <w:p w14:paraId="76B6A788" w14:textId="77777777" w:rsidR="00C43CD4" w:rsidRDefault="00C43CD4" w:rsidP="002243FE">
      <w:pPr>
        <w:pStyle w:val="NoSpacing"/>
        <w:spacing w:line="276" w:lineRule="auto"/>
      </w:pPr>
      <w:r w:rsidRPr="00C43CD4">
        <w:t xml:space="preserve">Well-defined set (ISO/TS 19103). </w:t>
      </w:r>
    </w:p>
    <w:p w14:paraId="0F5C3115" w14:textId="77777777" w:rsidR="00C43CD4" w:rsidRDefault="00C43CD4" w:rsidP="002243FE">
      <w:pPr>
        <w:pStyle w:val="NoSpacing"/>
        <w:spacing w:after="100" w:line="276" w:lineRule="auto"/>
      </w:pPr>
      <w:r w:rsidRPr="00C43CD4">
        <w:lastRenderedPageBreak/>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613C3A" w:rsidRDefault="00C43CD4" w:rsidP="002243FE">
      <w:pPr>
        <w:pStyle w:val="NoSpacing"/>
        <w:spacing w:line="276" w:lineRule="auto"/>
        <w:rPr>
          <w:b/>
          <w:bCs/>
        </w:rPr>
      </w:pPr>
      <w:r w:rsidRPr="00613C3A">
        <w:rPr>
          <w:b/>
          <w:bCs/>
        </w:rPr>
        <w:t xml:space="preserve">Feature </w:t>
      </w:r>
    </w:p>
    <w:p w14:paraId="7112FDDE" w14:textId="77777777" w:rsidR="00C43CD4" w:rsidRDefault="00C43CD4" w:rsidP="002243FE">
      <w:pPr>
        <w:pStyle w:val="NoSpacing"/>
        <w:spacing w:line="276" w:lineRule="auto"/>
      </w:pPr>
      <w:r w:rsidRPr="00C43CD4">
        <w:t xml:space="preserve">Abstraction of real world phenomena (ISO 19101). </w:t>
      </w:r>
    </w:p>
    <w:p w14:paraId="35B61D70" w14:textId="31E26EAD" w:rsidR="00C43CD4" w:rsidRDefault="00C43CD4" w:rsidP="002243FE">
      <w:pPr>
        <w:pStyle w:val="NoSpacing"/>
        <w:spacing w:after="100" w:line="276" w:lineRule="auto"/>
      </w:pPr>
      <w:r w:rsidRPr="00C43CD4">
        <w:t>NOTE: A feature can occur as a type or an instance. Feature type or feature instance will be used when only one is meant.</w:t>
      </w:r>
    </w:p>
    <w:p w14:paraId="1A06B1DE" w14:textId="77777777" w:rsidR="00C43CD4" w:rsidRPr="00613C3A" w:rsidRDefault="00C43CD4" w:rsidP="002243FE">
      <w:pPr>
        <w:pStyle w:val="NoSpacing"/>
        <w:spacing w:line="276" w:lineRule="auto"/>
        <w:rPr>
          <w:b/>
          <w:bCs/>
        </w:rPr>
      </w:pPr>
      <w:r w:rsidRPr="00613C3A">
        <w:rPr>
          <w:b/>
          <w:bCs/>
        </w:rPr>
        <w:t xml:space="preserve">Feature Association </w:t>
      </w:r>
    </w:p>
    <w:p w14:paraId="4068216C" w14:textId="77777777" w:rsidR="00C43CD4" w:rsidRDefault="00C43CD4" w:rsidP="002243FE">
      <w:pPr>
        <w:pStyle w:val="NoSpacing"/>
        <w:spacing w:after="100" w:line="276" w:lineRule="auto"/>
      </w:pPr>
      <w:r w:rsidRPr="00C43CD4">
        <w:t xml:space="preserve">Relationship that links instances of one </w:t>
      </w:r>
      <w:r w:rsidRPr="00613C3A">
        <w:rPr>
          <w:b/>
          <w:bCs/>
        </w:rPr>
        <w:t>feature</w:t>
      </w:r>
      <w:r w:rsidRPr="00C43CD4">
        <w:t xml:space="preserve"> type with instances of the same or a different </w:t>
      </w:r>
      <w:r w:rsidRPr="00613C3A">
        <w:rPr>
          <w:b/>
          <w:bCs/>
        </w:rPr>
        <w:t>feature</w:t>
      </w:r>
      <w:r w:rsidRPr="00C43CD4">
        <w:t xml:space="preserve"> type (ISO19110). </w:t>
      </w:r>
    </w:p>
    <w:p w14:paraId="536A4B96" w14:textId="77777777" w:rsidR="00C43CD4" w:rsidRPr="00613C3A" w:rsidRDefault="00C43CD4" w:rsidP="002243FE">
      <w:pPr>
        <w:pStyle w:val="NoSpacing"/>
        <w:spacing w:line="276" w:lineRule="auto"/>
        <w:rPr>
          <w:b/>
          <w:bCs/>
        </w:rPr>
      </w:pPr>
      <w:r w:rsidRPr="00613C3A">
        <w:rPr>
          <w:b/>
          <w:bCs/>
        </w:rPr>
        <w:t xml:space="preserve">Feature Attribute </w:t>
      </w:r>
    </w:p>
    <w:p w14:paraId="20F9040A" w14:textId="77777777" w:rsidR="00C43CD4" w:rsidRDefault="00C43CD4" w:rsidP="002243FE">
      <w:pPr>
        <w:pStyle w:val="NoSpacing"/>
        <w:spacing w:line="276" w:lineRule="auto"/>
      </w:pPr>
      <w:r w:rsidRPr="00C43CD4">
        <w:t xml:space="preserve">Characteristic of a </w:t>
      </w:r>
      <w:r w:rsidRPr="00613C3A">
        <w:rPr>
          <w:b/>
          <w:bCs/>
        </w:rPr>
        <w:t>feature</w:t>
      </w:r>
      <w:r w:rsidRPr="00C43CD4">
        <w:t xml:space="preserve"> (ISO 19101-1:2014, 4.1.12). </w:t>
      </w:r>
    </w:p>
    <w:p w14:paraId="42606D8D" w14:textId="2E2501AD" w:rsidR="00C43CD4" w:rsidRDefault="00C43CD4" w:rsidP="002243FE">
      <w:pPr>
        <w:pStyle w:val="NoSpacing"/>
        <w:spacing w:line="276" w:lineRule="auto"/>
      </w:pPr>
      <w:r w:rsidRPr="00C43CD4">
        <w:t>EXAMPLE 1: A feature attribute named “colour” can have an attribute value “green” which belongs to the data type “text”.</w:t>
      </w:r>
      <w:del w:id="1091" w:author="Greenblue" w:date="2024-02-13T15:34:00Z">
        <w:r w:rsidRPr="00C43CD4" w:rsidDel="00CD54C0">
          <w:delText xml:space="preserve"> Catalogue of Nautical Products 3 S-128 May 2022 Edition 1.0.0</w:delText>
        </w:r>
      </w:del>
      <w:r w:rsidRPr="00C43CD4">
        <w:t xml:space="preserve"> </w:t>
      </w:r>
    </w:p>
    <w:p w14:paraId="2259812D" w14:textId="6B7F4CA5" w:rsidR="00C43CD4" w:rsidRDefault="00C43CD4" w:rsidP="002243FE">
      <w:pPr>
        <w:pStyle w:val="NoSpacing"/>
        <w:spacing w:line="276" w:lineRule="auto"/>
      </w:pPr>
      <w:r w:rsidRPr="00C43CD4">
        <w:t>EXAMPLE 2: A feature attribute named length can have an attribute value “82</w:t>
      </w:r>
      <w:del w:id="1092" w:author="Greenblue" w:date="2024-02-13T15:34:00Z">
        <w:r w:rsidRPr="00C43CD4" w:rsidDel="00CD54C0">
          <w:delText>,</w:delText>
        </w:r>
      </w:del>
      <w:ins w:id="1093" w:author="Greenblue" w:date="2024-02-13T15:34:00Z">
        <w:r w:rsidR="00CD54C0">
          <w:t>.</w:t>
        </w:r>
      </w:ins>
      <w:r w:rsidRPr="00C43CD4">
        <w:t xml:space="preserve">4” which belongs to the data type “real”. </w:t>
      </w:r>
    </w:p>
    <w:p w14:paraId="23A1D6FE" w14:textId="77777777" w:rsidR="00C43CD4" w:rsidRDefault="00C43CD4" w:rsidP="002243FE">
      <w:pPr>
        <w:pStyle w:val="NoSpacing"/>
        <w:spacing w:line="276" w:lineRule="auto"/>
      </w:pPr>
      <w:r w:rsidRPr="00C43CD4">
        <w:t>NOTE 1: A feature attribute has a type name, a data type and a value domain associated to it. A feature attribute for a feature instance also has an attribute value taken from the value domain.</w:t>
      </w:r>
    </w:p>
    <w:p w14:paraId="296C7703" w14:textId="77777777" w:rsidR="00C43CD4" w:rsidRDefault="00C43CD4" w:rsidP="002243FE">
      <w:pPr>
        <w:pStyle w:val="NoSpacing"/>
        <w:spacing w:line="276" w:lineRule="auto"/>
      </w:pPr>
      <w:r w:rsidRPr="00C43CD4">
        <w:t xml:space="preserve">NOTE 2: In a Feature Catalogue a feature attribute can include a value domain but does not specify attribute values for feature instance. </w:t>
      </w:r>
    </w:p>
    <w:p w14:paraId="4BA4E362" w14:textId="77777777" w:rsidR="00C43CD4" w:rsidRDefault="00C43CD4" w:rsidP="002243FE">
      <w:pPr>
        <w:pStyle w:val="NoSpacing"/>
        <w:spacing w:line="276" w:lineRule="auto"/>
      </w:pPr>
      <w:r w:rsidRPr="00C43CD4">
        <w:t xml:space="preserve">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Default="00C43CD4" w:rsidP="002243FE">
      <w:pPr>
        <w:pStyle w:val="NoSpacing"/>
        <w:spacing w:after="100" w:line="276" w:lineRule="auto"/>
      </w:pPr>
      <w:r w:rsidRPr="00C43CD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613C3A" w:rsidRDefault="00C43CD4" w:rsidP="002243FE">
      <w:pPr>
        <w:pStyle w:val="NoSpacing"/>
        <w:spacing w:line="276" w:lineRule="auto"/>
        <w:rPr>
          <w:b/>
          <w:bCs/>
        </w:rPr>
      </w:pPr>
      <w:r w:rsidRPr="00613C3A">
        <w:rPr>
          <w:b/>
          <w:bCs/>
        </w:rPr>
        <w:t xml:space="preserve">Geographic Data </w:t>
      </w:r>
    </w:p>
    <w:p w14:paraId="332A5CB3" w14:textId="77777777" w:rsidR="00C43CD4" w:rsidRDefault="00C43CD4" w:rsidP="002243FE">
      <w:pPr>
        <w:pStyle w:val="NoSpacing"/>
        <w:spacing w:line="276" w:lineRule="auto"/>
      </w:pPr>
      <w:r w:rsidRPr="00C43CD4">
        <w:t xml:space="preserve">Data with implicit or explicit reference to a location relative to the Earth (ISO 19109). </w:t>
      </w:r>
    </w:p>
    <w:p w14:paraId="725C2DAC" w14:textId="4F25C7EB" w:rsidR="00C43CD4" w:rsidRDefault="00C43CD4" w:rsidP="002243FE">
      <w:pPr>
        <w:pStyle w:val="NoSpacing"/>
        <w:spacing w:after="100" w:line="276" w:lineRule="auto"/>
      </w:pPr>
      <w:r w:rsidRPr="00C43CD4">
        <w:t>NOTE: Geographic information is also used as a term for information concerning phenomena implicitly or explicitly associated with a location relative to the Earth.</w:t>
      </w:r>
    </w:p>
    <w:p w14:paraId="211498E6" w14:textId="77777777" w:rsidR="00C43CD4" w:rsidRPr="00613C3A" w:rsidRDefault="00C43CD4" w:rsidP="002243FE">
      <w:pPr>
        <w:pStyle w:val="NoSpacing"/>
        <w:spacing w:line="276" w:lineRule="auto"/>
        <w:rPr>
          <w:b/>
          <w:bCs/>
        </w:rPr>
      </w:pPr>
      <w:r w:rsidRPr="00613C3A">
        <w:rPr>
          <w:b/>
          <w:bCs/>
        </w:rPr>
        <w:t xml:space="preserve">Metadata </w:t>
      </w:r>
    </w:p>
    <w:p w14:paraId="12630B28" w14:textId="14E06CA4" w:rsidR="00C43CD4" w:rsidRDefault="00C43CD4" w:rsidP="002243FE">
      <w:pPr>
        <w:pStyle w:val="NoSpacing"/>
        <w:spacing w:after="100" w:line="276" w:lineRule="auto"/>
      </w:pPr>
      <w:r w:rsidRPr="00C43CD4">
        <w:t>Information about a resource</w:t>
      </w:r>
      <w:del w:id="1094" w:author="Greenblue" w:date="2024-02-13T15:34:00Z">
        <w:r w:rsidRPr="00C43CD4" w:rsidDel="00CD54C0">
          <w:delText>”</w:delText>
        </w:r>
      </w:del>
      <w:r w:rsidRPr="00C43CD4">
        <w:t xml:space="preserve"> (ISO 19115 – 1: 2014, 4.10). </w:t>
      </w:r>
    </w:p>
    <w:p w14:paraId="7D233481" w14:textId="77777777" w:rsidR="00C43CD4" w:rsidRPr="00613C3A" w:rsidRDefault="00C43CD4" w:rsidP="002243FE">
      <w:pPr>
        <w:pStyle w:val="NoSpacing"/>
        <w:spacing w:line="276" w:lineRule="auto"/>
        <w:rPr>
          <w:b/>
          <w:bCs/>
        </w:rPr>
      </w:pPr>
      <w:r w:rsidRPr="00613C3A">
        <w:rPr>
          <w:b/>
          <w:bCs/>
        </w:rPr>
        <w:t xml:space="preserve">Model </w:t>
      </w:r>
    </w:p>
    <w:p w14:paraId="4C519479" w14:textId="77777777" w:rsidR="00C43CD4" w:rsidRDefault="00C43CD4" w:rsidP="002243FE">
      <w:pPr>
        <w:pStyle w:val="NoSpacing"/>
        <w:spacing w:after="100" w:line="276" w:lineRule="auto"/>
      </w:pPr>
      <w:r w:rsidRPr="00C43CD4">
        <w:t xml:space="preserve">Abstraction of some aspects of reality (ISO 19109). </w:t>
      </w:r>
    </w:p>
    <w:p w14:paraId="23A34864" w14:textId="77777777" w:rsidR="00C43CD4" w:rsidRPr="00613C3A" w:rsidRDefault="00C43CD4" w:rsidP="002243FE">
      <w:pPr>
        <w:pStyle w:val="NoSpacing"/>
        <w:spacing w:line="276" w:lineRule="auto"/>
        <w:rPr>
          <w:b/>
          <w:bCs/>
        </w:rPr>
      </w:pPr>
      <w:r w:rsidRPr="00613C3A">
        <w:rPr>
          <w:b/>
          <w:bCs/>
        </w:rPr>
        <w:t xml:space="preserve">Portrayal </w:t>
      </w:r>
    </w:p>
    <w:p w14:paraId="53D9DA1B" w14:textId="77777777" w:rsidR="00C43CD4" w:rsidRDefault="00C43CD4" w:rsidP="002243FE">
      <w:pPr>
        <w:pStyle w:val="NoSpacing"/>
        <w:spacing w:line="276" w:lineRule="auto"/>
      </w:pPr>
      <w:r w:rsidRPr="00C43CD4">
        <w:t xml:space="preserve">Presentation of information to humans (ISO 19117). </w:t>
      </w:r>
    </w:p>
    <w:p w14:paraId="44001015" w14:textId="77777777" w:rsidR="00C43CD4" w:rsidRDefault="00C43CD4" w:rsidP="002243FE">
      <w:pPr>
        <w:pStyle w:val="NoSpacing"/>
        <w:spacing w:after="100" w:line="276" w:lineRule="auto"/>
      </w:pPr>
      <w:r w:rsidRPr="00C43CD4">
        <w:t xml:space="preserve">NOTE: Within the scope of this International Standard Portrayal is restricted to the portrayal of geographic information” (ISO 19117:2012; 4.20). </w:t>
      </w:r>
    </w:p>
    <w:p w14:paraId="2D26DCFA" w14:textId="77777777" w:rsidR="00C43CD4" w:rsidRPr="00613C3A" w:rsidRDefault="00C43CD4" w:rsidP="002243FE">
      <w:pPr>
        <w:pStyle w:val="NoSpacing"/>
        <w:spacing w:line="276" w:lineRule="auto"/>
        <w:rPr>
          <w:b/>
          <w:bCs/>
        </w:rPr>
      </w:pPr>
      <w:r w:rsidRPr="00613C3A">
        <w:rPr>
          <w:b/>
          <w:bCs/>
        </w:rPr>
        <w:t xml:space="preserve">Quality </w:t>
      </w:r>
    </w:p>
    <w:p w14:paraId="3B4A7BEE" w14:textId="77777777" w:rsidR="00C43CD4" w:rsidRDefault="00C43CD4" w:rsidP="002243FE">
      <w:pPr>
        <w:pStyle w:val="NoSpacing"/>
        <w:spacing w:after="100" w:line="276" w:lineRule="auto"/>
      </w:pPr>
      <w:r w:rsidRPr="00C43CD4">
        <w:t xml:space="preserve">Totality of characteristics of a product that bear on its ability to satisfy stated and implied needs (ISO 19101). </w:t>
      </w:r>
    </w:p>
    <w:p w14:paraId="7EAB21DD" w14:textId="77777777" w:rsidR="00C43CD4" w:rsidRPr="00613C3A" w:rsidRDefault="00C43CD4" w:rsidP="002243FE">
      <w:pPr>
        <w:pStyle w:val="NoSpacing"/>
        <w:spacing w:line="276" w:lineRule="auto"/>
        <w:rPr>
          <w:b/>
          <w:bCs/>
        </w:rPr>
      </w:pPr>
      <w:r w:rsidRPr="00613C3A">
        <w:rPr>
          <w:b/>
          <w:bCs/>
        </w:rPr>
        <w:t xml:space="preserve">Universe of Discourse </w:t>
      </w:r>
    </w:p>
    <w:p w14:paraId="53BE1715" w14:textId="338133C0" w:rsidR="00DA4B97" w:rsidRDefault="00C43CD4" w:rsidP="002243FE">
      <w:pPr>
        <w:pStyle w:val="NoSpacing"/>
        <w:spacing w:line="276" w:lineRule="auto"/>
      </w:pPr>
      <w:r w:rsidRPr="00C43CD4">
        <w:t>View of the real or hypothetical world that includes everything of interest (ISO 19101).</w:t>
      </w:r>
    </w:p>
    <w:p w14:paraId="40084565" w14:textId="77777777" w:rsidR="00C43CD4" w:rsidRPr="00C43CD4" w:rsidRDefault="00C43CD4" w:rsidP="00C43CD4">
      <w:pPr>
        <w:pStyle w:val="NoSpacing"/>
      </w:pPr>
    </w:p>
    <w:p w14:paraId="5332F358" w14:textId="77777777" w:rsidR="009D5DE0" w:rsidRPr="008233BF" w:rsidRDefault="009D5DE0" w:rsidP="009D5DE0">
      <w:pPr>
        <w:pStyle w:val="Heading3"/>
        <w:ind w:left="1418" w:hanging="1418"/>
      </w:pPr>
      <w:bookmarkStart w:id="1095" w:name="_Toc225648276"/>
      <w:bookmarkStart w:id="1096" w:name="_Toc225065133"/>
      <w:bookmarkStart w:id="1097" w:name="_Toc152232535"/>
      <w:bookmarkStart w:id="1098" w:name="_Toc170717186"/>
      <w:r w:rsidRPr="008233BF">
        <w:t>Abbreviations</w:t>
      </w:r>
      <w:bookmarkEnd w:id="1095"/>
      <w:bookmarkEnd w:id="1096"/>
      <w:bookmarkEnd w:id="1097"/>
      <w:bookmarkEnd w:id="1098"/>
    </w:p>
    <w:p w14:paraId="106AFA9D" w14:textId="4C83CA6F" w:rsidR="00724FEE" w:rsidRPr="00B436FA" w:rsidRDefault="00B436FA" w:rsidP="00972855">
      <w:pPr>
        <w:pStyle w:val="note0"/>
        <w:rPr>
          <w:i w:val="0"/>
          <w:iCs/>
          <w:color w:val="auto"/>
        </w:rPr>
      </w:pPr>
      <w:r w:rsidRPr="00B436FA">
        <w:rPr>
          <w:i w:val="0"/>
          <w:iCs/>
          <w:color w:val="auto"/>
        </w:rPr>
        <w:t>This Product Specification adopts the following conve</w:t>
      </w:r>
      <w:ins w:id="1099" w:author="Greenblue" w:date="2024-02-13T15:33:00Z">
        <w:r w:rsidR="00562AA8">
          <w:rPr>
            <w:i w:val="0"/>
            <w:iCs/>
            <w:color w:val="auto"/>
          </w:rPr>
          <w:t>n</w:t>
        </w:r>
      </w:ins>
      <w:r w:rsidRPr="00B436FA">
        <w:rPr>
          <w:i w:val="0"/>
          <w:iCs/>
          <w:color w:val="auto"/>
        </w:rPr>
        <w:t xml:space="preserve">tion for symbols and abbreviated terms: </w:t>
      </w:r>
    </w:p>
    <w:p w14:paraId="05743A70" w14:textId="71FA2284" w:rsidR="00B436FA" w:rsidRDefault="00B436FA" w:rsidP="00E92F09">
      <w:pPr>
        <w:pStyle w:val="NoSpacing"/>
        <w:spacing w:after="100"/>
        <w:rPr>
          <w:ins w:id="1100" w:author="Greenblue" w:date="2024-09-10T10:14:00Z"/>
        </w:rPr>
      </w:pPr>
      <w:r w:rsidRPr="00B436FA">
        <w:lastRenderedPageBreak/>
        <w:t>ASCII</w:t>
      </w:r>
      <w:r w:rsidR="00E92F09">
        <w:tab/>
      </w:r>
      <w:r w:rsidR="00E92F09">
        <w:tab/>
        <w:t>American</w:t>
      </w:r>
      <w:r w:rsidR="00E92F09">
        <w:rPr>
          <w:spacing w:val="-2"/>
        </w:rPr>
        <w:t xml:space="preserve"> </w:t>
      </w:r>
      <w:r w:rsidR="00E92F09">
        <w:t>Standard</w:t>
      </w:r>
      <w:r w:rsidR="00E92F09">
        <w:rPr>
          <w:spacing w:val="2"/>
        </w:rPr>
        <w:t xml:space="preserve"> </w:t>
      </w:r>
      <w:r w:rsidR="00E92F09">
        <w:t>Code</w:t>
      </w:r>
      <w:r w:rsidR="00E92F09">
        <w:rPr>
          <w:spacing w:val="-1"/>
        </w:rPr>
        <w:t xml:space="preserve"> </w:t>
      </w:r>
      <w:r w:rsidR="00E92F09">
        <w:t>for</w:t>
      </w:r>
      <w:r w:rsidR="00E92F09">
        <w:rPr>
          <w:spacing w:val="-1"/>
        </w:rPr>
        <w:t xml:space="preserve"> </w:t>
      </w:r>
      <w:r w:rsidR="00E92F09">
        <w:t>Information</w:t>
      </w:r>
      <w:r w:rsidR="00E92F09">
        <w:rPr>
          <w:spacing w:val="-2"/>
        </w:rPr>
        <w:t xml:space="preserve"> </w:t>
      </w:r>
      <w:r w:rsidR="00E92F09">
        <w:t>Interchange</w:t>
      </w:r>
    </w:p>
    <w:p w14:paraId="240B12F2" w14:textId="1F0E0FBE" w:rsidR="00D02008" w:rsidRPr="00D02008" w:rsidRDefault="00D02008" w:rsidP="00E92F09">
      <w:pPr>
        <w:pStyle w:val="NoSpacing"/>
        <w:spacing w:after="100"/>
        <w:rPr>
          <w:ins w:id="1101" w:author="Greenblue" w:date="2024-09-10T10:13:00Z"/>
          <w:rFonts w:eastAsiaTheme="minorEastAsia"/>
          <w:lang w:eastAsia="ko-KR"/>
        </w:rPr>
      </w:pPr>
      <w:ins w:id="1102" w:author="Greenblue" w:date="2024-09-10T10:14:00Z">
        <w:r>
          <w:rPr>
            <w:rFonts w:eastAsiaTheme="minorEastAsia" w:hint="eastAsia"/>
            <w:lang w:eastAsia="ko-KR"/>
          </w:rPr>
          <w:t>C</w:t>
        </w:r>
        <w:r>
          <w:rPr>
            <w:rFonts w:eastAsiaTheme="minorEastAsia"/>
            <w:lang w:eastAsia="ko-KR"/>
          </w:rPr>
          <w:t>NP           Catalogue</w:t>
        </w:r>
        <w:r w:rsidR="00556F1C">
          <w:rPr>
            <w:rFonts w:eastAsiaTheme="minorEastAsia"/>
            <w:lang w:eastAsia="ko-KR"/>
          </w:rPr>
          <w:t xml:space="preserve"> of</w:t>
        </w:r>
        <w:r>
          <w:rPr>
            <w:rFonts w:eastAsiaTheme="minorEastAsia"/>
            <w:lang w:eastAsia="ko-KR"/>
          </w:rPr>
          <w:t xml:space="preserve"> Nautical Product</w:t>
        </w:r>
        <w:r w:rsidR="00556F1C">
          <w:rPr>
            <w:rFonts w:eastAsiaTheme="minorEastAsia"/>
            <w:lang w:eastAsia="ko-KR"/>
          </w:rPr>
          <w:t>s</w:t>
        </w:r>
      </w:ins>
    </w:p>
    <w:p w14:paraId="21D025D8" w14:textId="327AC9E6" w:rsidR="00BA7A85" w:rsidRPr="00BA7A85" w:rsidRDefault="00BA7A85" w:rsidP="00E92F09">
      <w:pPr>
        <w:pStyle w:val="NoSpacing"/>
        <w:spacing w:after="100"/>
        <w:rPr>
          <w:rFonts w:eastAsiaTheme="minorEastAsia"/>
          <w:lang w:eastAsia="ko-KR"/>
        </w:rPr>
      </w:pPr>
      <w:ins w:id="1103" w:author="Greenblue" w:date="2024-09-10T10:13:00Z">
        <w:r>
          <w:rPr>
            <w:rFonts w:eastAsiaTheme="minorEastAsia"/>
            <w:lang w:eastAsia="ko-KR"/>
          </w:rPr>
          <w:t>DCEG        Data Classification and Encoding Guide</w:t>
        </w:r>
      </w:ins>
    </w:p>
    <w:p w14:paraId="2EE3D2E0" w14:textId="77793787" w:rsidR="00E92F09" w:rsidRDefault="00E92F09" w:rsidP="00E92F09">
      <w:pPr>
        <w:pStyle w:val="NoSpacing"/>
        <w:spacing w:after="100"/>
      </w:pPr>
      <w:r>
        <w:t>ECDIS</w:t>
      </w:r>
      <w:r>
        <w:tab/>
      </w:r>
      <w:r>
        <w:tab/>
        <w:t>Electronic Chart Display and Information Systems</w:t>
      </w:r>
    </w:p>
    <w:p w14:paraId="5A3BDC59" w14:textId="77A662D7" w:rsidR="00E92F09" w:rsidRDefault="00E92F09" w:rsidP="00E92F09">
      <w:pPr>
        <w:pStyle w:val="NoSpacing"/>
        <w:spacing w:after="100"/>
      </w:pPr>
      <w:r>
        <w:t xml:space="preserve">ENC </w:t>
      </w:r>
      <w:r>
        <w:tab/>
      </w:r>
      <w:r>
        <w:tab/>
        <w:t>Electronic</w:t>
      </w:r>
      <w:r>
        <w:rPr>
          <w:spacing w:val="-1"/>
        </w:rPr>
        <w:t xml:space="preserve"> </w:t>
      </w:r>
      <w:r>
        <w:t>Navigational</w:t>
      </w:r>
      <w:r>
        <w:rPr>
          <w:spacing w:val="-2"/>
        </w:rPr>
        <w:t xml:space="preserve"> </w:t>
      </w:r>
      <w:r>
        <w:t>Chart</w:t>
      </w:r>
    </w:p>
    <w:p w14:paraId="40FEF133" w14:textId="2DD865AC" w:rsidR="00E92F09" w:rsidRDefault="00E92F09" w:rsidP="00E92F09">
      <w:pPr>
        <w:pStyle w:val="NoSpacing"/>
        <w:spacing w:after="100"/>
      </w:pPr>
      <w:r>
        <w:t xml:space="preserve">GML </w:t>
      </w:r>
      <w:r>
        <w:tab/>
      </w:r>
      <w:r>
        <w:tab/>
        <w:t>Geography</w:t>
      </w:r>
      <w:r>
        <w:rPr>
          <w:spacing w:val="-4"/>
        </w:rPr>
        <w:t xml:space="preserve"> </w:t>
      </w:r>
      <w:r>
        <w:t>Markup</w:t>
      </w:r>
      <w:r>
        <w:rPr>
          <w:spacing w:val="-2"/>
        </w:rPr>
        <w:t xml:space="preserve"> </w:t>
      </w:r>
      <w:r>
        <w:t>Language</w:t>
      </w:r>
    </w:p>
    <w:p w14:paraId="0E612315" w14:textId="29C9E9E5" w:rsidR="00E92F09" w:rsidRDefault="00E92F09" w:rsidP="00E92F09">
      <w:pPr>
        <w:pStyle w:val="NoSpacing"/>
        <w:spacing w:after="100"/>
      </w:pPr>
      <w:r>
        <w:t xml:space="preserve">IHO </w:t>
      </w:r>
      <w:r>
        <w:tab/>
      </w:r>
      <w:r>
        <w:tab/>
        <w:t>International Hydrographic Organization</w:t>
      </w:r>
    </w:p>
    <w:p w14:paraId="6A109C68" w14:textId="3EE75AB4" w:rsidR="00E92F09" w:rsidRDefault="00E92F09" w:rsidP="00E92F09">
      <w:pPr>
        <w:pStyle w:val="NoSpacing"/>
        <w:spacing w:after="100"/>
      </w:pPr>
      <w:r>
        <w:rPr>
          <w:rFonts w:eastAsia="Malgun Gothic" w:hint="eastAsia"/>
          <w:lang w:eastAsia="ko-KR"/>
        </w:rPr>
        <w:t>I</w:t>
      </w:r>
      <w:r>
        <w:rPr>
          <w:rFonts w:eastAsia="Malgun Gothic"/>
          <w:lang w:eastAsia="ko-KR"/>
        </w:rPr>
        <w:t xml:space="preserve">OC </w:t>
      </w:r>
      <w:r>
        <w:tab/>
      </w:r>
      <w:r>
        <w:tab/>
      </w:r>
      <w:r>
        <w:rPr>
          <w:rFonts w:eastAsia="Malgun Gothic"/>
          <w:lang w:eastAsia="ko-KR"/>
        </w:rPr>
        <w:t xml:space="preserve">International </w:t>
      </w:r>
      <w:r>
        <w:t>Oceanographic</w:t>
      </w:r>
      <w:r>
        <w:rPr>
          <w:spacing w:val="-5"/>
        </w:rPr>
        <w:t xml:space="preserve"> </w:t>
      </w:r>
      <w:r>
        <w:t>Commission</w:t>
      </w:r>
    </w:p>
    <w:p w14:paraId="5EBAA78F" w14:textId="06FE55C9" w:rsidR="00E92F09" w:rsidRDefault="00E92F09" w:rsidP="00E92F09">
      <w:pPr>
        <w:pStyle w:val="NoSpacing"/>
        <w:spacing w:after="100"/>
        <w:rPr>
          <w:rFonts w:eastAsia="Malgun Gothic"/>
          <w:lang w:eastAsia="ko-KR"/>
        </w:rPr>
      </w:pPr>
      <w:r>
        <w:t xml:space="preserve">ISO </w:t>
      </w:r>
      <w:r>
        <w:tab/>
      </w:r>
      <w:r>
        <w:tab/>
        <w:t>International Organization for Standardization</w:t>
      </w:r>
    </w:p>
    <w:p w14:paraId="010BA6B4" w14:textId="5FD7C199" w:rsidR="00E92F09" w:rsidRDefault="00E92F09" w:rsidP="00E92F09">
      <w:pPr>
        <w:pStyle w:val="NoSpacing"/>
        <w:spacing w:after="100"/>
      </w:pPr>
      <w:r>
        <w:t>NIPWG</w:t>
      </w:r>
      <w:r>
        <w:tab/>
        <w:t xml:space="preserve"> </w:t>
      </w:r>
      <w:r>
        <w:tab/>
        <w:t>IHO</w:t>
      </w:r>
      <w:r>
        <w:rPr>
          <w:spacing w:val="-2"/>
        </w:rPr>
        <w:t xml:space="preserve"> </w:t>
      </w:r>
      <w:r>
        <w:t>Nautical</w:t>
      </w:r>
      <w:r>
        <w:rPr>
          <w:spacing w:val="-1"/>
        </w:rPr>
        <w:t xml:space="preserve"> </w:t>
      </w:r>
      <w:r>
        <w:t>Information</w:t>
      </w:r>
      <w:r>
        <w:rPr>
          <w:spacing w:val="-3"/>
        </w:rPr>
        <w:t xml:space="preserve"> </w:t>
      </w:r>
      <w:r>
        <w:t>Provision</w:t>
      </w:r>
      <w:r>
        <w:rPr>
          <w:spacing w:val="-5"/>
        </w:rPr>
        <w:t xml:space="preserve"> </w:t>
      </w:r>
      <w:r>
        <w:t>Working</w:t>
      </w:r>
      <w:r>
        <w:rPr>
          <w:spacing w:val="-2"/>
        </w:rPr>
        <w:t xml:space="preserve"> </w:t>
      </w:r>
      <w:r>
        <w:t>Group</w:t>
      </w:r>
    </w:p>
    <w:p w14:paraId="07CBF3BF" w14:textId="5C3ABEB5" w:rsidR="00E92F09" w:rsidRDefault="00E92F09" w:rsidP="00E92F09">
      <w:pPr>
        <w:pStyle w:val="NoSpacing"/>
        <w:spacing w:after="100"/>
        <w:rPr>
          <w:lang w:eastAsia="ko-KR"/>
        </w:rPr>
      </w:pPr>
      <w:r>
        <w:t xml:space="preserve">NPIO </w:t>
      </w:r>
      <w:r>
        <w:tab/>
      </w:r>
      <w:r>
        <w:tab/>
        <w:t>Nautical</w:t>
      </w:r>
      <w:r>
        <w:rPr>
          <w:spacing w:val="-1"/>
        </w:rPr>
        <w:t xml:space="preserve"> </w:t>
      </w:r>
      <w:r>
        <w:t>Publication</w:t>
      </w:r>
      <w:r>
        <w:rPr>
          <w:spacing w:val="-1"/>
        </w:rPr>
        <w:t xml:space="preserve"> </w:t>
      </w:r>
      <w:r>
        <w:t>Information</w:t>
      </w:r>
      <w:r>
        <w:rPr>
          <w:spacing w:val="-2"/>
        </w:rPr>
        <w:t xml:space="preserve"> </w:t>
      </w:r>
      <w:r>
        <w:t>Overlay</w:t>
      </w:r>
    </w:p>
    <w:p w14:paraId="4D38E63C" w14:textId="2B31F2A3" w:rsidR="00E92F09" w:rsidRDefault="00E92F09" w:rsidP="00E92F09">
      <w:pPr>
        <w:pStyle w:val="NoSpacing"/>
        <w:spacing w:after="100"/>
      </w:pPr>
      <w:r>
        <w:t>UML</w:t>
      </w:r>
      <w:r>
        <w:tab/>
      </w:r>
      <w:r>
        <w:tab/>
        <w:t>Unified Modeling Language</w:t>
      </w:r>
    </w:p>
    <w:p w14:paraId="6D256AA3" w14:textId="5106FB22" w:rsidR="00E92F09" w:rsidRDefault="00E92F09" w:rsidP="00E92F09">
      <w:pPr>
        <w:pStyle w:val="NoSpacing"/>
        <w:spacing w:after="100"/>
      </w:pPr>
      <w:r>
        <w:t xml:space="preserve">URI </w:t>
      </w:r>
      <w:r>
        <w:tab/>
      </w:r>
      <w:r>
        <w:tab/>
        <w:t>Uniform</w:t>
      </w:r>
      <w:r>
        <w:rPr>
          <w:spacing w:val="-8"/>
        </w:rPr>
        <w:t xml:space="preserve"> </w:t>
      </w:r>
      <w:r>
        <w:t>Resource</w:t>
      </w:r>
      <w:r>
        <w:rPr>
          <w:spacing w:val="-11"/>
        </w:rPr>
        <w:t xml:space="preserve"> </w:t>
      </w:r>
      <w:r>
        <w:t>Identifier</w:t>
      </w:r>
    </w:p>
    <w:p w14:paraId="7179BEA8" w14:textId="26711809" w:rsidR="00E92F09" w:rsidRDefault="00E92F09" w:rsidP="00E92F09">
      <w:pPr>
        <w:pStyle w:val="NoSpacing"/>
        <w:spacing w:after="100"/>
      </w:pPr>
      <w:r>
        <w:t xml:space="preserve">URL </w:t>
      </w:r>
      <w:r>
        <w:tab/>
      </w:r>
      <w:r>
        <w:tab/>
        <w:t>Uniform</w:t>
      </w:r>
      <w:r>
        <w:rPr>
          <w:spacing w:val="-2"/>
        </w:rPr>
        <w:t xml:space="preserve"> </w:t>
      </w:r>
      <w:r>
        <w:t>Resource</w:t>
      </w:r>
      <w:r>
        <w:rPr>
          <w:spacing w:val="-7"/>
        </w:rPr>
        <w:t xml:space="preserve"> </w:t>
      </w:r>
      <w:r>
        <w:t>Locator</w:t>
      </w:r>
    </w:p>
    <w:p w14:paraId="1D6E0C5F" w14:textId="14184EC7" w:rsidR="00E92F09" w:rsidRDefault="00E92F09" w:rsidP="00E92F09">
      <w:pPr>
        <w:pStyle w:val="NoSpacing"/>
        <w:spacing w:after="100"/>
      </w:pPr>
      <w:r>
        <w:t xml:space="preserve">WMS </w:t>
      </w:r>
      <w:r>
        <w:tab/>
      </w:r>
      <w:r>
        <w:tab/>
        <w:t>Web</w:t>
      </w:r>
      <w:r>
        <w:rPr>
          <w:spacing w:val="-2"/>
        </w:rPr>
        <w:t xml:space="preserve"> </w:t>
      </w:r>
      <w:r>
        <w:t>Map</w:t>
      </w:r>
      <w:r>
        <w:rPr>
          <w:spacing w:val="-2"/>
        </w:rPr>
        <w:t xml:space="preserve"> </w:t>
      </w:r>
      <w:r>
        <w:t>Service</w:t>
      </w:r>
    </w:p>
    <w:p w14:paraId="3B487437" w14:textId="4A73ACB3" w:rsidR="00E92F09" w:rsidRDefault="00E92F09" w:rsidP="00E92F09">
      <w:pPr>
        <w:pStyle w:val="NoSpacing"/>
        <w:spacing w:after="100"/>
      </w:pPr>
      <w:r>
        <w:t xml:space="preserve">WFS </w:t>
      </w:r>
      <w:r>
        <w:tab/>
      </w:r>
      <w:r>
        <w:tab/>
        <w:t>Web</w:t>
      </w:r>
      <w:r>
        <w:rPr>
          <w:spacing w:val="-2"/>
        </w:rPr>
        <w:t xml:space="preserve"> </w:t>
      </w:r>
      <w:r>
        <w:t>Feature</w:t>
      </w:r>
      <w:r>
        <w:rPr>
          <w:spacing w:val="-3"/>
        </w:rPr>
        <w:t xml:space="preserve"> </w:t>
      </w:r>
      <w:r>
        <w:t>Service</w:t>
      </w:r>
    </w:p>
    <w:p w14:paraId="31B80C1D" w14:textId="626B8E52" w:rsidR="00E92F09" w:rsidRDefault="00E92F09" w:rsidP="00E92F09">
      <w:pPr>
        <w:pStyle w:val="NoSpacing"/>
        <w:spacing w:after="100"/>
      </w:pPr>
      <w:r>
        <w:t xml:space="preserve">www </w:t>
      </w:r>
      <w:r>
        <w:tab/>
      </w:r>
      <w:r>
        <w:tab/>
        <w:t>World</w:t>
      </w:r>
      <w:r>
        <w:rPr>
          <w:spacing w:val="-3"/>
        </w:rPr>
        <w:t xml:space="preserve"> </w:t>
      </w:r>
      <w:r>
        <w:t>Wide</w:t>
      </w:r>
      <w:r>
        <w:rPr>
          <w:spacing w:val="-3"/>
        </w:rPr>
        <w:t xml:space="preserve"> </w:t>
      </w:r>
      <w:r>
        <w:t>Web</w:t>
      </w:r>
    </w:p>
    <w:p w14:paraId="78B62D35" w14:textId="43C01A82" w:rsidR="00E92F09" w:rsidRDefault="00E92F09" w:rsidP="00E92F09">
      <w:pPr>
        <w:pStyle w:val="NoSpacing"/>
        <w:spacing w:after="100"/>
      </w:pPr>
      <w:r>
        <w:t xml:space="preserve">WGS </w:t>
      </w:r>
      <w:r>
        <w:tab/>
      </w:r>
      <w:r>
        <w:tab/>
        <w:t>World</w:t>
      </w:r>
      <w:r>
        <w:rPr>
          <w:spacing w:val="-3"/>
        </w:rPr>
        <w:t xml:space="preserve"> </w:t>
      </w:r>
      <w:r>
        <w:t>Geodetic</w:t>
      </w:r>
      <w:r>
        <w:rPr>
          <w:spacing w:val="-2"/>
        </w:rPr>
        <w:t xml:space="preserve"> </w:t>
      </w:r>
      <w:r>
        <w:t>System</w:t>
      </w:r>
    </w:p>
    <w:p w14:paraId="2A5CF406" w14:textId="0D2F9BD3" w:rsidR="00E92F09" w:rsidRDefault="00E92F09" w:rsidP="00E92F09">
      <w:pPr>
        <w:pStyle w:val="NoSpacing"/>
        <w:spacing w:after="100"/>
      </w:pPr>
      <w:r>
        <w:t xml:space="preserve">XML </w:t>
      </w:r>
      <w:r>
        <w:tab/>
      </w:r>
      <w:r>
        <w:tab/>
      </w:r>
      <w:ins w:id="1104" w:author="Greenblue" w:date="2024-02-13T15:36:00Z">
        <w:r w:rsidR="00570EF2">
          <w:t>eX</w:t>
        </w:r>
      </w:ins>
      <w:del w:id="1105" w:author="Greenblue" w:date="2024-02-13T15:36:00Z">
        <w:r w:rsidDel="00570EF2">
          <w:delText>E</w:delText>
        </w:r>
      </w:del>
      <w:del w:id="1106" w:author="Greenblue" w:date="2024-02-13T16:42:00Z">
        <w:r w:rsidDel="0049589C">
          <w:delText>x</w:delText>
        </w:r>
      </w:del>
      <w:r>
        <w:t>tensible</w:t>
      </w:r>
      <w:r>
        <w:rPr>
          <w:spacing w:val="-3"/>
        </w:rPr>
        <w:t xml:space="preserve"> </w:t>
      </w:r>
      <w:r>
        <w:t>Markup</w:t>
      </w:r>
      <w:r>
        <w:rPr>
          <w:spacing w:val="-3"/>
        </w:rPr>
        <w:t xml:space="preserve"> </w:t>
      </w:r>
      <w:r>
        <w:t>Language</w:t>
      </w:r>
    </w:p>
    <w:p w14:paraId="3428D487" w14:textId="7C200AB8" w:rsidR="00E92F09" w:rsidRDefault="00E92F09" w:rsidP="00593BFB">
      <w:pPr>
        <w:pStyle w:val="NoSpacing"/>
        <w:spacing w:after="100"/>
      </w:pPr>
      <w:r>
        <w:t xml:space="preserve">XSLT </w:t>
      </w:r>
      <w:r>
        <w:tab/>
      </w:r>
      <w:r>
        <w:tab/>
        <w:t>eXtensible</w:t>
      </w:r>
      <w:r>
        <w:rPr>
          <w:spacing w:val="-3"/>
        </w:rPr>
        <w:t xml:space="preserve"> </w:t>
      </w:r>
      <w:r>
        <w:t>Stylesheet</w:t>
      </w:r>
      <w:r>
        <w:rPr>
          <w:spacing w:val="-2"/>
        </w:rPr>
        <w:t xml:space="preserve"> </w:t>
      </w:r>
      <w:r>
        <w:t>Language</w:t>
      </w:r>
      <w:r>
        <w:rPr>
          <w:spacing w:val="-3"/>
        </w:rPr>
        <w:t xml:space="preserve"> </w:t>
      </w:r>
      <w:r>
        <w:t>Transformations</w:t>
      </w:r>
    </w:p>
    <w:p w14:paraId="418DB84A" w14:textId="77777777" w:rsidR="00E92F09" w:rsidRPr="00E92F09" w:rsidRDefault="00E92F09" w:rsidP="00E92F09">
      <w:pPr>
        <w:rPr>
          <w:rStyle w:val="BookTitle"/>
        </w:rPr>
      </w:pPr>
    </w:p>
    <w:p w14:paraId="731D1127" w14:textId="77777777" w:rsidR="00C92C5E" w:rsidRDefault="00C92C5E" w:rsidP="00666E30">
      <w:pPr>
        <w:pStyle w:val="Heading2"/>
      </w:pPr>
      <w:bookmarkStart w:id="1107" w:name="_Toc225648277"/>
      <w:bookmarkStart w:id="1108" w:name="_Toc225065134"/>
      <w:bookmarkStart w:id="1109" w:name="_Toc152232536"/>
      <w:bookmarkStart w:id="1110" w:name="_Toc170717187"/>
      <w:r w:rsidRPr="008233BF">
        <w:t>General Data Product Description</w:t>
      </w:r>
      <w:bookmarkEnd w:id="1107"/>
      <w:bookmarkEnd w:id="1108"/>
      <w:bookmarkEnd w:id="1109"/>
      <w:bookmarkEnd w:id="1110"/>
    </w:p>
    <w:p w14:paraId="3D28073E" w14:textId="40EF2178" w:rsidR="00724FEE" w:rsidRPr="00593BFB" w:rsidRDefault="00593BFB" w:rsidP="00972855">
      <w:pPr>
        <w:pStyle w:val="note0"/>
        <w:rPr>
          <w:i w:val="0"/>
          <w:iCs/>
          <w:color w:val="auto"/>
        </w:rPr>
      </w:pPr>
      <w:r w:rsidRPr="00593BFB">
        <w:rPr>
          <w:i w:val="0"/>
          <w:iCs/>
          <w:color w:val="auto"/>
        </w:rPr>
        <w:t>This clause contains general information about the data product</w:t>
      </w:r>
    </w:p>
    <w:p w14:paraId="43AABBF3" w14:textId="5D6F0A77" w:rsidR="00C92C5E" w:rsidRPr="00593BFB" w:rsidRDefault="00C92C5E" w:rsidP="00B36913">
      <w:pPr>
        <w:pStyle w:val="Label1"/>
        <w:spacing w:after="120" w:line="240" w:lineRule="auto"/>
        <w:rPr>
          <w:b w:val="0"/>
          <w:bCs/>
        </w:rPr>
      </w:pPr>
      <w:r w:rsidRPr="001C2735">
        <w:t>Title:</w:t>
      </w:r>
      <w:r w:rsidRPr="001C2735">
        <w:tab/>
      </w:r>
      <w:r w:rsidR="00593BFB" w:rsidRPr="0084188A">
        <w:rPr>
          <w:b w:val="0"/>
          <w:bCs/>
          <w:sz w:val="20"/>
          <w:szCs w:val="20"/>
        </w:rPr>
        <w:t>Catalogue of Nautical Products Product Specification</w:t>
      </w:r>
    </w:p>
    <w:p w14:paraId="07F93EBC" w14:textId="28367871" w:rsidR="00C92C5E" w:rsidRPr="00593BFB" w:rsidRDefault="00C92C5E" w:rsidP="00B36913">
      <w:pPr>
        <w:pStyle w:val="Label1"/>
        <w:spacing w:after="120" w:line="240" w:lineRule="auto"/>
        <w:rPr>
          <w:b w:val="0"/>
          <w:bCs/>
        </w:rPr>
      </w:pPr>
      <w:r w:rsidRPr="00972855">
        <w:t xml:space="preserve">Abstract: </w:t>
      </w:r>
      <w:r w:rsidRPr="00972855">
        <w:tab/>
      </w:r>
      <w:r w:rsidR="00593BFB" w:rsidRPr="0084188A">
        <w:rPr>
          <w:b w:val="0"/>
          <w:bCs/>
          <w:sz w:val="20"/>
          <w:szCs w:val="20"/>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748D4369" w:rsidR="00C95E28" w:rsidRPr="00972855" w:rsidRDefault="00C92C5E" w:rsidP="00B36913">
      <w:pPr>
        <w:pStyle w:val="Label1"/>
        <w:spacing w:after="120" w:line="240" w:lineRule="auto"/>
      </w:pPr>
      <w:r w:rsidRPr="00972855">
        <w:t xml:space="preserve">Content: </w:t>
      </w:r>
      <w:r w:rsidRPr="00972855">
        <w:tab/>
      </w:r>
      <w:r w:rsidR="00593BFB" w:rsidRPr="0084188A">
        <w:rPr>
          <w:b w:val="0"/>
          <w:bCs/>
          <w:sz w:val="20"/>
          <w:szCs w:val="20"/>
        </w:rPr>
        <w:t xml:space="preserve">Datasets conforming to this Specification will contain Catalogues of </w:t>
      </w:r>
      <w:del w:id="1111" w:author="Greenblue" w:date="2024-09-10T10:16:00Z">
        <w:r w:rsidR="00593BFB" w:rsidRPr="0084188A" w:rsidDel="009200C8">
          <w:rPr>
            <w:b w:val="0"/>
            <w:bCs/>
            <w:sz w:val="20"/>
            <w:szCs w:val="20"/>
          </w:rPr>
          <w:delText xml:space="preserve">all </w:delText>
        </w:r>
      </w:del>
      <w:ins w:id="1112" w:author="Greenblue" w:date="2024-09-10T10:16:00Z">
        <w:r w:rsidR="009200C8">
          <w:rPr>
            <w:b w:val="0"/>
            <w:bCs/>
            <w:sz w:val="20"/>
            <w:szCs w:val="20"/>
          </w:rPr>
          <w:t>some of</w:t>
        </w:r>
        <w:r w:rsidR="009200C8" w:rsidRPr="0084188A">
          <w:rPr>
            <w:b w:val="0"/>
            <w:bCs/>
            <w:sz w:val="20"/>
            <w:szCs w:val="20"/>
          </w:rPr>
          <w:t xml:space="preserve"> </w:t>
        </w:r>
      </w:ins>
      <w:r w:rsidR="00593BFB" w:rsidRPr="0084188A">
        <w:rPr>
          <w:b w:val="0"/>
          <w:bCs/>
          <w:sz w:val="20"/>
          <w:szCs w:val="20"/>
        </w:rPr>
        <w:t>relevant nautical products information for the area of coverage such as paper chart, ENC, Nautical Publication, S-100 based nautical products and e- Navigation service.</w:t>
      </w:r>
    </w:p>
    <w:p w14:paraId="113EF27C" w14:textId="5631280B" w:rsidR="00C92C5E" w:rsidRPr="008233BF" w:rsidRDefault="00C92C5E" w:rsidP="0084188A">
      <w:pPr>
        <w:pStyle w:val="Label1"/>
        <w:spacing w:line="360" w:lineRule="auto"/>
      </w:pPr>
      <w:r w:rsidRPr="00972855">
        <w:t>Spatial Extent:</w:t>
      </w:r>
      <w:r w:rsidR="00593BFB" w:rsidRPr="00593BFB">
        <w:t xml:space="preserve"> </w:t>
      </w:r>
      <w:r w:rsidR="00593BFB" w:rsidRPr="00972855">
        <w:tab/>
      </w:r>
    </w:p>
    <w:p w14:paraId="36E93A9E" w14:textId="62E71583" w:rsidR="00D1527E" w:rsidRPr="0084188A" w:rsidRDefault="00C92C5E" w:rsidP="0084188A">
      <w:pPr>
        <w:pStyle w:val="Label2"/>
        <w:spacing w:after="120"/>
        <w:ind w:left="1361"/>
        <w:rPr>
          <w:sz w:val="18"/>
          <w:szCs w:val="18"/>
        </w:rPr>
      </w:pPr>
      <w:r w:rsidRPr="0084188A">
        <w:rPr>
          <w:sz w:val="18"/>
          <w:szCs w:val="18"/>
        </w:rPr>
        <w:t xml:space="preserve">Description: </w:t>
      </w:r>
      <w:r w:rsidR="00593BFB" w:rsidRPr="0084188A">
        <w:rPr>
          <w:b w:val="0"/>
          <w:bCs/>
          <w:sz w:val="18"/>
          <w:szCs w:val="18"/>
        </w:rPr>
        <w:t>Global coverage of maritime areas.</w:t>
      </w:r>
    </w:p>
    <w:p w14:paraId="2C7A8263" w14:textId="3EB3DB81" w:rsidR="00C92C5E" w:rsidRPr="0084188A" w:rsidRDefault="00C92C5E" w:rsidP="0084188A">
      <w:pPr>
        <w:pStyle w:val="Label2"/>
        <w:spacing w:after="120"/>
        <w:ind w:left="1361"/>
      </w:pPr>
      <w:r w:rsidRPr="0084188A">
        <w:rPr>
          <w:sz w:val="18"/>
          <w:szCs w:val="18"/>
        </w:rPr>
        <w:t xml:space="preserve">East Bounding </w:t>
      </w:r>
      <w:r w:rsidR="00F01D09" w:rsidRPr="0084188A">
        <w:rPr>
          <w:sz w:val="18"/>
          <w:szCs w:val="18"/>
        </w:rPr>
        <w:t>Longitude</w:t>
      </w:r>
      <w:r w:rsidRPr="0084188A">
        <w:rPr>
          <w:sz w:val="18"/>
          <w:szCs w:val="18"/>
        </w:rPr>
        <w:t>:</w:t>
      </w:r>
      <w:r w:rsidR="008D49AA" w:rsidRPr="0084188A">
        <w:rPr>
          <w:sz w:val="18"/>
          <w:szCs w:val="18"/>
        </w:rPr>
        <w:t xml:space="preserve"> </w:t>
      </w:r>
      <w:r w:rsidR="00593BFB" w:rsidRPr="0084188A">
        <w:rPr>
          <w:b w:val="0"/>
          <w:bCs/>
          <w:sz w:val="18"/>
          <w:szCs w:val="18"/>
        </w:rPr>
        <w:t>180°</w:t>
      </w:r>
    </w:p>
    <w:p w14:paraId="72E8D246" w14:textId="0AEE756F" w:rsidR="00C92C5E" w:rsidRPr="0084188A" w:rsidRDefault="00C92C5E" w:rsidP="0084188A">
      <w:pPr>
        <w:pStyle w:val="Label2"/>
        <w:spacing w:after="120"/>
        <w:ind w:left="1361"/>
        <w:rPr>
          <w:sz w:val="18"/>
          <w:szCs w:val="18"/>
        </w:rPr>
      </w:pPr>
      <w:r w:rsidRPr="0084188A">
        <w:rPr>
          <w:sz w:val="18"/>
          <w:szCs w:val="18"/>
        </w:rPr>
        <w:t xml:space="preserve">West Bounding </w:t>
      </w:r>
      <w:r w:rsidR="00F01D09" w:rsidRPr="0084188A">
        <w:rPr>
          <w:sz w:val="18"/>
          <w:szCs w:val="18"/>
        </w:rPr>
        <w:t xml:space="preserve">Longitude: </w:t>
      </w:r>
      <w:r w:rsidR="00593BFB" w:rsidRPr="0084188A">
        <w:rPr>
          <w:b w:val="0"/>
          <w:bCs/>
          <w:sz w:val="18"/>
          <w:szCs w:val="18"/>
        </w:rPr>
        <w:t>-180°</w:t>
      </w:r>
    </w:p>
    <w:p w14:paraId="68D7BE1D" w14:textId="380F0342" w:rsidR="00C92C5E" w:rsidRPr="0084188A" w:rsidRDefault="00C92C5E" w:rsidP="0084188A">
      <w:pPr>
        <w:pStyle w:val="Label2"/>
        <w:spacing w:after="120"/>
        <w:ind w:left="1361"/>
      </w:pPr>
      <w:r w:rsidRPr="0084188A">
        <w:rPr>
          <w:sz w:val="18"/>
          <w:szCs w:val="18"/>
        </w:rPr>
        <w:t>North Bounding</w:t>
      </w:r>
      <w:r w:rsidR="00F01D09" w:rsidRPr="0084188A">
        <w:rPr>
          <w:sz w:val="18"/>
          <w:szCs w:val="18"/>
        </w:rPr>
        <w:t xml:space="preserve"> Latitude:</w:t>
      </w:r>
      <w:r w:rsidR="008D49AA" w:rsidRPr="0084188A">
        <w:rPr>
          <w:sz w:val="18"/>
          <w:szCs w:val="18"/>
        </w:rPr>
        <w:t xml:space="preserve"> </w:t>
      </w:r>
      <w:r w:rsidR="00593BFB" w:rsidRPr="0084188A">
        <w:rPr>
          <w:b w:val="0"/>
          <w:bCs/>
          <w:sz w:val="18"/>
          <w:szCs w:val="18"/>
        </w:rPr>
        <w:t>90°</w:t>
      </w:r>
    </w:p>
    <w:p w14:paraId="37A553F3" w14:textId="63C69374" w:rsidR="009332CB" w:rsidRPr="00595A33" w:rsidRDefault="00C92C5E" w:rsidP="00B36913">
      <w:pPr>
        <w:pStyle w:val="Label2"/>
        <w:spacing w:after="120" w:line="240" w:lineRule="auto"/>
        <w:ind w:left="1361"/>
      </w:pPr>
      <w:r w:rsidRPr="0084188A">
        <w:rPr>
          <w:sz w:val="18"/>
          <w:szCs w:val="18"/>
        </w:rPr>
        <w:t xml:space="preserve">South Bounding </w:t>
      </w:r>
      <w:r w:rsidR="00F01D09" w:rsidRPr="0084188A">
        <w:rPr>
          <w:sz w:val="18"/>
          <w:szCs w:val="18"/>
        </w:rPr>
        <w:t>Latitude</w:t>
      </w:r>
      <w:r w:rsidR="00593BFB" w:rsidRPr="0084188A">
        <w:rPr>
          <w:sz w:val="18"/>
          <w:szCs w:val="18"/>
        </w:rPr>
        <w:t xml:space="preserve">: </w:t>
      </w:r>
      <w:r w:rsidR="00593BFB" w:rsidRPr="0084188A">
        <w:rPr>
          <w:b w:val="0"/>
          <w:bCs/>
          <w:sz w:val="18"/>
          <w:szCs w:val="18"/>
        </w:rPr>
        <w:t>-90°</w:t>
      </w:r>
      <w:r w:rsidR="00F01D09" w:rsidRPr="0084188A">
        <w:rPr>
          <w:sz w:val="18"/>
          <w:szCs w:val="18"/>
        </w:rPr>
        <w:t xml:space="preserve"> </w:t>
      </w:r>
      <w:r w:rsidR="009332CB" w:rsidRPr="0084188A">
        <w:tab/>
      </w:r>
      <w:r w:rsidR="009332CB">
        <w:rPr>
          <w:sz w:val="22"/>
        </w:rPr>
        <w:tab/>
      </w:r>
      <w:r w:rsidR="006022BC">
        <w:rPr>
          <w:sz w:val="22"/>
        </w:rPr>
        <w:tab/>
      </w:r>
    </w:p>
    <w:p w14:paraId="5C925CF4" w14:textId="2CF3B7BC" w:rsidR="00C92C5E" w:rsidRPr="0084188A" w:rsidRDefault="00C92C5E" w:rsidP="0084188A">
      <w:pPr>
        <w:pStyle w:val="Label1"/>
        <w:spacing w:line="240" w:lineRule="auto"/>
      </w:pPr>
      <w:r w:rsidRPr="008233BF">
        <w:lastRenderedPageBreak/>
        <w:t>Purpose:</w:t>
      </w:r>
      <w:r w:rsidRPr="008233BF">
        <w:rPr>
          <w:lang w:eastAsia="en-GB"/>
        </w:rPr>
        <w:t xml:space="preserve"> </w:t>
      </w:r>
      <w:r w:rsidRPr="008233BF">
        <w:rPr>
          <w:lang w:eastAsia="en-GB"/>
        </w:rPr>
        <w:tab/>
      </w:r>
      <w:r w:rsidR="000D6280" w:rsidRPr="0084188A">
        <w:rPr>
          <w:b w:val="0"/>
          <w:bCs/>
          <w:lang w:eastAsia="en-GB"/>
        </w:rPr>
        <w:tab/>
      </w:r>
      <w:r w:rsidR="0084188A" w:rsidRPr="0084188A">
        <w:rPr>
          <w:b w:val="0"/>
          <w:bCs/>
          <w:sz w:val="20"/>
          <w:szCs w:val="20"/>
        </w:rPr>
        <w:t>Describing status of nautical products, and to allow the producer to exchange catalogue of nautical products with interested stakeholders.</w:t>
      </w:r>
    </w:p>
    <w:p w14:paraId="7604E803" w14:textId="77777777" w:rsidR="001221F6" w:rsidRDefault="001221F6" w:rsidP="00595A33">
      <w:pPr>
        <w:autoSpaceDE w:val="0"/>
        <w:autoSpaceDN w:val="0"/>
        <w:adjustRightInd w:val="0"/>
        <w:spacing w:after="0" w:line="240" w:lineRule="auto"/>
        <w:rPr>
          <w:b/>
          <w:sz w:val="22"/>
        </w:rPr>
      </w:pPr>
    </w:p>
    <w:p w14:paraId="3545A018" w14:textId="77777777" w:rsidR="001221F6" w:rsidRDefault="001221F6" w:rsidP="00666E30">
      <w:pPr>
        <w:pStyle w:val="Heading2"/>
      </w:pPr>
      <w:bookmarkStart w:id="1113" w:name="_Toc152232537"/>
      <w:bookmarkStart w:id="1114" w:name="_Toc170717188"/>
      <w:r>
        <w:t>Data product specification metadata</w:t>
      </w:r>
      <w:bookmarkEnd w:id="1113"/>
      <w:bookmarkEnd w:id="1114"/>
    </w:p>
    <w:p w14:paraId="4B1B8CDD" w14:textId="47481690" w:rsidR="000F2AEA" w:rsidRPr="006F19E2" w:rsidRDefault="002531E5" w:rsidP="00972855">
      <w:pPr>
        <w:pStyle w:val="note0"/>
        <w:rPr>
          <w:i w:val="0"/>
          <w:iCs/>
          <w:color w:val="auto"/>
        </w:rPr>
      </w:pPr>
      <w:r>
        <w:rPr>
          <w:i w:val="0"/>
          <w:iCs/>
          <w:color w:val="auto"/>
        </w:rPr>
        <w:t>NOTE “</w:t>
      </w:r>
      <w:r w:rsidR="006F19E2">
        <w:rPr>
          <w:i w:val="0"/>
          <w:iCs/>
          <w:color w:val="auto"/>
        </w:rPr>
        <w:t>T</w:t>
      </w:r>
      <w:r w:rsidR="000F2AEA" w:rsidRPr="006F19E2">
        <w:rPr>
          <w:i w:val="0"/>
          <w:iCs/>
          <w:color w:val="auto"/>
        </w:rPr>
        <w:t xml:space="preserve">his information uniquely identifies this </w:t>
      </w:r>
      <w:r w:rsidR="00B366A1" w:rsidRPr="006F19E2">
        <w:rPr>
          <w:i w:val="0"/>
          <w:iCs/>
          <w:color w:val="auto"/>
        </w:rPr>
        <w:t xml:space="preserve">Product Specification </w:t>
      </w:r>
      <w:r w:rsidR="000F2AEA" w:rsidRPr="006F19E2">
        <w:rPr>
          <w:i w:val="0"/>
          <w:iCs/>
          <w:color w:val="auto"/>
        </w:rPr>
        <w:t>and provides information about its creation and maintenance.</w:t>
      </w:r>
      <w:r w:rsidR="00595A33" w:rsidRPr="006F19E2">
        <w:rPr>
          <w:i w:val="0"/>
          <w:iCs/>
          <w:color w:val="auto"/>
        </w:rPr>
        <w:t xml:space="preserve">  For further information o</w:t>
      </w:r>
      <w:r w:rsidR="008D49AA" w:rsidRPr="006F19E2">
        <w:rPr>
          <w:i w:val="0"/>
          <w:iCs/>
          <w:color w:val="auto"/>
        </w:rPr>
        <w:t>n dataset metadata see the metadata clause</w:t>
      </w:r>
      <w:r w:rsidR="00595A33" w:rsidRPr="006F19E2">
        <w:rPr>
          <w:i w:val="0"/>
          <w:iCs/>
          <w:color w:val="auto"/>
        </w:rPr>
        <w:t>.</w:t>
      </w:r>
    </w:p>
    <w:p w14:paraId="7AF7D372" w14:textId="701516C0" w:rsidR="000F2AEA" w:rsidRDefault="000F2AEA" w:rsidP="00B36913">
      <w:pPr>
        <w:pStyle w:val="Label1"/>
        <w:spacing w:after="120" w:line="240" w:lineRule="auto"/>
      </w:pPr>
      <w:r w:rsidRPr="008233BF">
        <w:t>Title:</w:t>
      </w:r>
      <w:r w:rsidRPr="008233BF">
        <w:tab/>
      </w:r>
      <w:r w:rsidRPr="008233BF">
        <w:tab/>
      </w:r>
      <w:r w:rsidR="006F19E2">
        <w:t>Catalogue of Nautical Products</w:t>
      </w:r>
    </w:p>
    <w:p w14:paraId="1077C277" w14:textId="37202A8C" w:rsidR="000F2AEA" w:rsidRPr="000005A4" w:rsidRDefault="000F2AEA" w:rsidP="00B36913">
      <w:pPr>
        <w:spacing w:after="120" w:line="240" w:lineRule="auto"/>
        <w:ind w:left="1695" w:hanging="1695"/>
      </w:pPr>
      <w:r w:rsidRPr="00972855">
        <w:rPr>
          <w:rStyle w:val="Label1Char"/>
        </w:rPr>
        <w:t>S-100 Version:</w:t>
      </w:r>
      <w:r w:rsidRPr="005F2E54">
        <w:rPr>
          <w:b/>
          <w:sz w:val="22"/>
        </w:rPr>
        <w:tab/>
      </w:r>
      <w:del w:id="1115" w:author="USER" w:date="2024-03-14T09:19:00Z">
        <w:r w:rsidR="006F19E2" w:rsidRPr="000005A4" w:rsidDel="003D2B95">
          <w:delText>5</w:delText>
        </w:r>
        <w:r w:rsidR="0077716C" w:rsidRPr="000005A4" w:rsidDel="003D2B95">
          <w:delText>.0.0</w:delText>
        </w:r>
      </w:del>
      <w:ins w:id="1116" w:author="USER" w:date="2024-03-14T09:19:00Z">
        <w:r w:rsidR="003D2B95">
          <w:t>5.2.0</w:t>
        </w:r>
      </w:ins>
    </w:p>
    <w:p w14:paraId="5D6C010E" w14:textId="2A47A415" w:rsidR="000F2AEA" w:rsidRPr="008233BF" w:rsidRDefault="008D49AA" w:rsidP="00B36913">
      <w:pPr>
        <w:spacing w:after="120" w:line="240" w:lineRule="auto"/>
      </w:pPr>
      <w:r w:rsidRPr="00972855">
        <w:rPr>
          <w:rStyle w:val="Label1Char"/>
        </w:rPr>
        <w:t>S-1</w:t>
      </w:r>
      <w:r w:rsidR="006F19E2">
        <w:rPr>
          <w:rStyle w:val="Label1Char"/>
        </w:rPr>
        <w:t>28</w:t>
      </w:r>
      <w:r w:rsidR="000F2AEA" w:rsidRPr="00972855">
        <w:rPr>
          <w:rStyle w:val="Label1Char"/>
        </w:rPr>
        <w:t xml:space="preserve"> Version:</w:t>
      </w:r>
      <w:r w:rsidR="000F2AEA" w:rsidRPr="008233BF">
        <w:t xml:space="preserve"> </w:t>
      </w:r>
      <w:r w:rsidR="000F2AEA">
        <w:tab/>
      </w:r>
      <w:del w:id="1117" w:author="USER" w:date="2024-03-14T09:19:00Z">
        <w:r w:rsidR="006F19E2" w:rsidDel="003D2B95">
          <w:delText>1</w:delText>
        </w:r>
        <w:r w:rsidR="00595A33" w:rsidDel="003D2B95">
          <w:delText>.</w:delText>
        </w:r>
      </w:del>
      <w:ins w:id="1118" w:author="Greenblue" w:date="2024-02-13T15:36:00Z">
        <w:del w:id="1119" w:author="USER" w:date="2024-03-14T09:19:00Z">
          <w:r w:rsidR="00570EF2" w:rsidDel="003D2B95">
            <w:delText>2</w:delText>
          </w:r>
        </w:del>
      </w:ins>
      <w:del w:id="1120" w:author="USER" w:date="2024-03-14T09:19:00Z">
        <w:r w:rsidR="006F19E2" w:rsidDel="003D2B95">
          <w:delText>1</w:delText>
        </w:r>
        <w:r w:rsidR="00595A33" w:rsidDel="003D2B95">
          <w:delText>.0</w:delText>
        </w:r>
      </w:del>
      <w:ins w:id="1121" w:author="USER" w:date="2024-03-14T09:19:00Z">
        <w:r w:rsidR="003D2B95">
          <w:t>2.0.0</w:t>
        </w:r>
      </w:ins>
    </w:p>
    <w:p w14:paraId="13716E46" w14:textId="6599CF56" w:rsidR="000F2AEA" w:rsidRPr="00BB2205" w:rsidRDefault="000F2AEA" w:rsidP="00B36913">
      <w:pPr>
        <w:pStyle w:val="Label1"/>
        <w:spacing w:after="120" w:line="240" w:lineRule="auto"/>
        <w:rPr>
          <w:lang w:val="fr-MC"/>
        </w:rPr>
      </w:pPr>
      <w:r w:rsidRPr="00BB2205">
        <w:rPr>
          <w:lang w:val="fr-MC"/>
        </w:rPr>
        <w:t>Date:</w:t>
      </w:r>
      <w:r w:rsidRPr="00BB2205">
        <w:rPr>
          <w:lang w:val="fr-MC"/>
        </w:rPr>
        <w:tab/>
      </w:r>
      <w:r w:rsidRPr="00BB2205">
        <w:rPr>
          <w:lang w:val="fr-MC"/>
        </w:rPr>
        <w:tab/>
      </w:r>
      <w:del w:id="1122" w:author="Greenblue" w:date="2024-02-13T15:37:00Z">
        <w:r w:rsidR="006F19E2" w:rsidRPr="000005A4" w:rsidDel="00570EF2">
          <w:rPr>
            <w:b w:val="0"/>
            <w:bCs/>
            <w:sz w:val="20"/>
            <w:szCs w:val="20"/>
            <w:lang w:val="fr-MC"/>
          </w:rPr>
          <w:delText>October 2023</w:delText>
        </w:r>
      </w:del>
      <w:ins w:id="1123" w:author="Greenblue" w:date="2024-02-13T15:36:00Z">
        <w:del w:id="1124" w:author="USER" w:date="2024-03-14T09:19:00Z">
          <w:r w:rsidR="00570EF2" w:rsidDel="003D2B95">
            <w:rPr>
              <w:b w:val="0"/>
              <w:bCs/>
              <w:sz w:val="20"/>
              <w:szCs w:val="20"/>
              <w:lang w:val="fr-MC"/>
            </w:rPr>
            <w:delText>February</w:delText>
          </w:r>
        </w:del>
      </w:ins>
      <w:ins w:id="1125" w:author="USER" w:date="2024-06-28T10:50:00Z">
        <w:r w:rsidR="005A5EDF">
          <w:rPr>
            <w:b w:val="0"/>
            <w:bCs/>
            <w:sz w:val="20"/>
            <w:szCs w:val="20"/>
            <w:lang w:val="fr-MC"/>
          </w:rPr>
          <w:t>July</w:t>
        </w:r>
      </w:ins>
      <w:ins w:id="1126" w:author="Greenblue" w:date="2024-02-13T15:36:00Z">
        <w:r w:rsidR="00570EF2">
          <w:rPr>
            <w:b w:val="0"/>
            <w:bCs/>
            <w:sz w:val="20"/>
            <w:szCs w:val="20"/>
            <w:lang w:val="fr-MC"/>
          </w:rPr>
          <w:t xml:space="preserve"> 2024</w:t>
        </w:r>
      </w:ins>
    </w:p>
    <w:p w14:paraId="01A03466" w14:textId="0F1C9F8E" w:rsidR="000F2AEA" w:rsidRPr="00BB2205" w:rsidRDefault="000F2AEA" w:rsidP="00B36913">
      <w:pPr>
        <w:pStyle w:val="Label1"/>
        <w:spacing w:after="120" w:line="240" w:lineRule="auto"/>
        <w:rPr>
          <w:lang w:val="fr-MC"/>
        </w:rPr>
      </w:pPr>
      <w:r w:rsidRPr="00BB2205">
        <w:rPr>
          <w:lang w:val="fr-MC"/>
        </w:rPr>
        <w:t xml:space="preserve">Language: </w:t>
      </w:r>
      <w:r w:rsidRPr="00BB2205">
        <w:rPr>
          <w:lang w:val="fr-MC"/>
        </w:rPr>
        <w:tab/>
      </w:r>
      <w:r w:rsidR="00455409" w:rsidRPr="000005A4">
        <w:rPr>
          <w:b w:val="0"/>
          <w:bCs/>
          <w:sz w:val="20"/>
          <w:szCs w:val="20"/>
          <w:lang w:val="fr-MC"/>
        </w:rPr>
        <w:t>English</w:t>
      </w:r>
    </w:p>
    <w:p w14:paraId="7A06CCAC" w14:textId="6E1178EE" w:rsidR="000F2AEA" w:rsidRPr="00BB2205" w:rsidRDefault="000F2AEA" w:rsidP="00B36913">
      <w:pPr>
        <w:pStyle w:val="Label1"/>
        <w:spacing w:after="120" w:line="240" w:lineRule="auto"/>
        <w:rPr>
          <w:lang w:val="fr-MC"/>
        </w:rPr>
      </w:pPr>
      <w:r w:rsidRPr="00BB2205">
        <w:rPr>
          <w:lang w:val="fr-MC"/>
        </w:rPr>
        <w:t xml:space="preserve">Classification: </w:t>
      </w:r>
      <w:r w:rsidRPr="00BB2205">
        <w:rPr>
          <w:lang w:val="fr-MC"/>
        </w:rPr>
        <w:tab/>
      </w:r>
      <w:r w:rsidR="00455409" w:rsidRPr="000005A4">
        <w:rPr>
          <w:b w:val="0"/>
          <w:bCs/>
          <w:sz w:val="20"/>
          <w:szCs w:val="20"/>
          <w:lang w:val="fr-MC"/>
        </w:rPr>
        <w:t>Unclassified</w:t>
      </w:r>
    </w:p>
    <w:p w14:paraId="71E6D559" w14:textId="2B611AFF" w:rsidR="00F949A2" w:rsidRPr="000005A4" w:rsidRDefault="000F2AEA" w:rsidP="00B36913">
      <w:pPr>
        <w:pStyle w:val="Label1"/>
        <w:spacing w:after="120" w:line="240" w:lineRule="auto"/>
        <w:rPr>
          <w:b w:val="0"/>
          <w:bCs/>
          <w:sz w:val="20"/>
          <w:szCs w:val="20"/>
          <w:lang w:val="fr-MC"/>
        </w:rPr>
      </w:pPr>
      <w:r w:rsidRPr="00BB2205">
        <w:rPr>
          <w:lang w:val="fr-MC"/>
        </w:rPr>
        <w:t xml:space="preserve">Contact: </w:t>
      </w:r>
      <w:r w:rsidRPr="00BB2205">
        <w:rPr>
          <w:lang w:val="fr-MC"/>
        </w:rPr>
        <w:tab/>
      </w:r>
      <w:r w:rsidRPr="00BB2205">
        <w:rPr>
          <w:lang w:val="fr-MC"/>
        </w:rPr>
        <w:tab/>
      </w:r>
      <w:r w:rsidR="00455409" w:rsidRPr="000005A4">
        <w:rPr>
          <w:b w:val="0"/>
          <w:bCs/>
          <w:sz w:val="20"/>
          <w:szCs w:val="20"/>
          <w:lang w:val="fr-MC"/>
        </w:rPr>
        <w:t>International Hydrographic Organization (IHO)</w:t>
      </w:r>
    </w:p>
    <w:p w14:paraId="35A0DDD2" w14:textId="483FAAB2"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4b quai Antoine 1er,</w:t>
      </w:r>
    </w:p>
    <w:p w14:paraId="4B6F6094" w14:textId="30C47C89"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B.P 445</w:t>
      </w:r>
    </w:p>
    <w:p w14:paraId="43CA4167" w14:textId="001D8E6A"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MC 98011 MONACO CEDEX</w:t>
      </w:r>
    </w:p>
    <w:p w14:paraId="0F0AA539" w14:textId="6F8CC606"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 xml:space="preserve">Telephone : </w:t>
      </w:r>
      <w:del w:id="1127" w:author="Greenblue" w:date="2024-02-13T15:37:00Z">
        <w:r w:rsidRPr="000005A4" w:rsidDel="00570EF2">
          <w:rPr>
            <w:b w:val="0"/>
            <w:bCs/>
            <w:sz w:val="20"/>
            <w:szCs w:val="20"/>
            <w:lang w:val="fr-MC"/>
          </w:rPr>
          <w:delText>-</w:delText>
        </w:r>
      </w:del>
      <w:ins w:id="1128" w:author="Greenblue" w:date="2024-02-13T15:37:00Z">
        <w:r w:rsidR="00570EF2" w:rsidRPr="000005A4">
          <w:rPr>
            <w:b w:val="0"/>
            <w:bCs/>
            <w:sz w:val="20"/>
            <w:szCs w:val="20"/>
            <w:lang w:val="fr-MC"/>
          </w:rPr>
          <w:t>+</w:t>
        </w:r>
      </w:ins>
      <w:r w:rsidRPr="000005A4">
        <w:rPr>
          <w:b w:val="0"/>
          <w:bCs/>
          <w:sz w:val="20"/>
          <w:szCs w:val="20"/>
          <w:lang w:val="fr-MC"/>
        </w:rPr>
        <w:t>377 93 10 81 00</w:t>
      </w:r>
    </w:p>
    <w:p w14:paraId="360B488A" w14:textId="1A5E08D5"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Fax : + 377 93 10 81 40</w:t>
      </w:r>
    </w:p>
    <w:p w14:paraId="35A9A228" w14:textId="2D6B7E4D"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Email : info@iho.int</w:t>
      </w:r>
    </w:p>
    <w:p w14:paraId="3F93AE3E" w14:textId="23A385A1" w:rsidR="000F2AEA" w:rsidRPr="000005A4" w:rsidRDefault="000F2AEA" w:rsidP="00B36913">
      <w:pPr>
        <w:pStyle w:val="Label1"/>
        <w:spacing w:after="120" w:line="240" w:lineRule="auto"/>
        <w:rPr>
          <w:sz w:val="20"/>
          <w:szCs w:val="20"/>
          <w:lang w:val="fr-MC"/>
        </w:rPr>
      </w:pPr>
      <w:r w:rsidRPr="00BB2205">
        <w:rPr>
          <w:lang w:val="fr-MC"/>
        </w:rPr>
        <w:t xml:space="preserve">URL: </w:t>
      </w:r>
      <w:r w:rsidRPr="00BB2205">
        <w:rPr>
          <w:lang w:val="fr-MC"/>
        </w:rPr>
        <w:tab/>
      </w:r>
      <w:r w:rsidRPr="00BB2205">
        <w:rPr>
          <w:lang w:val="fr-MC"/>
        </w:rPr>
        <w:tab/>
      </w:r>
      <w:r w:rsidR="00455409" w:rsidRPr="000005A4">
        <w:rPr>
          <w:b w:val="0"/>
          <w:bCs/>
          <w:sz w:val="20"/>
          <w:szCs w:val="20"/>
          <w:lang w:val="fr-MC"/>
        </w:rPr>
        <w:t>https://iho.int</w:t>
      </w:r>
    </w:p>
    <w:p w14:paraId="1F90648E" w14:textId="45AFEE4B" w:rsidR="000F2AEA" w:rsidRPr="000005A4" w:rsidRDefault="000F2AEA" w:rsidP="00B36913">
      <w:pPr>
        <w:pStyle w:val="Label1"/>
        <w:spacing w:after="120" w:line="240" w:lineRule="auto"/>
        <w:rPr>
          <w:sz w:val="20"/>
          <w:szCs w:val="20"/>
          <w:lang w:val="fr-MC"/>
        </w:rPr>
      </w:pPr>
      <w:r w:rsidRPr="00BB2205">
        <w:rPr>
          <w:lang w:val="fr-MC"/>
        </w:rPr>
        <w:t xml:space="preserve">Identifier: </w:t>
      </w:r>
      <w:r w:rsidRPr="00BB2205">
        <w:rPr>
          <w:lang w:val="fr-MC"/>
        </w:rPr>
        <w:tab/>
      </w:r>
      <w:r w:rsidRPr="00BB2205">
        <w:rPr>
          <w:lang w:val="fr-MC"/>
        </w:rPr>
        <w:tab/>
      </w:r>
      <w:r w:rsidR="00455409" w:rsidRPr="000005A4">
        <w:rPr>
          <w:b w:val="0"/>
          <w:bCs/>
          <w:sz w:val="20"/>
          <w:szCs w:val="20"/>
          <w:lang w:val="fr-MC"/>
        </w:rPr>
        <w:t>S-128</w:t>
      </w:r>
    </w:p>
    <w:p w14:paraId="016E61DF" w14:textId="63F4F471" w:rsidR="009F7443" w:rsidRPr="000005A4" w:rsidRDefault="000F2AEA" w:rsidP="00B36913">
      <w:pPr>
        <w:pStyle w:val="Label1"/>
        <w:spacing w:after="120" w:line="240" w:lineRule="auto"/>
        <w:rPr>
          <w:rFonts w:eastAsia="Times New Roman"/>
          <w:b w:val="0"/>
          <w:bCs/>
          <w:sz w:val="20"/>
          <w:szCs w:val="20"/>
          <w:lang w:eastAsia="en-GB"/>
        </w:rPr>
      </w:pPr>
      <w:r w:rsidRPr="008233BF">
        <w:t>Maintenance:</w:t>
      </w:r>
      <w:r w:rsidRPr="008233BF">
        <w:tab/>
      </w:r>
      <w:r w:rsidRPr="00455409">
        <w:rPr>
          <w:b w:val="0"/>
          <w:bCs/>
        </w:rPr>
        <w:tab/>
      </w:r>
      <w:r w:rsidR="00455409" w:rsidRPr="000005A4">
        <w:rPr>
          <w:b w:val="0"/>
          <w:bCs/>
          <w:sz w:val="20"/>
          <w:szCs w:val="20"/>
        </w:rPr>
        <w:t>Amendments to this Specification will be produced on a needs basis. For</w:t>
      </w:r>
      <w:r w:rsidR="00455409" w:rsidRPr="000005A4">
        <w:rPr>
          <w:b w:val="0"/>
          <w:bCs/>
          <w:spacing w:val="1"/>
          <w:sz w:val="20"/>
          <w:szCs w:val="20"/>
        </w:rPr>
        <w:t xml:space="preserve"> </w:t>
      </w:r>
      <w:r w:rsidR="00455409" w:rsidRPr="000005A4">
        <w:rPr>
          <w:b w:val="0"/>
          <w:bCs/>
          <w:sz w:val="20"/>
          <w:szCs w:val="20"/>
        </w:rPr>
        <w:t>reporting</w:t>
      </w:r>
      <w:r w:rsidR="00455409" w:rsidRPr="000005A4">
        <w:rPr>
          <w:b w:val="0"/>
          <w:bCs/>
          <w:spacing w:val="1"/>
          <w:sz w:val="20"/>
          <w:szCs w:val="20"/>
        </w:rPr>
        <w:t xml:space="preserve"> </w:t>
      </w:r>
      <w:r w:rsidR="00455409" w:rsidRPr="000005A4">
        <w:rPr>
          <w:b w:val="0"/>
          <w:bCs/>
          <w:sz w:val="20"/>
          <w:szCs w:val="20"/>
        </w:rPr>
        <w:t>issues</w:t>
      </w:r>
      <w:r w:rsidR="00455409" w:rsidRPr="000005A4">
        <w:rPr>
          <w:b w:val="0"/>
          <w:bCs/>
          <w:spacing w:val="1"/>
          <w:sz w:val="20"/>
          <w:szCs w:val="20"/>
        </w:rPr>
        <w:t xml:space="preserve"> </w:t>
      </w:r>
      <w:r w:rsidR="00455409" w:rsidRPr="000005A4">
        <w:rPr>
          <w:b w:val="0"/>
          <w:bCs/>
          <w:sz w:val="20"/>
          <w:szCs w:val="20"/>
        </w:rPr>
        <w:t>with</w:t>
      </w:r>
      <w:r w:rsidR="00455409" w:rsidRPr="000005A4">
        <w:rPr>
          <w:b w:val="0"/>
          <w:bCs/>
          <w:spacing w:val="1"/>
          <w:sz w:val="20"/>
          <w:szCs w:val="20"/>
        </w:rPr>
        <w:t xml:space="preserve"> </w:t>
      </w:r>
      <w:r w:rsidR="00455409" w:rsidRPr="000005A4">
        <w:rPr>
          <w:b w:val="0"/>
          <w:bCs/>
          <w:sz w:val="20"/>
          <w:szCs w:val="20"/>
        </w:rPr>
        <w:t>this</w:t>
      </w:r>
      <w:r w:rsidR="00455409" w:rsidRPr="000005A4">
        <w:rPr>
          <w:b w:val="0"/>
          <w:bCs/>
          <w:spacing w:val="1"/>
          <w:sz w:val="20"/>
          <w:szCs w:val="20"/>
        </w:rPr>
        <w:t xml:space="preserve"> </w:t>
      </w:r>
      <w:r w:rsidR="00455409" w:rsidRPr="000005A4">
        <w:rPr>
          <w:b w:val="0"/>
          <w:bCs/>
          <w:sz w:val="20"/>
          <w:szCs w:val="20"/>
        </w:rPr>
        <w:t>Specification</w:t>
      </w:r>
      <w:r w:rsidR="00455409" w:rsidRPr="000005A4">
        <w:rPr>
          <w:b w:val="0"/>
          <w:bCs/>
          <w:spacing w:val="1"/>
          <w:sz w:val="20"/>
          <w:szCs w:val="20"/>
        </w:rPr>
        <w:t xml:space="preserve"> </w:t>
      </w:r>
      <w:r w:rsidR="00455409" w:rsidRPr="000005A4">
        <w:rPr>
          <w:b w:val="0"/>
          <w:bCs/>
          <w:sz w:val="20"/>
          <w:szCs w:val="20"/>
        </w:rPr>
        <w:t>which</w:t>
      </w:r>
      <w:r w:rsidR="00455409" w:rsidRPr="000005A4">
        <w:rPr>
          <w:b w:val="0"/>
          <w:bCs/>
          <w:spacing w:val="1"/>
          <w:sz w:val="20"/>
          <w:szCs w:val="20"/>
        </w:rPr>
        <w:t xml:space="preserve"> </w:t>
      </w:r>
      <w:r w:rsidR="00455409" w:rsidRPr="000005A4">
        <w:rPr>
          <w:b w:val="0"/>
          <w:bCs/>
          <w:sz w:val="20"/>
          <w:szCs w:val="20"/>
        </w:rPr>
        <w:t>need</w:t>
      </w:r>
      <w:r w:rsidR="00455409" w:rsidRPr="000005A4">
        <w:rPr>
          <w:b w:val="0"/>
          <w:bCs/>
          <w:spacing w:val="1"/>
          <w:sz w:val="20"/>
          <w:szCs w:val="20"/>
        </w:rPr>
        <w:t xml:space="preserve"> </w:t>
      </w:r>
      <w:r w:rsidR="00455409" w:rsidRPr="000005A4">
        <w:rPr>
          <w:b w:val="0"/>
          <w:bCs/>
          <w:sz w:val="20"/>
          <w:szCs w:val="20"/>
        </w:rPr>
        <w:t>correction,</w:t>
      </w:r>
      <w:r w:rsidR="00455409" w:rsidRPr="000005A4">
        <w:rPr>
          <w:b w:val="0"/>
          <w:bCs/>
          <w:spacing w:val="1"/>
          <w:sz w:val="20"/>
          <w:szCs w:val="20"/>
        </w:rPr>
        <w:t xml:space="preserve"> </w:t>
      </w:r>
      <w:r w:rsidR="00455409" w:rsidRPr="000005A4">
        <w:rPr>
          <w:b w:val="0"/>
          <w:bCs/>
          <w:sz w:val="20"/>
          <w:szCs w:val="20"/>
        </w:rPr>
        <w:t>use</w:t>
      </w:r>
      <w:r w:rsidR="00455409" w:rsidRPr="000005A4">
        <w:rPr>
          <w:b w:val="0"/>
          <w:bCs/>
          <w:spacing w:val="1"/>
          <w:sz w:val="20"/>
          <w:szCs w:val="20"/>
        </w:rPr>
        <w:t xml:space="preserve"> </w:t>
      </w:r>
      <w:r w:rsidR="00455409" w:rsidRPr="000005A4">
        <w:rPr>
          <w:b w:val="0"/>
          <w:bCs/>
          <w:sz w:val="20"/>
          <w:szCs w:val="20"/>
        </w:rPr>
        <w:t>the</w:t>
      </w:r>
      <w:r w:rsidR="00455409" w:rsidRPr="000005A4">
        <w:rPr>
          <w:b w:val="0"/>
          <w:bCs/>
          <w:spacing w:val="1"/>
          <w:sz w:val="20"/>
          <w:szCs w:val="20"/>
        </w:rPr>
        <w:t xml:space="preserve"> </w:t>
      </w:r>
      <w:r w:rsidR="00455409" w:rsidRPr="000005A4">
        <w:rPr>
          <w:b w:val="0"/>
          <w:bCs/>
          <w:sz w:val="20"/>
          <w:szCs w:val="20"/>
        </w:rPr>
        <w:t>contact</w:t>
      </w:r>
      <w:r w:rsidR="00455409" w:rsidRPr="000005A4">
        <w:rPr>
          <w:b w:val="0"/>
          <w:bCs/>
          <w:spacing w:val="-2"/>
          <w:sz w:val="20"/>
          <w:szCs w:val="20"/>
        </w:rPr>
        <w:t xml:space="preserve"> </w:t>
      </w:r>
      <w:r w:rsidR="00455409" w:rsidRPr="000005A4">
        <w:rPr>
          <w:b w:val="0"/>
          <w:bCs/>
          <w:sz w:val="20"/>
          <w:szCs w:val="20"/>
        </w:rPr>
        <w:t>information.</w:t>
      </w:r>
    </w:p>
    <w:p w14:paraId="51C942FE" w14:textId="43D1EF31" w:rsidR="008D49AA" w:rsidRPr="008D6043" w:rsidRDefault="009F7443" w:rsidP="00972855">
      <w:pPr>
        <w:pStyle w:val="Heading2"/>
        <w:rPr>
          <w:lang w:eastAsia="en-US"/>
        </w:rPr>
      </w:pPr>
      <w:bookmarkStart w:id="1129" w:name="_Toc152232538"/>
      <w:bookmarkStart w:id="1130" w:name="_Toc170717189"/>
      <w:r>
        <w:rPr>
          <w:lang w:eastAsia="en-US"/>
        </w:rPr>
        <w:t>IHO Product Specification Maintenance</w:t>
      </w:r>
      <w:bookmarkEnd w:id="1129"/>
      <w:bookmarkEnd w:id="1130"/>
    </w:p>
    <w:p w14:paraId="35B2956E" w14:textId="68A3CAB0" w:rsidR="00CD70BD" w:rsidRPr="008233BF" w:rsidRDefault="00101EF2" w:rsidP="00CD70BD">
      <w:pPr>
        <w:pStyle w:val="Heading3"/>
        <w:ind w:left="1418" w:hanging="1418"/>
      </w:pPr>
      <w:bookmarkStart w:id="1131" w:name="_Toc152232539"/>
      <w:bookmarkStart w:id="1132" w:name="_Toc170717190"/>
      <w:r>
        <w:t>Introduction</w:t>
      </w:r>
      <w:bookmarkEnd w:id="1131"/>
      <w:bookmarkEnd w:id="1132"/>
    </w:p>
    <w:p w14:paraId="189E9990" w14:textId="21CE27D1" w:rsidR="009F7443" w:rsidRDefault="008D49AA" w:rsidP="00DB035D">
      <w:pPr>
        <w:spacing w:after="120"/>
        <w:rPr>
          <w:lang w:eastAsia="en-US"/>
        </w:rPr>
      </w:pPr>
      <w:r>
        <w:rPr>
          <w:lang w:eastAsia="en-US"/>
        </w:rPr>
        <w:t>Changes to S-1</w:t>
      </w:r>
      <w:r w:rsidR="00101EF2">
        <w:rPr>
          <w:lang w:eastAsia="en-US"/>
        </w:rPr>
        <w:t>28</w:t>
      </w:r>
      <w:r w:rsidR="009F7443">
        <w:rPr>
          <w:lang w:eastAsia="en-US"/>
        </w:rPr>
        <w:t xml:space="preserve"> will be released by the IHO as a new edition, revision, or clarification.  </w:t>
      </w:r>
    </w:p>
    <w:p w14:paraId="1775F631" w14:textId="7A66F772" w:rsidR="009F7443" w:rsidRPr="00CD70BD" w:rsidRDefault="00101EF2" w:rsidP="00CD70BD">
      <w:pPr>
        <w:pStyle w:val="Heading3"/>
        <w:ind w:left="1418" w:hanging="1418"/>
      </w:pPr>
      <w:bookmarkStart w:id="1133" w:name="_Toc152232540"/>
      <w:bookmarkStart w:id="1134" w:name="_Toc170717191"/>
      <w:r>
        <w:t>New Edition</w:t>
      </w:r>
      <w:bookmarkEnd w:id="1133"/>
      <w:bookmarkEnd w:id="1134"/>
    </w:p>
    <w:p w14:paraId="23727737" w14:textId="684DDA8B" w:rsidR="008F7F95" w:rsidRPr="008F7F95" w:rsidRDefault="009F7443" w:rsidP="00DB035D">
      <w:pPr>
        <w:autoSpaceDE w:val="0"/>
        <w:autoSpaceDN w:val="0"/>
        <w:adjustRightInd w:val="0"/>
        <w:spacing w:after="120" w:line="240" w:lineRule="auto"/>
        <w:rPr>
          <w:color w:val="000000"/>
          <w:lang w:eastAsia="en-US"/>
        </w:rPr>
      </w:pPr>
      <w:r w:rsidRPr="009F7443">
        <w:rPr>
          <w:iCs/>
          <w:color w:val="000000"/>
          <w:lang w:eastAsia="en-US"/>
        </w:rPr>
        <w:t>New Editions</w:t>
      </w:r>
      <w:r w:rsidRPr="009F7443">
        <w:rPr>
          <w:i/>
          <w:iCs/>
          <w:color w:val="000000"/>
          <w:lang w:eastAsia="en-US"/>
        </w:rPr>
        <w:t xml:space="preserve"> </w:t>
      </w:r>
      <w:r w:rsidRPr="008F7F95">
        <w:rPr>
          <w:color w:val="000000"/>
          <w:lang w:eastAsia="en-US"/>
        </w:rPr>
        <w:t xml:space="preserve">of </w:t>
      </w:r>
      <w:r w:rsidR="00A217FA" w:rsidRPr="008D6043">
        <w:rPr>
          <w:lang w:eastAsia="en-US"/>
        </w:rPr>
        <w:t>S-1</w:t>
      </w:r>
      <w:r w:rsidR="008D6043" w:rsidRPr="008D6043">
        <w:rPr>
          <w:lang w:eastAsia="en-US"/>
        </w:rPr>
        <w:t>28</w:t>
      </w:r>
      <w:r w:rsidRPr="009F7443">
        <w:rPr>
          <w:color w:val="000000"/>
          <w:lang w:eastAsia="en-US"/>
        </w:rPr>
        <w:t xml:space="preserve"> introduce significant changes. </w:t>
      </w:r>
      <w:r w:rsidRPr="009F7443">
        <w:rPr>
          <w:i/>
          <w:iCs/>
          <w:color w:val="000000"/>
          <w:lang w:eastAsia="en-US"/>
        </w:rPr>
        <w:t xml:space="preserve">New Editions </w:t>
      </w:r>
      <w:r w:rsidRPr="009F7443">
        <w:rPr>
          <w:color w:val="000000"/>
          <w:lang w:eastAsia="en-US"/>
        </w:rPr>
        <w:t xml:space="preserve">enable new concepts, such as the ability to support new functions or applications, or the introduction of new constructs or data types. </w:t>
      </w:r>
      <w:r w:rsidRPr="009F7443">
        <w:rPr>
          <w:i/>
          <w:iCs/>
          <w:color w:val="000000"/>
          <w:lang w:eastAsia="en-US"/>
        </w:rPr>
        <w:t xml:space="preserve">New Editions </w:t>
      </w:r>
      <w:r w:rsidRPr="009F7443">
        <w:rPr>
          <w:color w:val="000000"/>
          <w:lang w:eastAsia="en-US"/>
        </w:rPr>
        <w:t xml:space="preserve">are likely to have a significant impact on either existing users or future users </w:t>
      </w:r>
      <w:r w:rsidR="008D49AA">
        <w:rPr>
          <w:color w:val="000000"/>
          <w:lang w:eastAsia="en-US"/>
        </w:rPr>
        <w:t>of S-10n</w:t>
      </w:r>
      <w:r w:rsidRPr="009F7443">
        <w:rPr>
          <w:color w:val="000000"/>
          <w:lang w:eastAsia="en-US"/>
        </w:rPr>
        <w:t xml:space="preserve">. </w:t>
      </w:r>
    </w:p>
    <w:p w14:paraId="15F68FBE" w14:textId="26249F77" w:rsidR="00CD70BD" w:rsidRPr="008233BF" w:rsidRDefault="00D17744" w:rsidP="00CD70BD">
      <w:pPr>
        <w:pStyle w:val="Heading3"/>
        <w:ind w:left="1418" w:hanging="1418"/>
      </w:pPr>
      <w:bookmarkStart w:id="1135" w:name="_Toc152232541"/>
      <w:bookmarkStart w:id="1136" w:name="_Toc170717192"/>
      <w:r>
        <w:t>Revision</w:t>
      </w:r>
      <w:bookmarkEnd w:id="1135"/>
      <w:bookmarkEnd w:id="1136"/>
    </w:p>
    <w:p w14:paraId="68A007C6" w14:textId="57E24A59" w:rsidR="005E6D54" w:rsidRDefault="009F7443" w:rsidP="00DB035D">
      <w:pPr>
        <w:autoSpaceDE w:val="0"/>
        <w:autoSpaceDN w:val="0"/>
        <w:adjustRightInd w:val="0"/>
        <w:spacing w:after="120" w:line="240" w:lineRule="auto"/>
        <w:rPr>
          <w:color w:val="000000"/>
          <w:lang w:eastAsia="en-US"/>
        </w:rPr>
      </w:pPr>
      <w:r w:rsidRPr="009F7443">
        <w:rPr>
          <w:i/>
          <w:iCs/>
          <w:color w:val="000000"/>
          <w:lang w:eastAsia="en-US"/>
        </w:rPr>
        <w:t xml:space="preserve">Revisions </w:t>
      </w:r>
      <w:r w:rsidRPr="009F7443">
        <w:rPr>
          <w:color w:val="000000"/>
          <w:lang w:eastAsia="en-US"/>
        </w:rPr>
        <w:t xml:space="preserve">are defined as substantive semantic changes to </w:t>
      </w:r>
      <w:r w:rsidR="00E117D1" w:rsidRPr="008D6043">
        <w:rPr>
          <w:lang w:eastAsia="en-US"/>
        </w:rPr>
        <w:t>S-128</w:t>
      </w:r>
      <w:r w:rsidRPr="009F7443">
        <w:rPr>
          <w:color w:val="000000"/>
          <w:lang w:eastAsia="en-US"/>
        </w:rPr>
        <w:t xml:space="preserve">. Typically, revisions </w:t>
      </w:r>
      <w:r w:rsidR="00A217FA">
        <w:rPr>
          <w:color w:val="000000"/>
          <w:lang w:eastAsia="en-US"/>
        </w:rPr>
        <w:t xml:space="preserve">will change </w:t>
      </w:r>
      <w:r w:rsidR="00E117D1" w:rsidRPr="008D6043">
        <w:rPr>
          <w:lang w:eastAsia="en-US"/>
        </w:rPr>
        <w:t>S-128</w:t>
      </w:r>
      <w:r w:rsidRPr="009F7443">
        <w:rPr>
          <w:color w:val="000000"/>
          <w:lang w:eastAsia="en-US"/>
        </w:rPr>
        <w:t xml:space="preserve"> to correct factual errors; introduce necessary changes that have become evident as a result of practical experience or changing circumstances. A </w:t>
      </w:r>
      <w:r w:rsidRPr="009F7443">
        <w:rPr>
          <w:i/>
          <w:iCs/>
          <w:color w:val="000000"/>
          <w:lang w:eastAsia="en-US"/>
        </w:rPr>
        <w:t xml:space="preserve">revision </w:t>
      </w:r>
      <w:r w:rsidR="006767ED">
        <w:rPr>
          <w:color w:val="000000"/>
          <w:lang w:eastAsia="en-US"/>
        </w:rPr>
        <w:t>must</w:t>
      </w:r>
      <w:r w:rsidRPr="009F7443">
        <w:rPr>
          <w:color w:val="000000"/>
          <w:lang w:eastAsia="en-US"/>
        </w:rPr>
        <w:t xml:space="preserve"> not be classified as a clarification. </w:t>
      </w:r>
      <w:r w:rsidRPr="009F7443">
        <w:rPr>
          <w:i/>
          <w:iCs/>
          <w:color w:val="000000"/>
          <w:lang w:eastAsia="en-US"/>
        </w:rPr>
        <w:t xml:space="preserve">Revisions </w:t>
      </w:r>
      <w:r w:rsidRPr="009F7443">
        <w:rPr>
          <w:color w:val="000000"/>
          <w:lang w:eastAsia="en-US"/>
        </w:rPr>
        <w:t xml:space="preserve">could have an impact on either existing users or future users of </w:t>
      </w:r>
      <w:r w:rsidR="00AB6A93" w:rsidRPr="008D6043">
        <w:rPr>
          <w:lang w:eastAsia="en-US"/>
        </w:rPr>
        <w:t>S-128</w:t>
      </w:r>
      <w:r w:rsidRPr="009F7443">
        <w:rPr>
          <w:color w:val="000000"/>
          <w:lang w:eastAsia="en-US"/>
        </w:rPr>
        <w:t xml:space="preserve">. All cumulative </w:t>
      </w:r>
      <w:r w:rsidRPr="009F7443">
        <w:rPr>
          <w:i/>
          <w:iCs/>
          <w:color w:val="000000"/>
          <w:lang w:eastAsia="en-US"/>
        </w:rPr>
        <w:t xml:space="preserve">clarifications </w:t>
      </w:r>
      <w:r w:rsidRPr="009F7443">
        <w:rPr>
          <w:color w:val="000000"/>
          <w:lang w:eastAsia="en-US"/>
        </w:rPr>
        <w:t xml:space="preserve">must be included with the release of approved corrections revisions. </w:t>
      </w:r>
    </w:p>
    <w:p w14:paraId="516C9639" w14:textId="77777777" w:rsidR="00595A33" w:rsidRDefault="001E561A" w:rsidP="00DB035D">
      <w:pPr>
        <w:pStyle w:val="ISOSecretObservations"/>
        <w:spacing w:before="0" w:after="120" w:line="240" w:lineRule="auto"/>
        <w:jc w:val="both"/>
        <w:rPr>
          <w:sz w:val="20"/>
        </w:rPr>
      </w:pPr>
      <w:r w:rsidRPr="001E561A">
        <w:rPr>
          <w:sz w:val="20"/>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D17744" w:rsidRDefault="001E561A" w:rsidP="00DB035D">
      <w:pPr>
        <w:autoSpaceDE w:val="0"/>
        <w:autoSpaceDN w:val="0"/>
        <w:adjustRightInd w:val="0"/>
        <w:spacing w:after="120" w:line="240" w:lineRule="auto"/>
        <w:rPr>
          <w:color w:val="000000"/>
          <w:lang w:eastAsia="en-US"/>
        </w:rPr>
      </w:pPr>
      <w:r w:rsidRPr="008F7F95">
        <w:rPr>
          <w:color w:val="000000"/>
          <w:lang w:eastAsia="en-US"/>
        </w:rPr>
        <w:lastRenderedPageBreak/>
        <w:t>In most cases a new feature or portrayal catalogue wi</w:t>
      </w:r>
      <w:r w:rsidR="008D49AA">
        <w:rPr>
          <w:color w:val="000000"/>
          <w:lang w:eastAsia="en-US"/>
        </w:rPr>
        <w:t xml:space="preserve">ll result in a revision of </w:t>
      </w:r>
      <w:r w:rsidR="00AB6A93" w:rsidRPr="008D6043">
        <w:rPr>
          <w:lang w:eastAsia="en-US"/>
        </w:rPr>
        <w:t>S-128</w:t>
      </w:r>
      <w:r w:rsidRPr="008F7F95">
        <w:rPr>
          <w:color w:val="000000"/>
          <w:lang w:eastAsia="en-US"/>
        </w:rPr>
        <w:t>.</w:t>
      </w:r>
    </w:p>
    <w:p w14:paraId="6F33ACE2" w14:textId="56D01921" w:rsidR="00CD70BD" w:rsidRPr="008233BF" w:rsidRDefault="00D17744" w:rsidP="00CD70BD">
      <w:pPr>
        <w:pStyle w:val="Heading3"/>
        <w:ind w:left="1418" w:hanging="1418"/>
      </w:pPr>
      <w:bookmarkStart w:id="1137" w:name="_Toc152232542"/>
      <w:bookmarkStart w:id="1138" w:name="_Toc170717193"/>
      <w:r>
        <w:t>Clarification</w:t>
      </w:r>
      <w:bookmarkEnd w:id="1137"/>
      <w:bookmarkEnd w:id="1138"/>
    </w:p>
    <w:p w14:paraId="0A05361A" w14:textId="230D0A53" w:rsidR="009F7443" w:rsidRDefault="009F7443" w:rsidP="00DB035D">
      <w:pPr>
        <w:autoSpaceDE w:val="0"/>
        <w:autoSpaceDN w:val="0"/>
        <w:adjustRightInd w:val="0"/>
        <w:spacing w:after="120" w:line="240" w:lineRule="auto"/>
        <w:rPr>
          <w:color w:val="000000"/>
          <w:lang w:eastAsia="en-US"/>
        </w:rPr>
      </w:pPr>
      <w:r w:rsidRPr="009F7443">
        <w:rPr>
          <w:color w:val="000000"/>
          <w:lang w:eastAsia="en-US"/>
        </w:rPr>
        <w:t xml:space="preserve">Clarifications are non-substantive changes to </w:t>
      </w:r>
      <w:r w:rsidR="00BA0681" w:rsidRPr="008D6043">
        <w:rPr>
          <w:lang w:eastAsia="en-US"/>
        </w:rPr>
        <w:t>S-128</w:t>
      </w:r>
      <w:r w:rsidRPr="009F7443">
        <w:rPr>
          <w:color w:val="000000"/>
          <w:lang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Pr>
          <w:color w:val="000000"/>
          <w:lang w:eastAsia="en-US"/>
        </w:rPr>
        <w:t>S-</w:t>
      </w:r>
      <w:r w:rsidR="00D17744">
        <w:rPr>
          <w:color w:val="000000"/>
          <w:lang w:eastAsia="en-US"/>
        </w:rPr>
        <w:t>128</w:t>
      </w:r>
      <w:r w:rsidR="008F7F95" w:rsidRPr="008F7F95">
        <w:rPr>
          <w:color w:val="000000"/>
          <w:lang w:eastAsia="en-US"/>
        </w:rPr>
        <w:t>.</w:t>
      </w:r>
      <w:r w:rsidRPr="009F7443">
        <w:rPr>
          <w:color w:val="000000"/>
          <w:lang w:eastAsia="en-US"/>
        </w:rPr>
        <w:t xml:space="preserve"> </w:t>
      </w:r>
    </w:p>
    <w:p w14:paraId="683E2796" w14:textId="09A2BDCE" w:rsidR="001E561A" w:rsidRDefault="001E561A" w:rsidP="00DB035D">
      <w:pPr>
        <w:autoSpaceDE w:val="0"/>
        <w:autoSpaceDN w:val="0"/>
        <w:adjustRightInd w:val="0"/>
        <w:spacing w:after="120" w:line="240" w:lineRule="auto"/>
        <w:rPr>
          <w:color w:val="000000"/>
          <w:lang w:eastAsia="en-US"/>
        </w:rPr>
      </w:pPr>
      <w:r>
        <w:rPr>
          <w:color w:val="000000"/>
          <w:lang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Pr>
          <w:color w:val="000000"/>
          <w:lang w:eastAsia="en-US"/>
        </w:rPr>
        <w:t>P</w:t>
      </w:r>
      <w:r>
        <w:rPr>
          <w:color w:val="000000"/>
          <w:lang w:eastAsia="en-US"/>
        </w:rPr>
        <w:t xml:space="preserve">ortrayal </w:t>
      </w:r>
      <w:r w:rsidR="00357869">
        <w:rPr>
          <w:color w:val="000000"/>
          <w:lang w:eastAsia="en-US"/>
        </w:rPr>
        <w:t>C</w:t>
      </w:r>
      <w:r>
        <w:rPr>
          <w:color w:val="000000"/>
          <w:lang w:eastAsia="en-US"/>
        </w:rPr>
        <w:t xml:space="preserve">atalogue can always rely on earlier versions of the </w:t>
      </w:r>
      <w:r w:rsidR="00357869">
        <w:rPr>
          <w:color w:val="000000"/>
          <w:lang w:eastAsia="en-US"/>
        </w:rPr>
        <w:t>F</w:t>
      </w:r>
      <w:r>
        <w:rPr>
          <w:color w:val="000000"/>
          <w:lang w:eastAsia="en-US"/>
        </w:rPr>
        <w:t xml:space="preserve">eature </w:t>
      </w:r>
      <w:r w:rsidR="00357869">
        <w:rPr>
          <w:color w:val="000000"/>
          <w:lang w:eastAsia="en-US"/>
        </w:rPr>
        <w:t>C</w:t>
      </w:r>
      <w:r>
        <w:rPr>
          <w:color w:val="000000"/>
          <w:lang w:eastAsia="en-US"/>
        </w:rPr>
        <w:t>atalogues.</w:t>
      </w:r>
    </w:p>
    <w:p w14:paraId="60827095" w14:textId="60F4DFB1" w:rsidR="00CD70BD" w:rsidRPr="008233BF" w:rsidRDefault="00BD04E8" w:rsidP="00CD70BD">
      <w:pPr>
        <w:pStyle w:val="Heading3"/>
        <w:ind w:left="1418" w:hanging="1418"/>
      </w:pPr>
      <w:bookmarkStart w:id="1139" w:name="_Toc152232543"/>
      <w:bookmarkStart w:id="1140" w:name="_Toc170717194"/>
      <w:r>
        <w:t>Version numbers</w:t>
      </w:r>
      <w:bookmarkEnd w:id="1139"/>
      <w:bookmarkEnd w:id="1140"/>
    </w:p>
    <w:p w14:paraId="76CAE047" w14:textId="0FCC4267" w:rsidR="008F7F95" w:rsidRDefault="008F7F95" w:rsidP="00DB035D">
      <w:pPr>
        <w:spacing w:after="120"/>
      </w:pPr>
      <w:r>
        <w:t xml:space="preserve">The associated version control numbering </w:t>
      </w:r>
      <w:r w:rsidR="008D49AA">
        <w:t>to identify changes (n) to S-1</w:t>
      </w:r>
      <w:r w:rsidR="00BD04E8">
        <w:t>28</w:t>
      </w:r>
      <w:r>
        <w:t xml:space="preserve"> </w:t>
      </w:r>
      <w:r w:rsidR="006767ED">
        <w:t>must</w:t>
      </w:r>
      <w:r>
        <w:t xml:space="preserve"> be as follows:</w:t>
      </w:r>
    </w:p>
    <w:p w14:paraId="600AEC3E" w14:textId="77777777" w:rsidR="008F7F95" w:rsidRDefault="008F7F95" w:rsidP="00DB035D">
      <w:pPr>
        <w:spacing w:after="120"/>
      </w:pPr>
      <w:r>
        <w:t xml:space="preserve">New Editions denoted as </w:t>
      </w:r>
      <w:r w:rsidRPr="008F7F95">
        <w:rPr>
          <w:b/>
          <w:sz w:val="32"/>
        </w:rPr>
        <w:t>n</w:t>
      </w:r>
      <w:r>
        <w:t>.0.0</w:t>
      </w:r>
    </w:p>
    <w:p w14:paraId="1E15E875" w14:textId="77777777" w:rsidR="008F7F95" w:rsidRDefault="008F7F95" w:rsidP="00DB035D">
      <w:pPr>
        <w:spacing w:after="120"/>
      </w:pPr>
      <w:r>
        <w:t>Revisions denoted as n.</w:t>
      </w:r>
      <w:r w:rsidRPr="008F7F95">
        <w:rPr>
          <w:b/>
          <w:sz w:val="28"/>
        </w:rPr>
        <w:t>n</w:t>
      </w:r>
      <w:r>
        <w:t>.0</w:t>
      </w:r>
    </w:p>
    <w:p w14:paraId="4983937D" w14:textId="77777777" w:rsidR="000F2AEA" w:rsidRDefault="008F7F95" w:rsidP="00DB035D">
      <w:pPr>
        <w:spacing w:after="120"/>
        <w:rPr>
          <w:b/>
          <w:sz w:val="28"/>
        </w:rPr>
      </w:pPr>
      <w:r>
        <w:t>Clarifications denoted as n.n.</w:t>
      </w:r>
      <w:r w:rsidRPr="008F7F95">
        <w:rPr>
          <w:b/>
          <w:sz w:val="28"/>
        </w:rPr>
        <w:t>n</w:t>
      </w:r>
    </w:p>
    <w:p w14:paraId="57BE0B15" w14:textId="77777777" w:rsidR="006435C5" w:rsidRPr="006435C5" w:rsidRDefault="006435C5" w:rsidP="006435C5"/>
    <w:p w14:paraId="30BC1B51" w14:textId="77777777" w:rsidR="00731C05" w:rsidRDefault="004B59B1" w:rsidP="001C2735">
      <w:pPr>
        <w:pStyle w:val="Heading1"/>
      </w:pPr>
      <w:bookmarkStart w:id="1141" w:name="_Toc225648278"/>
      <w:bookmarkStart w:id="1142" w:name="_Toc225065135"/>
      <w:bookmarkStart w:id="1143" w:name="_Toc152232544"/>
      <w:bookmarkStart w:id="1144" w:name="_Toc170717195"/>
      <w:r w:rsidRPr="008233BF">
        <w:t>Specification Scopes</w:t>
      </w:r>
      <w:bookmarkEnd w:id="1141"/>
      <w:bookmarkEnd w:id="1142"/>
      <w:bookmarkEnd w:id="1143"/>
      <w:bookmarkEnd w:id="1144"/>
    </w:p>
    <w:p w14:paraId="3B70C17A" w14:textId="565B8ACB" w:rsidR="00D73CA5" w:rsidRPr="00394A5C" w:rsidRDefault="00394A5C" w:rsidP="00972855">
      <w:pPr>
        <w:pStyle w:val="note0"/>
        <w:rPr>
          <w:i w:val="0"/>
          <w:iCs/>
          <w:color w:val="auto"/>
        </w:rPr>
      </w:pPr>
      <w:r w:rsidRPr="00394A5C">
        <w:rPr>
          <w:i w:val="0"/>
          <w:iCs/>
          <w:color w:val="auto"/>
        </w:rPr>
        <w:t xml:space="preserve">This </w:t>
      </w:r>
      <w:r>
        <w:rPr>
          <w:i w:val="0"/>
          <w:iCs/>
          <w:color w:val="auto"/>
        </w:rPr>
        <w:t>Product Specification describe</w:t>
      </w:r>
      <w:del w:id="1145" w:author="USER" w:date="2024-03-22T18:40:00Z">
        <w:r w:rsidDel="006A1896">
          <w:rPr>
            <w:i w:val="0"/>
            <w:iCs/>
            <w:color w:val="auto"/>
          </w:rPr>
          <w:delText>d</w:delText>
        </w:r>
      </w:del>
      <w:r>
        <w:rPr>
          <w:i w:val="0"/>
          <w:iCs/>
          <w:color w:val="auto"/>
        </w:rPr>
        <w:t>s one data product and therefore require</w:t>
      </w:r>
      <w:del w:id="1146" w:author="USER" w:date="2024-03-22T18:40:00Z">
        <w:r w:rsidDel="006A1896">
          <w:rPr>
            <w:i w:val="0"/>
            <w:iCs/>
            <w:color w:val="auto"/>
          </w:rPr>
          <w:delText>d</w:delText>
        </w:r>
      </w:del>
      <w:r>
        <w:rPr>
          <w:i w:val="0"/>
          <w:iCs/>
          <w:color w:val="auto"/>
        </w:rPr>
        <w:t>s only one scope which is described below:</w:t>
      </w:r>
    </w:p>
    <w:p w14:paraId="6FBB30FF" w14:textId="161A75B8" w:rsidR="000D6280" w:rsidRPr="008233BF" w:rsidRDefault="000D6280" w:rsidP="00B36913">
      <w:pPr>
        <w:pStyle w:val="Label1"/>
        <w:spacing w:after="120" w:line="240" w:lineRule="auto"/>
      </w:pPr>
      <w:r w:rsidRPr="008233BF">
        <w:t xml:space="preserve">Scope ID: </w:t>
      </w:r>
      <w:r w:rsidRPr="008233BF">
        <w:tab/>
      </w:r>
      <w:r w:rsidRPr="008233BF">
        <w:tab/>
      </w:r>
      <w:r w:rsidR="00394A5C" w:rsidRPr="00394A5C">
        <w:rPr>
          <w:b w:val="0"/>
          <w:bCs/>
          <w:sz w:val="20"/>
          <w:szCs w:val="20"/>
        </w:rPr>
        <w:t>Catalogue of Nautical Products</w:t>
      </w:r>
    </w:p>
    <w:p w14:paraId="7B539201" w14:textId="63DA6C46" w:rsidR="000D6280" w:rsidRPr="008233BF" w:rsidRDefault="000D6280" w:rsidP="00B36913">
      <w:pPr>
        <w:pStyle w:val="Label1"/>
        <w:spacing w:after="120" w:line="240" w:lineRule="auto"/>
      </w:pPr>
      <w:r w:rsidRPr="008233BF">
        <w:t>Level:</w:t>
      </w:r>
      <w:r w:rsidRPr="008233BF">
        <w:tab/>
      </w:r>
      <w:r w:rsidRPr="008233BF">
        <w:tab/>
      </w:r>
      <w:r w:rsidR="00394A5C" w:rsidRPr="00394A5C">
        <w:rPr>
          <w:b w:val="0"/>
          <w:bCs/>
          <w:sz w:val="20"/>
          <w:szCs w:val="20"/>
        </w:rPr>
        <w:t>005-dataset</w:t>
      </w:r>
    </w:p>
    <w:p w14:paraId="3073BE87" w14:textId="6360FF15" w:rsidR="00400092" w:rsidRDefault="000D6280" w:rsidP="00400092">
      <w:pPr>
        <w:pStyle w:val="Label1"/>
        <w:spacing w:after="120" w:line="240" w:lineRule="auto"/>
        <w:rPr>
          <w:b w:val="0"/>
          <w:bCs/>
          <w:sz w:val="20"/>
          <w:szCs w:val="20"/>
        </w:rPr>
      </w:pPr>
      <w:r w:rsidRPr="008233BF">
        <w:t>Level name:</w:t>
      </w:r>
      <w:r w:rsidRPr="008233BF">
        <w:tab/>
      </w:r>
      <w:r w:rsidR="00394A5C" w:rsidRPr="00394A5C">
        <w:rPr>
          <w:b w:val="0"/>
          <w:bCs/>
          <w:sz w:val="20"/>
          <w:szCs w:val="20"/>
        </w:rPr>
        <w:t>CNP Dataset</w:t>
      </w:r>
      <w:bookmarkStart w:id="1147" w:name="_Toc225648279"/>
      <w:bookmarkStart w:id="1148" w:name="_Toc225065136"/>
    </w:p>
    <w:p w14:paraId="367E0CE2" w14:textId="77777777" w:rsidR="00400092" w:rsidRPr="00400092" w:rsidRDefault="00400092" w:rsidP="00400092">
      <w:pPr>
        <w:pStyle w:val="Label1"/>
        <w:spacing w:after="120" w:line="240" w:lineRule="auto"/>
        <w:rPr>
          <w:b w:val="0"/>
          <w:bCs/>
          <w:sz w:val="20"/>
          <w:szCs w:val="20"/>
        </w:rPr>
      </w:pPr>
    </w:p>
    <w:p w14:paraId="59A42906" w14:textId="4F133F64" w:rsidR="00A25DC9" w:rsidRPr="008233BF" w:rsidRDefault="00A25DC9" w:rsidP="001C2735">
      <w:pPr>
        <w:pStyle w:val="Heading1"/>
      </w:pPr>
      <w:bookmarkStart w:id="1149" w:name="_Toc152232545"/>
      <w:bookmarkStart w:id="1150" w:name="_Toc170717196"/>
      <w:r w:rsidRPr="008233BF">
        <w:t>Data</w:t>
      </w:r>
      <w:r w:rsidR="00053ABB">
        <w:t>s</w:t>
      </w:r>
      <w:r w:rsidR="00A25574">
        <w:t xml:space="preserve">et </w:t>
      </w:r>
      <w:bookmarkEnd w:id="1147"/>
      <w:bookmarkEnd w:id="1148"/>
      <w:r w:rsidR="00A25574">
        <w:t>Identification</w:t>
      </w:r>
      <w:bookmarkEnd w:id="1149"/>
      <w:bookmarkEnd w:id="1150"/>
    </w:p>
    <w:p w14:paraId="09C6A732" w14:textId="4D8DC94D" w:rsidR="000C2C7C" w:rsidRPr="00D73CA5" w:rsidRDefault="00C241CD" w:rsidP="00C241CD">
      <w:r>
        <w:t>T</w:t>
      </w:r>
      <w:r>
        <w:rPr>
          <w:spacing w:val="-1"/>
        </w:rPr>
        <w:t>his</w:t>
      </w:r>
      <w:r>
        <w:rPr>
          <w:spacing w:val="-12"/>
        </w:rPr>
        <w:t xml:space="preserve"> </w:t>
      </w:r>
      <w:r>
        <w:rPr>
          <w:spacing w:val="-1"/>
        </w:rPr>
        <w:t>section</w:t>
      </w:r>
      <w:r>
        <w:rPr>
          <w:spacing w:val="-14"/>
        </w:rPr>
        <w:t xml:space="preserve"> </w:t>
      </w:r>
      <w:r>
        <w:rPr>
          <w:spacing w:val="-1"/>
        </w:rPr>
        <w:t>describes</w:t>
      </w:r>
      <w:r>
        <w:rPr>
          <w:spacing w:val="-12"/>
        </w:rPr>
        <w:t xml:space="preserve"> </w:t>
      </w:r>
      <w:r>
        <w:rPr>
          <w:spacing w:val="-1"/>
        </w:rPr>
        <w:t>how</w:t>
      </w:r>
      <w:r>
        <w:rPr>
          <w:spacing w:val="-13"/>
        </w:rPr>
        <w:t xml:space="preserve"> </w:t>
      </w:r>
      <w:r>
        <w:rPr>
          <w:spacing w:val="-1"/>
        </w:rPr>
        <w:t>to</w:t>
      </w:r>
      <w:r>
        <w:rPr>
          <w:spacing w:val="-13"/>
        </w:rPr>
        <w:t xml:space="preserve"> </w:t>
      </w:r>
      <w:r>
        <w:t>identify</w:t>
      </w:r>
      <w:r>
        <w:rPr>
          <w:spacing w:val="-16"/>
        </w:rPr>
        <w:t xml:space="preserve"> </w:t>
      </w:r>
      <w:r>
        <w:t>data</w:t>
      </w:r>
      <w:r>
        <w:rPr>
          <w:spacing w:val="-14"/>
        </w:rPr>
        <w:t xml:space="preserve"> </w:t>
      </w:r>
      <w:r>
        <w:t>sets</w:t>
      </w:r>
      <w:r>
        <w:rPr>
          <w:spacing w:val="-12"/>
        </w:rPr>
        <w:t xml:space="preserve"> </w:t>
      </w:r>
      <w:r>
        <w:t>that</w:t>
      </w:r>
      <w:r>
        <w:rPr>
          <w:spacing w:val="-13"/>
        </w:rPr>
        <w:t xml:space="preserve"> </w:t>
      </w:r>
      <w:r>
        <w:t>conform</w:t>
      </w:r>
      <w:r>
        <w:rPr>
          <w:spacing w:val="-11"/>
        </w:rPr>
        <w:t xml:space="preserve"> </w:t>
      </w:r>
      <w:r>
        <w:t>to</w:t>
      </w:r>
      <w:r>
        <w:rPr>
          <w:spacing w:val="-13"/>
        </w:rPr>
        <w:t xml:space="preserve"> </w:t>
      </w:r>
      <w:r>
        <w:t>the</w:t>
      </w:r>
      <w:r>
        <w:rPr>
          <w:spacing w:val="-11"/>
        </w:rPr>
        <w:t xml:space="preserve"> </w:t>
      </w:r>
      <w:r>
        <w:t>Specification.</w:t>
      </w:r>
      <w:r>
        <w:rPr>
          <w:spacing w:val="-13"/>
        </w:rPr>
        <w:t xml:space="preserve"> </w:t>
      </w:r>
      <w:r>
        <w:t>A</w:t>
      </w:r>
      <w:r>
        <w:rPr>
          <w:spacing w:val="-11"/>
        </w:rPr>
        <w:t xml:space="preserve"> </w:t>
      </w:r>
      <w:r>
        <w:t>dataset</w:t>
      </w:r>
      <w:r>
        <w:rPr>
          <w:spacing w:val="-13"/>
        </w:rPr>
        <w:t xml:space="preserve"> </w:t>
      </w:r>
      <w:r>
        <w:t>that</w:t>
      </w:r>
      <w:r>
        <w:rPr>
          <w:spacing w:val="-13"/>
        </w:rPr>
        <w:t xml:space="preserve"> </w:t>
      </w:r>
      <w:r>
        <w:t>conforms</w:t>
      </w:r>
      <w:r>
        <w:rPr>
          <w:spacing w:val="-53"/>
        </w:rPr>
        <w:t xml:space="preserve"> </w:t>
      </w:r>
      <w:r>
        <w:t xml:space="preserve">to this Product Specification may be identified by its discovery </w:t>
      </w:r>
      <w:r w:rsidRPr="008755D3">
        <w:rPr>
          <w:color w:val="000000"/>
        </w:rPr>
        <w:t>metadata as defined in clause 1</w:t>
      </w:r>
      <w:ins w:id="1151" w:author="Greenblue" w:date="2024-02-13T15:46:00Z">
        <w:r w:rsidR="00E36334" w:rsidRPr="008755D3">
          <w:rPr>
            <w:color w:val="000000"/>
          </w:rPr>
          <w:t>2</w:t>
        </w:r>
      </w:ins>
      <w:del w:id="1152" w:author="Greenblue" w:date="2024-02-13T15:46:00Z">
        <w:r w:rsidRPr="008755D3" w:rsidDel="00E36334">
          <w:rPr>
            <w:color w:val="000000"/>
          </w:rPr>
          <w:delText>4</w:delText>
        </w:r>
      </w:del>
      <w:r>
        <w:t xml:space="preserve"> of this</w:t>
      </w:r>
      <w:r>
        <w:rPr>
          <w:spacing w:val="1"/>
        </w:rPr>
        <w:t xml:space="preserve"> </w:t>
      </w:r>
      <w:r>
        <w:t>Specification. The information identifying the data product may include the following items from S-100</w:t>
      </w:r>
      <w:r>
        <w:rPr>
          <w:spacing w:val="1"/>
        </w:rPr>
        <w:t xml:space="preserve"> </w:t>
      </w:r>
      <w:r>
        <w:t>Edition</w:t>
      </w:r>
      <w:r>
        <w:rPr>
          <w:spacing w:val="-2"/>
        </w:rPr>
        <w:t xml:space="preserve"> </w:t>
      </w:r>
      <w:del w:id="1153" w:author="USER" w:date="2024-03-14T09:19:00Z">
        <w:r w:rsidDel="003D2B95">
          <w:rPr>
            <w:spacing w:val="-2"/>
          </w:rPr>
          <w:delText>5</w:delText>
        </w:r>
        <w:r w:rsidDel="003D2B95">
          <w:delText>.0.0</w:delText>
        </w:r>
      </w:del>
      <w:ins w:id="1154" w:author="USER" w:date="2024-03-14T09:19:00Z">
        <w:r w:rsidR="003D2B95">
          <w:rPr>
            <w:spacing w:val="-2"/>
          </w:rPr>
          <w:t>5.2.0</w:t>
        </w:r>
      </w:ins>
      <w:r>
        <w:t>,</w:t>
      </w:r>
      <w:r>
        <w:rPr>
          <w:spacing w:val="1"/>
        </w:rPr>
        <w:t xml:space="preserve"> </w:t>
      </w:r>
      <w:r>
        <w:t>clause</w:t>
      </w:r>
      <w:r>
        <w:rPr>
          <w:spacing w:val="-1"/>
        </w:rPr>
        <w:t xml:space="preserve"> </w:t>
      </w:r>
      <w:r>
        <w:t>11-6</w:t>
      </w:r>
      <w:r>
        <w:rPr>
          <w:spacing w:val="-1"/>
        </w:rPr>
        <w:t xml:space="preserve"> </w:t>
      </w:r>
      <w:r>
        <w:t>(adapted</w:t>
      </w:r>
      <w:r>
        <w:rPr>
          <w:spacing w:val="-1"/>
        </w:rPr>
        <w:t xml:space="preserve"> </w:t>
      </w:r>
      <w:r>
        <w:t>from</w:t>
      </w:r>
      <w:r>
        <w:rPr>
          <w:spacing w:val="2"/>
        </w:rPr>
        <w:t xml:space="preserve"> </w:t>
      </w:r>
      <w:r>
        <w:t>ISO 191</w:t>
      </w:r>
      <w:ins w:id="1155" w:author="Greenblue" w:date="2024-02-13T15:56:00Z">
        <w:r w:rsidR="00475411">
          <w:t>31</w:t>
        </w:r>
      </w:ins>
      <w:del w:id="1156" w:author="Greenblue" w:date="2024-02-13T15:56:00Z">
        <w:r w:rsidDel="00475411">
          <w:delText>15</w:delText>
        </w:r>
      </w:del>
      <w:r>
        <w:t>).</w:t>
      </w:r>
    </w:p>
    <w:p w14:paraId="2508DEBD" w14:textId="6DE02718" w:rsidR="00F55B36" w:rsidRPr="008233BF" w:rsidRDefault="00B356C5" w:rsidP="00B36913">
      <w:pPr>
        <w:pStyle w:val="Label1"/>
        <w:spacing w:after="120" w:line="240" w:lineRule="auto"/>
        <w:rPr>
          <w:sz w:val="18"/>
          <w:szCs w:val="18"/>
        </w:rPr>
      </w:pPr>
      <w:r w:rsidRPr="008233BF">
        <w:t xml:space="preserve">Title: </w:t>
      </w:r>
      <w:r w:rsidRPr="008233BF">
        <w:tab/>
      </w:r>
      <w:r w:rsidRPr="008233BF">
        <w:tab/>
      </w:r>
      <w:r w:rsidRPr="008233BF">
        <w:tab/>
      </w:r>
      <w:r w:rsidR="00D20CD5" w:rsidRPr="008233BF">
        <w:tab/>
      </w:r>
      <w:r w:rsidR="00D20CD5" w:rsidRPr="008233BF">
        <w:tab/>
      </w:r>
      <w:r w:rsidR="00D20CD5" w:rsidRPr="008233BF">
        <w:tab/>
      </w:r>
      <w:r w:rsidR="00C241CD" w:rsidRPr="00C241CD">
        <w:rPr>
          <w:b w:val="0"/>
          <w:bCs/>
          <w:sz w:val="20"/>
          <w:szCs w:val="20"/>
        </w:rPr>
        <w:t>Catalogue of Nautical Products</w:t>
      </w:r>
    </w:p>
    <w:p w14:paraId="6055CDA1" w14:textId="5879360A" w:rsidR="00B356C5" w:rsidRPr="00C241CD" w:rsidRDefault="00B356C5" w:rsidP="00B36913">
      <w:pPr>
        <w:pStyle w:val="Label1"/>
        <w:spacing w:after="120" w:line="240" w:lineRule="auto"/>
        <w:ind w:left="3060" w:hanging="3060"/>
        <w:rPr>
          <w:b w:val="0"/>
          <w:bCs/>
          <w:sz w:val="20"/>
          <w:szCs w:val="20"/>
        </w:rPr>
      </w:pPr>
      <w:r w:rsidRPr="008233BF">
        <w:t>Alternate Title:</w:t>
      </w:r>
      <w:r w:rsidRPr="008233BF">
        <w:rPr>
          <w:sz w:val="18"/>
          <w:szCs w:val="18"/>
        </w:rPr>
        <w:tab/>
      </w:r>
      <w:ins w:id="1157" w:author="Greenblue" w:date="2024-02-13T16:00:00Z">
        <w:r w:rsidR="00980D02" w:rsidRPr="00C241CD">
          <w:rPr>
            <w:b w:val="0"/>
            <w:bCs/>
            <w:sz w:val="18"/>
            <w:szCs w:val="18"/>
          </w:rPr>
          <w:t>CNP</w:t>
        </w:r>
        <w:r w:rsidR="00980D02" w:rsidRPr="00C241CD" w:rsidDel="00980D02">
          <w:rPr>
            <w:b w:val="0"/>
            <w:bCs/>
            <w:sz w:val="20"/>
            <w:szCs w:val="20"/>
          </w:rPr>
          <w:t xml:space="preserve"> </w:t>
        </w:r>
      </w:ins>
      <w:del w:id="1158" w:author="Greenblue" w:date="2024-02-13T16:00:00Z">
        <w:r w:rsidR="00C241CD" w:rsidRPr="00C241CD" w:rsidDel="00980D02">
          <w:rPr>
            <w:b w:val="0"/>
            <w:bCs/>
            <w:sz w:val="20"/>
            <w:szCs w:val="20"/>
          </w:rPr>
          <w:delText>Ca</w:delText>
        </w:r>
        <w:bookmarkStart w:id="1159" w:name="_Hlk148197635"/>
        <w:r w:rsidR="00C241CD" w:rsidRPr="00C241CD" w:rsidDel="00980D02">
          <w:rPr>
            <w:b w:val="0"/>
            <w:bCs/>
            <w:sz w:val="20"/>
            <w:szCs w:val="20"/>
          </w:rPr>
          <w:delText>talogue of Nautical Product (CNP) is a vector dataset containing all relevant information regarding Catalogue of Nautical Products like nautical charts and nautical publications.</w:delText>
        </w:r>
      </w:del>
      <w:bookmarkEnd w:id="1159"/>
    </w:p>
    <w:p w14:paraId="2018FB1B" w14:textId="09679720" w:rsidR="00980D02" w:rsidRPr="00C241CD" w:rsidRDefault="00B356C5" w:rsidP="00980D02">
      <w:pPr>
        <w:pStyle w:val="Label1"/>
        <w:spacing w:after="120" w:line="240" w:lineRule="auto"/>
        <w:ind w:left="3060" w:hanging="3060"/>
        <w:rPr>
          <w:ins w:id="1160" w:author="Greenblue" w:date="2024-02-13T15:59:00Z"/>
          <w:b w:val="0"/>
          <w:bCs/>
          <w:sz w:val="20"/>
          <w:szCs w:val="20"/>
        </w:rPr>
      </w:pPr>
      <w:del w:id="1161" w:author="Greenblue" w:date="2024-02-13T16:00:00Z">
        <w:r w:rsidRPr="008233BF" w:rsidDel="00980D02">
          <w:delText>Abstract:</w:delText>
        </w:r>
        <w:r w:rsidRPr="008233BF" w:rsidDel="00980D02">
          <w:rPr>
            <w:sz w:val="18"/>
            <w:szCs w:val="18"/>
          </w:rPr>
          <w:delText xml:space="preserve"> </w:delText>
        </w:r>
        <w:r w:rsidRPr="008233BF"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RPr="00C241CD" w:rsidDel="00980D02">
          <w:rPr>
            <w:b w:val="0"/>
            <w:bCs/>
            <w:sz w:val="18"/>
            <w:szCs w:val="18"/>
          </w:rPr>
          <w:delText>CNP</w:delText>
        </w:r>
      </w:del>
      <w:ins w:id="1162" w:author="Greenblue" w:date="2024-02-13T15:59:00Z">
        <w:r w:rsidR="00980D02" w:rsidRPr="008233BF">
          <w:t>Abstract:</w:t>
        </w:r>
        <w:r w:rsidR="00980D02" w:rsidRPr="008233BF">
          <w:rPr>
            <w:sz w:val="18"/>
            <w:szCs w:val="18"/>
          </w:rPr>
          <w:tab/>
        </w:r>
        <w:r w:rsidR="00980D02" w:rsidRPr="00C241CD">
          <w:rPr>
            <w:b w:val="0"/>
            <w:bCs/>
            <w:sz w:val="20"/>
            <w:szCs w:val="20"/>
          </w:rPr>
          <w:t>Catalogue of Nautical Product (CNP) is a vector dataset containing all relevant information regarding Catalogue of Nautical Products like nautical charts and nautical publications.</w:t>
        </w:r>
      </w:ins>
    </w:p>
    <w:p w14:paraId="4B920628" w14:textId="6DA9AFCA" w:rsidR="00980D02" w:rsidRPr="008755D3" w:rsidDel="00980D02" w:rsidRDefault="00980D02" w:rsidP="00980D02">
      <w:pPr>
        <w:pStyle w:val="Label1"/>
        <w:spacing w:after="120" w:line="240" w:lineRule="auto"/>
        <w:ind w:left="0" w:firstLine="0"/>
        <w:rPr>
          <w:del w:id="1163" w:author="Greenblue" w:date="2024-02-13T16:00:00Z"/>
          <w:rFonts w:eastAsia="Malgun Gothic"/>
        </w:rPr>
      </w:pPr>
    </w:p>
    <w:p w14:paraId="633E707B" w14:textId="7B540D42" w:rsidR="004279CC" w:rsidRPr="00C241CD" w:rsidDel="00980D02" w:rsidRDefault="00B356C5" w:rsidP="00B36913">
      <w:pPr>
        <w:pStyle w:val="Label1"/>
        <w:spacing w:after="120" w:line="240" w:lineRule="auto"/>
        <w:ind w:left="3060" w:hanging="3060"/>
        <w:rPr>
          <w:del w:id="1164" w:author="Greenblue" w:date="2024-02-13T16:01:00Z"/>
          <w:b w:val="0"/>
          <w:bCs/>
          <w:sz w:val="18"/>
          <w:szCs w:val="18"/>
        </w:rPr>
      </w:pPr>
      <w:del w:id="1165" w:author="Greenblue" w:date="2024-02-13T16:01:00Z">
        <w:r w:rsidRPr="008233BF" w:rsidDel="00980D02">
          <w:delText>Topic Category:</w:delText>
        </w:r>
        <w:r w:rsidRPr="008233BF" w:rsidDel="00980D02">
          <w:rPr>
            <w:sz w:val="18"/>
            <w:szCs w:val="18"/>
          </w:rPr>
          <w:tab/>
        </w:r>
        <w:r w:rsidR="00C241CD" w:rsidRPr="00C241CD" w:rsidDel="00980D02">
          <w:rPr>
            <w:b w:val="0"/>
            <w:bCs/>
            <w:sz w:val="20"/>
          </w:rPr>
          <w:delText>Catalogue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37"/>
            <w:sz w:val="20"/>
          </w:rPr>
          <w:delText xml:space="preserve"> </w:delText>
        </w:r>
        <w:r w:rsidR="00C241CD" w:rsidRPr="00C241CD" w:rsidDel="00980D02">
          <w:rPr>
            <w:b w:val="0"/>
            <w:bCs/>
            <w:sz w:val="20"/>
          </w:rPr>
          <w:delText>Nautical</w:delText>
        </w:r>
        <w:r w:rsidR="00C241CD" w:rsidRPr="00C241CD" w:rsidDel="00980D02">
          <w:rPr>
            <w:b w:val="0"/>
            <w:bCs/>
            <w:spacing w:val="36"/>
            <w:sz w:val="20"/>
          </w:rPr>
          <w:delText xml:space="preserve"> </w:delText>
        </w:r>
        <w:r w:rsidR="00C241CD" w:rsidRPr="00C241CD" w:rsidDel="00980D02">
          <w:rPr>
            <w:b w:val="0"/>
            <w:bCs/>
            <w:sz w:val="20"/>
          </w:rPr>
          <w:delText>Products</w:delText>
        </w:r>
        <w:r w:rsidR="00C241CD" w:rsidRPr="00C241CD" w:rsidDel="00980D02">
          <w:rPr>
            <w:b w:val="0"/>
            <w:bCs/>
            <w:spacing w:val="36"/>
            <w:sz w:val="20"/>
          </w:rPr>
          <w:delText xml:space="preserve"> </w:delText>
        </w:r>
        <w:r w:rsidR="00C241CD" w:rsidRPr="00C241CD" w:rsidDel="00980D02">
          <w:rPr>
            <w:b w:val="0"/>
            <w:bCs/>
            <w:sz w:val="20"/>
          </w:rPr>
          <w:delText>information,</w:delText>
        </w:r>
        <w:r w:rsidR="00C241CD" w:rsidRPr="00C241CD" w:rsidDel="00980D02">
          <w:rPr>
            <w:b w:val="0"/>
            <w:bCs/>
            <w:spacing w:val="37"/>
            <w:sz w:val="20"/>
          </w:rPr>
          <w:delText xml:space="preserve"> </w:delText>
        </w:r>
        <w:r w:rsidR="00C241CD" w:rsidRPr="00C241CD" w:rsidDel="00980D02">
          <w:rPr>
            <w:b w:val="0"/>
            <w:bCs/>
            <w:sz w:val="20"/>
          </w:rPr>
          <w:delText>such</w:delText>
        </w:r>
        <w:r w:rsidR="00C241CD" w:rsidRPr="00C241CD" w:rsidDel="00980D02">
          <w:rPr>
            <w:b w:val="0"/>
            <w:bCs/>
            <w:spacing w:val="37"/>
            <w:sz w:val="20"/>
          </w:rPr>
          <w:delText xml:space="preserve"> </w:delText>
        </w:r>
        <w:r w:rsidR="00C241CD" w:rsidRPr="00C241CD" w:rsidDel="00980D02">
          <w:rPr>
            <w:b w:val="0"/>
            <w:bCs/>
            <w:sz w:val="20"/>
          </w:rPr>
          <w:delText>as</w:delText>
        </w:r>
        <w:r w:rsidR="00C241CD" w:rsidRPr="00C241CD" w:rsidDel="00980D02">
          <w:rPr>
            <w:b w:val="0"/>
            <w:bCs/>
            <w:spacing w:val="43"/>
            <w:sz w:val="20"/>
          </w:rPr>
          <w:delText xml:space="preserve"> </w:delText>
        </w:r>
        <w:r w:rsidR="00C241CD" w:rsidRPr="00C241CD" w:rsidDel="00980D02">
          <w:rPr>
            <w:b w:val="0"/>
            <w:bCs/>
            <w:sz w:val="20"/>
          </w:rPr>
          <w:delText>type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53"/>
            <w:sz w:val="20"/>
          </w:rPr>
          <w:delText xml:space="preserve"> </w:delText>
        </w:r>
        <w:r w:rsidR="00C241CD" w:rsidRPr="00C241CD" w:rsidDel="00980D02">
          <w:rPr>
            <w:b w:val="0"/>
            <w:bCs/>
            <w:sz w:val="20"/>
          </w:rPr>
          <w:delText>products,</w:delText>
        </w:r>
        <w:r w:rsidR="00C241CD" w:rsidRPr="00C241CD" w:rsidDel="00980D02">
          <w:rPr>
            <w:b w:val="0"/>
            <w:bCs/>
            <w:spacing w:val="-2"/>
            <w:sz w:val="20"/>
          </w:rPr>
          <w:delText xml:space="preserve"> </w:delText>
        </w:r>
        <w:r w:rsidR="00C241CD" w:rsidRPr="00C241CD" w:rsidDel="00980D02">
          <w:rPr>
            <w:b w:val="0"/>
            <w:bCs/>
            <w:sz w:val="20"/>
          </w:rPr>
          <w:delText>coverage,</w:delText>
        </w:r>
        <w:r w:rsidR="00C241CD" w:rsidRPr="00C241CD" w:rsidDel="00980D02">
          <w:rPr>
            <w:b w:val="0"/>
            <w:bCs/>
            <w:spacing w:val="-2"/>
            <w:sz w:val="20"/>
          </w:rPr>
          <w:delText xml:space="preserve"> </w:delText>
        </w:r>
        <w:r w:rsidR="00C241CD" w:rsidRPr="00C241CD" w:rsidDel="00980D02">
          <w:rPr>
            <w:b w:val="0"/>
            <w:bCs/>
            <w:sz w:val="20"/>
          </w:rPr>
          <w:delText>producing</w:delText>
        </w:r>
        <w:r w:rsidR="00C241CD" w:rsidRPr="00C241CD" w:rsidDel="00980D02">
          <w:rPr>
            <w:b w:val="0"/>
            <w:bCs/>
            <w:spacing w:val="1"/>
            <w:sz w:val="20"/>
          </w:rPr>
          <w:delText xml:space="preserve"> </w:delText>
        </w:r>
        <w:r w:rsidR="00C241CD" w:rsidRPr="00C241CD" w:rsidDel="00980D02">
          <w:rPr>
            <w:b w:val="0"/>
            <w:bCs/>
            <w:sz w:val="20"/>
          </w:rPr>
          <w:delText>agency,</w:delText>
        </w:r>
        <w:r w:rsidR="00C241CD" w:rsidRPr="00C241CD" w:rsidDel="00980D02">
          <w:rPr>
            <w:b w:val="0"/>
            <w:bCs/>
            <w:spacing w:val="3"/>
            <w:sz w:val="20"/>
          </w:rPr>
          <w:delText xml:space="preserve"> </w:delText>
        </w:r>
        <w:r w:rsidR="00C241CD" w:rsidRPr="00C241CD" w:rsidDel="00980D02">
          <w:rPr>
            <w:b w:val="0"/>
            <w:bCs/>
            <w:sz w:val="20"/>
          </w:rPr>
          <w:delText>and</w:delText>
        </w:r>
        <w:r w:rsidR="00C241CD" w:rsidRPr="00C241CD" w:rsidDel="00980D02">
          <w:rPr>
            <w:b w:val="0"/>
            <w:bCs/>
            <w:spacing w:val="1"/>
            <w:sz w:val="20"/>
          </w:rPr>
          <w:delText xml:space="preserve"> </w:delText>
        </w:r>
        <w:r w:rsidR="00C241CD" w:rsidRPr="00C241CD" w:rsidDel="00980D02">
          <w:rPr>
            <w:b w:val="0"/>
            <w:bCs/>
            <w:sz w:val="20"/>
          </w:rPr>
          <w:delText>issue date.</w:delText>
        </w:r>
        <w:r w:rsidR="00C241CD" w:rsidRPr="00C241CD" w:rsidDel="00980D02">
          <w:rPr>
            <w:b w:val="0"/>
            <w:bCs/>
            <w:sz w:val="18"/>
            <w:szCs w:val="18"/>
          </w:rPr>
          <w:delText xml:space="preserve"> </w:delText>
        </w:r>
      </w:del>
    </w:p>
    <w:p w14:paraId="6D6DFAEB" w14:textId="796774C8" w:rsidR="00B356C5" w:rsidRPr="00C241CD" w:rsidRDefault="004279CC" w:rsidP="00B36913">
      <w:pPr>
        <w:pStyle w:val="Label1"/>
        <w:spacing w:after="120" w:line="240" w:lineRule="auto"/>
        <w:rPr>
          <w:b w:val="0"/>
          <w:bCs/>
          <w:sz w:val="18"/>
          <w:szCs w:val="18"/>
        </w:rPr>
      </w:pPr>
      <w:r>
        <w:t>Geographic Description:</w:t>
      </w:r>
      <w:r>
        <w:tab/>
      </w:r>
      <w:r w:rsidR="00D20CD5" w:rsidRPr="008233BF">
        <w:tab/>
      </w:r>
      <w:r w:rsidR="00C241CD" w:rsidRPr="00C241CD">
        <w:rPr>
          <w:sz w:val="20"/>
          <w:szCs w:val="20"/>
        </w:rPr>
        <w:t xml:space="preserve">EX_GeographicDescription: </w:t>
      </w:r>
      <w:r w:rsidR="00C241CD" w:rsidRPr="00C241CD">
        <w:rPr>
          <w:b w:val="0"/>
          <w:bCs/>
          <w:sz w:val="20"/>
          <w:szCs w:val="20"/>
        </w:rPr>
        <w:t>For example, official name of region</w:t>
      </w:r>
    </w:p>
    <w:p w14:paraId="2F3FFA37" w14:textId="23D6C38E" w:rsidR="00FA7B6A" w:rsidRPr="00D73CA5" w:rsidRDefault="00B356C5" w:rsidP="00B36913">
      <w:pPr>
        <w:pStyle w:val="Label1"/>
        <w:spacing w:after="120" w:line="240" w:lineRule="auto"/>
        <w:ind w:left="3060" w:hanging="3060"/>
      </w:pPr>
      <w:r w:rsidRPr="008233BF">
        <w:t>Spatial Resolution</w:t>
      </w:r>
      <w:r w:rsidR="00FA7489" w:rsidRPr="008233BF">
        <w:t>:</w:t>
      </w:r>
      <w:r w:rsidR="00D20CD5" w:rsidRPr="008233BF">
        <w:tab/>
      </w:r>
      <w:r w:rsidR="00C241CD" w:rsidRPr="00C241CD">
        <w:rPr>
          <w:b w:val="0"/>
          <w:bCs/>
          <w:sz w:val="20"/>
        </w:rPr>
        <w:t>MD_Resolution&gt;equivalentScale.denominator</w:t>
      </w:r>
      <w:r w:rsidR="00C241CD" w:rsidRPr="00C241CD">
        <w:rPr>
          <w:b w:val="0"/>
          <w:bCs/>
          <w:spacing w:val="1"/>
          <w:sz w:val="20"/>
        </w:rPr>
        <w:t xml:space="preserve"> </w:t>
      </w:r>
      <w:r w:rsidR="00C241CD" w:rsidRPr="00C241CD">
        <w:rPr>
          <w:b w:val="0"/>
          <w:bCs/>
          <w:sz w:val="20"/>
        </w:rPr>
        <w:t>(integer)</w:t>
      </w:r>
      <w:r w:rsidR="00C241CD" w:rsidRPr="00C241CD">
        <w:rPr>
          <w:b w:val="0"/>
          <w:bCs/>
          <w:spacing w:val="1"/>
          <w:sz w:val="20"/>
        </w:rPr>
        <w:t xml:space="preserve"> </w:t>
      </w:r>
      <w:r w:rsidR="00C241CD" w:rsidRPr="00C241CD">
        <w:rPr>
          <w:b w:val="0"/>
          <w:bCs/>
          <w:sz w:val="20"/>
        </w:rPr>
        <w:t>or</w:t>
      </w:r>
      <w:r w:rsidR="00C241CD" w:rsidRPr="00C241CD">
        <w:rPr>
          <w:b w:val="0"/>
          <w:bCs/>
          <w:spacing w:val="-53"/>
          <w:sz w:val="20"/>
        </w:rPr>
        <w:t xml:space="preserve"> </w:t>
      </w:r>
      <w:r w:rsidR="00C241CD" w:rsidRPr="00C241CD">
        <w:rPr>
          <w:b w:val="0"/>
          <w:bCs/>
          <w:sz w:val="20"/>
        </w:rPr>
        <w:t>MD_Resolution&gt;levelOfDetail (CharacterString). For example, “All</w:t>
      </w:r>
      <w:r w:rsidR="00C241CD" w:rsidRPr="00C241CD">
        <w:rPr>
          <w:b w:val="0"/>
          <w:bCs/>
          <w:spacing w:val="1"/>
          <w:sz w:val="20"/>
        </w:rPr>
        <w:t xml:space="preserve"> </w:t>
      </w:r>
      <w:r w:rsidR="00C241CD" w:rsidRPr="00C241CD">
        <w:rPr>
          <w:b w:val="0"/>
          <w:bCs/>
          <w:sz w:val="20"/>
        </w:rPr>
        <w:t>scales”</w:t>
      </w:r>
    </w:p>
    <w:p w14:paraId="446ED8BC" w14:textId="0BA08B9A" w:rsidR="00BD2FBF" w:rsidRPr="00FE09AB" w:rsidRDefault="00D20CD5" w:rsidP="00B36913">
      <w:pPr>
        <w:pStyle w:val="Label1"/>
        <w:spacing w:after="120" w:line="240" w:lineRule="auto"/>
        <w:ind w:left="3060" w:hanging="3060"/>
        <w:rPr>
          <w:b w:val="0"/>
          <w:bCs/>
          <w:sz w:val="20"/>
          <w:szCs w:val="20"/>
        </w:rPr>
      </w:pPr>
      <w:r w:rsidRPr="008233BF">
        <w:t>P</w:t>
      </w:r>
      <w:r w:rsidR="004D032C" w:rsidRPr="008233BF">
        <w:t>urpose</w:t>
      </w:r>
      <w:r w:rsidRPr="008233BF">
        <w:t>:</w:t>
      </w:r>
      <w:r w:rsidRPr="008233BF">
        <w:tab/>
      </w:r>
      <w:r w:rsidR="00C241CD" w:rsidRPr="00FE09AB">
        <w:rPr>
          <w:b w:val="0"/>
          <w:bCs/>
          <w:sz w:val="20"/>
          <w:szCs w:val="20"/>
        </w:rPr>
        <w:t>Describing status of nautical products, and to allow the producer to</w:t>
      </w:r>
      <w:r w:rsidR="00C241CD" w:rsidRPr="00FE09AB">
        <w:rPr>
          <w:b w:val="0"/>
          <w:bCs/>
          <w:spacing w:val="1"/>
          <w:sz w:val="20"/>
          <w:szCs w:val="20"/>
        </w:rPr>
        <w:t xml:space="preserve"> </w:t>
      </w:r>
      <w:r w:rsidR="00C241CD" w:rsidRPr="00FE09AB">
        <w:rPr>
          <w:b w:val="0"/>
          <w:bCs/>
          <w:sz w:val="20"/>
          <w:szCs w:val="20"/>
        </w:rPr>
        <w:t>exchange</w:t>
      </w:r>
      <w:r w:rsidR="00C241CD" w:rsidRPr="00FE09AB">
        <w:rPr>
          <w:b w:val="0"/>
          <w:bCs/>
          <w:spacing w:val="1"/>
          <w:sz w:val="20"/>
          <w:szCs w:val="20"/>
        </w:rPr>
        <w:t xml:space="preserve"> </w:t>
      </w:r>
      <w:r w:rsidR="00C241CD" w:rsidRPr="00FE09AB">
        <w:rPr>
          <w:b w:val="0"/>
          <w:bCs/>
          <w:sz w:val="20"/>
          <w:szCs w:val="20"/>
        </w:rPr>
        <w:t>Catalogue</w:t>
      </w:r>
      <w:r w:rsidR="00C241CD" w:rsidRPr="00FE09AB">
        <w:rPr>
          <w:b w:val="0"/>
          <w:bCs/>
          <w:spacing w:val="1"/>
          <w:sz w:val="20"/>
          <w:szCs w:val="20"/>
        </w:rPr>
        <w:t xml:space="preserve"> </w:t>
      </w:r>
      <w:r w:rsidR="00C241CD" w:rsidRPr="00FE09AB">
        <w:rPr>
          <w:b w:val="0"/>
          <w:bCs/>
          <w:sz w:val="20"/>
          <w:szCs w:val="20"/>
        </w:rPr>
        <w:t>of</w:t>
      </w:r>
      <w:r w:rsidR="00C241CD" w:rsidRPr="00FE09AB">
        <w:rPr>
          <w:b w:val="0"/>
          <w:bCs/>
          <w:spacing w:val="1"/>
          <w:sz w:val="20"/>
          <w:szCs w:val="20"/>
        </w:rPr>
        <w:t xml:space="preserve"> </w:t>
      </w:r>
      <w:r w:rsidR="00C241CD" w:rsidRPr="00FE09AB">
        <w:rPr>
          <w:b w:val="0"/>
          <w:bCs/>
          <w:sz w:val="20"/>
          <w:szCs w:val="20"/>
        </w:rPr>
        <w:t>Nautical</w:t>
      </w:r>
      <w:r w:rsidR="00C241CD" w:rsidRPr="00FE09AB">
        <w:rPr>
          <w:b w:val="0"/>
          <w:bCs/>
          <w:spacing w:val="1"/>
          <w:sz w:val="20"/>
          <w:szCs w:val="20"/>
        </w:rPr>
        <w:t xml:space="preserve"> </w:t>
      </w:r>
      <w:r w:rsidR="00C241CD" w:rsidRPr="00FE09AB">
        <w:rPr>
          <w:b w:val="0"/>
          <w:bCs/>
          <w:sz w:val="20"/>
          <w:szCs w:val="20"/>
        </w:rPr>
        <w:t>Products</w:t>
      </w:r>
      <w:r w:rsidR="00C241CD" w:rsidRPr="00FE09AB">
        <w:rPr>
          <w:b w:val="0"/>
          <w:bCs/>
          <w:spacing w:val="1"/>
          <w:sz w:val="20"/>
          <w:szCs w:val="20"/>
        </w:rPr>
        <w:t xml:space="preserve"> </w:t>
      </w:r>
      <w:r w:rsidR="00C241CD" w:rsidRPr="00FE09AB">
        <w:rPr>
          <w:b w:val="0"/>
          <w:bCs/>
          <w:sz w:val="20"/>
          <w:szCs w:val="20"/>
        </w:rPr>
        <w:t>with</w:t>
      </w:r>
      <w:r w:rsidR="00C241CD" w:rsidRPr="00FE09AB">
        <w:rPr>
          <w:b w:val="0"/>
          <w:bCs/>
          <w:spacing w:val="1"/>
          <w:sz w:val="20"/>
          <w:szCs w:val="20"/>
        </w:rPr>
        <w:t xml:space="preserve"> </w:t>
      </w:r>
      <w:r w:rsidR="00C241CD" w:rsidRPr="00FE09AB">
        <w:rPr>
          <w:b w:val="0"/>
          <w:bCs/>
          <w:sz w:val="20"/>
          <w:szCs w:val="20"/>
        </w:rPr>
        <w:t>interested</w:t>
      </w:r>
      <w:r w:rsidR="00C241CD" w:rsidRPr="00FE09AB">
        <w:rPr>
          <w:b w:val="0"/>
          <w:bCs/>
          <w:spacing w:val="1"/>
          <w:sz w:val="20"/>
          <w:szCs w:val="20"/>
        </w:rPr>
        <w:t xml:space="preserve"> </w:t>
      </w:r>
      <w:r w:rsidR="00C241CD" w:rsidRPr="00FE09AB">
        <w:rPr>
          <w:b w:val="0"/>
          <w:bCs/>
          <w:sz w:val="20"/>
          <w:szCs w:val="20"/>
        </w:rPr>
        <w:t>stakeholders</w:t>
      </w:r>
    </w:p>
    <w:p w14:paraId="6B7D8C72" w14:textId="5808CB2D" w:rsidR="004D032C" w:rsidRPr="008233BF" w:rsidRDefault="00D20CD5" w:rsidP="00B36913">
      <w:pPr>
        <w:pStyle w:val="Label1"/>
        <w:spacing w:after="120" w:line="240" w:lineRule="auto"/>
        <w:rPr>
          <w:sz w:val="18"/>
          <w:szCs w:val="18"/>
        </w:rPr>
      </w:pPr>
      <w:r w:rsidRPr="008233BF">
        <w:lastRenderedPageBreak/>
        <w:t>L</w:t>
      </w:r>
      <w:r w:rsidR="004D032C" w:rsidRPr="008233BF">
        <w:t>anguage</w:t>
      </w:r>
      <w:r w:rsidRPr="008233BF">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4D6516" w:rsidRPr="00FE09AB">
        <w:rPr>
          <w:b w:val="0"/>
          <w:bCs/>
          <w:sz w:val="20"/>
          <w:szCs w:val="20"/>
        </w:rPr>
        <w:t>English</w:t>
      </w:r>
    </w:p>
    <w:p w14:paraId="73226E8B" w14:textId="62C50BB6" w:rsidR="00313AE8" w:rsidRDefault="00D20CD5" w:rsidP="00B36913">
      <w:pPr>
        <w:pStyle w:val="Labeldata"/>
        <w:spacing w:after="120"/>
      </w:pPr>
      <w:r w:rsidRPr="00972855">
        <w:rPr>
          <w:rStyle w:val="Label1Char"/>
        </w:rPr>
        <w:t>C</w:t>
      </w:r>
      <w:r w:rsidR="004D032C" w:rsidRPr="00972855">
        <w:rPr>
          <w:rStyle w:val="Label1Char"/>
        </w:rPr>
        <w:t>lassification</w:t>
      </w:r>
      <w:r w:rsidRPr="00972855">
        <w:rPr>
          <w:rStyle w:val="Label1Char"/>
        </w:rPr>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313AE8">
        <w:t>Data can be classified as one of the following:</w:t>
      </w:r>
    </w:p>
    <w:p w14:paraId="0AF7C0E3" w14:textId="49538917" w:rsidR="00313AE8" w:rsidRDefault="00313AE8">
      <w:pPr>
        <w:pStyle w:val="Labeldata"/>
        <w:numPr>
          <w:ilvl w:val="0"/>
          <w:numId w:val="12"/>
        </w:numPr>
        <w:spacing w:after="120"/>
      </w:pPr>
      <w:r>
        <w:t>U</w:t>
      </w:r>
      <w:r w:rsidR="00D20CD5" w:rsidRPr="00D1527E">
        <w:t>nclassified</w:t>
      </w:r>
    </w:p>
    <w:p w14:paraId="5DAF77A4" w14:textId="23ED65CA" w:rsidR="00313AE8" w:rsidRDefault="00313AE8">
      <w:pPr>
        <w:pStyle w:val="Labeldata"/>
        <w:numPr>
          <w:ilvl w:val="0"/>
          <w:numId w:val="12"/>
        </w:numPr>
        <w:spacing w:after="120"/>
      </w:pPr>
      <w:r>
        <w:t>Restricted</w:t>
      </w:r>
    </w:p>
    <w:p w14:paraId="2F8DAABE" w14:textId="49EF2A93" w:rsidR="00313AE8" w:rsidRDefault="00313AE8">
      <w:pPr>
        <w:pStyle w:val="Labeldata"/>
        <w:numPr>
          <w:ilvl w:val="0"/>
          <w:numId w:val="12"/>
        </w:numPr>
        <w:spacing w:after="120"/>
      </w:pPr>
      <w:r>
        <w:t>Confidential</w:t>
      </w:r>
    </w:p>
    <w:p w14:paraId="68DBFE88" w14:textId="7A1112EC" w:rsidR="00313AE8" w:rsidRPr="009063C9" w:rsidRDefault="00313AE8">
      <w:pPr>
        <w:pStyle w:val="Labeldata"/>
        <w:numPr>
          <w:ilvl w:val="0"/>
          <w:numId w:val="12"/>
        </w:numPr>
        <w:spacing w:after="120"/>
      </w:pPr>
      <w:r w:rsidRPr="009063C9">
        <w:t>Secret</w:t>
      </w:r>
    </w:p>
    <w:p w14:paraId="5AC09A7F" w14:textId="246C7E7D" w:rsidR="004D032C" w:rsidRPr="009063C9" w:rsidRDefault="00313AE8">
      <w:pPr>
        <w:pStyle w:val="Labeldata"/>
        <w:numPr>
          <w:ilvl w:val="0"/>
          <w:numId w:val="12"/>
        </w:numPr>
        <w:spacing w:after="120"/>
      </w:pPr>
      <w:r w:rsidRPr="009063C9">
        <w:t>Top Secret</w:t>
      </w:r>
      <w:r w:rsidR="00D20CD5" w:rsidRPr="009063C9">
        <w:t xml:space="preserve"> </w:t>
      </w:r>
    </w:p>
    <w:p w14:paraId="14BE9897" w14:textId="52961E48" w:rsidR="00833FCA" w:rsidRPr="009063C9" w:rsidRDefault="00833FCA">
      <w:pPr>
        <w:pStyle w:val="Labeldata"/>
        <w:numPr>
          <w:ilvl w:val="0"/>
          <w:numId w:val="12"/>
        </w:numPr>
        <w:spacing w:after="120"/>
      </w:pPr>
      <w:r w:rsidRPr="009063C9">
        <w:t>Sensitive But Unclassified</w:t>
      </w:r>
    </w:p>
    <w:p w14:paraId="6EF0855C" w14:textId="10A9A59F" w:rsidR="00833FCA" w:rsidRPr="009063C9" w:rsidRDefault="00833FCA">
      <w:pPr>
        <w:pStyle w:val="Labeldata"/>
        <w:numPr>
          <w:ilvl w:val="0"/>
          <w:numId w:val="12"/>
        </w:numPr>
        <w:spacing w:after="120"/>
      </w:pPr>
      <w:r w:rsidRPr="009063C9">
        <w:t>For Official Use Only</w:t>
      </w:r>
    </w:p>
    <w:p w14:paraId="1C391695" w14:textId="1061EA2D" w:rsidR="00833FCA" w:rsidRPr="009063C9" w:rsidRDefault="00833FCA">
      <w:pPr>
        <w:pStyle w:val="Labeldata"/>
        <w:numPr>
          <w:ilvl w:val="0"/>
          <w:numId w:val="12"/>
        </w:numPr>
        <w:spacing w:after="120"/>
      </w:pPr>
      <w:r w:rsidRPr="009063C9">
        <w:t>Protected</w:t>
      </w:r>
    </w:p>
    <w:p w14:paraId="552404DB" w14:textId="18B712BE" w:rsidR="00833FCA" w:rsidRPr="009063C9" w:rsidRDefault="00833FCA">
      <w:pPr>
        <w:pStyle w:val="Labeldata"/>
        <w:numPr>
          <w:ilvl w:val="0"/>
          <w:numId w:val="12"/>
        </w:numPr>
        <w:spacing w:after="120"/>
      </w:pPr>
      <w:r w:rsidRPr="009063C9">
        <w:t xml:space="preserve">Limited Distribution </w:t>
      </w:r>
    </w:p>
    <w:p w14:paraId="61DB1E46" w14:textId="77777777" w:rsidR="00833FCA" w:rsidRPr="009063C9" w:rsidRDefault="00833FCA" w:rsidP="00B36913">
      <w:pPr>
        <w:pStyle w:val="Labeldata"/>
        <w:spacing w:after="120"/>
        <w:ind w:left="3420"/>
        <w:rPr>
          <w:rFonts w:ascii="Helvetica" w:hAnsi="Helvetica" w:cs="Helvetica"/>
          <w:sz w:val="16"/>
          <w:szCs w:val="16"/>
          <w:lang w:eastAsia="en-US"/>
        </w:rPr>
      </w:pPr>
    </w:p>
    <w:p w14:paraId="0A17EF7F" w14:textId="243E7BF1" w:rsidR="004D032C" w:rsidRPr="00FE09AB" w:rsidRDefault="00D20CD5" w:rsidP="00B36913">
      <w:pPr>
        <w:pStyle w:val="Label1"/>
        <w:spacing w:after="120" w:line="240" w:lineRule="auto"/>
        <w:rPr>
          <w:sz w:val="20"/>
          <w:szCs w:val="20"/>
        </w:rPr>
      </w:pPr>
      <w:r w:rsidRPr="008233BF">
        <w:t>S</w:t>
      </w:r>
      <w:r w:rsidR="004D032C" w:rsidRPr="008233BF">
        <w:t>patial</w:t>
      </w:r>
      <w:r w:rsidRPr="008233BF">
        <w:t xml:space="preserve"> </w:t>
      </w:r>
      <w:r w:rsidR="004D032C" w:rsidRPr="008233BF">
        <w:t>Representation</w:t>
      </w:r>
      <w:r w:rsidRPr="008233BF">
        <w:t xml:space="preserve"> </w:t>
      </w:r>
      <w:r w:rsidR="004D032C" w:rsidRPr="008233BF">
        <w:t>Type</w:t>
      </w:r>
      <w:r w:rsidRPr="008233BF">
        <w:t>:</w:t>
      </w:r>
      <w:r w:rsidRPr="008233BF">
        <w:rPr>
          <w:szCs w:val="18"/>
        </w:rPr>
        <w:t xml:space="preserve"> </w:t>
      </w:r>
      <w:r w:rsidRPr="008233BF">
        <w:rPr>
          <w:szCs w:val="18"/>
        </w:rPr>
        <w:tab/>
      </w:r>
      <w:r w:rsidR="00FE09AB" w:rsidRPr="00FE09AB">
        <w:rPr>
          <w:b w:val="0"/>
          <w:bCs/>
          <w:sz w:val="20"/>
          <w:szCs w:val="20"/>
        </w:rPr>
        <w:t>MD_SpatialRepresentationTypeCode: vector</w:t>
      </w:r>
    </w:p>
    <w:p w14:paraId="1499AF7C" w14:textId="3DB73644" w:rsidR="003D1865" w:rsidRDefault="00D20CD5" w:rsidP="00B36913">
      <w:pPr>
        <w:pStyle w:val="Label1"/>
        <w:spacing w:after="120" w:line="240" w:lineRule="auto"/>
        <w:rPr>
          <w:sz w:val="18"/>
          <w:szCs w:val="18"/>
        </w:rPr>
      </w:pPr>
      <w:r w:rsidRPr="008233BF">
        <w:t>P</w:t>
      </w:r>
      <w:r w:rsidR="004D032C" w:rsidRPr="008233BF">
        <w:t>oint</w:t>
      </w:r>
      <w:r w:rsidRPr="008233BF">
        <w:t xml:space="preserve"> o</w:t>
      </w:r>
      <w:r w:rsidR="004D032C" w:rsidRPr="008233BF">
        <w:t>f</w:t>
      </w:r>
      <w:r w:rsidRPr="008233BF">
        <w:t xml:space="preserve"> </w:t>
      </w:r>
      <w:r w:rsidR="004D032C" w:rsidRPr="008233BF">
        <w:t>Contact</w:t>
      </w:r>
      <w:r w:rsidRPr="008233BF">
        <w:t>:</w:t>
      </w:r>
      <w:r w:rsidRPr="008233BF">
        <w:rPr>
          <w:szCs w:val="18"/>
        </w:rPr>
        <w:t xml:space="preserve"> </w:t>
      </w:r>
      <w:r w:rsidRPr="008233BF">
        <w:rPr>
          <w:szCs w:val="18"/>
        </w:rPr>
        <w:tab/>
      </w:r>
      <w:r w:rsidRPr="008233BF">
        <w:rPr>
          <w:szCs w:val="18"/>
        </w:rPr>
        <w:tab/>
      </w:r>
      <w:r w:rsidRPr="008233BF">
        <w:rPr>
          <w:szCs w:val="18"/>
        </w:rPr>
        <w:tab/>
      </w:r>
      <w:r w:rsidRPr="008233BF">
        <w:rPr>
          <w:szCs w:val="18"/>
        </w:rPr>
        <w:tab/>
      </w:r>
      <w:r w:rsidRPr="008233BF">
        <w:rPr>
          <w:szCs w:val="18"/>
        </w:rPr>
        <w:tab/>
      </w:r>
      <w:r w:rsidR="00FE09AB" w:rsidRPr="00FE09AB">
        <w:rPr>
          <w:b w:val="0"/>
          <w:bCs/>
          <w:sz w:val="20"/>
          <w:szCs w:val="20"/>
        </w:rPr>
        <w:t>Producing Agency</w:t>
      </w:r>
    </w:p>
    <w:p w14:paraId="5FFE6ACE" w14:textId="77777777" w:rsidR="00FE09AB" w:rsidRPr="00595A33" w:rsidRDefault="00FE09AB" w:rsidP="00FE09AB">
      <w:pPr>
        <w:pStyle w:val="Label1"/>
        <w:rPr>
          <w:sz w:val="18"/>
          <w:szCs w:val="18"/>
        </w:rPr>
      </w:pPr>
    </w:p>
    <w:p w14:paraId="66EDF3CC" w14:textId="77777777" w:rsidR="00E8406A" w:rsidRPr="008233BF" w:rsidRDefault="00E8406A" w:rsidP="00972855">
      <w:pPr>
        <w:pStyle w:val="Heading1"/>
      </w:pPr>
      <w:bookmarkStart w:id="1166" w:name="_Toc225648280"/>
      <w:bookmarkStart w:id="1167" w:name="_Toc225065137"/>
      <w:bookmarkStart w:id="1168" w:name="_Toc152232546"/>
      <w:bookmarkStart w:id="1169" w:name="_Toc170717197"/>
      <w:r w:rsidRPr="008233BF">
        <w:t>Data Content and structure</w:t>
      </w:r>
      <w:bookmarkEnd w:id="1166"/>
      <w:bookmarkEnd w:id="1167"/>
      <w:bookmarkEnd w:id="1168"/>
      <w:bookmarkEnd w:id="1169"/>
    </w:p>
    <w:p w14:paraId="51AECB73" w14:textId="77777777" w:rsidR="00A15E77" w:rsidRDefault="00A15E77" w:rsidP="00666E30">
      <w:pPr>
        <w:pStyle w:val="Heading2"/>
      </w:pPr>
      <w:bookmarkStart w:id="1170" w:name="_Toc152232547"/>
      <w:bookmarkStart w:id="1171" w:name="_Toc170717198"/>
      <w:bookmarkStart w:id="1172" w:name="_Toc225648281"/>
      <w:bookmarkStart w:id="1173" w:name="_Toc225065138"/>
      <w:r>
        <w:t>Introduction</w:t>
      </w:r>
      <w:bookmarkEnd w:id="1170"/>
      <w:bookmarkEnd w:id="1171"/>
    </w:p>
    <w:p w14:paraId="39BFDBA9" w14:textId="6AA79F79" w:rsidR="00283D4B" w:rsidRDefault="008B1C18" w:rsidP="007F6622">
      <w:r w:rsidRPr="008B1C18">
        <w:t>The S-128 product is based on the S-100 General Feature Model (GFM), and is a feature-based vector</w:t>
      </w:r>
      <w:r w:rsidRPr="008B1C18">
        <w:rPr>
          <w:spacing w:val="-53"/>
        </w:rPr>
        <w:t xml:space="preserve"> </w:t>
      </w:r>
      <w:r w:rsidRPr="008B1C18">
        <w:t xml:space="preserve">product. Figure </w:t>
      </w:r>
      <w:del w:id="1174" w:author="Greenblue" w:date="2024-02-13T16:17:00Z">
        <w:r w:rsidRPr="008B1C18" w:rsidDel="00C95437">
          <w:delText>6</w:delText>
        </w:r>
      </w:del>
      <w:ins w:id="1175" w:author="Greenblue" w:date="2024-02-13T16:17:00Z">
        <w:r w:rsidR="00C95437">
          <w:t>4</w:t>
        </w:r>
      </w:ins>
      <w:r w:rsidRPr="008B1C18">
        <w:t>-1 below shows how the S-128 Application Schema is realized from the S-100 GFM.</w:t>
      </w:r>
      <w:r w:rsidRPr="008B1C18">
        <w:rPr>
          <w:spacing w:val="1"/>
        </w:rPr>
        <w:t xml:space="preserve"> </w:t>
      </w:r>
      <w:r w:rsidRPr="008B1C18">
        <w:t xml:space="preserve">All S-128 features and information classes are derived from </w:t>
      </w:r>
      <w:del w:id="1176" w:author="Harin Oh" w:date="2023-12-01T13:32:00Z">
        <w:r w:rsidRPr="008B1C18" w:rsidDel="007E0807">
          <w:delText xml:space="preserve">one of </w:delText>
        </w:r>
      </w:del>
      <w:r w:rsidRPr="008B1C18">
        <w:t>the abstract classes</w:t>
      </w:r>
      <w:ins w:id="1177" w:author="Harin Oh" w:date="2023-12-01T13:32:00Z">
        <w:r w:rsidR="007E0807">
          <w:t xml:space="preserve"> </w:t>
        </w:r>
        <w:r w:rsidR="007E0807" w:rsidRPr="00C95437">
          <w:rPr>
            <w:rFonts w:hint="eastAsia"/>
          </w:rPr>
          <w:t xml:space="preserve">like </w:t>
        </w:r>
        <w:r w:rsidR="007E0807" w:rsidRPr="00C95437">
          <w:t>CatalogueElement</w:t>
        </w:r>
        <w:del w:id="1178" w:author="USER" w:date="2024-03-22T18:43:00Z">
          <w:r w:rsidR="007E0807" w:rsidRPr="00C95437" w:rsidDel="0032631A">
            <w:delText>s</w:delText>
          </w:r>
        </w:del>
        <w:r w:rsidR="007E0807" w:rsidRPr="00C95437">
          <w:t xml:space="preserve"> and </w:t>
        </w:r>
      </w:ins>
      <w:ins w:id="1179" w:author="Greenblue" w:date="2024-02-13T16:06:00Z">
        <w:r w:rsidR="000A292E" w:rsidRPr="00C95437">
          <w:t>NavigationalProduct</w:t>
        </w:r>
        <w:r w:rsidR="000A292E" w:rsidRPr="00C95437" w:rsidDel="000A292E">
          <w:t xml:space="preserve"> </w:t>
        </w:r>
      </w:ins>
      <w:ins w:id="1180" w:author="Harin Oh" w:date="2023-12-01T13:32:00Z">
        <w:del w:id="1181" w:author="Greenblue" w:date="2024-02-13T16:06:00Z">
          <w:r w:rsidR="007E0807" w:rsidDel="000A292E">
            <w:rPr>
              <w:rFonts w:ascii="Malgun Gothic" w:eastAsia="Malgun Gothic" w:hAnsi="Malgun Gothic" w:cs="Malgun Gothic"/>
            </w:rPr>
            <w:delText>ContactDetail</w:delText>
          </w:r>
        </w:del>
      </w:ins>
      <w:ins w:id="1182" w:author="Harin Oh" w:date="2023-12-01T13:33:00Z">
        <w:del w:id="1183" w:author="Greenblue" w:date="2024-02-13T16:06:00Z">
          <w:r w:rsidR="007E0807" w:rsidDel="000A292E">
            <w:rPr>
              <w:rFonts w:ascii="Malgun Gothic" w:eastAsia="Malgun Gothic" w:hAnsi="Malgun Gothic" w:cs="Malgun Gothic"/>
            </w:rPr>
            <w:delText>s</w:delText>
          </w:r>
        </w:del>
      </w:ins>
      <w:del w:id="1184" w:author="Greenblue" w:date="2024-02-13T16:06:00Z">
        <w:r w:rsidRPr="008B1C18" w:rsidDel="000A292E">
          <w:delText xml:space="preserve"> </w:delText>
        </w:r>
      </w:del>
      <w:del w:id="1185" w:author="Harin Oh" w:date="2023-12-01T13:33:00Z">
        <w:r w:rsidRPr="008B1C18" w:rsidDel="007E0807">
          <w:rPr>
            <w:b/>
          </w:rPr>
          <w:delText>FeatureType</w:delText>
        </w:r>
        <w:r w:rsidRPr="008B1C18" w:rsidDel="007E0807">
          <w:rPr>
            <w:b/>
            <w:spacing w:val="1"/>
          </w:rPr>
          <w:delText xml:space="preserve"> </w:delText>
        </w:r>
        <w:r w:rsidRPr="008B1C18" w:rsidDel="007E0807">
          <w:delText xml:space="preserve">and </w:delText>
        </w:r>
        <w:r w:rsidRPr="008B1C18" w:rsidDel="007E0807">
          <w:rPr>
            <w:b/>
          </w:rPr>
          <w:delText>InformationType</w:delText>
        </w:r>
      </w:del>
      <w:del w:id="1186" w:author="Greenblue" w:date="2024-02-13T16:07:00Z">
        <w:r w:rsidRPr="008B1C18" w:rsidDel="000A292E">
          <w:rPr>
            <w:b/>
          </w:rPr>
          <w:delText xml:space="preserve"> </w:delText>
        </w:r>
      </w:del>
      <w:r w:rsidRPr="008B1C18">
        <w:t>defined in the S-128 Application Schema, which realize the GFM meta-classes</w:t>
      </w:r>
      <w:r w:rsidRPr="008B1C18">
        <w:rPr>
          <w:spacing w:val="1"/>
        </w:rPr>
        <w:t xml:space="preserve"> </w:t>
      </w:r>
      <w:r w:rsidRPr="008B1C18">
        <w:rPr>
          <w:b/>
        </w:rPr>
        <w:t>S100_GF_FeatureType</w:t>
      </w:r>
      <w:r w:rsidRPr="008B1C18">
        <w:rPr>
          <w:b/>
          <w:spacing w:val="-1"/>
        </w:rPr>
        <w:t xml:space="preserve"> </w:t>
      </w:r>
      <w:r w:rsidRPr="008B1C18">
        <w:t xml:space="preserve">and </w:t>
      </w:r>
      <w:r w:rsidRPr="008B1C18">
        <w:rPr>
          <w:b/>
        </w:rPr>
        <w:t>S100_GF_InformationType</w:t>
      </w:r>
      <w:r w:rsidRPr="008B1C18">
        <w:rPr>
          <w:b/>
          <w:spacing w:val="1"/>
        </w:rPr>
        <w:t xml:space="preserve"> </w:t>
      </w:r>
      <w:r w:rsidRPr="008B1C18">
        <w:t>respectively.</w:t>
      </w:r>
      <w:r>
        <w:t xml:space="preserve"> </w:t>
      </w:r>
    </w:p>
    <w:p w14:paraId="0712AEB2" w14:textId="4EF228D0" w:rsidR="008B1C18" w:rsidDel="0032631A" w:rsidRDefault="008B1C18" w:rsidP="000D38E5">
      <w:pPr>
        <w:spacing w:after="120"/>
        <w:rPr>
          <w:del w:id="1187" w:author="USER" w:date="2024-03-22T18:42:00Z"/>
          <w:color w:val="000009"/>
        </w:rPr>
      </w:pPr>
      <w:del w:id="1188" w:author="USER" w:date="2024-03-22T18:42:00Z">
        <w:r w:rsidDel="0032631A">
          <w:rPr>
            <w:rFonts w:eastAsia="Malgun Gothic" w:hint="eastAsia"/>
          </w:rPr>
          <w:delText>C</w:delText>
        </w:r>
        <w:r w:rsidDel="0032631A">
          <w:rPr>
            <w:rFonts w:eastAsia="Malgun Gothic"/>
          </w:rPr>
          <w:delText xml:space="preserve">NPs are encoded as vector entities which conform to S-100 geometry configuration level 3a (S-100 Part 7). </w:delText>
        </w:r>
        <w:r w:rsidR="007F6622" w:rsidRPr="007F6622" w:rsidDel="0032631A">
          <w:rPr>
            <w:color w:val="000009"/>
          </w:rPr>
          <w:delText>S-128</w:delText>
        </w:r>
        <w:r w:rsidR="007F6622" w:rsidRPr="007F6622" w:rsidDel="0032631A">
          <w:rPr>
            <w:color w:val="000009"/>
            <w:spacing w:val="-1"/>
          </w:rPr>
          <w:delText xml:space="preserve"> </w:delText>
        </w:r>
        <w:r w:rsidR="007F6622" w:rsidRPr="007F6622" w:rsidDel="0032631A">
          <w:rPr>
            <w:color w:val="000009"/>
          </w:rPr>
          <w:delText>further</w:delText>
        </w:r>
        <w:r w:rsidR="007F6622" w:rsidRPr="007F6622" w:rsidDel="0032631A">
          <w:rPr>
            <w:color w:val="000009"/>
            <w:spacing w:val="-1"/>
          </w:rPr>
          <w:delText xml:space="preserve"> </w:delText>
        </w:r>
        <w:r w:rsidR="007F6622" w:rsidRPr="007F6622" w:rsidDel="0032631A">
          <w:rPr>
            <w:color w:val="000009"/>
          </w:rPr>
          <w:delText>constrains</w:delText>
        </w:r>
        <w:r w:rsidR="007F6622" w:rsidRPr="007F6622" w:rsidDel="0032631A">
          <w:rPr>
            <w:color w:val="000009"/>
            <w:spacing w:val="-1"/>
          </w:rPr>
          <w:delText xml:space="preserve"> </w:delText>
        </w:r>
        <w:r w:rsidR="007F6622" w:rsidRPr="007F6622" w:rsidDel="0032631A">
          <w:rPr>
            <w:color w:val="000009"/>
          </w:rPr>
          <w:delText>Level 3a</w:delText>
        </w:r>
        <w:r w:rsidR="007F6622" w:rsidRPr="007F6622" w:rsidDel="0032631A">
          <w:rPr>
            <w:color w:val="000009"/>
            <w:spacing w:val="1"/>
          </w:rPr>
          <w:delText xml:space="preserve"> </w:delText>
        </w:r>
        <w:r w:rsidR="007F6622" w:rsidRPr="007F6622" w:rsidDel="0032631A">
          <w:rPr>
            <w:color w:val="000009"/>
          </w:rPr>
          <w:delText>with</w:delText>
        </w:r>
        <w:r w:rsidR="007F6622" w:rsidRPr="007F6622" w:rsidDel="0032631A">
          <w:rPr>
            <w:color w:val="000009"/>
            <w:spacing w:val="1"/>
          </w:rPr>
          <w:delText xml:space="preserve"> </w:delText>
        </w:r>
        <w:r w:rsidR="007F6622" w:rsidRPr="007F6622" w:rsidDel="0032631A">
          <w:rPr>
            <w:color w:val="000009"/>
          </w:rPr>
          <w:delText>the</w:delText>
        </w:r>
        <w:r w:rsidR="007F6622" w:rsidRPr="007F6622" w:rsidDel="0032631A">
          <w:rPr>
            <w:color w:val="000009"/>
            <w:spacing w:val="-2"/>
          </w:rPr>
          <w:delText xml:space="preserve"> </w:delText>
        </w:r>
        <w:r w:rsidR="007F6622" w:rsidRPr="007F6622" w:rsidDel="0032631A">
          <w:rPr>
            <w:color w:val="000009"/>
          </w:rPr>
          <w:delText>following:</w:delText>
        </w:r>
        <w:r w:rsidR="007F6622" w:rsidRPr="007F6622" w:rsidDel="0032631A">
          <w:delText xml:space="preserve"> </w:delText>
        </w:r>
        <w:r w:rsidR="007F6622" w:rsidDel="0032631A">
          <w:delText xml:space="preserve">Linear geometry is defined by curves which are made of curve segments. Each curve segment </w:delText>
        </w:r>
        <w:r w:rsidR="007F6622" w:rsidDel="0032631A">
          <w:rPr>
            <w:spacing w:val="1"/>
          </w:rPr>
          <w:delText xml:space="preserve"> </w:delText>
        </w:r>
        <w:r w:rsidR="007F6622" w:rsidDel="0032631A">
          <w:delText>contains the geographic coordinates as control points and defines an interpolation method</w:delText>
        </w:r>
        <w:r w:rsidR="007F6622" w:rsidDel="0032631A">
          <w:rPr>
            <w:spacing w:val="1"/>
          </w:rPr>
          <w:delText xml:space="preserve"> </w:delText>
        </w:r>
        <w:r w:rsidR="007F6622" w:rsidDel="0032631A">
          <w:delText>between them. The distance between two consecutive control points must not</w:delText>
        </w:r>
      </w:del>
      <w:ins w:id="1189" w:author="Harin Oh" w:date="2023-11-30T09:41:00Z">
        <w:del w:id="1190" w:author="USER" w:date="2024-03-22T18:42:00Z">
          <w:r w:rsidR="002C0D81" w:rsidDel="0032631A">
            <w:delText xml:space="preserve"> </w:delText>
          </w:r>
          <w:r w:rsidR="002C0D81" w:rsidRPr="003A48E9" w:rsidDel="0032631A">
            <w:rPr>
              <w:rFonts w:eastAsia="Malgun Gothic" w:hint="eastAsia"/>
            </w:rPr>
            <w:delText>b</w:delText>
          </w:r>
          <w:r w:rsidR="002C0D81" w:rsidRPr="003A48E9" w:rsidDel="0032631A">
            <w:rPr>
              <w:rFonts w:eastAsia="Malgun Gothic"/>
            </w:rPr>
            <w:delText>e less than 0.</w:delText>
          </w:r>
        </w:del>
      </w:ins>
      <w:ins w:id="1191" w:author="Greenblue" w:date="2024-02-13T21:42:00Z">
        <w:del w:id="1192" w:author="USER" w:date="2024-03-22T18:42:00Z">
          <w:r w:rsidR="00175CD1" w:rsidDel="0032631A">
            <w:rPr>
              <w:rFonts w:eastAsia="Malgun Gothic" w:hint="eastAsia"/>
            </w:rPr>
            <w:delText>3</w:delText>
          </w:r>
        </w:del>
      </w:ins>
      <w:ins w:id="1193" w:author="Harin Oh" w:date="2023-11-30T09:41:00Z">
        <w:del w:id="1194" w:author="USER" w:date="2024-03-22T18:42:00Z">
          <w:r w:rsidR="002C0D81" w:rsidRPr="003A48E9" w:rsidDel="0032631A">
            <w:rPr>
              <w:rFonts w:eastAsia="Malgun Gothic"/>
            </w:rPr>
            <w:delText>2 mm</w:delText>
          </w:r>
        </w:del>
      </w:ins>
      <w:del w:id="1195" w:author="USER" w:date="2024-03-22T18:42:00Z">
        <w:r w:rsidR="007F6622" w:rsidRPr="003A48E9" w:rsidDel="0032631A">
          <w:rPr>
            <w:rFonts w:eastAsia="Malgun Gothic"/>
          </w:rPr>
          <w:delText xml:space="preserve"> exceed 0.3 mm at</w:delText>
        </w:r>
      </w:del>
      <w:ins w:id="1196" w:author="Harin Oh" w:date="2023-11-30T09:42:00Z">
        <w:del w:id="1197" w:author="USER" w:date="2024-03-22T18:42:00Z">
          <w:r w:rsidR="002C0D81" w:rsidRPr="003A48E9" w:rsidDel="0032631A">
            <w:rPr>
              <w:rFonts w:eastAsia="Malgun Gothic"/>
            </w:rPr>
            <w:delText xml:space="preserve"> </w:delText>
          </w:r>
        </w:del>
      </w:ins>
      <w:del w:id="1198" w:author="USER" w:date="2024-03-22T18:42:00Z">
        <w:r w:rsidR="007F6622" w:rsidRPr="003A48E9" w:rsidDel="0032631A">
          <w:rPr>
            <w:rFonts w:eastAsia="Malgun Gothic"/>
          </w:rPr>
          <w:delText xml:space="preserve"> a</w:delText>
        </w:r>
        <w:r w:rsidR="007F6622" w:rsidDel="0032631A">
          <w:rPr>
            <w:spacing w:val="-2"/>
          </w:rPr>
          <w:delText xml:space="preserve"> </w:delText>
        </w:r>
        <w:r w:rsidR="007F6622" w:rsidDel="0032631A">
          <w:delText>permitted</w:delText>
        </w:r>
        <w:r w:rsidR="007F6622" w:rsidDel="0032631A">
          <w:rPr>
            <w:spacing w:val="-1"/>
          </w:rPr>
          <w:delText xml:space="preserve"> </w:delText>
        </w:r>
        <w:r w:rsidR="007F6622" w:rsidDel="0032631A">
          <w:delText>display</w:delText>
        </w:r>
        <w:r w:rsidR="007F6622" w:rsidDel="0032631A">
          <w:rPr>
            <w:spacing w:val="-4"/>
          </w:rPr>
          <w:delText xml:space="preserve"> </w:delText>
        </w:r>
        <w:r w:rsidR="007F6622" w:rsidDel="0032631A">
          <w:delText>scale.</w:delText>
        </w:r>
      </w:del>
    </w:p>
    <w:p w14:paraId="4A33C4A0" w14:textId="7C6A5D41" w:rsidR="007F6622" w:rsidDel="0032631A" w:rsidRDefault="007F6622">
      <w:pPr>
        <w:pStyle w:val="NoSpacing"/>
        <w:numPr>
          <w:ilvl w:val="0"/>
          <w:numId w:val="13"/>
        </w:numPr>
        <w:spacing w:line="276" w:lineRule="auto"/>
        <w:ind w:left="669" w:hanging="227"/>
        <w:rPr>
          <w:del w:id="1199" w:author="USER" w:date="2024-03-22T18:42:00Z"/>
          <w:rFonts w:eastAsia="Malgun Gothic"/>
          <w:lang w:eastAsia="ko-KR"/>
        </w:rPr>
      </w:pPr>
      <w:del w:id="1200" w:author="USER" w:date="2024-03-22T18:42:00Z">
        <w:r w:rsidDel="0032631A">
          <w:delText>Coincident</w:delText>
        </w:r>
        <w:r w:rsidDel="0032631A">
          <w:rPr>
            <w:spacing w:val="-3"/>
          </w:rPr>
          <w:delText xml:space="preserve"> </w:delText>
        </w:r>
        <w:r w:rsidDel="0032631A">
          <w:delText>linear</w:delText>
        </w:r>
        <w:r w:rsidDel="0032631A">
          <w:rPr>
            <w:spacing w:val="-2"/>
          </w:rPr>
          <w:delText xml:space="preserve"> </w:delText>
        </w:r>
        <w:r w:rsidDel="0032631A">
          <w:delText>geometry</w:delText>
        </w:r>
        <w:r w:rsidDel="0032631A">
          <w:rPr>
            <w:spacing w:val="-6"/>
          </w:rPr>
          <w:delText xml:space="preserve"> </w:delText>
        </w:r>
        <w:r w:rsidDel="0032631A">
          <w:delText>must</w:delText>
        </w:r>
        <w:r w:rsidDel="0032631A">
          <w:rPr>
            <w:spacing w:val="-3"/>
          </w:rPr>
          <w:delText xml:space="preserve"> </w:delText>
        </w:r>
        <w:r w:rsidDel="0032631A">
          <w:delText>be</w:delText>
        </w:r>
        <w:r w:rsidDel="0032631A">
          <w:rPr>
            <w:spacing w:val="-3"/>
          </w:rPr>
          <w:delText xml:space="preserve"> </w:delText>
        </w:r>
        <w:r w:rsidDel="0032631A">
          <w:delText>avoided when</w:delText>
        </w:r>
        <w:r w:rsidDel="0032631A">
          <w:rPr>
            <w:spacing w:val="-3"/>
          </w:rPr>
          <w:delText xml:space="preserve"> </w:delText>
        </w:r>
        <w:r w:rsidDel="0032631A">
          <w:delText>there</w:delText>
        </w:r>
        <w:r w:rsidDel="0032631A">
          <w:rPr>
            <w:spacing w:val="-3"/>
          </w:rPr>
          <w:delText xml:space="preserve"> </w:delText>
        </w:r>
        <w:r w:rsidDel="0032631A">
          <w:delText>is</w:delText>
        </w:r>
        <w:r w:rsidDel="0032631A">
          <w:rPr>
            <w:spacing w:val="-1"/>
          </w:rPr>
          <w:delText xml:space="preserve"> </w:delText>
        </w:r>
        <w:r w:rsidDel="0032631A">
          <w:delText>a</w:delText>
        </w:r>
        <w:r w:rsidDel="0032631A">
          <w:rPr>
            <w:spacing w:val="-1"/>
          </w:rPr>
          <w:delText xml:space="preserve"> </w:delText>
        </w:r>
        <w:r w:rsidDel="0032631A">
          <w:delText>dependency</w:delText>
        </w:r>
        <w:r w:rsidDel="0032631A">
          <w:rPr>
            <w:spacing w:val="-4"/>
          </w:rPr>
          <w:delText xml:space="preserve"> </w:delText>
        </w:r>
        <w:r w:rsidDel="0032631A">
          <w:delText>between</w:delText>
        </w:r>
        <w:r w:rsidDel="0032631A">
          <w:rPr>
            <w:spacing w:val="-1"/>
          </w:rPr>
          <w:delText xml:space="preserve"> </w:delText>
        </w:r>
        <w:r w:rsidDel="0032631A">
          <w:delText>features.</w:delText>
        </w:r>
      </w:del>
    </w:p>
    <w:p w14:paraId="6DC76BD8" w14:textId="61E6D6D0" w:rsidR="007F6622" w:rsidDel="0032631A" w:rsidRDefault="007F6622">
      <w:pPr>
        <w:pStyle w:val="NoSpacing"/>
        <w:numPr>
          <w:ilvl w:val="0"/>
          <w:numId w:val="13"/>
        </w:numPr>
        <w:spacing w:line="276" w:lineRule="auto"/>
        <w:ind w:left="669" w:hanging="227"/>
        <w:rPr>
          <w:del w:id="1201" w:author="USER" w:date="2024-03-22T18:42:00Z"/>
          <w:rFonts w:eastAsia="Malgun Gothic"/>
          <w:lang w:eastAsia="ko-KR"/>
        </w:rPr>
      </w:pPr>
      <w:del w:id="1202" w:author="USER" w:date="2024-03-22T18:42:00Z">
        <w:r w:rsidDel="0032631A">
          <w:delText>The</w:delText>
        </w:r>
        <w:r w:rsidDel="0032631A">
          <w:rPr>
            <w:spacing w:val="-4"/>
          </w:rPr>
          <w:delText xml:space="preserve"> </w:delText>
        </w:r>
        <w:r w:rsidDel="0032631A">
          <w:delText>interpolation</w:delText>
        </w:r>
        <w:r w:rsidDel="0032631A">
          <w:rPr>
            <w:spacing w:val="-3"/>
          </w:rPr>
          <w:delText xml:space="preserve"> </w:delText>
        </w:r>
        <w:r w:rsidDel="0032631A">
          <w:delText>of</w:delText>
        </w:r>
        <w:r w:rsidDel="0032631A">
          <w:rPr>
            <w:spacing w:val="-2"/>
          </w:rPr>
          <w:delText xml:space="preserve"> </w:delText>
        </w:r>
        <w:r w:rsidDel="0032631A">
          <w:delText>GM_CurveSegment</w:delText>
        </w:r>
        <w:r w:rsidDel="0032631A">
          <w:rPr>
            <w:spacing w:val="-3"/>
          </w:rPr>
          <w:delText xml:space="preserve"> </w:delText>
        </w:r>
        <w:r w:rsidDel="0032631A">
          <w:delText>must</w:delText>
        </w:r>
        <w:r w:rsidDel="0032631A">
          <w:rPr>
            <w:spacing w:val="-3"/>
          </w:rPr>
          <w:delText xml:space="preserve"> </w:delText>
        </w:r>
        <w:r w:rsidDel="0032631A">
          <w:delText>be</w:delText>
        </w:r>
        <w:r w:rsidDel="0032631A">
          <w:rPr>
            <w:spacing w:val="-4"/>
          </w:rPr>
          <w:delText xml:space="preserve"> </w:delText>
        </w:r>
        <w:r w:rsidDel="0032631A">
          <w:delText>loxodromic.</w:delText>
        </w:r>
      </w:del>
    </w:p>
    <w:p w14:paraId="34CE58A2" w14:textId="731F518E" w:rsidR="008B1C18" w:rsidDel="0032631A" w:rsidRDefault="007F6622">
      <w:pPr>
        <w:pStyle w:val="NoSpacing"/>
        <w:numPr>
          <w:ilvl w:val="0"/>
          <w:numId w:val="13"/>
        </w:numPr>
        <w:spacing w:line="276" w:lineRule="auto"/>
        <w:ind w:left="669" w:hanging="227"/>
        <w:rPr>
          <w:del w:id="1203" w:author="USER" w:date="2024-03-22T18:42:00Z"/>
          <w:rFonts w:eastAsia="Malgun Gothic"/>
          <w:lang w:eastAsia="ko-KR"/>
        </w:rPr>
      </w:pPr>
      <w:del w:id="1204" w:author="USER" w:date="2024-03-22T18:42:00Z">
        <w:r w:rsidDel="0032631A">
          <w:delText xml:space="preserve">Linear geometry is defined by curves which are made of curve segments. Each curve segment </w:delText>
        </w:r>
        <w:r w:rsidDel="0032631A">
          <w:rPr>
            <w:spacing w:val="1"/>
          </w:rPr>
          <w:delText xml:space="preserve"> </w:delText>
        </w:r>
        <w:r w:rsidDel="0032631A">
          <w:delText>contains the geographic coordinates as control points and defines an interpolation method</w:delText>
        </w:r>
        <w:r w:rsidDel="0032631A">
          <w:rPr>
            <w:spacing w:val="1"/>
          </w:rPr>
          <w:delText xml:space="preserve"> </w:delText>
        </w:r>
        <w:r w:rsidDel="0032631A">
          <w:delText xml:space="preserve">between them. The distance between two consecutive control points must not exceed 0.3 mm at </w:delText>
        </w:r>
        <w:r w:rsidDel="0032631A">
          <w:rPr>
            <w:spacing w:val="-53"/>
          </w:rPr>
          <w:delText xml:space="preserve"> </w:delText>
        </w:r>
        <w:r w:rsidDel="0032631A">
          <w:delText>a</w:delText>
        </w:r>
        <w:r w:rsidDel="0032631A">
          <w:rPr>
            <w:spacing w:val="-2"/>
          </w:rPr>
          <w:delText xml:space="preserve"> </w:delText>
        </w:r>
        <w:r w:rsidDel="0032631A">
          <w:delText>permitted</w:delText>
        </w:r>
        <w:r w:rsidDel="0032631A">
          <w:rPr>
            <w:spacing w:val="-1"/>
          </w:rPr>
          <w:delText xml:space="preserve"> </w:delText>
        </w:r>
        <w:r w:rsidDel="0032631A">
          <w:delText>display</w:delText>
        </w:r>
        <w:r w:rsidDel="0032631A">
          <w:rPr>
            <w:spacing w:val="-4"/>
          </w:rPr>
          <w:delText xml:space="preserve"> </w:delText>
        </w:r>
        <w:r w:rsidDel="0032631A">
          <w:delText>scale.</w:delText>
        </w:r>
      </w:del>
    </w:p>
    <w:p w14:paraId="6289A231" w14:textId="7AC0E6D7" w:rsidR="000D38E5" w:rsidDel="0032631A" w:rsidRDefault="000D38E5" w:rsidP="000D38E5">
      <w:pPr>
        <w:spacing w:before="240" w:after="120"/>
        <w:rPr>
          <w:del w:id="1205" w:author="USER" w:date="2024-03-22T18:42:00Z"/>
        </w:rPr>
      </w:pPr>
      <w:del w:id="1206" w:author="USER" w:date="2024-03-22T18:42:00Z">
        <w:r w:rsidDel="0032631A">
          <w:delText>The following exception applies to S-128:</w:delText>
        </w:r>
      </w:del>
    </w:p>
    <w:p w14:paraId="5EA8124F" w14:textId="4353C81F" w:rsidR="000D38E5" w:rsidRPr="000D38E5" w:rsidDel="0032631A" w:rsidRDefault="000D38E5">
      <w:pPr>
        <w:pStyle w:val="NoSpacing"/>
        <w:numPr>
          <w:ilvl w:val="0"/>
          <w:numId w:val="13"/>
        </w:numPr>
        <w:spacing w:line="276" w:lineRule="auto"/>
        <w:ind w:left="669" w:hanging="227"/>
        <w:rPr>
          <w:del w:id="1207" w:author="USER" w:date="2024-03-22T18:42:00Z"/>
          <w:rFonts w:eastAsia="Malgun Gothic"/>
          <w:lang w:eastAsia="ko-KR"/>
        </w:rPr>
      </w:pPr>
      <w:del w:id="1208" w:author="USER" w:date="2024-03-22T18:42:00Z">
        <w:r w:rsidDel="0032631A">
          <w:delText>The use of coordinates is restricted to two diem</w:delText>
        </w:r>
      </w:del>
      <w:ins w:id="1209" w:author="Greenblue" w:date="2024-02-13T16:09:00Z">
        <w:del w:id="1210" w:author="USER" w:date="2024-03-22T18:42:00Z">
          <w:r w:rsidR="003A48E9" w:rsidDel="0032631A">
            <w:delText>e</w:delText>
          </w:r>
        </w:del>
      </w:ins>
      <w:del w:id="1211" w:author="USER" w:date="2024-03-22T18:42:00Z">
        <w:r w:rsidDel="0032631A">
          <w:delText>nsions.</w:delText>
        </w:r>
      </w:del>
    </w:p>
    <w:p w14:paraId="426034F3" w14:textId="6ED7A0D9" w:rsidR="00657DCC" w:rsidRPr="00657DCC" w:rsidDel="0032631A" w:rsidRDefault="000D38E5">
      <w:pPr>
        <w:pStyle w:val="NoSpacing"/>
        <w:numPr>
          <w:ilvl w:val="0"/>
          <w:numId w:val="13"/>
        </w:numPr>
        <w:spacing w:after="240" w:line="276" w:lineRule="auto"/>
        <w:ind w:left="669" w:hanging="227"/>
        <w:rPr>
          <w:del w:id="1212" w:author="USER" w:date="2024-03-22T18:42:00Z"/>
          <w:rFonts w:eastAsia="Malgun Gothic"/>
          <w:lang w:eastAsia="ko-KR"/>
        </w:rPr>
      </w:pPr>
      <w:del w:id="1213" w:author="USER" w:date="2024-03-22T18:42:00Z">
        <w:r w:rsidDel="0032631A">
          <w:delText>S</w:delText>
        </w:r>
        <w:r w:rsidDel="0032631A">
          <w:rPr>
            <w:color w:val="000009"/>
          </w:rPr>
          <w:delText>oundings features which use GM_Point or GM_Multipoint with three dimensional coordinates</w:delText>
        </w:r>
        <w:r w:rsidDel="0032631A">
          <w:rPr>
            <w:color w:val="000009"/>
            <w:spacing w:val="1"/>
          </w:rPr>
          <w:delText xml:space="preserve"> </w:delText>
        </w:r>
        <w:r w:rsidDel="0032631A">
          <w:rPr>
            <w:color w:val="000009"/>
          </w:rPr>
          <w:delText>are</w:delText>
        </w:r>
        <w:r w:rsidDel="0032631A">
          <w:rPr>
            <w:color w:val="000009"/>
            <w:spacing w:val="-2"/>
          </w:rPr>
          <w:delText xml:space="preserve"> </w:delText>
        </w:r>
        <w:r w:rsidDel="0032631A">
          <w:rPr>
            <w:color w:val="000009"/>
          </w:rPr>
          <w:delText>not</w:delText>
        </w:r>
        <w:r w:rsidDel="0032631A">
          <w:rPr>
            <w:color w:val="000009"/>
            <w:spacing w:val="1"/>
          </w:rPr>
          <w:delText xml:space="preserve"> </w:delText>
        </w:r>
        <w:r w:rsidDel="0032631A">
          <w:rPr>
            <w:color w:val="000009"/>
          </w:rPr>
          <w:delText>currently</w:delText>
        </w:r>
        <w:r w:rsidDel="0032631A">
          <w:rPr>
            <w:color w:val="000009"/>
            <w:spacing w:val="-2"/>
          </w:rPr>
          <w:delText xml:space="preserve"> </w:delText>
        </w:r>
        <w:r w:rsidDel="0032631A">
          <w:rPr>
            <w:color w:val="000009"/>
          </w:rPr>
          <w:delText>included</w:delText>
        </w:r>
        <w:r w:rsidDel="0032631A">
          <w:rPr>
            <w:color w:val="000009"/>
            <w:spacing w:val="-1"/>
          </w:rPr>
          <w:delText xml:space="preserve"> </w:delText>
        </w:r>
        <w:r w:rsidDel="0032631A">
          <w:rPr>
            <w:color w:val="000009"/>
          </w:rPr>
          <w:delText>in</w:delText>
        </w:r>
        <w:r w:rsidDel="0032631A">
          <w:rPr>
            <w:color w:val="000009"/>
            <w:spacing w:val="-1"/>
          </w:rPr>
          <w:delText xml:space="preserve"> </w:delText>
        </w:r>
        <w:r w:rsidDel="0032631A">
          <w:rPr>
            <w:color w:val="000009"/>
          </w:rPr>
          <w:delText>S-128.</w:delText>
        </w:r>
      </w:del>
    </w:p>
    <w:p w14:paraId="52121567" w14:textId="4DD7E44B" w:rsidR="000D38E5" w:rsidRDefault="000D38E5" w:rsidP="00657DCC">
      <w:r>
        <w:t>This</w:t>
      </w:r>
      <w:r>
        <w:rPr>
          <w:spacing w:val="-4"/>
        </w:rPr>
        <w:t xml:space="preserve"> </w:t>
      </w:r>
      <w:r>
        <w:t>section</w:t>
      </w:r>
      <w:r>
        <w:rPr>
          <w:spacing w:val="-5"/>
        </w:rPr>
        <w:t xml:space="preserve"> </w:t>
      </w:r>
      <w:r>
        <w:t>contains</w:t>
      </w:r>
      <w:r>
        <w:rPr>
          <w:spacing w:val="-4"/>
        </w:rPr>
        <w:t xml:space="preserve"> </w:t>
      </w:r>
      <w:r>
        <w:t>the</w:t>
      </w:r>
      <w:r>
        <w:rPr>
          <w:spacing w:val="-3"/>
        </w:rPr>
        <w:t xml:space="preserve"> </w:t>
      </w:r>
      <w:r>
        <w:t>Application</w:t>
      </w:r>
      <w:r>
        <w:rPr>
          <w:spacing w:val="-2"/>
        </w:rPr>
        <w:t xml:space="preserve"> </w:t>
      </w:r>
      <w:r>
        <w:t>Schema</w:t>
      </w:r>
      <w:r>
        <w:rPr>
          <w:spacing w:val="-5"/>
        </w:rPr>
        <w:t xml:space="preserve"> </w:t>
      </w:r>
      <w:r>
        <w:t>expressed</w:t>
      </w:r>
      <w:r>
        <w:rPr>
          <w:spacing w:val="-5"/>
        </w:rPr>
        <w:t xml:space="preserve"> </w:t>
      </w:r>
      <w:r>
        <w:t>in</w:t>
      </w:r>
      <w:r>
        <w:rPr>
          <w:spacing w:val="-6"/>
        </w:rPr>
        <w:t xml:space="preserve"> </w:t>
      </w:r>
      <w:r>
        <w:t>UML</w:t>
      </w:r>
      <w:r>
        <w:rPr>
          <w:spacing w:val="-5"/>
        </w:rPr>
        <w:t xml:space="preserve"> </w:t>
      </w:r>
      <w:r>
        <w:t>and</w:t>
      </w:r>
      <w:r>
        <w:rPr>
          <w:spacing w:val="-5"/>
        </w:rPr>
        <w:t xml:space="preserve"> </w:t>
      </w:r>
      <w:r>
        <w:t>an</w:t>
      </w:r>
      <w:r>
        <w:rPr>
          <w:spacing w:val="-5"/>
        </w:rPr>
        <w:t xml:space="preserve"> </w:t>
      </w:r>
      <w:r>
        <w:t>associated</w:t>
      </w:r>
      <w:r>
        <w:rPr>
          <w:spacing w:val="-5"/>
        </w:rPr>
        <w:t xml:space="preserve"> </w:t>
      </w:r>
      <w:r>
        <w:t>Feature</w:t>
      </w:r>
      <w:r>
        <w:rPr>
          <w:spacing w:val="-5"/>
        </w:rPr>
        <w:t xml:space="preserve"> </w:t>
      </w:r>
      <w:r>
        <w:t>Catalogue.</w:t>
      </w:r>
      <w:r>
        <w:rPr>
          <w:spacing w:val="-53"/>
        </w:rPr>
        <w:t xml:space="preserve"> </w:t>
      </w:r>
      <w:r>
        <w:t>The Feature Catalogue is included in Annex B, and provides a full description of each feature type</w:t>
      </w:r>
      <w:r>
        <w:rPr>
          <w:spacing w:val="1"/>
        </w:rPr>
        <w:t xml:space="preserve"> </w:t>
      </w:r>
      <w:r>
        <w:t xml:space="preserve">including its attributes, attribute values, and relationships in the data product. </w:t>
      </w:r>
      <w:del w:id="1214" w:author="Greenblue" w:date="2024-02-13T16:20:00Z">
        <w:r w:rsidR="006E7CBD" w:rsidDel="00C95437">
          <w:fldChar w:fldCharType="begin"/>
        </w:r>
        <w:r w:rsidR="006E7CBD" w:rsidDel="00C95437">
          <w:delInstrText xml:space="preserve"> REF _Ref148220365 \h </w:delInstrText>
        </w:r>
        <w:r w:rsidR="006E7CBD" w:rsidDel="00C95437">
          <w:fldChar w:fldCharType="separate"/>
        </w:r>
        <w:r w:rsidR="006E7CBD" w:rsidDel="00C95437">
          <w:delText xml:space="preserve">Figure </w:delText>
        </w:r>
        <w:r w:rsidR="006E7CBD" w:rsidDel="00C95437">
          <w:rPr>
            <w:noProof/>
          </w:rPr>
          <w:delText>4</w:delText>
        </w:r>
        <w:r w:rsidR="006E7CBD" w:rsidDel="00C95437">
          <w:noBreakHyphen/>
        </w:r>
        <w:r w:rsidR="006E7CBD" w:rsidDel="00C95437">
          <w:rPr>
            <w:noProof/>
          </w:rPr>
          <w:delText>1</w:delText>
        </w:r>
        <w:r w:rsidR="006E7CBD" w:rsidDel="00C95437">
          <w:fldChar w:fldCharType="end"/>
        </w:r>
        <w:r w:rsidDel="00C95437">
          <w:delText xml:space="preserve"> shows an</w:delText>
        </w:r>
        <w:r w:rsidDel="00C95437">
          <w:rPr>
            <w:spacing w:val="1"/>
          </w:rPr>
          <w:delText xml:space="preserve"> </w:delText>
        </w:r>
        <w:r w:rsidDel="00C95437">
          <w:delText>overview</w:delText>
        </w:r>
        <w:r w:rsidDel="00C95437">
          <w:rPr>
            <w:spacing w:val="-4"/>
          </w:rPr>
          <w:delText xml:space="preserve"> </w:delText>
        </w:r>
        <w:r w:rsidDel="00C95437">
          <w:delText>of</w:delText>
        </w:r>
        <w:r w:rsidDel="00C95437">
          <w:rPr>
            <w:spacing w:val="1"/>
          </w:rPr>
          <w:delText xml:space="preserve"> </w:delText>
        </w:r>
        <w:r w:rsidDel="00C95437">
          <w:delText>the</w:delText>
        </w:r>
        <w:r w:rsidDel="00C95437">
          <w:rPr>
            <w:spacing w:val="-1"/>
          </w:rPr>
          <w:delText xml:space="preserve"> </w:delText>
        </w:r>
        <w:r w:rsidDel="00C95437">
          <w:delText>S-128</w:delText>
        </w:r>
        <w:r w:rsidDel="00C95437">
          <w:rPr>
            <w:spacing w:val="1"/>
          </w:rPr>
          <w:delText xml:space="preserve"> </w:delText>
        </w:r>
        <w:r w:rsidDel="00C95437">
          <w:delText>Application</w:delText>
        </w:r>
        <w:r w:rsidDel="00C95437">
          <w:rPr>
            <w:spacing w:val="2"/>
          </w:rPr>
          <w:delText xml:space="preserve"> </w:delText>
        </w:r>
        <w:r w:rsidDel="00C95437">
          <w:delText>Schema.</w:delText>
        </w:r>
      </w:del>
    </w:p>
    <w:p w14:paraId="7B24A16E" w14:textId="0FEADBA0" w:rsidR="000D38E5" w:rsidDel="00FC294B" w:rsidRDefault="000D38E5" w:rsidP="00FC294B">
      <w:pPr>
        <w:rPr>
          <w:del w:id="1215" w:author="USER" w:date="2024-03-15T10:43:00Z"/>
        </w:rPr>
      </w:pPr>
      <w:r>
        <w:t>The</w:t>
      </w:r>
      <w:r>
        <w:rPr>
          <w:spacing w:val="-8"/>
        </w:rPr>
        <w:t xml:space="preserve"> </w:t>
      </w:r>
      <w:r>
        <w:t>class</w:t>
      </w:r>
      <w:r>
        <w:rPr>
          <w:spacing w:val="-6"/>
        </w:rPr>
        <w:t xml:space="preserve"> </w:t>
      </w:r>
      <w:r>
        <w:t>comprising</w:t>
      </w:r>
      <w:r>
        <w:rPr>
          <w:spacing w:val="-6"/>
        </w:rPr>
        <w:t xml:space="preserve"> </w:t>
      </w:r>
      <w:r>
        <w:t>the</w:t>
      </w:r>
      <w:r>
        <w:rPr>
          <w:spacing w:val="-5"/>
        </w:rPr>
        <w:t xml:space="preserve"> </w:t>
      </w:r>
      <w:r>
        <w:t>S-128</w:t>
      </w:r>
      <w:r>
        <w:rPr>
          <w:spacing w:val="-5"/>
        </w:rPr>
        <w:t xml:space="preserve"> </w:t>
      </w:r>
      <w:r>
        <w:t>Application</w:t>
      </w:r>
      <w:r>
        <w:rPr>
          <w:spacing w:val="-4"/>
        </w:rPr>
        <w:t xml:space="preserve"> </w:t>
      </w:r>
      <w:r>
        <w:t>Schema</w:t>
      </w:r>
      <w:r>
        <w:rPr>
          <w:spacing w:val="-6"/>
        </w:rPr>
        <w:t xml:space="preserve"> </w:t>
      </w:r>
      <w:r>
        <w:t>is</w:t>
      </w:r>
      <w:r>
        <w:rPr>
          <w:spacing w:val="-5"/>
        </w:rPr>
        <w:t xml:space="preserve"> </w:t>
      </w:r>
      <w:r>
        <w:t>the</w:t>
      </w:r>
      <w:r>
        <w:rPr>
          <w:spacing w:val="-7"/>
        </w:rPr>
        <w:t xml:space="preserve"> </w:t>
      </w:r>
      <w:r>
        <w:t>S-128</w:t>
      </w:r>
      <w:r>
        <w:rPr>
          <w:spacing w:val="-6"/>
        </w:rPr>
        <w:t xml:space="preserve"> </w:t>
      </w:r>
      <w:r>
        <w:t>Domain</w:t>
      </w:r>
      <w:r>
        <w:rPr>
          <w:spacing w:val="-7"/>
        </w:rPr>
        <w:t xml:space="preserve"> </w:t>
      </w:r>
      <w:r>
        <w:t>model</w:t>
      </w:r>
      <w:r>
        <w:rPr>
          <w:spacing w:val="-8"/>
        </w:rPr>
        <w:t xml:space="preserve"> </w:t>
      </w:r>
      <w:r>
        <w:t>containing</w:t>
      </w:r>
      <w:r>
        <w:rPr>
          <w:spacing w:val="-7"/>
        </w:rPr>
        <w:t xml:space="preserve"> </w:t>
      </w:r>
      <w:r>
        <w:t>the</w:t>
      </w:r>
      <w:r>
        <w:rPr>
          <w:spacing w:val="-7"/>
        </w:rPr>
        <w:t xml:space="preserve"> </w:t>
      </w:r>
      <w:r>
        <w:t>features</w:t>
      </w:r>
      <w:r>
        <w:rPr>
          <w:spacing w:val="-53"/>
        </w:rPr>
        <w:t xml:space="preserve"> </w:t>
      </w:r>
      <w:r>
        <w:t>and information types that model the CNP application domain specifically. Geographic features in all</w:t>
      </w:r>
      <w:r>
        <w:rPr>
          <w:spacing w:val="1"/>
        </w:rPr>
        <w:t xml:space="preserve"> </w:t>
      </w:r>
      <w:r>
        <w:t>three packages use the spatial types from S-100 Part 7, which are imported as-is into the S-128 spatial</w:t>
      </w:r>
      <w:r>
        <w:rPr>
          <w:spacing w:val="-53"/>
        </w:rPr>
        <w:t xml:space="preserve"> </w:t>
      </w:r>
      <w:r>
        <w:t>type</w:t>
      </w:r>
      <w:r>
        <w:rPr>
          <w:spacing w:val="-9"/>
        </w:rPr>
        <w:t xml:space="preserve"> </w:t>
      </w:r>
      <w:r>
        <w:t>package</w:t>
      </w:r>
      <w:r>
        <w:rPr>
          <w:spacing w:val="-9"/>
        </w:rPr>
        <w:t xml:space="preserve"> </w:t>
      </w:r>
      <w:r>
        <w:t>and</w:t>
      </w:r>
      <w:r>
        <w:rPr>
          <w:spacing w:val="-9"/>
        </w:rPr>
        <w:t xml:space="preserve"> </w:t>
      </w:r>
      <w:r>
        <w:t>therefore</w:t>
      </w:r>
      <w:r>
        <w:rPr>
          <w:spacing w:val="-7"/>
        </w:rPr>
        <w:t xml:space="preserve"> </w:t>
      </w:r>
      <w:r>
        <w:t>can</w:t>
      </w:r>
      <w:r>
        <w:rPr>
          <w:spacing w:val="-7"/>
        </w:rPr>
        <w:t xml:space="preserve"> </w:t>
      </w:r>
      <w:r>
        <w:t>be</w:t>
      </w:r>
      <w:r>
        <w:rPr>
          <w:spacing w:val="-8"/>
        </w:rPr>
        <w:t xml:space="preserve"> </w:t>
      </w:r>
      <w:r>
        <w:t>used</w:t>
      </w:r>
      <w:r>
        <w:rPr>
          <w:spacing w:val="-8"/>
        </w:rPr>
        <w:t xml:space="preserve"> </w:t>
      </w:r>
      <w:r>
        <w:t>as</w:t>
      </w:r>
      <w:r>
        <w:rPr>
          <w:spacing w:val="-5"/>
        </w:rPr>
        <w:t xml:space="preserve"> </w:t>
      </w:r>
      <w:r>
        <w:t>types</w:t>
      </w:r>
      <w:r>
        <w:rPr>
          <w:spacing w:val="-8"/>
        </w:rPr>
        <w:t xml:space="preserve"> </w:t>
      </w:r>
      <w:r>
        <w:t>for</w:t>
      </w:r>
      <w:r>
        <w:rPr>
          <w:spacing w:val="-6"/>
        </w:rPr>
        <w:t xml:space="preserve"> </w:t>
      </w:r>
      <w:r>
        <w:t>S-128</w:t>
      </w:r>
      <w:r>
        <w:rPr>
          <w:spacing w:val="-7"/>
        </w:rPr>
        <w:t xml:space="preserve"> </w:t>
      </w:r>
      <w:r>
        <w:t>spatial</w:t>
      </w:r>
      <w:r>
        <w:rPr>
          <w:spacing w:val="-10"/>
        </w:rPr>
        <w:t xml:space="preserve"> </w:t>
      </w:r>
      <w:r>
        <w:t>attributes.</w:t>
      </w:r>
      <w:r>
        <w:rPr>
          <w:spacing w:val="-7"/>
        </w:rPr>
        <w:t xml:space="preserve"> </w:t>
      </w:r>
      <w:r>
        <w:t>The</w:t>
      </w:r>
      <w:r>
        <w:rPr>
          <w:spacing w:val="-10"/>
        </w:rPr>
        <w:t xml:space="preserve"> </w:t>
      </w:r>
      <w:r>
        <w:t>spatial</w:t>
      </w:r>
      <w:r>
        <w:rPr>
          <w:spacing w:val="-7"/>
        </w:rPr>
        <w:t xml:space="preserve"> </w:t>
      </w:r>
      <w:r>
        <w:t>types</w:t>
      </w:r>
      <w:r>
        <w:rPr>
          <w:spacing w:val="-6"/>
        </w:rPr>
        <w:t xml:space="preserve"> </w:t>
      </w:r>
      <w:r>
        <w:t>package</w:t>
      </w:r>
      <w:r>
        <w:rPr>
          <w:spacing w:val="-54"/>
        </w:rPr>
        <w:t xml:space="preserve"> </w:t>
      </w:r>
      <w:r>
        <w:t>also contains definitions of ‘union types’ (combinations of the S-100 spatial types), since S-100 allows</w:t>
      </w:r>
      <w:r>
        <w:rPr>
          <w:spacing w:val="1"/>
        </w:rPr>
        <w:t xml:space="preserve"> </w:t>
      </w:r>
      <w:r>
        <w:t>features to have different kinds of geometry but UML does not allow an attribute of a class to have</w:t>
      </w:r>
      <w:r>
        <w:rPr>
          <w:spacing w:val="1"/>
        </w:rPr>
        <w:t xml:space="preserve"> </w:t>
      </w:r>
      <w:r>
        <w:t>multiple</w:t>
      </w:r>
      <w:r>
        <w:rPr>
          <w:spacing w:val="-3"/>
        </w:rPr>
        <w:t xml:space="preserve"> </w:t>
      </w:r>
      <w:r>
        <w:t>types.</w:t>
      </w:r>
      <w:r>
        <w:rPr>
          <w:spacing w:val="-5"/>
        </w:rPr>
        <w:t xml:space="preserve"> </w:t>
      </w:r>
      <w:r>
        <w:t>The</w:t>
      </w:r>
      <w:r>
        <w:rPr>
          <w:spacing w:val="-4"/>
        </w:rPr>
        <w:t xml:space="preserve"> </w:t>
      </w:r>
      <w:r>
        <w:t>S-128</w:t>
      </w:r>
      <w:r>
        <w:rPr>
          <w:spacing w:val="-3"/>
        </w:rPr>
        <w:t xml:space="preserve"> </w:t>
      </w:r>
      <w:r>
        <w:t>Application</w:t>
      </w:r>
      <w:r>
        <w:rPr>
          <w:spacing w:val="-2"/>
        </w:rPr>
        <w:t xml:space="preserve"> </w:t>
      </w:r>
      <w:r>
        <w:t>Schema</w:t>
      </w:r>
      <w:r>
        <w:rPr>
          <w:spacing w:val="-8"/>
        </w:rPr>
        <w:t xml:space="preserve"> </w:t>
      </w:r>
      <w:r>
        <w:t>models</w:t>
      </w:r>
      <w:r>
        <w:rPr>
          <w:spacing w:val="-2"/>
        </w:rPr>
        <w:t xml:space="preserve"> </w:t>
      </w:r>
      <w:r>
        <w:t>spatial</w:t>
      </w:r>
      <w:r>
        <w:rPr>
          <w:spacing w:val="-3"/>
        </w:rPr>
        <w:t xml:space="preserve"> </w:t>
      </w:r>
      <w:r>
        <w:t>attributes</w:t>
      </w:r>
      <w:r>
        <w:rPr>
          <w:spacing w:val="-5"/>
        </w:rPr>
        <w:t xml:space="preserve"> </w:t>
      </w:r>
      <w:r>
        <w:t>as</w:t>
      </w:r>
      <w:r>
        <w:rPr>
          <w:spacing w:val="-2"/>
        </w:rPr>
        <w:t xml:space="preserve"> </w:t>
      </w:r>
      <w:r>
        <w:t>attributes</w:t>
      </w:r>
      <w:r>
        <w:rPr>
          <w:spacing w:val="-5"/>
        </w:rPr>
        <w:t xml:space="preserve"> </w:t>
      </w:r>
      <w:r>
        <w:t>of</w:t>
      </w:r>
      <w:r>
        <w:rPr>
          <w:spacing w:val="-4"/>
        </w:rPr>
        <w:t xml:space="preserve"> </w:t>
      </w:r>
      <w:r>
        <w:t>feature</w:t>
      </w:r>
      <w:r>
        <w:rPr>
          <w:spacing w:val="-5"/>
        </w:rPr>
        <w:t xml:space="preserve"> </w:t>
      </w:r>
      <w:r>
        <w:t>classes.</w:t>
      </w:r>
    </w:p>
    <w:p w14:paraId="3FF838EE" w14:textId="77777777" w:rsidR="00FC294B" w:rsidRPr="00FC294B" w:rsidRDefault="00FC294B" w:rsidP="00657DCC">
      <w:pPr>
        <w:rPr>
          <w:ins w:id="1216" w:author="USER" w:date="2024-03-15T10:43:00Z"/>
          <w:rFonts w:eastAsiaTheme="minorEastAsia"/>
        </w:rPr>
      </w:pPr>
    </w:p>
    <w:p w14:paraId="5F3AD853" w14:textId="02F93FA2" w:rsidR="006E7CBD" w:rsidRPr="00FC294B" w:rsidRDefault="006D7DF3" w:rsidP="00FC294B">
      <w:del w:id="1217" w:author="Greenblue" w:date="2024-02-13T16:12:00Z">
        <w:r>
          <w:rPr>
            <w:noProof/>
            <w:lang w:val="fi-FI" w:eastAsia="fi-FI"/>
          </w:rPr>
          <w:lastRenderedPageBreak/>
          <w:drawing>
            <wp:inline distT="0" distB="0" distL="0" distR="0" wp14:anchorId="6EA30A28" wp14:editId="4BC83770">
              <wp:extent cx="4631055"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1055" cy="2590800"/>
                      </a:xfrm>
                      <a:prstGeom prst="rect">
                        <a:avLst/>
                      </a:prstGeom>
                      <a:noFill/>
                      <a:ln>
                        <a:noFill/>
                      </a:ln>
                    </pic:spPr>
                  </pic:pic>
                </a:graphicData>
              </a:graphic>
            </wp:inline>
          </w:drawing>
        </w:r>
      </w:del>
      <w:ins w:id="1218" w:author="Greenblue" w:date="2024-02-13T16:12:00Z">
        <w:del w:id="1219" w:author="USER" w:date="2024-03-15T10:43:00Z">
          <w:r w:rsidDel="00FC294B">
            <w:rPr>
              <w:rFonts w:eastAsia="Malgun Gothic"/>
              <w:noProof/>
              <w:lang w:val="fi-FI" w:eastAsia="fi-FI"/>
            </w:rPr>
            <w:drawing>
              <wp:inline distT="0" distB="0" distL="0" distR="0" wp14:anchorId="0FE7959D" wp14:editId="4B035E92">
                <wp:extent cx="4389755" cy="243939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3208" cy="2457986"/>
                        </a:xfrm>
                        <a:prstGeom prst="rect">
                          <a:avLst/>
                        </a:prstGeom>
                        <a:noFill/>
                        <a:ln>
                          <a:noFill/>
                        </a:ln>
                      </pic:spPr>
                    </pic:pic>
                  </a:graphicData>
                </a:graphic>
              </wp:inline>
            </w:drawing>
          </w:r>
        </w:del>
      </w:ins>
      <w:ins w:id="1220" w:author="USER" w:date="2024-03-15T10:43:00Z">
        <w:r w:rsidR="00FC294B">
          <w:rPr>
            <w:noProof/>
            <w:lang w:val="fi-FI" w:eastAsia="fi-FI"/>
          </w:rPr>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ins>
    </w:p>
    <w:p w14:paraId="3287413C" w14:textId="12ECB4BD" w:rsidR="00657DCC" w:rsidRDefault="006E7CBD" w:rsidP="006E7CBD">
      <w:pPr>
        <w:pStyle w:val="Caption"/>
        <w:jc w:val="center"/>
      </w:pPr>
      <w:bookmarkStart w:id="1221" w:name="_Ref148220365"/>
      <w:bookmarkStart w:id="1222" w:name="_Ref148220356"/>
      <w:r>
        <w:t xml:space="preserve">Figure </w:t>
      </w:r>
      <w:r w:rsidR="009C424C">
        <w:fldChar w:fldCharType="begin"/>
      </w:r>
      <w:r w:rsidR="009C424C">
        <w:instrText xml:space="preserve"> STYLEREF 1 \s </w:instrText>
      </w:r>
      <w:r w:rsidR="009C424C">
        <w:fldChar w:fldCharType="separate"/>
      </w:r>
      <w:r w:rsidR="00A83023">
        <w:rPr>
          <w:noProof/>
        </w:rPr>
        <w:t>4</w:t>
      </w:r>
      <w:r w:rsidR="009C424C">
        <w:rPr>
          <w:noProof/>
        </w:rPr>
        <w:fldChar w:fldCharType="end"/>
      </w:r>
      <w:r w:rsidR="007B0388">
        <w:noBreakHyphen/>
      </w:r>
      <w:r w:rsidR="009C424C">
        <w:fldChar w:fldCharType="begin"/>
      </w:r>
      <w:r w:rsidR="009C424C">
        <w:instrText xml:space="preserve"> SEQ Figure \* ARABIC \s 1 </w:instrText>
      </w:r>
      <w:r w:rsidR="009C424C">
        <w:fldChar w:fldCharType="separate"/>
      </w:r>
      <w:r w:rsidR="00A83023">
        <w:rPr>
          <w:noProof/>
        </w:rPr>
        <w:t>1</w:t>
      </w:r>
      <w:r w:rsidR="009C424C">
        <w:rPr>
          <w:noProof/>
        </w:rPr>
        <w:fldChar w:fldCharType="end"/>
      </w:r>
      <w:bookmarkEnd w:id="1221"/>
      <w:r>
        <w:t xml:space="preserve"> S-128 Data model overview</w:t>
      </w:r>
      <w:bookmarkEnd w:id="1222"/>
    </w:p>
    <w:p w14:paraId="3F51517E" w14:textId="77777777" w:rsidR="000D38E5" w:rsidRDefault="000D38E5" w:rsidP="000D38E5">
      <w:pPr>
        <w:pStyle w:val="BodyText"/>
        <w:spacing w:before="120"/>
        <w:ind w:right="697"/>
        <w:rPr>
          <w:rFonts w:eastAsia="Malgun Gothic"/>
        </w:rPr>
      </w:pPr>
    </w:p>
    <w:p w14:paraId="105AB6EB" w14:textId="3A99B464" w:rsidR="007C1591" w:rsidRDefault="00D35AFC" w:rsidP="00666E30">
      <w:pPr>
        <w:pStyle w:val="Heading2"/>
      </w:pPr>
      <w:bookmarkStart w:id="1223" w:name="_Toc152232548"/>
      <w:bookmarkStart w:id="1224" w:name="_Toc170717199"/>
      <w:r w:rsidRPr="008233BF">
        <w:t>Application Schem</w:t>
      </w:r>
      <w:bookmarkEnd w:id="1172"/>
      <w:bookmarkEnd w:id="1173"/>
      <w:ins w:id="1225" w:author="Harin Oh" w:date="2023-11-30T10:24:00Z">
        <w:r w:rsidR="00507C95">
          <w:rPr>
            <w:rFonts w:ascii="Malgun Gothic" w:eastAsia="Malgun Gothic" w:hAnsi="Malgun Gothic" w:cs="Malgun Gothic" w:hint="eastAsia"/>
          </w:rPr>
          <w:t>a</w:t>
        </w:r>
      </w:ins>
      <w:bookmarkEnd w:id="1223"/>
      <w:bookmarkEnd w:id="1224"/>
    </w:p>
    <w:p w14:paraId="0D1EC214" w14:textId="77777777" w:rsidR="00830C78" w:rsidRDefault="00830C78" w:rsidP="00830C78">
      <w:bookmarkStart w:id="1226" w:name="_Toc225648301"/>
      <w:bookmarkStart w:id="1227" w:name="_Toc225065158"/>
      <w:bookmarkStart w:id="1228" w:name="_Toc225648282"/>
      <w:bookmarkStart w:id="1229" w:name="_Toc225065139"/>
      <w:r>
        <w:t>The</w:t>
      </w:r>
      <w:r>
        <w:rPr>
          <w:spacing w:val="-3"/>
        </w:rPr>
        <w:t xml:space="preserve"> </w:t>
      </w:r>
      <w:r>
        <w:t>UML</w:t>
      </w:r>
      <w:r>
        <w:rPr>
          <w:spacing w:val="-2"/>
        </w:rPr>
        <w:t xml:space="preserve"> </w:t>
      </w:r>
      <w:r>
        <w:t>models</w:t>
      </w:r>
      <w:r>
        <w:rPr>
          <w:spacing w:val="-1"/>
        </w:rPr>
        <w:t xml:space="preserve"> </w:t>
      </w:r>
      <w:r>
        <w:t>shown</w:t>
      </w:r>
      <w:r>
        <w:rPr>
          <w:spacing w:val="-1"/>
        </w:rPr>
        <w:t xml:space="preserve"> </w:t>
      </w:r>
      <w:r>
        <w:t>in the</w:t>
      </w:r>
      <w:r>
        <w:rPr>
          <w:spacing w:val="-3"/>
        </w:rPr>
        <w:t xml:space="preserve"> </w:t>
      </w:r>
      <w:r>
        <w:t>Figures</w:t>
      </w:r>
      <w:r>
        <w:rPr>
          <w:spacing w:val="1"/>
        </w:rPr>
        <w:t xml:space="preserve"> </w:t>
      </w:r>
      <w:r>
        <w:t>below</w:t>
      </w:r>
      <w:r>
        <w:rPr>
          <w:spacing w:val="-4"/>
        </w:rPr>
        <w:t xml:space="preserve"> </w:t>
      </w:r>
      <w:r>
        <w:t>are</w:t>
      </w:r>
      <w:r>
        <w:rPr>
          <w:spacing w:val="1"/>
        </w:rPr>
        <w:t xml:space="preserve"> </w:t>
      </w:r>
      <w:r>
        <w:t>the overall</w:t>
      </w:r>
      <w:r>
        <w:rPr>
          <w:spacing w:val="-4"/>
        </w:rPr>
        <w:t xml:space="preserve"> </w:t>
      </w:r>
      <w:r>
        <w:t>CNP</w:t>
      </w:r>
      <w:r>
        <w:rPr>
          <w:spacing w:val="2"/>
        </w:rPr>
        <w:t xml:space="preserve"> </w:t>
      </w:r>
      <w:r>
        <w:t>Application</w:t>
      </w:r>
      <w:r>
        <w:rPr>
          <w:spacing w:val="1"/>
        </w:rPr>
        <w:t xml:space="preserve"> </w:t>
      </w:r>
      <w:r>
        <w:t>Schema.</w:t>
      </w:r>
    </w:p>
    <w:p w14:paraId="70083BF3" w14:textId="07D3F508" w:rsidR="00830C78" w:rsidRDefault="00830C78" w:rsidP="00830C78">
      <w:r>
        <w:t>This section contains a general overview of the classes and relationships in the S-128 Application</w:t>
      </w:r>
      <w:r>
        <w:rPr>
          <w:spacing w:val="1"/>
        </w:rPr>
        <w:t xml:space="preserve"> </w:t>
      </w:r>
      <w:r>
        <w:t>Schema.</w:t>
      </w:r>
      <w:r>
        <w:rPr>
          <w:spacing w:val="-6"/>
        </w:rPr>
        <w:t xml:space="preserve"> </w:t>
      </w:r>
      <w:r>
        <w:t>Detailed</w:t>
      </w:r>
      <w:r>
        <w:rPr>
          <w:spacing w:val="-3"/>
        </w:rPr>
        <w:t xml:space="preserve"> </w:t>
      </w:r>
      <w:r>
        <w:t>information</w:t>
      </w:r>
      <w:r>
        <w:rPr>
          <w:spacing w:val="-2"/>
        </w:rPr>
        <w:t xml:space="preserve"> </w:t>
      </w:r>
      <w:r>
        <w:t>about</w:t>
      </w:r>
      <w:r>
        <w:rPr>
          <w:spacing w:val="-2"/>
        </w:rPr>
        <w:t xml:space="preserve"> </w:t>
      </w:r>
      <w:r>
        <w:t>how</w:t>
      </w:r>
      <w:r>
        <w:rPr>
          <w:spacing w:val="-4"/>
        </w:rPr>
        <w:t xml:space="preserve"> </w:t>
      </w:r>
      <w:r>
        <w:t>to</w:t>
      </w:r>
      <w:r>
        <w:rPr>
          <w:spacing w:val="-3"/>
        </w:rPr>
        <w:t xml:space="preserve"> </w:t>
      </w:r>
      <w:r>
        <w:t>use</w:t>
      </w:r>
      <w:r>
        <w:rPr>
          <w:spacing w:val="-2"/>
        </w:rPr>
        <w:t xml:space="preserve"> </w:t>
      </w:r>
      <w:r>
        <w:t>the</w:t>
      </w:r>
      <w:r>
        <w:rPr>
          <w:spacing w:val="-5"/>
        </w:rPr>
        <w:t xml:space="preserve"> </w:t>
      </w:r>
      <w:r>
        <w:t>feature</w:t>
      </w:r>
      <w:r>
        <w:rPr>
          <w:spacing w:val="-2"/>
        </w:rPr>
        <w:t xml:space="preserve"> </w:t>
      </w:r>
      <w:r>
        <w:t>types</w:t>
      </w:r>
      <w:r>
        <w:rPr>
          <w:spacing w:val="-1"/>
        </w:rPr>
        <w:t xml:space="preserve"> </w:t>
      </w:r>
      <w:r>
        <w:t>and</w:t>
      </w:r>
      <w:r>
        <w:rPr>
          <w:spacing w:val="-2"/>
        </w:rPr>
        <w:t xml:space="preserve"> </w:t>
      </w:r>
      <w:r>
        <w:t>information</w:t>
      </w:r>
      <w:r>
        <w:rPr>
          <w:spacing w:val="-3"/>
        </w:rPr>
        <w:t xml:space="preserve"> </w:t>
      </w:r>
      <w:r>
        <w:t>types</w:t>
      </w:r>
      <w:r>
        <w:rPr>
          <w:spacing w:val="-4"/>
        </w:rPr>
        <w:t xml:space="preserve"> </w:t>
      </w:r>
      <w:r>
        <w:t>to</w:t>
      </w:r>
      <w:r>
        <w:rPr>
          <w:spacing w:val="-2"/>
        </w:rPr>
        <w:t xml:space="preserve"> </w:t>
      </w:r>
      <w:r>
        <w:t>encode</w:t>
      </w:r>
      <w:r>
        <w:rPr>
          <w:spacing w:val="-2"/>
        </w:rPr>
        <w:t xml:space="preserve"> </w:t>
      </w:r>
      <w:r>
        <w:t>CNP</w:t>
      </w:r>
      <w:r>
        <w:rPr>
          <w:spacing w:val="-53"/>
        </w:rPr>
        <w:t xml:space="preserve"> </w:t>
      </w:r>
      <w:r>
        <w:t>information</w:t>
      </w:r>
      <w:r>
        <w:rPr>
          <w:spacing w:val="-2"/>
        </w:rPr>
        <w:t xml:space="preserve"> </w:t>
      </w:r>
      <w:r>
        <w:t>is provided in</w:t>
      </w:r>
      <w:r>
        <w:rPr>
          <w:spacing w:val="1"/>
        </w:rPr>
        <w:t xml:space="preserve"> </w:t>
      </w:r>
      <w:r>
        <w:t>the</w:t>
      </w:r>
      <w:r>
        <w:rPr>
          <w:spacing w:val="-1"/>
        </w:rPr>
        <w:t xml:space="preserve"> </w:t>
      </w:r>
      <w:r>
        <w:t>S-128</w:t>
      </w:r>
      <w:r>
        <w:rPr>
          <w:spacing w:val="-2"/>
        </w:rPr>
        <w:t xml:space="preserve"> </w:t>
      </w:r>
      <w:r>
        <w:t>Data</w:t>
      </w:r>
      <w:r>
        <w:rPr>
          <w:spacing w:val="-1"/>
        </w:rPr>
        <w:t xml:space="preserve"> </w:t>
      </w:r>
      <w:r>
        <w:t>Classification and</w:t>
      </w:r>
      <w:r>
        <w:rPr>
          <w:spacing w:val="1"/>
        </w:rPr>
        <w:t xml:space="preserve"> </w:t>
      </w:r>
      <w:r>
        <w:t>Encoding</w:t>
      </w:r>
      <w:r>
        <w:rPr>
          <w:spacing w:val="-1"/>
        </w:rPr>
        <w:t xml:space="preserve"> </w:t>
      </w:r>
      <w:r>
        <w:t>Guide</w:t>
      </w:r>
      <w:ins w:id="1230" w:author="Greenblue" w:date="2024-09-10T10:11:00Z">
        <w:r w:rsidR="00BA68AA">
          <w:t>(DCEG)</w:t>
        </w:r>
      </w:ins>
      <w:r>
        <w:t>.</w:t>
      </w:r>
    </w:p>
    <w:p w14:paraId="2856FDF6" w14:textId="66FCA51A" w:rsidR="00830C78" w:rsidRDefault="00830C78" w:rsidP="00830C78">
      <w:pPr>
        <w:spacing w:after="120"/>
        <w:rPr>
          <w:color w:val="000009"/>
        </w:rPr>
      </w:pPr>
      <w:r>
        <w:t>The</w:t>
      </w:r>
      <w:r>
        <w:rPr>
          <w:spacing w:val="-4"/>
        </w:rPr>
        <w:t xml:space="preserve"> </w:t>
      </w:r>
      <w:r>
        <w:t>following</w:t>
      </w:r>
      <w:r>
        <w:rPr>
          <w:spacing w:val="-3"/>
        </w:rPr>
        <w:t xml:space="preserve"> </w:t>
      </w:r>
      <w:r>
        <w:t>conventions are</w:t>
      </w:r>
      <w:r>
        <w:rPr>
          <w:spacing w:val="-3"/>
        </w:rPr>
        <w:t xml:space="preserve"> </w:t>
      </w:r>
      <w:r>
        <w:t>used</w:t>
      </w:r>
      <w:r>
        <w:rPr>
          <w:spacing w:val="-2"/>
        </w:rPr>
        <w:t xml:space="preserve"> </w:t>
      </w:r>
      <w:r>
        <w:t>in</w:t>
      </w:r>
      <w:r>
        <w:rPr>
          <w:spacing w:val="-1"/>
        </w:rPr>
        <w:t xml:space="preserve"> </w:t>
      </w:r>
      <w:r>
        <w:t>the</w:t>
      </w:r>
      <w:r>
        <w:rPr>
          <w:spacing w:val="-1"/>
        </w:rPr>
        <w:t xml:space="preserve"> </w:t>
      </w:r>
      <w:r>
        <w:t>UML</w:t>
      </w:r>
      <w:r>
        <w:rPr>
          <w:spacing w:val="-2"/>
        </w:rPr>
        <w:t xml:space="preserve"> </w:t>
      </w:r>
      <w:r>
        <w:t>diagrams</w:t>
      </w:r>
      <w:r>
        <w:rPr>
          <w:spacing w:val="-2"/>
        </w:rPr>
        <w:t xml:space="preserve"> </w:t>
      </w:r>
      <w:r>
        <w:t>depicting</w:t>
      </w:r>
      <w:r>
        <w:rPr>
          <w:spacing w:val="-3"/>
        </w:rPr>
        <w:t xml:space="preserve"> </w:t>
      </w:r>
      <w:r>
        <w:t>the</w:t>
      </w:r>
      <w:r>
        <w:rPr>
          <w:spacing w:val="4"/>
        </w:rPr>
        <w:t xml:space="preserve"> </w:t>
      </w:r>
      <w:r>
        <w:t>Application</w:t>
      </w:r>
      <w:r>
        <w:rPr>
          <w:spacing w:val="-2"/>
        </w:rPr>
        <w:t xml:space="preserve"> </w:t>
      </w:r>
      <w:r>
        <w:t>Schema:</w:t>
      </w:r>
    </w:p>
    <w:p w14:paraId="2C597DE4" w14:textId="2FB320D8" w:rsidR="00830C78" w:rsidRPr="00830C78" w:rsidRDefault="00830C78">
      <w:pPr>
        <w:pStyle w:val="NoSpacing"/>
        <w:numPr>
          <w:ilvl w:val="0"/>
          <w:numId w:val="13"/>
        </w:numPr>
        <w:spacing w:line="276" w:lineRule="auto"/>
        <w:ind w:left="669" w:hanging="227"/>
        <w:rPr>
          <w:rFonts w:eastAsia="Malgun Gothic"/>
          <w:lang w:eastAsia="ko-KR"/>
        </w:rPr>
      </w:pPr>
      <w:r>
        <w:t>Standard</w:t>
      </w:r>
      <w:r>
        <w:rPr>
          <w:spacing w:val="7"/>
        </w:rPr>
        <w:t xml:space="preserve"> </w:t>
      </w:r>
      <w:r>
        <w:t>UML</w:t>
      </w:r>
      <w:r>
        <w:rPr>
          <w:spacing w:val="6"/>
        </w:rPr>
        <w:t xml:space="preserve"> </w:t>
      </w:r>
      <w:r>
        <w:t>conventions</w:t>
      </w:r>
      <w:r>
        <w:rPr>
          <w:spacing w:val="10"/>
        </w:rPr>
        <w:t xml:space="preserve"> </w:t>
      </w:r>
      <w:r>
        <w:t>for</w:t>
      </w:r>
      <w:r>
        <w:rPr>
          <w:spacing w:val="6"/>
        </w:rPr>
        <w:t xml:space="preserve"> </w:t>
      </w:r>
      <w:r>
        <w:t>classes,</w:t>
      </w:r>
      <w:r>
        <w:rPr>
          <w:spacing w:val="6"/>
        </w:rPr>
        <w:t xml:space="preserve"> </w:t>
      </w:r>
      <w:r>
        <w:t>associations,</w:t>
      </w:r>
      <w:r>
        <w:rPr>
          <w:spacing w:val="8"/>
        </w:rPr>
        <w:t xml:space="preserve"> </w:t>
      </w:r>
      <w:r>
        <w:t>inheritance,</w:t>
      </w:r>
      <w:r>
        <w:rPr>
          <w:spacing w:val="8"/>
        </w:rPr>
        <w:t xml:space="preserve"> </w:t>
      </w:r>
      <w:r>
        <w:t>roles,</w:t>
      </w:r>
      <w:r>
        <w:rPr>
          <w:spacing w:val="15"/>
        </w:rPr>
        <w:t xml:space="preserve"> </w:t>
      </w:r>
      <w:r>
        <w:t>and</w:t>
      </w:r>
      <w:r>
        <w:rPr>
          <w:spacing w:val="6"/>
        </w:rPr>
        <w:t xml:space="preserve"> </w:t>
      </w:r>
      <w:r>
        <w:t>multiplicities</w:t>
      </w:r>
      <w:r>
        <w:rPr>
          <w:spacing w:val="7"/>
        </w:rPr>
        <w:t xml:space="preserve"> </w:t>
      </w:r>
      <w:r>
        <w:t>apply.</w:t>
      </w:r>
      <w:r>
        <w:rPr>
          <w:spacing w:val="-53"/>
        </w:rPr>
        <w:t xml:space="preserve"> </w:t>
      </w:r>
      <w:r>
        <w:t>These</w:t>
      </w:r>
      <w:r>
        <w:rPr>
          <w:spacing w:val="-2"/>
        </w:rPr>
        <w:t xml:space="preserve"> </w:t>
      </w:r>
      <w:r>
        <w:t>conventions are</w:t>
      </w:r>
      <w:r>
        <w:rPr>
          <w:spacing w:val="1"/>
        </w:rPr>
        <w:t xml:space="preserve"> </w:t>
      </w:r>
      <w:r>
        <w:t>described</w:t>
      </w:r>
      <w:r>
        <w:rPr>
          <w:spacing w:val="1"/>
        </w:rPr>
        <w:t xml:space="preserve"> </w:t>
      </w:r>
      <w:r>
        <w:t>in Part</w:t>
      </w:r>
      <w:r>
        <w:rPr>
          <w:spacing w:val="2"/>
        </w:rPr>
        <w:t xml:space="preserve"> </w:t>
      </w:r>
      <w:r>
        <w:t>1</w:t>
      </w:r>
      <w:r>
        <w:rPr>
          <w:spacing w:val="-1"/>
        </w:rPr>
        <w:t xml:space="preserve"> </w:t>
      </w:r>
      <w:r>
        <w:t>of</w:t>
      </w:r>
      <w:r>
        <w:rPr>
          <w:spacing w:val="1"/>
        </w:rPr>
        <w:t xml:space="preserve"> </w:t>
      </w:r>
      <w:r>
        <w:t>S-100.</w:t>
      </w:r>
    </w:p>
    <w:p w14:paraId="45A39685" w14:textId="00D44E21" w:rsidR="00830C78" w:rsidRPr="00830C78" w:rsidRDefault="00830C78">
      <w:pPr>
        <w:pStyle w:val="NoSpacing"/>
        <w:numPr>
          <w:ilvl w:val="0"/>
          <w:numId w:val="13"/>
        </w:numPr>
        <w:spacing w:line="276" w:lineRule="auto"/>
        <w:ind w:left="669" w:hanging="227"/>
        <w:rPr>
          <w:rFonts w:eastAsia="Malgun Gothic"/>
          <w:lang w:eastAsia="ko-KR"/>
        </w:rPr>
      </w:pPr>
      <w:r>
        <w:rPr>
          <w:i/>
        </w:rPr>
        <w:t>Italic</w:t>
      </w:r>
      <w:r>
        <w:rPr>
          <w:i/>
          <w:spacing w:val="-1"/>
        </w:rPr>
        <w:t xml:space="preserve"> </w:t>
      </w:r>
      <w:r>
        <w:t>font</w:t>
      </w:r>
      <w:r>
        <w:rPr>
          <w:spacing w:val="-2"/>
        </w:rPr>
        <w:t xml:space="preserve"> </w:t>
      </w:r>
      <w:r>
        <w:t>for</w:t>
      </w:r>
      <w:r>
        <w:rPr>
          <w:spacing w:val="-2"/>
        </w:rPr>
        <w:t xml:space="preserve"> </w:t>
      </w:r>
      <w:r>
        <w:t>a</w:t>
      </w:r>
      <w:r>
        <w:rPr>
          <w:spacing w:val="-2"/>
        </w:rPr>
        <w:t xml:space="preserve"> </w:t>
      </w:r>
      <w:r>
        <w:t>class</w:t>
      </w:r>
      <w:r>
        <w:rPr>
          <w:spacing w:val="-2"/>
        </w:rPr>
        <w:t xml:space="preserve"> </w:t>
      </w:r>
      <w:r>
        <w:t>name</w:t>
      </w:r>
      <w:r>
        <w:rPr>
          <w:spacing w:val="-2"/>
        </w:rPr>
        <w:t xml:space="preserve"> </w:t>
      </w:r>
      <w:r>
        <w:t>indicates</w:t>
      </w:r>
      <w:r>
        <w:rPr>
          <w:spacing w:val="-1"/>
        </w:rPr>
        <w:t xml:space="preserve"> </w:t>
      </w:r>
      <w:r>
        <w:t>an abstract</w:t>
      </w:r>
      <w:r>
        <w:rPr>
          <w:spacing w:val="-3"/>
        </w:rPr>
        <w:t xml:space="preserve"> </w:t>
      </w:r>
      <w:r>
        <w:t>class.</w:t>
      </w:r>
    </w:p>
    <w:p w14:paraId="245B60C5" w14:textId="62BDF23F" w:rsidR="00830C78" w:rsidRPr="00830C78" w:rsidRDefault="00830C78">
      <w:pPr>
        <w:pStyle w:val="NoSpacing"/>
        <w:numPr>
          <w:ilvl w:val="0"/>
          <w:numId w:val="13"/>
        </w:numPr>
        <w:spacing w:line="276" w:lineRule="auto"/>
        <w:ind w:left="669" w:hanging="227"/>
        <w:rPr>
          <w:rFonts w:eastAsia="Malgun Gothic"/>
          <w:lang w:eastAsia="ko-KR"/>
        </w:rPr>
      </w:pPr>
      <w:r>
        <w:t>Feature</w:t>
      </w:r>
      <w:r>
        <w:rPr>
          <w:spacing w:val="-3"/>
        </w:rPr>
        <w:t xml:space="preserve"> </w:t>
      </w:r>
      <w:r>
        <w:t>classes</w:t>
      </w:r>
      <w:r>
        <w:rPr>
          <w:spacing w:val="-2"/>
        </w:rPr>
        <w:t xml:space="preserve"> </w:t>
      </w:r>
      <w:r>
        <w:t>are</w:t>
      </w:r>
      <w:r>
        <w:rPr>
          <w:spacing w:val="-3"/>
        </w:rPr>
        <w:t xml:space="preserve"> </w:t>
      </w:r>
      <w:r>
        <w:t>depicted</w:t>
      </w:r>
      <w:r>
        <w:rPr>
          <w:spacing w:val="-1"/>
        </w:rPr>
        <w:t xml:space="preserve"> </w:t>
      </w:r>
      <w:r>
        <w:t>with</w:t>
      </w:r>
      <w:r>
        <w:rPr>
          <w:spacing w:val="-1"/>
        </w:rPr>
        <w:t xml:space="preserve"> </w:t>
      </w:r>
      <w:r>
        <w:t>green</w:t>
      </w:r>
      <w:r>
        <w:rPr>
          <w:spacing w:val="-1"/>
        </w:rPr>
        <w:t xml:space="preserve"> </w:t>
      </w:r>
      <w:r>
        <w:t>background;</w:t>
      </w:r>
      <w:r>
        <w:rPr>
          <w:spacing w:val="-1"/>
        </w:rPr>
        <w:t xml:space="preserve"> </w:t>
      </w:r>
      <w:r>
        <w:t>the</w:t>
      </w:r>
      <w:r>
        <w:rPr>
          <w:spacing w:val="-3"/>
        </w:rPr>
        <w:t xml:space="preserve"> </w:t>
      </w:r>
      <w:r>
        <w:t>dark</w:t>
      </w:r>
      <w:r>
        <w:rPr>
          <w:spacing w:val="1"/>
        </w:rPr>
        <w:t xml:space="preserve"> </w:t>
      </w:r>
      <w:r>
        <w:t>shade</w:t>
      </w:r>
      <w:r>
        <w:rPr>
          <w:spacing w:val="-2"/>
        </w:rPr>
        <w:t xml:space="preserve"> </w:t>
      </w:r>
      <w:r>
        <w:t>for</w:t>
      </w:r>
      <w:r>
        <w:rPr>
          <w:spacing w:val="-3"/>
        </w:rPr>
        <w:t xml:space="preserve"> </w:t>
      </w:r>
      <w:r>
        <w:t>abstract</w:t>
      </w:r>
      <w:r>
        <w:rPr>
          <w:spacing w:val="-1"/>
        </w:rPr>
        <w:t xml:space="preserve"> </w:t>
      </w:r>
      <w:r>
        <w:t>feature</w:t>
      </w:r>
      <w:r>
        <w:rPr>
          <w:spacing w:val="-3"/>
        </w:rPr>
        <w:t xml:space="preserve"> </w:t>
      </w:r>
      <w:r>
        <w:t>classes</w:t>
      </w:r>
      <w:r>
        <w:rPr>
          <w:spacing w:val="-53"/>
        </w:rPr>
        <w:t xml:space="preserve"> </w:t>
      </w:r>
      <w:r>
        <w:t>and</w:t>
      </w:r>
      <w:r>
        <w:rPr>
          <w:spacing w:val="-2"/>
        </w:rPr>
        <w:t xml:space="preserve"> </w:t>
      </w:r>
      <w:r>
        <w:t>the</w:t>
      </w:r>
      <w:r>
        <w:rPr>
          <w:spacing w:val="1"/>
        </w:rPr>
        <w:t xml:space="preserve"> </w:t>
      </w:r>
      <w:r>
        <w:t>light</w:t>
      </w:r>
      <w:r>
        <w:rPr>
          <w:spacing w:val="-1"/>
        </w:rPr>
        <w:t xml:space="preserve"> </w:t>
      </w:r>
      <w:r>
        <w:t>shade</w:t>
      </w:r>
      <w:r>
        <w:rPr>
          <w:spacing w:val="-1"/>
        </w:rPr>
        <w:t xml:space="preserve"> </w:t>
      </w:r>
      <w:r>
        <w:t>for</w:t>
      </w:r>
      <w:r>
        <w:rPr>
          <w:spacing w:val="1"/>
        </w:rPr>
        <w:t xml:space="preserve"> </w:t>
      </w:r>
      <w:r>
        <w:t>ordinary</w:t>
      </w:r>
      <w:r>
        <w:rPr>
          <w:spacing w:val="-4"/>
        </w:rPr>
        <w:t xml:space="preserve"> </w:t>
      </w:r>
      <w:r>
        <w:t>(non-abstract) feature</w:t>
      </w:r>
      <w:r>
        <w:rPr>
          <w:spacing w:val="1"/>
        </w:rPr>
        <w:t xml:space="preserve"> </w:t>
      </w:r>
      <w:r>
        <w:t>classes.</w:t>
      </w:r>
    </w:p>
    <w:p w14:paraId="15159233" w14:textId="22C3C0E2" w:rsidR="00830C78" w:rsidRPr="00830C78" w:rsidRDefault="00830C78">
      <w:pPr>
        <w:pStyle w:val="NoSpacing"/>
        <w:numPr>
          <w:ilvl w:val="0"/>
          <w:numId w:val="13"/>
        </w:numPr>
        <w:spacing w:line="276" w:lineRule="auto"/>
        <w:ind w:left="669" w:hanging="227"/>
        <w:rPr>
          <w:rFonts w:eastAsia="Malgun Gothic"/>
          <w:lang w:eastAsia="ko-KR"/>
        </w:rPr>
      </w:pPr>
      <w:r>
        <w:t>Information</w:t>
      </w:r>
      <w:r>
        <w:rPr>
          <w:spacing w:val="9"/>
        </w:rPr>
        <w:t xml:space="preserve"> </w:t>
      </w:r>
      <w:r>
        <w:t>type</w:t>
      </w:r>
      <w:r>
        <w:rPr>
          <w:spacing w:val="9"/>
        </w:rPr>
        <w:t xml:space="preserve"> </w:t>
      </w:r>
      <w:r>
        <w:t>classes</w:t>
      </w:r>
      <w:r>
        <w:rPr>
          <w:spacing w:val="10"/>
        </w:rPr>
        <w:t xml:space="preserve"> </w:t>
      </w:r>
      <w:r>
        <w:t>are</w:t>
      </w:r>
      <w:r>
        <w:rPr>
          <w:spacing w:val="7"/>
        </w:rPr>
        <w:t xml:space="preserve"> </w:t>
      </w:r>
      <w:r>
        <w:t>depicted</w:t>
      </w:r>
      <w:r>
        <w:rPr>
          <w:spacing w:val="11"/>
        </w:rPr>
        <w:t xml:space="preserve"> </w:t>
      </w:r>
      <w:r>
        <w:t>with</w:t>
      </w:r>
      <w:r>
        <w:rPr>
          <w:spacing w:val="9"/>
        </w:rPr>
        <w:t xml:space="preserve"> </w:t>
      </w:r>
      <w:r>
        <w:t>blue</w:t>
      </w:r>
      <w:r>
        <w:rPr>
          <w:spacing w:val="8"/>
        </w:rPr>
        <w:t xml:space="preserve"> </w:t>
      </w:r>
      <w:r>
        <w:t>background;</w:t>
      </w:r>
      <w:r>
        <w:rPr>
          <w:spacing w:val="7"/>
        </w:rPr>
        <w:t xml:space="preserve"> </w:t>
      </w:r>
      <w:r>
        <w:t>the</w:t>
      </w:r>
      <w:r>
        <w:rPr>
          <w:spacing w:val="9"/>
        </w:rPr>
        <w:t xml:space="preserve"> </w:t>
      </w:r>
      <w:r>
        <w:t>dark</w:t>
      </w:r>
      <w:r>
        <w:rPr>
          <w:spacing w:val="10"/>
        </w:rPr>
        <w:t xml:space="preserve"> </w:t>
      </w:r>
      <w:r>
        <w:t>shade</w:t>
      </w:r>
      <w:r>
        <w:rPr>
          <w:spacing w:val="7"/>
        </w:rPr>
        <w:t xml:space="preserve"> </w:t>
      </w:r>
      <w:r>
        <w:t>for</w:t>
      </w:r>
      <w:r>
        <w:rPr>
          <w:spacing w:val="8"/>
        </w:rPr>
        <w:t xml:space="preserve"> </w:t>
      </w:r>
      <w:r>
        <w:t>abstract</w:t>
      </w:r>
      <w:r>
        <w:rPr>
          <w:spacing w:val="-53"/>
        </w:rPr>
        <w:t xml:space="preserve"> </w:t>
      </w:r>
      <w:r>
        <w:t>information</w:t>
      </w:r>
      <w:r>
        <w:rPr>
          <w:spacing w:val="-2"/>
        </w:rPr>
        <w:t xml:space="preserve"> </w:t>
      </w:r>
      <w:r>
        <w:t>type</w:t>
      </w:r>
      <w:r>
        <w:rPr>
          <w:spacing w:val="-1"/>
        </w:rPr>
        <w:t xml:space="preserve"> </w:t>
      </w:r>
      <w:r>
        <w:t>classes</w:t>
      </w:r>
      <w:r>
        <w:rPr>
          <w:spacing w:val="-1"/>
        </w:rPr>
        <w:t xml:space="preserve"> </w:t>
      </w:r>
      <w:r>
        <w:t>and</w:t>
      </w:r>
      <w:r>
        <w:rPr>
          <w:spacing w:val="-1"/>
        </w:rPr>
        <w:t xml:space="preserve"> </w:t>
      </w:r>
      <w:r>
        <w:t>the light</w:t>
      </w:r>
      <w:r>
        <w:rPr>
          <w:spacing w:val="1"/>
        </w:rPr>
        <w:t xml:space="preserve"> </w:t>
      </w:r>
      <w:r>
        <w:t>shade</w:t>
      </w:r>
      <w:r>
        <w:rPr>
          <w:spacing w:val="-1"/>
        </w:rPr>
        <w:t xml:space="preserve"> </w:t>
      </w:r>
      <w:r>
        <w:t>for</w:t>
      </w:r>
      <w:r>
        <w:rPr>
          <w:spacing w:val="-2"/>
        </w:rPr>
        <w:t xml:space="preserve"> </w:t>
      </w:r>
      <w:r>
        <w:t>ordinary</w:t>
      </w:r>
      <w:r>
        <w:rPr>
          <w:spacing w:val="-2"/>
        </w:rPr>
        <w:t xml:space="preserve"> </w:t>
      </w:r>
      <w:r>
        <w:t>information</w:t>
      </w:r>
      <w:r>
        <w:rPr>
          <w:spacing w:val="-2"/>
        </w:rPr>
        <w:t xml:space="preserve"> </w:t>
      </w:r>
      <w:r>
        <w:t>types.</w:t>
      </w:r>
    </w:p>
    <w:p w14:paraId="79359C32" w14:textId="76E9CEA8" w:rsidR="00830C78" w:rsidRPr="00830C78" w:rsidRDefault="00830C78">
      <w:pPr>
        <w:pStyle w:val="NoSpacing"/>
        <w:numPr>
          <w:ilvl w:val="0"/>
          <w:numId w:val="13"/>
        </w:numPr>
        <w:spacing w:line="276" w:lineRule="auto"/>
        <w:ind w:left="669" w:hanging="227"/>
        <w:rPr>
          <w:rFonts w:eastAsia="Malgun Gothic"/>
          <w:lang w:eastAsia="ko-KR"/>
        </w:rPr>
      </w:pPr>
      <w:r>
        <w:t>Association</w:t>
      </w:r>
      <w:r>
        <w:rPr>
          <w:spacing w:val="-3"/>
        </w:rPr>
        <w:t xml:space="preserve"> </w:t>
      </w:r>
      <w:r>
        <w:t>classes</w:t>
      </w:r>
      <w:r>
        <w:rPr>
          <w:spacing w:val="-1"/>
        </w:rPr>
        <w:t xml:space="preserve"> </w:t>
      </w:r>
      <w:r>
        <w:t>are</w:t>
      </w:r>
      <w:r>
        <w:rPr>
          <w:spacing w:val="-2"/>
        </w:rPr>
        <w:t xml:space="preserve"> </w:t>
      </w:r>
      <w:r>
        <w:t>depicted</w:t>
      </w:r>
      <w:r>
        <w:rPr>
          <w:spacing w:val="2"/>
        </w:rPr>
        <w:t xml:space="preserve"> </w:t>
      </w:r>
      <w:r>
        <w:t>with</w:t>
      </w:r>
      <w:r>
        <w:rPr>
          <w:spacing w:val="-2"/>
        </w:rPr>
        <w:t xml:space="preserve"> </w:t>
      </w:r>
      <w:r>
        <w:t>a white</w:t>
      </w:r>
      <w:r>
        <w:rPr>
          <w:spacing w:val="-2"/>
        </w:rPr>
        <w:t xml:space="preserve"> </w:t>
      </w:r>
      <w:r>
        <w:t>background.</w:t>
      </w:r>
    </w:p>
    <w:p w14:paraId="4B42F4E5" w14:textId="36A3124F" w:rsidR="00830C78" w:rsidRPr="00830C78" w:rsidRDefault="00830C78">
      <w:pPr>
        <w:pStyle w:val="NoSpacing"/>
        <w:numPr>
          <w:ilvl w:val="0"/>
          <w:numId w:val="13"/>
        </w:numPr>
        <w:spacing w:line="276" w:lineRule="auto"/>
        <w:ind w:left="669" w:hanging="227"/>
        <w:rPr>
          <w:rFonts w:eastAsia="Malgun Gothic"/>
          <w:lang w:eastAsia="ko-KR"/>
        </w:rPr>
      </w:pPr>
      <w:r>
        <w:t>Complex</w:t>
      </w:r>
      <w:r>
        <w:rPr>
          <w:spacing w:val="-3"/>
        </w:rPr>
        <w:t xml:space="preserve"> </w:t>
      </w:r>
      <w:r>
        <w:t>attributes</w:t>
      </w:r>
      <w:r>
        <w:rPr>
          <w:spacing w:val="-2"/>
        </w:rPr>
        <w:t xml:space="preserve"> </w:t>
      </w:r>
      <w:r>
        <w:t>are depicted</w:t>
      </w:r>
      <w:r>
        <w:rPr>
          <w:spacing w:val="-1"/>
        </w:rPr>
        <w:t xml:space="preserve"> </w:t>
      </w:r>
      <w:r>
        <w:t>with</w:t>
      </w:r>
      <w:r>
        <w:rPr>
          <w:spacing w:val="-3"/>
        </w:rPr>
        <w:t xml:space="preserve"> </w:t>
      </w:r>
      <w:r>
        <w:t>a</w:t>
      </w:r>
      <w:r>
        <w:rPr>
          <w:spacing w:val="-1"/>
        </w:rPr>
        <w:t xml:space="preserve"> </w:t>
      </w:r>
      <w:r>
        <w:t>pink background.</w:t>
      </w:r>
    </w:p>
    <w:p w14:paraId="527BD51C" w14:textId="10F2FDF7" w:rsidR="00830C78" w:rsidRPr="00A968B7" w:rsidRDefault="00A968B7">
      <w:pPr>
        <w:pStyle w:val="NoSpacing"/>
        <w:numPr>
          <w:ilvl w:val="0"/>
          <w:numId w:val="13"/>
        </w:numPr>
        <w:spacing w:line="276" w:lineRule="auto"/>
        <w:ind w:left="669" w:hanging="227"/>
        <w:rPr>
          <w:rFonts w:eastAsia="Malgun Gothic"/>
          <w:lang w:eastAsia="ko-KR"/>
        </w:rPr>
      </w:pPr>
      <w:r>
        <w:t>Enumeration</w:t>
      </w:r>
      <w:r>
        <w:rPr>
          <w:spacing w:val="17"/>
        </w:rPr>
        <w:t xml:space="preserve"> </w:t>
      </w:r>
      <w:r>
        <w:t>lists</w:t>
      </w:r>
      <w:r>
        <w:rPr>
          <w:spacing w:val="19"/>
        </w:rPr>
        <w:t xml:space="preserve"> </w:t>
      </w:r>
      <w:r>
        <w:t>and</w:t>
      </w:r>
      <w:r>
        <w:rPr>
          <w:spacing w:val="17"/>
        </w:rPr>
        <w:t xml:space="preserve"> </w:t>
      </w:r>
      <w:r>
        <w:t>codelists</w:t>
      </w:r>
      <w:r>
        <w:rPr>
          <w:spacing w:val="19"/>
        </w:rPr>
        <w:t xml:space="preserve"> </w:t>
      </w:r>
      <w:r>
        <w:t>are</w:t>
      </w:r>
      <w:r>
        <w:rPr>
          <w:spacing w:val="20"/>
        </w:rPr>
        <w:t xml:space="preserve"> </w:t>
      </w:r>
      <w:r>
        <w:t>depicted</w:t>
      </w:r>
      <w:r>
        <w:rPr>
          <w:spacing w:val="20"/>
        </w:rPr>
        <w:t xml:space="preserve"> </w:t>
      </w:r>
      <w:r>
        <w:t>with</w:t>
      </w:r>
      <w:r>
        <w:rPr>
          <w:spacing w:val="19"/>
        </w:rPr>
        <w:t xml:space="preserve"> </w:t>
      </w:r>
      <w:r>
        <w:t>a</w:t>
      </w:r>
      <w:r>
        <w:rPr>
          <w:spacing w:val="17"/>
        </w:rPr>
        <w:t xml:space="preserve"> </w:t>
      </w:r>
      <w:r>
        <w:t>tan</w:t>
      </w:r>
      <w:r>
        <w:rPr>
          <w:spacing w:val="19"/>
        </w:rPr>
        <w:t xml:space="preserve"> </w:t>
      </w:r>
      <w:r>
        <w:t>background.</w:t>
      </w:r>
      <w:r>
        <w:rPr>
          <w:spacing w:val="20"/>
        </w:rPr>
        <w:t xml:space="preserve"> </w:t>
      </w:r>
      <w:r>
        <w:t>The</w:t>
      </w:r>
      <w:r>
        <w:rPr>
          <w:spacing w:val="17"/>
        </w:rPr>
        <w:t xml:space="preserve"> </w:t>
      </w:r>
      <w:r>
        <w:t>numeric</w:t>
      </w:r>
      <w:r>
        <w:rPr>
          <w:spacing w:val="18"/>
        </w:rPr>
        <w:t xml:space="preserve"> </w:t>
      </w:r>
      <w:r>
        <w:t>code</w:t>
      </w:r>
      <w:r>
        <w:rPr>
          <w:spacing w:val="-53"/>
        </w:rPr>
        <w:t xml:space="preserve"> </w:t>
      </w:r>
      <w:r>
        <w:t>corresponding</w:t>
      </w:r>
      <w:r>
        <w:rPr>
          <w:spacing w:val="-3"/>
        </w:rPr>
        <w:t xml:space="preserve"> </w:t>
      </w:r>
      <w:r>
        <w:t>to</w:t>
      </w:r>
      <w:r>
        <w:rPr>
          <w:spacing w:val="-2"/>
        </w:rPr>
        <w:t xml:space="preserve"> </w:t>
      </w:r>
      <w:r>
        <w:t>each</w:t>
      </w:r>
      <w:r>
        <w:rPr>
          <w:spacing w:val="-2"/>
        </w:rPr>
        <w:t xml:space="preserve"> </w:t>
      </w:r>
      <w:r>
        <w:t>listed</w:t>
      </w:r>
      <w:r>
        <w:rPr>
          <w:spacing w:val="-2"/>
        </w:rPr>
        <w:t xml:space="preserve"> </w:t>
      </w:r>
      <w:r>
        <w:t>value</w:t>
      </w:r>
      <w:r>
        <w:rPr>
          <w:spacing w:val="-2"/>
        </w:rPr>
        <w:t xml:space="preserve"> </w:t>
      </w:r>
      <w:r>
        <w:t>is</w:t>
      </w:r>
      <w:r>
        <w:rPr>
          <w:spacing w:val="-1"/>
        </w:rPr>
        <w:t xml:space="preserve"> </w:t>
      </w:r>
      <w:r>
        <w:t>shown</w:t>
      </w:r>
      <w:r>
        <w:rPr>
          <w:spacing w:val="-2"/>
        </w:rPr>
        <w:t xml:space="preserve"> </w:t>
      </w:r>
      <w:r>
        <w:t>to</w:t>
      </w:r>
      <w:r>
        <w:rPr>
          <w:spacing w:val="-2"/>
        </w:rPr>
        <w:t xml:space="preserve"> </w:t>
      </w:r>
      <w:r>
        <w:t>its right following an</w:t>
      </w:r>
      <w:r>
        <w:rPr>
          <w:spacing w:val="-1"/>
        </w:rPr>
        <w:t xml:space="preserve"> </w:t>
      </w:r>
      <w:r>
        <w:t>‘=’</w:t>
      </w:r>
      <w:r>
        <w:rPr>
          <w:spacing w:val="-3"/>
        </w:rPr>
        <w:t xml:space="preserve"> </w:t>
      </w:r>
      <w:r>
        <w:t>sign.</w:t>
      </w:r>
    </w:p>
    <w:p w14:paraId="5535F389" w14:textId="5DD024E3" w:rsidR="00A968B7" w:rsidRPr="00A968B7" w:rsidRDefault="00A968B7">
      <w:pPr>
        <w:pStyle w:val="NoSpacing"/>
        <w:numPr>
          <w:ilvl w:val="0"/>
          <w:numId w:val="13"/>
        </w:numPr>
        <w:spacing w:line="276" w:lineRule="auto"/>
        <w:ind w:left="669" w:hanging="227"/>
        <w:rPr>
          <w:rFonts w:eastAsia="Malgun Gothic"/>
          <w:lang w:eastAsia="ko-KR"/>
        </w:rPr>
      </w:pPr>
      <w:r>
        <w:t>No</w:t>
      </w:r>
      <w:r>
        <w:rPr>
          <w:spacing w:val="-3"/>
        </w:rPr>
        <w:t xml:space="preserve"> </w:t>
      </w:r>
      <w:r>
        <w:t>significance</w:t>
      </w:r>
      <w:r>
        <w:rPr>
          <w:spacing w:val="-1"/>
        </w:rPr>
        <w:t xml:space="preserve"> </w:t>
      </w:r>
      <w:r>
        <w:t>attaches</w:t>
      </w:r>
      <w:r>
        <w:rPr>
          <w:spacing w:val="-2"/>
        </w:rPr>
        <w:t xml:space="preserve"> </w:t>
      </w:r>
      <w:r>
        <w:t>to</w:t>
      </w:r>
      <w:r>
        <w:rPr>
          <w:spacing w:val="-1"/>
        </w:rPr>
        <w:t xml:space="preserve"> </w:t>
      </w:r>
      <w:r>
        <w:t>the</w:t>
      </w:r>
      <w:r>
        <w:rPr>
          <w:spacing w:val="-3"/>
        </w:rPr>
        <w:t xml:space="preserve"> </w:t>
      </w:r>
      <w:r>
        <w:t>colour</w:t>
      </w:r>
      <w:r>
        <w:rPr>
          <w:spacing w:val="-1"/>
        </w:rPr>
        <w:t xml:space="preserve"> </w:t>
      </w:r>
      <w:r>
        <w:t>of</w:t>
      </w:r>
      <w:r>
        <w:rPr>
          <w:spacing w:val="-1"/>
        </w:rPr>
        <w:t xml:space="preserve"> </w:t>
      </w:r>
      <w:r>
        <w:t>associations.</w:t>
      </w:r>
    </w:p>
    <w:p w14:paraId="223B27AB" w14:textId="4DC64367" w:rsidR="00A968B7" w:rsidRPr="00A968B7" w:rsidRDefault="00A968B7">
      <w:pPr>
        <w:pStyle w:val="NoSpacing"/>
        <w:numPr>
          <w:ilvl w:val="0"/>
          <w:numId w:val="13"/>
        </w:numPr>
        <w:spacing w:line="276" w:lineRule="auto"/>
        <w:ind w:left="669" w:hanging="227"/>
        <w:rPr>
          <w:rFonts w:eastAsia="Malgun Gothic"/>
          <w:lang w:eastAsia="ko-KR"/>
        </w:rPr>
      </w:pPr>
      <w:r>
        <w:t>Where the association role or name is not explicitly shown, the default rules for roles and names apply:</w:t>
      </w:r>
    </w:p>
    <w:p w14:paraId="32661A38" w14:textId="30DDEBE3" w:rsidR="00A968B7" w:rsidRPr="00A968B7" w:rsidRDefault="00A968B7">
      <w:pPr>
        <w:pStyle w:val="NoSpacing"/>
        <w:numPr>
          <w:ilvl w:val="1"/>
          <w:numId w:val="13"/>
        </w:numPr>
        <w:spacing w:line="276" w:lineRule="auto"/>
        <w:ind w:left="1106" w:hanging="227"/>
        <w:rPr>
          <w:rFonts w:eastAsia="Malgun Gothic"/>
          <w:lang w:eastAsia="ko-KR"/>
        </w:rPr>
      </w:pPr>
      <w:r>
        <w:rPr>
          <w:rFonts w:eastAsia="Malgun Gothic" w:hint="eastAsia"/>
          <w:lang w:eastAsia="ko-KR"/>
        </w:rPr>
        <w:t xml:space="preserve"> </w:t>
      </w:r>
      <w:r>
        <w:t>The</w:t>
      </w:r>
      <w:r>
        <w:rPr>
          <w:spacing w:val="2"/>
        </w:rPr>
        <w:t xml:space="preserve"> </w:t>
      </w:r>
      <w:r>
        <w:t>role</w:t>
      </w:r>
      <w:r>
        <w:rPr>
          <w:spacing w:val="3"/>
        </w:rPr>
        <w:t xml:space="preserve"> </w:t>
      </w:r>
      <w:r>
        <w:t>name</w:t>
      </w:r>
      <w:r>
        <w:rPr>
          <w:spacing w:val="3"/>
        </w:rPr>
        <w:t xml:space="preserve"> </w:t>
      </w:r>
      <w:r>
        <w:t>is</w:t>
      </w:r>
      <w:r>
        <w:rPr>
          <w:spacing w:val="4"/>
        </w:rPr>
        <w:t xml:space="preserve"> </w:t>
      </w:r>
      <w:r>
        <w:t>‘the&lt;CLASSNAME&gt;’</w:t>
      </w:r>
      <w:r>
        <w:rPr>
          <w:spacing w:val="4"/>
        </w:rPr>
        <w:t xml:space="preserve"> </w:t>
      </w:r>
      <w:r>
        <w:t>where</w:t>
      </w:r>
      <w:r>
        <w:rPr>
          <w:spacing w:val="5"/>
        </w:rPr>
        <w:t xml:space="preserve"> </w:t>
      </w:r>
      <w:r>
        <w:t>&lt;CLASSNAME&gt;</w:t>
      </w:r>
      <w:r>
        <w:rPr>
          <w:spacing w:val="4"/>
        </w:rPr>
        <w:t xml:space="preserve"> </w:t>
      </w:r>
      <w:r>
        <w:t>is</w:t>
      </w:r>
      <w:r>
        <w:rPr>
          <w:spacing w:val="4"/>
        </w:rPr>
        <w:t xml:space="preserve"> </w:t>
      </w:r>
      <w:r>
        <w:t>the</w:t>
      </w:r>
      <w:r>
        <w:rPr>
          <w:spacing w:val="3"/>
        </w:rPr>
        <w:t xml:space="preserve"> </w:t>
      </w:r>
      <w:r>
        <w:t>name</w:t>
      </w:r>
      <w:r>
        <w:rPr>
          <w:spacing w:val="3"/>
        </w:rPr>
        <w:t xml:space="preserve"> </w:t>
      </w:r>
      <w:r>
        <w:t>of</w:t>
      </w:r>
      <w:r>
        <w:rPr>
          <w:spacing w:val="5"/>
        </w:rPr>
        <w:t xml:space="preserve"> </w:t>
      </w:r>
      <w:r>
        <w:t>the</w:t>
      </w:r>
      <w:r>
        <w:rPr>
          <w:spacing w:val="5"/>
        </w:rPr>
        <w:t xml:space="preserve"> </w:t>
      </w:r>
      <w:r>
        <w:t>class</w:t>
      </w:r>
      <w:r>
        <w:rPr>
          <w:spacing w:val="4"/>
        </w:rPr>
        <w:t xml:space="preserve"> </w:t>
      </w:r>
      <w:r>
        <w:t>to</w:t>
      </w:r>
      <w:r>
        <w:rPr>
          <w:spacing w:val="-53"/>
        </w:rPr>
        <w:t xml:space="preserve"> </w:t>
      </w:r>
      <w:r>
        <w:t>which</w:t>
      </w:r>
      <w:r>
        <w:rPr>
          <w:spacing w:val="-2"/>
        </w:rPr>
        <w:t xml:space="preserve"> </w:t>
      </w:r>
      <w:r>
        <w:t>that</w:t>
      </w:r>
      <w:r>
        <w:rPr>
          <w:spacing w:val="1"/>
        </w:rPr>
        <w:t xml:space="preserve"> </w:t>
      </w:r>
      <w:r>
        <w:t>association</w:t>
      </w:r>
      <w:r>
        <w:rPr>
          <w:spacing w:val="1"/>
        </w:rPr>
        <w:t xml:space="preserve"> </w:t>
      </w:r>
      <w:r>
        <w:t>end</w:t>
      </w:r>
      <w:r>
        <w:rPr>
          <w:spacing w:val="-1"/>
        </w:rPr>
        <w:t xml:space="preserve"> </w:t>
      </w:r>
      <w:r>
        <w:t>is linked.</w:t>
      </w:r>
    </w:p>
    <w:p w14:paraId="030AC7DC" w14:textId="4A33C65D" w:rsidR="00A968B7" w:rsidRPr="00A968B7" w:rsidRDefault="00A968B7">
      <w:pPr>
        <w:pStyle w:val="NoSpacing"/>
        <w:numPr>
          <w:ilvl w:val="1"/>
          <w:numId w:val="13"/>
        </w:numPr>
        <w:spacing w:line="276" w:lineRule="auto"/>
        <w:ind w:left="1106" w:hanging="227"/>
        <w:rPr>
          <w:rFonts w:eastAsia="Malgun Gothic"/>
          <w:lang w:eastAsia="ko-KR"/>
        </w:rPr>
      </w:pPr>
      <w:r>
        <w:rPr>
          <w:rFonts w:eastAsia="Malgun Gothic" w:hint="eastAsia"/>
          <w:lang w:eastAsia="ko-KR"/>
        </w:rPr>
        <w:t xml:space="preserve"> </w:t>
      </w:r>
      <w:r>
        <w:t>The</w:t>
      </w:r>
      <w:r>
        <w:rPr>
          <w:spacing w:val="-12"/>
        </w:rPr>
        <w:t xml:space="preserve"> </w:t>
      </w:r>
      <w:r>
        <w:t>association</w:t>
      </w:r>
      <w:r>
        <w:rPr>
          <w:spacing w:val="-11"/>
        </w:rPr>
        <w:t xml:space="preserve"> </w:t>
      </w:r>
      <w:r>
        <w:t>name</w:t>
      </w:r>
      <w:r>
        <w:rPr>
          <w:spacing w:val="-12"/>
        </w:rPr>
        <w:t xml:space="preserve"> </w:t>
      </w:r>
      <w:r>
        <w:t>is</w:t>
      </w:r>
      <w:r>
        <w:rPr>
          <w:spacing w:val="-10"/>
        </w:rPr>
        <w:t xml:space="preserve"> </w:t>
      </w:r>
      <w:r>
        <w:t>‘&lt;CLASSNAME1&gt;_&lt;CLASSNAME2&gt;’</w:t>
      </w:r>
      <w:r>
        <w:rPr>
          <w:spacing w:val="-8"/>
        </w:rPr>
        <w:t xml:space="preserve"> </w:t>
      </w:r>
      <w:r>
        <w:t>where</w:t>
      </w:r>
      <w:r>
        <w:rPr>
          <w:spacing w:val="-10"/>
        </w:rPr>
        <w:t xml:space="preserve"> </w:t>
      </w:r>
      <w:r>
        <w:t>&lt;CLASSNAME1&gt;</w:t>
      </w:r>
      <w:r>
        <w:rPr>
          <w:spacing w:val="-12"/>
        </w:rPr>
        <w:t xml:space="preserve"> </w:t>
      </w:r>
      <w:r>
        <w:t>is</w:t>
      </w:r>
      <w:r>
        <w:rPr>
          <w:spacing w:val="-53"/>
        </w:rPr>
        <w:t xml:space="preserve"> </w:t>
      </w:r>
      <w:r>
        <w:t>the source and &lt;CLASSNAME2&gt; the target. In case of a feature/information association</w:t>
      </w:r>
      <w:r>
        <w:rPr>
          <w:spacing w:val="1"/>
        </w:rPr>
        <w:t xml:space="preserve"> </w:t>
      </w:r>
      <w:r>
        <w:rPr>
          <w:w w:val="95"/>
        </w:rPr>
        <w:t>the feature is the source. For feature/feature or information/information associations without</w:t>
      </w:r>
      <w:r>
        <w:rPr>
          <w:spacing w:val="1"/>
          <w:w w:val="95"/>
        </w:rPr>
        <w:t xml:space="preserve"> </w:t>
      </w:r>
      <w:r>
        <w:t>explicit</w:t>
      </w:r>
      <w:r>
        <w:rPr>
          <w:spacing w:val="-2"/>
        </w:rPr>
        <w:t xml:space="preserve"> </w:t>
      </w:r>
      <w:r>
        <w:t>names the</w:t>
      </w:r>
      <w:r>
        <w:rPr>
          <w:spacing w:val="-1"/>
        </w:rPr>
        <w:t xml:space="preserve"> </w:t>
      </w:r>
      <w:r>
        <w:t>source/target</w:t>
      </w:r>
      <w:r>
        <w:rPr>
          <w:spacing w:val="-2"/>
        </w:rPr>
        <w:t xml:space="preserve"> </w:t>
      </w:r>
      <w:r>
        <w:t>are</w:t>
      </w:r>
      <w:r>
        <w:rPr>
          <w:spacing w:val="-1"/>
        </w:rPr>
        <w:t xml:space="preserve"> </w:t>
      </w:r>
      <w:r>
        <w:t>indicated</w:t>
      </w:r>
      <w:r>
        <w:rPr>
          <w:spacing w:val="1"/>
        </w:rPr>
        <w:t xml:space="preserve"> </w:t>
      </w:r>
      <w:r>
        <w:t>by</w:t>
      </w:r>
      <w:r>
        <w:rPr>
          <w:spacing w:val="-2"/>
        </w:rPr>
        <w:t xml:space="preserve"> </w:t>
      </w:r>
      <w:r>
        <w:t>an arrowhead.</w:t>
      </w:r>
    </w:p>
    <w:p w14:paraId="13118F54" w14:textId="153D8F83" w:rsidR="00A968B7" w:rsidDel="00B90CDF" w:rsidRDefault="00A968B7" w:rsidP="00A968B7">
      <w:pPr>
        <w:pStyle w:val="NoSpacing"/>
        <w:spacing w:before="240" w:line="276" w:lineRule="auto"/>
        <w:rPr>
          <w:del w:id="1231" w:author="USER" w:date="2024-03-27T16:17:00Z"/>
        </w:rPr>
      </w:pPr>
      <w:del w:id="1232" w:author="USER" w:date="2024-03-27T16:17:00Z">
        <w:r w:rsidDel="00B90CDF">
          <w:lastRenderedPageBreak/>
          <w:delText>The S-128 domain model has two base classes: feature type and information type.</w:delText>
        </w:r>
      </w:del>
    </w:p>
    <w:p w14:paraId="364538D9" w14:textId="77777777" w:rsidR="00A968B7" w:rsidRPr="00A968B7" w:rsidRDefault="00A968B7" w:rsidP="00A968B7">
      <w:pPr>
        <w:pStyle w:val="BodyText"/>
        <w:spacing w:before="121"/>
        <w:rPr>
          <w:sz w:val="20"/>
        </w:rPr>
      </w:pPr>
      <w:r w:rsidRPr="00A968B7">
        <w:rPr>
          <w:sz w:val="20"/>
        </w:rPr>
        <w:t>The</w:t>
      </w:r>
      <w:r w:rsidRPr="00A968B7">
        <w:rPr>
          <w:spacing w:val="-3"/>
          <w:sz w:val="20"/>
        </w:rPr>
        <w:t xml:space="preserve"> </w:t>
      </w:r>
      <w:r w:rsidRPr="00A968B7">
        <w:rPr>
          <w:sz w:val="20"/>
        </w:rPr>
        <w:t>class</w:t>
      </w:r>
      <w:r w:rsidRPr="00A968B7">
        <w:rPr>
          <w:spacing w:val="-4"/>
          <w:sz w:val="20"/>
        </w:rPr>
        <w:t xml:space="preserve"> </w:t>
      </w:r>
      <w:r w:rsidRPr="00A968B7">
        <w:rPr>
          <w:sz w:val="20"/>
        </w:rPr>
        <w:t>for</w:t>
      </w:r>
      <w:r w:rsidRPr="00A968B7">
        <w:rPr>
          <w:spacing w:val="-3"/>
          <w:sz w:val="20"/>
        </w:rPr>
        <w:t xml:space="preserve"> </w:t>
      </w:r>
      <w:r w:rsidRPr="00A968B7">
        <w:rPr>
          <w:sz w:val="20"/>
        </w:rPr>
        <w:t>geographic</w:t>
      </w:r>
      <w:r w:rsidRPr="00A968B7">
        <w:rPr>
          <w:spacing w:val="-2"/>
          <w:sz w:val="20"/>
        </w:rPr>
        <w:t xml:space="preserve"> </w:t>
      </w:r>
      <w:r w:rsidRPr="00A968B7">
        <w:rPr>
          <w:sz w:val="20"/>
        </w:rPr>
        <w:t>features</w:t>
      </w:r>
      <w:r w:rsidRPr="00A968B7">
        <w:rPr>
          <w:spacing w:val="-2"/>
          <w:sz w:val="20"/>
        </w:rPr>
        <w:t xml:space="preserve"> </w:t>
      </w:r>
      <w:r w:rsidRPr="00A968B7">
        <w:rPr>
          <w:sz w:val="20"/>
        </w:rPr>
        <w:t>is</w:t>
      </w:r>
      <w:r w:rsidRPr="00A968B7">
        <w:rPr>
          <w:spacing w:val="1"/>
          <w:sz w:val="20"/>
        </w:rPr>
        <w:t xml:space="preserve"> </w:t>
      </w:r>
      <w:r w:rsidRPr="00A968B7">
        <w:rPr>
          <w:sz w:val="20"/>
        </w:rPr>
        <w:t>feature</w:t>
      </w:r>
      <w:r w:rsidRPr="00A968B7">
        <w:rPr>
          <w:spacing w:val="-3"/>
          <w:sz w:val="20"/>
        </w:rPr>
        <w:t xml:space="preserve"> </w:t>
      </w:r>
      <w:r w:rsidRPr="00A968B7">
        <w:rPr>
          <w:sz w:val="20"/>
        </w:rPr>
        <w:t>type</w:t>
      </w:r>
      <w:r w:rsidRPr="00A968B7">
        <w:rPr>
          <w:spacing w:val="-1"/>
          <w:sz w:val="20"/>
        </w:rPr>
        <w:t xml:space="preserve"> </w:t>
      </w:r>
      <w:r w:rsidRPr="00A968B7">
        <w:rPr>
          <w:sz w:val="20"/>
        </w:rPr>
        <w:t>and</w:t>
      </w:r>
      <w:r w:rsidRPr="00A968B7">
        <w:rPr>
          <w:spacing w:val="-1"/>
          <w:sz w:val="20"/>
        </w:rPr>
        <w:t xml:space="preserve"> </w:t>
      </w:r>
      <w:r w:rsidRPr="00A968B7">
        <w:rPr>
          <w:sz w:val="20"/>
        </w:rPr>
        <w:t>the</w:t>
      </w:r>
      <w:r w:rsidRPr="00A968B7">
        <w:rPr>
          <w:spacing w:val="-3"/>
          <w:sz w:val="20"/>
        </w:rPr>
        <w:t xml:space="preserve"> </w:t>
      </w:r>
      <w:r w:rsidRPr="00A968B7">
        <w:rPr>
          <w:sz w:val="20"/>
        </w:rPr>
        <w:t>class</w:t>
      </w:r>
      <w:r w:rsidRPr="00A968B7">
        <w:rPr>
          <w:spacing w:val="-2"/>
          <w:sz w:val="20"/>
        </w:rPr>
        <w:t xml:space="preserve"> </w:t>
      </w:r>
      <w:r w:rsidRPr="00A968B7">
        <w:rPr>
          <w:sz w:val="20"/>
        </w:rPr>
        <w:t>for</w:t>
      </w:r>
      <w:r w:rsidRPr="00A968B7">
        <w:rPr>
          <w:spacing w:val="-2"/>
          <w:sz w:val="20"/>
        </w:rPr>
        <w:t xml:space="preserve"> </w:t>
      </w:r>
      <w:r w:rsidRPr="00A968B7">
        <w:rPr>
          <w:sz w:val="20"/>
        </w:rPr>
        <w:t>information</w:t>
      </w:r>
      <w:r w:rsidRPr="00A968B7">
        <w:rPr>
          <w:spacing w:val="-3"/>
          <w:sz w:val="20"/>
        </w:rPr>
        <w:t xml:space="preserve"> </w:t>
      </w:r>
      <w:r w:rsidRPr="00A968B7">
        <w:rPr>
          <w:sz w:val="20"/>
        </w:rPr>
        <w:t>types</w:t>
      </w:r>
      <w:r w:rsidRPr="00A968B7">
        <w:rPr>
          <w:spacing w:val="-2"/>
          <w:sz w:val="20"/>
        </w:rPr>
        <w:t xml:space="preserve"> </w:t>
      </w:r>
      <w:r w:rsidRPr="00A968B7">
        <w:rPr>
          <w:sz w:val="20"/>
        </w:rPr>
        <w:t>is</w:t>
      </w:r>
      <w:r w:rsidRPr="00A968B7">
        <w:rPr>
          <w:spacing w:val="2"/>
          <w:sz w:val="20"/>
        </w:rPr>
        <w:t xml:space="preserve"> </w:t>
      </w:r>
      <w:r w:rsidRPr="00A968B7">
        <w:rPr>
          <w:sz w:val="20"/>
        </w:rPr>
        <w:t>information</w:t>
      </w:r>
      <w:r w:rsidRPr="00A968B7">
        <w:rPr>
          <w:spacing w:val="-3"/>
          <w:sz w:val="20"/>
        </w:rPr>
        <w:t xml:space="preserve"> </w:t>
      </w:r>
      <w:r w:rsidRPr="00A968B7">
        <w:rPr>
          <w:sz w:val="20"/>
        </w:rPr>
        <w:t>type.</w:t>
      </w:r>
    </w:p>
    <w:p w14:paraId="18A2BB3F" w14:textId="45CD129C" w:rsidR="00A968B7" w:rsidRPr="00A968B7" w:rsidRDefault="002D6278" w:rsidP="00A968B7">
      <w:pPr>
        <w:pStyle w:val="BodyText"/>
        <w:spacing w:before="118"/>
        <w:ind w:rightChars="106" w:right="212"/>
        <w:rPr>
          <w:sz w:val="20"/>
        </w:rPr>
      </w:pPr>
      <w:ins w:id="1233" w:author="Greenblue" w:date="2024-09-10T10:37:00Z">
        <w:del w:id="1234" w:author="Greenblue" w:date="2024-10-02T17:34:00Z">
          <w:r w:rsidRPr="002D6278" w:rsidDel="00DB4D64">
            <w:rPr>
              <w:sz w:val="20"/>
            </w:rPr>
            <w:delText>Electronic Product, Physical Product and S</w:delText>
          </w:r>
        </w:del>
      </w:ins>
      <w:ins w:id="1235" w:author="Greenblue" w:date="2024-09-10T10:39:00Z">
        <w:del w:id="1236" w:author="Greenblue" w:date="2024-10-02T17:34:00Z">
          <w:r w:rsidR="0049205C" w:rsidDel="00DB4D64">
            <w:rPr>
              <w:sz w:val="20"/>
            </w:rPr>
            <w:delText>-</w:delText>
          </w:r>
        </w:del>
      </w:ins>
      <w:ins w:id="1237" w:author="Greenblue" w:date="2024-09-10T10:37:00Z">
        <w:del w:id="1238" w:author="Greenblue" w:date="2024-10-02T17:34:00Z">
          <w:r w:rsidRPr="002D6278" w:rsidDel="00DB4D64">
            <w:rPr>
              <w:sz w:val="20"/>
            </w:rPr>
            <w:delText>100 Service is The CNP</w:delText>
          </w:r>
        </w:del>
      </w:ins>
      <w:ins w:id="1239" w:author="Greenblue" w:date="2024-09-10T10:39:00Z">
        <w:del w:id="1240" w:author="Greenblue" w:date="2024-10-02T17:34:00Z">
          <w:r w:rsidR="0049205C" w:rsidDel="00DB4D64">
            <w:rPr>
              <w:sz w:val="20"/>
            </w:rPr>
            <w:delText>(Catalogue of Nautical Products)</w:delText>
          </w:r>
        </w:del>
      </w:ins>
      <w:ins w:id="1241" w:author="Greenblue" w:date="2024-09-10T10:37:00Z">
        <w:del w:id="1242" w:author="Greenblue" w:date="2024-10-02T17:34:00Z">
          <w:r w:rsidRPr="002D6278" w:rsidDel="00DB4D64">
            <w:rPr>
              <w:sz w:val="20"/>
            </w:rPr>
            <w:delText xml:space="preserve"> data products have a CatalogueOfNauticalProduct feature type</w:delText>
          </w:r>
        </w:del>
      </w:ins>
      <w:del w:id="1243" w:author="Greenblue" w:date="2024-10-02T17:34:00Z">
        <w:r w:rsidR="00A968B7" w:rsidRPr="00A968B7" w:rsidDel="00DB4D64">
          <w:rPr>
            <w:sz w:val="20"/>
          </w:rPr>
          <w:delText>CNP</w:delText>
        </w:r>
        <w:r w:rsidR="00A968B7" w:rsidRPr="00A968B7" w:rsidDel="00DB4D64">
          <w:rPr>
            <w:spacing w:val="10"/>
            <w:sz w:val="20"/>
          </w:rPr>
          <w:delText xml:space="preserve"> </w:delText>
        </w:r>
        <w:r w:rsidR="00A968B7" w:rsidRPr="00A968B7" w:rsidDel="00DB4D64">
          <w:rPr>
            <w:sz w:val="20"/>
          </w:rPr>
          <w:delText>(Catalogue</w:delText>
        </w:r>
        <w:r w:rsidR="00A968B7" w:rsidRPr="00A968B7" w:rsidDel="00DB4D64">
          <w:rPr>
            <w:spacing w:val="13"/>
            <w:sz w:val="20"/>
          </w:rPr>
          <w:delText xml:space="preserve"> </w:delText>
        </w:r>
        <w:r w:rsidR="00A968B7" w:rsidRPr="00A968B7" w:rsidDel="00DB4D64">
          <w:rPr>
            <w:sz w:val="20"/>
          </w:rPr>
          <w:delText>of</w:delText>
        </w:r>
        <w:r w:rsidR="00A968B7" w:rsidRPr="00A968B7" w:rsidDel="00DB4D64">
          <w:rPr>
            <w:spacing w:val="13"/>
            <w:sz w:val="20"/>
          </w:rPr>
          <w:delText xml:space="preserve"> </w:delText>
        </w:r>
        <w:r w:rsidR="00A968B7" w:rsidRPr="00A968B7" w:rsidDel="00DB4D64">
          <w:rPr>
            <w:sz w:val="20"/>
          </w:rPr>
          <w:delText>Nautical</w:delText>
        </w:r>
        <w:r w:rsidR="00A968B7" w:rsidRPr="00A968B7" w:rsidDel="00DB4D64">
          <w:rPr>
            <w:spacing w:val="13"/>
            <w:sz w:val="20"/>
          </w:rPr>
          <w:delText xml:space="preserve"> </w:delText>
        </w:r>
        <w:r w:rsidR="00A968B7" w:rsidRPr="00A968B7" w:rsidDel="00DB4D64">
          <w:rPr>
            <w:sz w:val="20"/>
          </w:rPr>
          <w:delText>Products)</w:delText>
        </w:r>
        <w:r w:rsidR="00A968B7" w:rsidRPr="00A968B7" w:rsidDel="00DB4D64">
          <w:rPr>
            <w:spacing w:val="12"/>
            <w:sz w:val="20"/>
          </w:rPr>
          <w:delText xml:space="preserve"> </w:delText>
        </w:r>
        <w:r w:rsidR="00A968B7" w:rsidRPr="00A968B7" w:rsidDel="00DB4D64">
          <w:rPr>
            <w:sz w:val="20"/>
          </w:rPr>
          <w:delText>data</w:delText>
        </w:r>
        <w:r w:rsidR="00A968B7" w:rsidRPr="00A968B7" w:rsidDel="00DB4D64">
          <w:rPr>
            <w:spacing w:val="12"/>
            <w:sz w:val="20"/>
          </w:rPr>
          <w:delText xml:space="preserve"> </w:delText>
        </w:r>
        <w:r w:rsidR="00A968B7" w:rsidRPr="00A968B7" w:rsidDel="00DB4D64">
          <w:rPr>
            <w:sz w:val="20"/>
          </w:rPr>
          <w:delText>products</w:delText>
        </w:r>
        <w:r w:rsidR="00A968B7" w:rsidRPr="00A968B7" w:rsidDel="00DB4D64">
          <w:rPr>
            <w:spacing w:val="14"/>
            <w:sz w:val="20"/>
          </w:rPr>
          <w:delText xml:space="preserve"> </w:delText>
        </w:r>
        <w:r w:rsidR="00A968B7" w:rsidRPr="00A968B7" w:rsidDel="00DB4D64">
          <w:rPr>
            <w:sz w:val="20"/>
          </w:rPr>
          <w:delText>include</w:delText>
        </w:r>
        <w:r w:rsidR="00A968B7" w:rsidRPr="00A968B7" w:rsidDel="00DB4D64">
          <w:rPr>
            <w:spacing w:val="12"/>
            <w:sz w:val="20"/>
          </w:rPr>
          <w:delText xml:space="preserve"> </w:delText>
        </w:r>
      </w:del>
      <w:ins w:id="1244" w:author="Greenblue" w:date="2024-02-13T16:28:00Z">
        <w:del w:id="1245" w:author="Greenblue" w:date="2024-10-02T17:34:00Z">
          <w:r w:rsidR="00B519DF" w:rsidRPr="00B519DF" w:rsidDel="00DB4D64">
            <w:rPr>
              <w:sz w:val="20"/>
            </w:rPr>
            <w:delText>Electronic Product, Physical Product and S100 Service.</w:delText>
          </w:r>
          <w:r w:rsidR="00B519DF" w:rsidRPr="00B519DF" w:rsidDel="00DB4D64">
            <w:rPr>
              <w:spacing w:val="12"/>
              <w:sz w:val="20"/>
            </w:rPr>
            <w:delText xml:space="preserve"> </w:delText>
          </w:r>
        </w:del>
      </w:ins>
      <w:del w:id="1246" w:author="Greenblue" w:date="2024-02-13T16:28:00Z">
        <w:r w:rsidR="00A968B7" w:rsidRPr="00A968B7" w:rsidDel="00B519DF">
          <w:rPr>
            <w:sz w:val="20"/>
          </w:rPr>
          <w:delText>Nautical</w:delText>
        </w:r>
        <w:r w:rsidR="00A968B7" w:rsidRPr="00A968B7" w:rsidDel="00B519DF">
          <w:rPr>
            <w:spacing w:val="18"/>
            <w:sz w:val="20"/>
          </w:rPr>
          <w:delText xml:space="preserve"> </w:delText>
        </w:r>
        <w:r w:rsidR="00A968B7" w:rsidRPr="00A968B7" w:rsidDel="00B519DF">
          <w:rPr>
            <w:sz w:val="20"/>
          </w:rPr>
          <w:delText>Products,</w:delText>
        </w:r>
        <w:r w:rsidR="00A968B7" w:rsidRPr="00A968B7" w:rsidDel="00B519DF">
          <w:rPr>
            <w:spacing w:val="13"/>
            <w:sz w:val="20"/>
          </w:rPr>
          <w:delText xml:space="preserve"> </w:delText>
        </w:r>
        <w:r w:rsidR="00A968B7" w:rsidRPr="00A968B7" w:rsidDel="00B519DF">
          <w:rPr>
            <w:sz w:val="20"/>
          </w:rPr>
          <w:delText>Electronic</w:delText>
        </w:r>
        <w:r w:rsidR="00A968B7" w:rsidRPr="00A968B7" w:rsidDel="00B519DF">
          <w:rPr>
            <w:spacing w:val="15"/>
            <w:sz w:val="20"/>
          </w:rPr>
          <w:delText xml:space="preserve"> </w:delText>
        </w:r>
        <w:r w:rsidR="00A968B7" w:rsidRPr="00A968B7" w:rsidDel="00B519DF">
          <w:rPr>
            <w:sz w:val="20"/>
          </w:rPr>
          <w:delText>Chart,</w:delText>
        </w:r>
        <w:r w:rsidR="00A968B7" w:rsidRPr="00A968B7" w:rsidDel="00B519DF">
          <w:rPr>
            <w:spacing w:val="13"/>
            <w:sz w:val="20"/>
          </w:rPr>
          <w:delText xml:space="preserve"> </w:delText>
        </w:r>
        <w:r w:rsidR="00A968B7" w:rsidRPr="00A968B7" w:rsidDel="00B519DF">
          <w:rPr>
            <w:sz w:val="20"/>
          </w:rPr>
          <w:delText>and</w:delText>
        </w:r>
        <w:r w:rsidR="00A968B7" w:rsidRPr="00A968B7" w:rsidDel="00B519DF">
          <w:rPr>
            <w:spacing w:val="-52"/>
            <w:sz w:val="20"/>
          </w:rPr>
          <w:delText xml:space="preserve"> </w:delText>
        </w:r>
        <w:r w:rsidR="00A968B7" w:rsidRPr="00A968B7" w:rsidDel="00B519DF">
          <w:rPr>
            <w:sz w:val="20"/>
          </w:rPr>
          <w:delText>Paper</w:delText>
        </w:r>
        <w:r w:rsidR="00A968B7" w:rsidRPr="00A968B7" w:rsidDel="00B519DF">
          <w:rPr>
            <w:spacing w:val="-1"/>
            <w:sz w:val="20"/>
          </w:rPr>
          <w:delText xml:space="preserve"> </w:delText>
        </w:r>
        <w:r w:rsidR="00A968B7" w:rsidRPr="00A968B7" w:rsidDel="00B519DF">
          <w:rPr>
            <w:sz w:val="20"/>
          </w:rPr>
          <w:delText>Chart.</w:delText>
        </w:r>
        <w:r w:rsidR="00A968B7" w:rsidRPr="00A968B7" w:rsidDel="00B519DF">
          <w:rPr>
            <w:spacing w:val="2"/>
            <w:sz w:val="20"/>
          </w:rPr>
          <w:delText xml:space="preserve"> </w:delText>
        </w:r>
      </w:del>
      <w:r w:rsidR="00A968B7" w:rsidRPr="00A968B7">
        <w:rPr>
          <w:sz w:val="20"/>
        </w:rPr>
        <w:t>The</w:t>
      </w:r>
      <w:r w:rsidR="00A968B7" w:rsidRPr="00A968B7">
        <w:rPr>
          <w:spacing w:val="-1"/>
          <w:sz w:val="20"/>
        </w:rPr>
        <w:t xml:space="preserve"> </w:t>
      </w:r>
      <w:r w:rsidR="00A968B7" w:rsidRPr="00A968B7">
        <w:rPr>
          <w:sz w:val="20"/>
        </w:rPr>
        <w:t>geographic features</w:t>
      </w:r>
      <w:r w:rsidR="00A968B7" w:rsidRPr="00A968B7">
        <w:rPr>
          <w:spacing w:val="-1"/>
          <w:sz w:val="20"/>
        </w:rPr>
        <w:t xml:space="preserve"> </w:t>
      </w:r>
      <w:r w:rsidR="00A968B7" w:rsidRPr="00A968B7">
        <w:rPr>
          <w:sz w:val="20"/>
        </w:rPr>
        <w:t>included</w:t>
      </w:r>
      <w:r w:rsidR="00A968B7" w:rsidRPr="00A968B7">
        <w:rPr>
          <w:spacing w:val="1"/>
          <w:sz w:val="20"/>
        </w:rPr>
        <w:t xml:space="preserve"> </w:t>
      </w:r>
      <w:r w:rsidR="00A968B7" w:rsidRPr="00A968B7">
        <w:rPr>
          <w:sz w:val="20"/>
        </w:rPr>
        <w:t>in</w:t>
      </w:r>
      <w:r w:rsidR="00A968B7" w:rsidRPr="00A968B7">
        <w:rPr>
          <w:spacing w:val="-1"/>
          <w:sz w:val="20"/>
        </w:rPr>
        <w:t xml:space="preserve"> </w:t>
      </w:r>
      <w:r w:rsidR="00A968B7" w:rsidRPr="00A968B7">
        <w:rPr>
          <w:sz w:val="20"/>
        </w:rPr>
        <w:t>the</w:t>
      </w:r>
      <w:r w:rsidR="00A968B7" w:rsidRPr="00A968B7">
        <w:rPr>
          <w:spacing w:val="1"/>
          <w:sz w:val="20"/>
        </w:rPr>
        <w:t xml:space="preserve"> </w:t>
      </w:r>
      <w:r w:rsidR="00A968B7" w:rsidRPr="00A968B7">
        <w:rPr>
          <w:sz w:val="20"/>
        </w:rPr>
        <w:t>S-128 are:</w:t>
      </w:r>
    </w:p>
    <w:p w14:paraId="35F60E45" w14:textId="3B6BD8F9" w:rsidR="00A968B7" w:rsidRPr="00A968B7" w:rsidRDefault="00A968B7">
      <w:pPr>
        <w:pStyle w:val="NoSpacing"/>
        <w:numPr>
          <w:ilvl w:val="0"/>
          <w:numId w:val="14"/>
        </w:numPr>
        <w:spacing w:line="276" w:lineRule="auto"/>
        <w:ind w:left="669" w:hanging="227"/>
      </w:pPr>
      <w:r w:rsidRPr="00A968B7">
        <w:rPr>
          <w:spacing w:val="-1"/>
        </w:rPr>
        <w:t>Electronic</w:t>
      </w:r>
      <w:r w:rsidRPr="00A968B7">
        <w:rPr>
          <w:spacing w:val="-13"/>
        </w:rPr>
        <w:t xml:space="preserve"> </w:t>
      </w:r>
      <w:del w:id="1247" w:author="Greenblue" w:date="2024-02-13T16:29:00Z">
        <w:r w:rsidRPr="00A968B7" w:rsidDel="00B519DF">
          <w:rPr>
            <w:spacing w:val="-1"/>
          </w:rPr>
          <w:delText>Chart</w:delText>
        </w:r>
      </w:del>
      <w:ins w:id="1248" w:author="Greenblue" w:date="2024-02-13T16:29:00Z">
        <w:r w:rsidR="00B519DF">
          <w:rPr>
            <w:spacing w:val="-1"/>
          </w:rPr>
          <w:t>Product</w:t>
        </w:r>
      </w:ins>
      <w:r w:rsidRPr="00A968B7">
        <w:rPr>
          <w:spacing w:val="-1"/>
        </w:rPr>
        <w:t>:</w:t>
      </w:r>
      <w:r w:rsidRPr="00A968B7">
        <w:rPr>
          <w:spacing w:val="-12"/>
        </w:rPr>
        <w:t xml:space="preserve"> </w:t>
      </w:r>
      <w:r w:rsidRPr="00A968B7">
        <w:t>Electronic</w:t>
      </w:r>
      <w:r w:rsidRPr="00A968B7">
        <w:rPr>
          <w:spacing w:val="-7"/>
        </w:rPr>
        <w:t xml:space="preserve"> </w:t>
      </w:r>
      <w:ins w:id="1249" w:author="Greenblue" w:date="2024-02-13T16:29:00Z">
        <w:r w:rsidR="00B519DF">
          <w:rPr>
            <w:spacing w:val="-7"/>
          </w:rPr>
          <w:t xml:space="preserve">navigation </w:t>
        </w:r>
      </w:ins>
      <w:del w:id="1250" w:author="Greenblue" w:date="2024-02-13T16:29:00Z">
        <w:r w:rsidRPr="00A968B7" w:rsidDel="00B519DF">
          <w:delText>chart</w:delText>
        </w:r>
        <w:r w:rsidRPr="00A968B7" w:rsidDel="00B519DF">
          <w:rPr>
            <w:spacing w:val="-13"/>
          </w:rPr>
          <w:delText xml:space="preserve"> </w:delText>
        </w:r>
      </w:del>
      <w:r w:rsidRPr="00A968B7">
        <w:t>products</w:t>
      </w:r>
      <w:r w:rsidRPr="00A968B7">
        <w:rPr>
          <w:spacing w:val="-13"/>
        </w:rPr>
        <w:t xml:space="preserve"> </w:t>
      </w:r>
      <w:r w:rsidRPr="00A968B7">
        <w:t>like</w:t>
      </w:r>
      <w:r w:rsidRPr="00A968B7">
        <w:rPr>
          <w:spacing w:val="-14"/>
        </w:rPr>
        <w:t xml:space="preserve"> </w:t>
      </w:r>
      <w:r w:rsidRPr="00A968B7">
        <w:t>S-57</w:t>
      </w:r>
      <w:r w:rsidRPr="00A968B7">
        <w:rPr>
          <w:spacing w:val="-11"/>
        </w:rPr>
        <w:t xml:space="preserve"> </w:t>
      </w:r>
      <w:r w:rsidRPr="00A968B7">
        <w:t>ENC,</w:t>
      </w:r>
      <w:r w:rsidRPr="00A968B7">
        <w:rPr>
          <w:spacing w:val="-14"/>
        </w:rPr>
        <w:t xml:space="preserve"> </w:t>
      </w:r>
      <w:r w:rsidRPr="00A968B7">
        <w:t>S-101</w:t>
      </w:r>
      <w:r w:rsidRPr="00A968B7">
        <w:rPr>
          <w:spacing w:val="-12"/>
        </w:rPr>
        <w:t xml:space="preserve"> </w:t>
      </w:r>
      <w:r w:rsidRPr="00A968B7">
        <w:t>ENC</w:t>
      </w:r>
      <w:ins w:id="1251" w:author="Greenblue" w:date="2024-10-10T14:20:00Z">
        <w:r w:rsidR="00F6158C">
          <w:rPr>
            <w:spacing w:val="-10"/>
          </w:rPr>
          <w:t xml:space="preserve">, </w:t>
        </w:r>
      </w:ins>
      <w:del w:id="1252" w:author="Greenblue" w:date="2024-10-10T14:20:00Z">
        <w:r w:rsidRPr="00A968B7" w:rsidDel="00F6158C">
          <w:rPr>
            <w:spacing w:val="-10"/>
          </w:rPr>
          <w:delText xml:space="preserve"> </w:delText>
        </w:r>
        <w:r w:rsidDel="00F6158C">
          <w:rPr>
            <w:spacing w:val="-10"/>
          </w:rPr>
          <w:delText xml:space="preserve">and </w:delText>
        </w:r>
      </w:del>
      <w:r>
        <w:rPr>
          <w:spacing w:val="-10"/>
        </w:rPr>
        <w:t>digital charts for s</w:t>
      </w:r>
      <w:r w:rsidRPr="00A968B7">
        <w:t>pecial</w:t>
      </w:r>
      <w:r>
        <w:t xml:space="preserve"> </w:t>
      </w:r>
      <w:r w:rsidRPr="00A968B7">
        <w:t>purposes</w:t>
      </w:r>
      <w:ins w:id="1253" w:author="Greenblue" w:date="2024-10-10T14:20:00Z">
        <w:r w:rsidR="00F6158C">
          <w:t xml:space="preserve"> and digital publications based upon such physical publications.</w:t>
        </w:r>
      </w:ins>
      <w:del w:id="1254" w:author="Greenblue" w:date="2024-10-10T14:20:00Z">
        <w:r w:rsidRPr="00A968B7" w:rsidDel="00F6158C">
          <w:delText>.</w:delText>
        </w:r>
      </w:del>
    </w:p>
    <w:p w14:paraId="3B8E3140" w14:textId="29893380" w:rsidR="00A968B7" w:rsidRPr="00A968B7" w:rsidRDefault="00A968B7">
      <w:pPr>
        <w:pStyle w:val="NoSpacing"/>
        <w:numPr>
          <w:ilvl w:val="0"/>
          <w:numId w:val="14"/>
        </w:numPr>
        <w:spacing w:line="276" w:lineRule="auto"/>
        <w:ind w:left="669" w:hanging="227"/>
      </w:pPr>
      <w:del w:id="1255" w:author="Greenblue" w:date="2024-02-13T16:30:00Z">
        <w:r w:rsidRPr="00A968B7" w:rsidDel="00B519DF">
          <w:delText>Paper</w:delText>
        </w:r>
        <w:r w:rsidRPr="00A968B7" w:rsidDel="00B519DF">
          <w:rPr>
            <w:spacing w:val="-3"/>
          </w:rPr>
          <w:delText xml:space="preserve"> </w:delText>
        </w:r>
        <w:r w:rsidRPr="00A968B7" w:rsidDel="00B519DF">
          <w:delText>Chart</w:delText>
        </w:r>
      </w:del>
      <w:ins w:id="1256" w:author="Greenblue" w:date="2024-02-13T16:30:00Z">
        <w:r w:rsidR="00B519DF">
          <w:t>Physical Product</w:t>
        </w:r>
      </w:ins>
      <w:r w:rsidRPr="00A968B7">
        <w:t xml:space="preserve">: </w:t>
      </w:r>
      <w:del w:id="1257" w:author="Greenblue" w:date="2024-02-13T16:30:00Z">
        <w:r w:rsidRPr="00A968B7" w:rsidDel="00B519DF">
          <w:delText>Nautical</w:delText>
        </w:r>
        <w:r w:rsidRPr="00A968B7" w:rsidDel="00B519DF">
          <w:rPr>
            <w:spacing w:val="-3"/>
          </w:rPr>
          <w:delText xml:space="preserve"> </w:delText>
        </w:r>
        <w:r w:rsidRPr="00A968B7" w:rsidDel="00B519DF">
          <w:delText>paper</w:delText>
        </w:r>
        <w:r w:rsidRPr="00A968B7" w:rsidDel="00B519DF">
          <w:rPr>
            <w:spacing w:val="-2"/>
          </w:rPr>
          <w:delText xml:space="preserve"> </w:delText>
        </w:r>
        <w:r w:rsidRPr="00A968B7" w:rsidDel="00B519DF">
          <w:delText>charts</w:delText>
        </w:r>
        <w:r w:rsidRPr="00A968B7" w:rsidDel="00B519DF">
          <w:rPr>
            <w:spacing w:val="-1"/>
          </w:rPr>
          <w:delText xml:space="preserve"> </w:delText>
        </w:r>
        <w:r w:rsidRPr="00A968B7" w:rsidDel="00B519DF">
          <w:delText>and</w:delText>
        </w:r>
        <w:r w:rsidRPr="00A968B7" w:rsidDel="00B519DF">
          <w:rPr>
            <w:spacing w:val="-3"/>
          </w:rPr>
          <w:delText xml:space="preserve"> </w:delText>
        </w:r>
        <w:r w:rsidRPr="00A968B7" w:rsidDel="00B519DF">
          <w:delText>special</w:delText>
        </w:r>
        <w:r w:rsidRPr="00A968B7" w:rsidDel="00B519DF">
          <w:rPr>
            <w:spacing w:val="-4"/>
          </w:rPr>
          <w:delText xml:space="preserve"> </w:delText>
        </w:r>
        <w:r w:rsidRPr="00A968B7" w:rsidDel="00B519DF">
          <w:delText>purpose</w:delText>
        </w:r>
        <w:r w:rsidRPr="00A968B7" w:rsidDel="00B519DF">
          <w:rPr>
            <w:spacing w:val="-2"/>
          </w:rPr>
          <w:delText xml:space="preserve"> </w:delText>
        </w:r>
        <w:r w:rsidRPr="00A968B7" w:rsidDel="00B519DF">
          <w:delText>charts</w:delText>
        </w:r>
        <w:r w:rsidRPr="00A968B7" w:rsidDel="00B519DF">
          <w:rPr>
            <w:spacing w:val="-2"/>
          </w:rPr>
          <w:delText xml:space="preserve"> </w:delText>
        </w:r>
        <w:r w:rsidRPr="00A968B7" w:rsidDel="00B519DF">
          <w:delText>published in</w:delText>
        </w:r>
        <w:r w:rsidRPr="00A968B7" w:rsidDel="00B519DF">
          <w:rPr>
            <w:spacing w:val="-1"/>
          </w:rPr>
          <w:delText xml:space="preserve"> </w:delText>
        </w:r>
        <w:r w:rsidRPr="00A968B7" w:rsidDel="00B519DF">
          <w:delText>paper</w:delText>
        </w:r>
        <w:r w:rsidRPr="00A968B7" w:rsidDel="00B519DF">
          <w:rPr>
            <w:spacing w:val="2"/>
          </w:rPr>
          <w:delText xml:space="preserve"> </w:delText>
        </w:r>
        <w:r w:rsidRPr="00A968B7" w:rsidDel="00B519DF">
          <w:delText>format.</w:delText>
        </w:r>
      </w:del>
      <w:ins w:id="1258" w:author="Greenblue" w:date="2024-02-13T16:31:00Z">
        <w:r w:rsidR="00B519DF" w:rsidRPr="00B519DF">
          <w:t xml:space="preserve"> </w:t>
        </w:r>
        <w:r w:rsidR="00B519DF">
          <w:t>N</w:t>
        </w:r>
        <w:r w:rsidR="00B519DF" w:rsidRPr="00B519DF">
          <w:t>avigation products published in paper format</w:t>
        </w:r>
        <w:r w:rsidR="00B519DF">
          <w:t>.</w:t>
        </w:r>
      </w:ins>
    </w:p>
    <w:p w14:paraId="59044954" w14:textId="62D1CBF5" w:rsidR="00A968B7" w:rsidRPr="00A968B7" w:rsidDel="00356B01" w:rsidRDefault="00B519DF">
      <w:pPr>
        <w:pStyle w:val="NoSpacing"/>
        <w:numPr>
          <w:ilvl w:val="0"/>
          <w:numId w:val="14"/>
        </w:numPr>
        <w:spacing w:line="276" w:lineRule="auto"/>
        <w:ind w:left="669" w:hanging="227"/>
        <w:rPr>
          <w:del w:id="1259" w:author="Greenblue" w:date="2024-09-06T17:10:00Z"/>
        </w:rPr>
      </w:pPr>
      <w:ins w:id="1260" w:author="Greenblue" w:date="2024-02-13T16:31:00Z">
        <w:r w:rsidRPr="0062491D">
          <w:rPr>
            <w:spacing w:val="-8"/>
          </w:rPr>
          <w:t>S</w:t>
        </w:r>
      </w:ins>
      <w:ins w:id="1261" w:author="Greenblue" w:date="2024-09-10T10:05:00Z">
        <w:r w:rsidR="00BA68AA">
          <w:rPr>
            <w:spacing w:val="-8"/>
          </w:rPr>
          <w:t>-</w:t>
        </w:r>
      </w:ins>
      <w:ins w:id="1262" w:author="Greenblue" w:date="2024-02-13T16:31:00Z">
        <w:r w:rsidRPr="0062491D">
          <w:rPr>
            <w:spacing w:val="-8"/>
          </w:rPr>
          <w:t>100 Service</w:t>
        </w:r>
      </w:ins>
      <w:del w:id="1263" w:author="Greenblue" w:date="2024-02-13T16:31:00Z">
        <w:r w:rsidR="00A968B7" w:rsidRPr="0062491D" w:rsidDel="00B519DF">
          <w:rPr>
            <w:spacing w:val="-8"/>
          </w:rPr>
          <w:delText>Nautical Products</w:delText>
        </w:r>
      </w:del>
      <w:r w:rsidR="00A968B7" w:rsidRPr="0062491D">
        <w:rPr>
          <w:spacing w:val="-8"/>
        </w:rPr>
        <w:t xml:space="preserve">: </w:t>
      </w:r>
      <w:ins w:id="1264" w:author="USER" w:date="2024-03-27T22:17:00Z">
        <w:r w:rsidR="006D04FD">
          <w:t>A service that makes use of S-100 based product specifications to support data transfer.</w:t>
        </w:r>
      </w:ins>
      <w:ins w:id="1265" w:author="Greenblue" w:date="2024-02-13T16:31:00Z">
        <w:del w:id="1266" w:author="USER" w:date="2024-03-27T22:17:00Z">
          <w:r w:rsidRPr="0062491D" w:rsidDel="006D04FD">
            <w:rPr>
              <w:spacing w:val="-8"/>
            </w:rPr>
            <w:delText>S-100 based non-navigation products like S-104(Water Level forecasts), S-111</w:delText>
          </w:r>
        </w:del>
      </w:ins>
      <w:ins w:id="1267" w:author="Greenblue" w:date="2024-02-13T16:32:00Z">
        <w:del w:id="1268" w:author="USER" w:date="2024-03-27T22:17:00Z">
          <w:r w:rsidDel="006D04FD">
            <w:delText>(</w:delText>
          </w:r>
          <w:r w:rsidRPr="00B519DF" w:rsidDel="006D04FD">
            <w:delText xml:space="preserve">Surface </w:delText>
          </w:r>
        </w:del>
      </w:ins>
      <w:ins w:id="1269" w:author="Greenblue" w:date="2024-02-13T16:53:00Z">
        <w:del w:id="1270" w:author="USER" w:date="2024-03-27T22:17:00Z">
          <w:r w:rsidR="00795F00" w:rsidDel="006D04FD">
            <w:delText>C</w:delText>
          </w:r>
        </w:del>
      </w:ins>
      <w:ins w:id="1271" w:author="Greenblue" w:date="2024-02-13T16:32:00Z">
        <w:del w:id="1272" w:author="USER" w:date="2024-03-27T22:17:00Z">
          <w:r w:rsidRPr="00B519DF" w:rsidDel="006D04FD">
            <w:delText>urrent forecasts</w:delText>
          </w:r>
          <w:r w:rsidDel="006D04FD">
            <w:delText>)</w:delText>
          </w:r>
        </w:del>
      </w:ins>
      <w:ins w:id="1273" w:author="Greenblue" w:date="2024-02-13T16:31:00Z">
        <w:del w:id="1274" w:author="USER" w:date="2024-03-27T22:17:00Z">
          <w:r w:rsidRPr="00B519DF" w:rsidDel="006D04FD">
            <w:delText xml:space="preserve"> and S-124</w:delText>
          </w:r>
        </w:del>
      </w:ins>
      <w:ins w:id="1275" w:author="Greenblue" w:date="2024-02-13T16:32:00Z">
        <w:del w:id="1276" w:author="USER" w:date="2024-03-27T22:17:00Z">
          <w:r w:rsidDel="006D04FD">
            <w:delText>(</w:delText>
          </w:r>
          <w:r w:rsidRPr="00B519DF" w:rsidDel="006D04FD">
            <w:delText>Navigational Warnings</w:delText>
          </w:r>
          <w:r w:rsidR="00752074" w:rsidRPr="0062491D" w:rsidDel="006D04FD">
            <w:rPr>
              <w:rFonts w:eastAsia="Malgun Gothic"/>
              <w:lang w:eastAsia="ko-KR"/>
            </w:rPr>
            <w:delText>)</w:delText>
          </w:r>
        </w:del>
      </w:ins>
      <w:ins w:id="1277" w:author="Greenblue" w:date="2024-02-13T16:31:00Z">
        <w:del w:id="1278" w:author="USER" w:date="2024-03-27T22:17:00Z">
          <w:r w:rsidRPr="00B519DF" w:rsidDel="006D04FD">
            <w:delText>.</w:delText>
          </w:r>
        </w:del>
      </w:ins>
      <w:del w:id="1279" w:author="Greenblue" w:date="2024-02-13T16:31:00Z">
        <w:r w:rsidR="00A968B7" w:rsidRPr="00A968B7" w:rsidDel="00B519DF">
          <w:delText>Nautical</w:delText>
        </w:r>
        <w:r w:rsidR="00A968B7" w:rsidRPr="00A968B7" w:rsidDel="00B519DF">
          <w:rPr>
            <w:spacing w:val="1"/>
          </w:rPr>
          <w:delText xml:space="preserve"> </w:delText>
        </w:r>
        <w:r w:rsidR="00A968B7" w:rsidRPr="00A968B7" w:rsidDel="00B519DF">
          <w:delText>publications,</w:delText>
        </w:r>
        <w:r w:rsidR="00A968B7" w:rsidRPr="00A968B7" w:rsidDel="00B519DF">
          <w:rPr>
            <w:spacing w:val="2"/>
          </w:rPr>
          <w:delText xml:space="preserve"> </w:delText>
        </w:r>
        <w:r w:rsidR="00A968B7" w:rsidRPr="00A968B7" w:rsidDel="00B519DF">
          <w:delText>online</w:delText>
        </w:r>
        <w:r w:rsidR="00A968B7" w:rsidRPr="00A968B7" w:rsidDel="00B519DF">
          <w:rPr>
            <w:spacing w:val="2"/>
          </w:rPr>
          <w:delText xml:space="preserve"> </w:delText>
        </w:r>
        <w:r w:rsidR="00A968B7" w:rsidRPr="00A968B7" w:rsidDel="00B519DF">
          <w:delText>services,</w:delText>
        </w:r>
        <w:r w:rsidR="00A968B7" w:rsidRPr="00A968B7" w:rsidDel="00B519DF">
          <w:rPr>
            <w:spacing w:val="2"/>
          </w:rPr>
          <w:delText xml:space="preserve"> </w:delText>
        </w:r>
        <w:r w:rsidR="00A968B7" w:rsidRPr="00A968B7" w:rsidDel="00B519DF">
          <w:delText>S-100</w:delText>
        </w:r>
        <w:r w:rsidR="00A968B7" w:rsidRPr="00A968B7" w:rsidDel="00B519DF">
          <w:rPr>
            <w:spacing w:val="2"/>
          </w:rPr>
          <w:delText xml:space="preserve"> </w:delText>
        </w:r>
        <w:r w:rsidR="00A968B7" w:rsidRPr="00A968B7" w:rsidDel="00B519DF">
          <w:delText>compliant</w:delText>
        </w:r>
        <w:r w:rsidR="00A968B7" w:rsidRPr="00A968B7" w:rsidDel="00B519DF">
          <w:rPr>
            <w:spacing w:val="2"/>
          </w:rPr>
          <w:delText xml:space="preserve"> </w:delText>
        </w:r>
        <w:r w:rsidR="00A968B7" w:rsidRPr="00A968B7" w:rsidDel="00B519DF">
          <w:delText>products</w:delText>
        </w:r>
        <w:r w:rsidR="00A968B7" w:rsidRPr="00A968B7" w:rsidDel="00B519DF">
          <w:rPr>
            <w:spacing w:val="3"/>
          </w:rPr>
          <w:delText xml:space="preserve"> </w:delText>
        </w:r>
        <w:r w:rsidR="00A968B7" w:rsidRPr="00A968B7" w:rsidDel="00B519DF">
          <w:delText>and</w:delText>
        </w:r>
        <w:r w:rsidR="00A968B7" w:rsidRPr="00A968B7" w:rsidDel="00B519DF">
          <w:rPr>
            <w:spacing w:val="2"/>
          </w:rPr>
          <w:delText xml:space="preserve"> </w:delText>
        </w:r>
        <w:r w:rsidR="00A968B7" w:rsidRPr="00A968B7" w:rsidDel="00B519DF">
          <w:delText>e-</w:delText>
        </w:r>
        <w:r w:rsidR="00A968B7" w:rsidRPr="00A968B7" w:rsidDel="00B519DF">
          <w:rPr>
            <w:spacing w:val="-53"/>
          </w:rPr>
          <w:delText xml:space="preserve"> </w:delText>
        </w:r>
        <w:r w:rsidR="00A968B7" w:rsidRPr="00A968B7" w:rsidDel="00B519DF">
          <w:delText>Navigation</w:delText>
        </w:r>
        <w:r w:rsidR="00A968B7" w:rsidRPr="00A968B7" w:rsidDel="00B519DF">
          <w:rPr>
            <w:spacing w:val="-2"/>
          </w:rPr>
          <w:delText xml:space="preserve"> </w:delText>
        </w:r>
        <w:r w:rsidR="00A968B7" w:rsidRPr="00A968B7" w:rsidDel="00B519DF">
          <w:delText>services and all nautical</w:delText>
        </w:r>
        <w:r w:rsidR="00A968B7" w:rsidRPr="00A968B7" w:rsidDel="00B519DF">
          <w:rPr>
            <w:spacing w:val="1"/>
          </w:rPr>
          <w:delText xml:space="preserve"> </w:delText>
        </w:r>
        <w:r w:rsidR="00A968B7" w:rsidRPr="00A968B7" w:rsidDel="00B519DF">
          <w:delText>products except</w:delText>
        </w:r>
        <w:r w:rsidR="00A968B7" w:rsidRPr="00A968B7" w:rsidDel="00B519DF">
          <w:rPr>
            <w:spacing w:val="-1"/>
          </w:rPr>
          <w:delText xml:space="preserve"> </w:delText>
        </w:r>
        <w:r w:rsidR="00A968B7" w:rsidRPr="00A968B7" w:rsidDel="00B519DF">
          <w:delText>nautical</w:delText>
        </w:r>
        <w:r w:rsidR="00A968B7" w:rsidRPr="00A968B7" w:rsidDel="00B519DF">
          <w:rPr>
            <w:spacing w:val="-3"/>
          </w:rPr>
          <w:delText xml:space="preserve"> </w:delText>
        </w:r>
        <w:r w:rsidR="00A968B7" w:rsidRPr="00A968B7" w:rsidDel="00B519DF">
          <w:delText>charts.</w:delText>
        </w:r>
      </w:del>
    </w:p>
    <w:p w14:paraId="147DF6A2" w14:textId="46913D79" w:rsidR="00A968B7" w:rsidDel="00356B01" w:rsidRDefault="0062491D" w:rsidP="00356B01">
      <w:pPr>
        <w:pStyle w:val="NoSpacing"/>
        <w:numPr>
          <w:ilvl w:val="0"/>
          <w:numId w:val="14"/>
        </w:numPr>
        <w:spacing w:line="276" w:lineRule="auto"/>
        <w:ind w:left="669" w:hanging="227"/>
        <w:rPr>
          <w:del w:id="1280" w:author="Greenblue" w:date="2024-09-06T17:10:00Z"/>
        </w:rPr>
      </w:pPr>
      <w:ins w:id="1281" w:author="Greenblue" w:date="2024-02-13T16:55:00Z">
        <w:del w:id="1282" w:author="Greenblue" w:date="2024-09-06T17:10:00Z">
          <w:r w:rsidRPr="00B519DF" w:rsidDel="00356B01">
            <w:delText xml:space="preserve">Electronic Product, Physical Product </w:delText>
          </w:r>
        </w:del>
        <w:del w:id="1283" w:author="Greenblue" w:date="2024-09-06T17:09:00Z">
          <w:r w:rsidRPr="00B519DF" w:rsidDel="00CE65F6">
            <w:delText>and S100 Service</w:delText>
          </w:r>
          <w:r w:rsidDel="00CE65F6">
            <w:delText xml:space="preserve"> is</w:delText>
          </w:r>
        </w:del>
        <w:del w:id="1284" w:author="Greenblue" w:date="2024-09-06T17:10:00Z">
          <w:r w:rsidDel="00356B01">
            <w:delText xml:space="preserve"> </w:delText>
          </w:r>
        </w:del>
      </w:ins>
      <w:del w:id="1285" w:author="Greenblue" w:date="2024-09-06T17:10:00Z">
        <w:r w:rsidR="00A968B7" w:rsidRPr="00A968B7" w:rsidDel="00356B01">
          <w:delText>The</w:delText>
        </w:r>
        <w:r w:rsidR="00A968B7" w:rsidRPr="00356B01" w:rsidDel="00356B01">
          <w:rPr>
            <w:spacing w:val="3"/>
          </w:rPr>
          <w:delText xml:space="preserve"> </w:delText>
        </w:r>
        <w:r w:rsidR="00A968B7" w:rsidRPr="00A968B7" w:rsidDel="00356B01">
          <w:delText>CNP</w:delText>
        </w:r>
        <w:r w:rsidR="00A968B7" w:rsidRPr="00356B01" w:rsidDel="00356B01">
          <w:rPr>
            <w:spacing w:val="4"/>
          </w:rPr>
          <w:delText xml:space="preserve"> </w:delText>
        </w:r>
        <w:r w:rsidR="00A968B7" w:rsidRPr="00A968B7" w:rsidDel="00356B01">
          <w:delText>data</w:delText>
        </w:r>
        <w:r w:rsidR="00A968B7" w:rsidRPr="00356B01" w:rsidDel="00356B01">
          <w:rPr>
            <w:spacing w:val="5"/>
          </w:rPr>
          <w:delText xml:space="preserve"> </w:delText>
        </w:r>
        <w:r w:rsidR="00A968B7" w:rsidRPr="00A968B7" w:rsidDel="00356B01">
          <w:delText>products</w:delText>
        </w:r>
        <w:r w:rsidR="00A968B7" w:rsidRPr="00356B01" w:rsidDel="00356B01">
          <w:rPr>
            <w:spacing w:val="5"/>
          </w:rPr>
          <w:delText xml:space="preserve"> </w:delText>
        </w:r>
        <w:r w:rsidR="00A968B7" w:rsidRPr="00A968B7" w:rsidDel="00356B01">
          <w:delText>ha</w:delText>
        </w:r>
      </w:del>
      <w:del w:id="1286" w:author="Greenblue" w:date="2024-09-06T17:09:00Z">
        <w:r w:rsidR="00A968B7" w:rsidRPr="00A968B7" w:rsidDel="00CE65F6">
          <w:delText>ve</w:delText>
        </w:r>
      </w:del>
      <w:del w:id="1287" w:author="Greenblue" w:date="2024-09-06T17:10:00Z">
        <w:r w:rsidR="00A968B7" w:rsidRPr="00356B01" w:rsidDel="00356B01">
          <w:rPr>
            <w:spacing w:val="6"/>
          </w:rPr>
          <w:delText xml:space="preserve"> </w:delText>
        </w:r>
        <w:r w:rsidR="00A968B7" w:rsidRPr="00A968B7" w:rsidDel="00356B01">
          <w:delText>a</w:delText>
        </w:r>
        <w:r w:rsidR="00A968B7" w:rsidRPr="00356B01" w:rsidDel="00356B01">
          <w:rPr>
            <w:spacing w:val="4"/>
          </w:rPr>
          <w:delText xml:space="preserve"> </w:delText>
        </w:r>
      </w:del>
      <w:del w:id="1288" w:author="Greenblue" w:date="2024-09-06T17:09:00Z">
        <w:r w:rsidR="00A968B7" w:rsidRPr="00A968B7" w:rsidDel="00CE65F6">
          <w:delText>CatalogueOfNauticalProduct</w:delText>
        </w:r>
        <w:r w:rsidR="00A968B7" w:rsidRPr="00356B01" w:rsidDel="00CE65F6">
          <w:rPr>
            <w:spacing w:val="4"/>
          </w:rPr>
          <w:delText xml:space="preserve"> </w:delText>
        </w:r>
      </w:del>
      <w:del w:id="1289" w:author="Greenblue" w:date="2024-09-06T17:10:00Z">
        <w:r w:rsidR="00A968B7" w:rsidRPr="00A968B7" w:rsidDel="00356B01">
          <w:delText>feature</w:delText>
        </w:r>
        <w:r w:rsidR="00A968B7" w:rsidRPr="00356B01" w:rsidDel="00356B01">
          <w:rPr>
            <w:spacing w:val="6"/>
          </w:rPr>
          <w:delText xml:space="preserve"> </w:delText>
        </w:r>
        <w:r w:rsidR="00A968B7" w:rsidRPr="00A968B7" w:rsidDel="00356B01">
          <w:delText>type.</w:delText>
        </w:r>
        <w:r w:rsidR="00A968B7" w:rsidRPr="00356B01" w:rsidDel="00356B01">
          <w:rPr>
            <w:spacing w:val="6"/>
          </w:rPr>
          <w:delText xml:space="preserve"> </w:delText>
        </w:r>
        <w:r w:rsidR="00A968B7" w:rsidRPr="00A968B7" w:rsidDel="00356B01">
          <w:delText>Attribute</w:delText>
        </w:r>
      </w:del>
      <w:del w:id="1290" w:author="Greenblue" w:date="2024-09-06T17:09:00Z">
        <w:r w:rsidR="00A968B7" w:rsidRPr="00A968B7" w:rsidDel="00CE65F6">
          <w:delText>s</w:delText>
        </w:r>
      </w:del>
      <w:del w:id="1291" w:author="Greenblue" w:date="2024-09-06T17:10:00Z">
        <w:r w:rsidR="00A968B7" w:rsidRPr="00356B01" w:rsidDel="00356B01">
          <w:rPr>
            <w:spacing w:val="5"/>
          </w:rPr>
          <w:delText xml:space="preserve"> </w:delText>
        </w:r>
        <w:r w:rsidR="00A968B7" w:rsidRPr="00A968B7" w:rsidDel="00356B01">
          <w:delText>like</w:delText>
        </w:r>
        <w:r w:rsidR="00A968B7" w:rsidRPr="00356B01" w:rsidDel="00356B01">
          <w:rPr>
            <w:spacing w:val="13"/>
          </w:rPr>
          <w:delText xml:space="preserve"> </w:delText>
        </w:r>
      </w:del>
      <w:del w:id="1292" w:author="Greenblue" w:date="2024-09-06T17:09:00Z">
        <w:r w:rsidR="00A968B7" w:rsidRPr="00A968B7" w:rsidDel="00CE65F6">
          <w:delText>featureName,</w:delText>
        </w:r>
        <w:r w:rsidR="00A968B7" w:rsidRPr="00356B01" w:rsidDel="00CE65F6">
          <w:rPr>
            <w:spacing w:val="-53"/>
          </w:rPr>
          <w:delText xml:space="preserve"> </w:delText>
        </w:r>
        <w:r w:rsidR="00A968B7" w:rsidRPr="00A968B7" w:rsidDel="00CE65F6">
          <w:delText>issueDate</w:delText>
        </w:r>
        <w:r w:rsidR="00A968B7" w:rsidRPr="00356B01" w:rsidDel="00CE65F6">
          <w:rPr>
            <w:spacing w:val="-4"/>
          </w:rPr>
          <w:delText xml:space="preserve"> </w:delText>
        </w:r>
        <w:r w:rsidR="00A968B7" w:rsidRPr="00A968B7" w:rsidDel="00CE65F6">
          <w:delText>and</w:delText>
        </w:r>
        <w:r w:rsidR="00A968B7" w:rsidRPr="00356B01" w:rsidDel="00CE65F6">
          <w:rPr>
            <w:spacing w:val="-3"/>
          </w:rPr>
          <w:delText xml:space="preserve"> </w:delText>
        </w:r>
      </w:del>
      <w:del w:id="1293" w:author="Greenblue" w:date="2024-09-06T17:10:00Z">
        <w:r w:rsidR="00A968B7" w:rsidRPr="00A968B7" w:rsidDel="00356B01">
          <w:delText>editionNumber</w:delText>
        </w:r>
        <w:r w:rsidR="00A968B7" w:rsidRPr="00356B01" w:rsidDel="00356B01">
          <w:rPr>
            <w:spacing w:val="-2"/>
          </w:rPr>
          <w:delText xml:space="preserve"> </w:delText>
        </w:r>
        <w:r w:rsidR="00A968B7" w:rsidRPr="00A968B7" w:rsidDel="00356B01">
          <w:delText>in</w:delText>
        </w:r>
        <w:r w:rsidR="00A968B7" w:rsidRPr="00356B01" w:rsidDel="00356B01">
          <w:rPr>
            <w:spacing w:val="-1"/>
          </w:rPr>
          <w:delText xml:space="preserve"> </w:delText>
        </w:r>
      </w:del>
      <w:del w:id="1294" w:author="Greenblue" w:date="2024-09-06T17:09:00Z">
        <w:r w:rsidR="00A968B7" w:rsidRPr="00A968B7" w:rsidDel="00CE65F6">
          <w:delText>CatalogueOfNauticalProduct</w:delText>
        </w:r>
        <w:r w:rsidR="00A968B7" w:rsidRPr="00356B01" w:rsidDel="00CE65F6">
          <w:rPr>
            <w:spacing w:val="-2"/>
          </w:rPr>
          <w:delText xml:space="preserve"> </w:delText>
        </w:r>
        <w:r w:rsidR="00A968B7" w:rsidRPr="00A968B7" w:rsidDel="00CE65F6">
          <w:delText>are</w:delText>
        </w:r>
      </w:del>
      <w:del w:id="1295" w:author="Greenblue" w:date="2024-09-06T17:10:00Z">
        <w:r w:rsidR="00A968B7" w:rsidRPr="00356B01" w:rsidDel="00356B01">
          <w:rPr>
            <w:spacing w:val="-3"/>
          </w:rPr>
          <w:delText xml:space="preserve"> </w:delText>
        </w:r>
        <w:r w:rsidR="00A968B7" w:rsidRPr="00A968B7" w:rsidDel="00356B01">
          <w:delText>mandatory,</w:delText>
        </w:r>
        <w:r w:rsidR="00A968B7" w:rsidRPr="00356B01" w:rsidDel="00356B01">
          <w:rPr>
            <w:spacing w:val="-3"/>
          </w:rPr>
          <w:delText xml:space="preserve"> </w:delText>
        </w:r>
        <w:r w:rsidR="00A968B7" w:rsidRPr="00A968B7" w:rsidDel="00356B01">
          <w:delText>but</w:delText>
        </w:r>
        <w:r w:rsidR="00A968B7" w:rsidRPr="00356B01" w:rsidDel="00356B01">
          <w:rPr>
            <w:spacing w:val="-2"/>
          </w:rPr>
          <w:delText xml:space="preserve"> </w:delText>
        </w:r>
        <w:r w:rsidR="00A968B7" w:rsidRPr="00A968B7" w:rsidDel="00356B01">
          <w:delText>others</w:delText>
        </w:r>
        <w:r w:rsidR="00A968B7" w:rsidRPr="00356B01" w:rsidDel="00356B01">
          <w:rPr>
            <w:spacing w:val="-2"/>
          </w:rPr>
          <w:delText xml:space="preserve"> </w:delText>
        </w:r>
        <w:r w:rsidR="00A968B7" w:rsidRPr="00A968B7" w:rsidDel="00356B01">
          <w:delText>are optional.</w:delText>
        </w:r>
      </w:del>
    </w:p>
    <w:p w14:paraId="4CF01F1A" w14:textId="77777777" w:rsidR="00356B01" w:rsidRPr="00356B01" w:rsidRDefault="00356B01" w:rsidP="00356B01">
      <w:pPr>
        <w:pStyle w:val="NoSpacing"/>
        <w:numPr>
          <w:ilvl w:val="0"/>
          <w:numId w:val="14"/>
        </w:numPr>
        <w:spacing w:line="276" w:lineRule="auto"/>
        <w:ind w:left="669" w:hanging="227"/>
        <w:rPr>
          <w:ins w:id="1296" w:author="Greenblue" w:date="2024-09-06T17:10:00Z"/>
          <w:rFonts w:eastAsiaTheme="minorEastAsia"/>
        </w:rPr>
      </w:pPr>
    </w:p>
    <w:p w14:paraId="2D64902F" w14:textId="1C9C04F8" w:rsidR="00A968B7" w:rsidRPr="00795F00" w:rsidRDefault="007642D5" w:rsidP="00A968B7">
      <w:ins w:id="1297" w:author="Greenblue" w:date="2024-02-13T16:49:00Z">
        <w:r w:rsidRPr="00795F00">
          <w:t>CatalogueElement</w:t>
        </w:r>
        <w:del w:id="1298" w:author="Greenblue" w:date="2024-09-10T10:45:00Z">
          <w:r w:rsidRPr="00795F00" w:rsidDel="00C22BF4">
            <w:delText>s</w:delText>
          </w:r>
        </w:del>
        <w:r w:rsidRPr="00795F00">
          <w:t xml:space="preserve"> and NavigationalProduct </w:t>
        </w:r>
      </w:ins>
      <w:del w:id="1299" w:author="Greenblue" w:date="2024-02-13T16:49:00Z">
        <w:r w:rsidR="00A968B7" w:rsidRPr="00795F00" w:rsidDel="007642D5">
          <w:delText>The abstract class</w:delText>
        </w:r>
        <w:r w:rsidR="00A968B7" w:rsidRPr="00795F00" w:rsidDel="007642D5">
          <w:rPr>
            <w:rFonts w:ascii="Malgun Gothic" w:eastAsia="Malgun Gothic" w:hAnsi="Malgun Gothic" w:cs="Malgun Gothic" w:hint="eastAsia"/>
          </w:rPr>
          <w:delText>e</w:delText>
        </w:r>
        <w:r w:rsidR="00A968B7" w:rsidRPr="00795F00" w:rsidDel="007642D5">
          <w:rPr>
            <w:rFonts w:ascii="Malgun Gothic" w:eastAsia="Malgun Gothic" w:hAnsi="Malgun Gothic" w:cs="Malgun Gothic"/>
          </w:rPr>
          <w:delText>s</w:delText>
        </w:r>
        <w:r w:rsidR="00A968B7" w:rsidRPr="00795F00" w:rsidDel="007642D5">
          <w:delText xml:space="preserve"> CatalogueElements and AbstractChartProducts </w:delText>
        </w:r>
      </w:del>
      <w:r w:rsidR="00A968B7" w:rsidRPr="00795F00">
        <w:t>is an abstract class</w:t>
      </w:r>
      <w:ins w:id="1300" w:author="Greenblue" w:date="2024-09-10T10:45:00Z">
        <w:r w:rsidR="00C22BF4">
          <w:t>es</w:t>
        </w:r>
      </w:ins>
      <w:r w:rsidR="00A968B7" w:rsidRPr="00795F00">
        <w:t xml:space="preserve"> from which the geographic feature classes in the Application Schema are derived. CatalogueElement</w:t>
      </w:r>
      <w:del w:id="1301" w:author="USER" w:date="2024-03-22T18:43:00Z">
        <w:r w:rsidR="00A968B7" w:rsidRPr="00795F00" w:rsidDel="0032631A">
          <w:delText>s</w:delText>
        </w:r>
      </w:del>
      <w:r w:rsidR="00A968B7" w:rsidRPr="00795F00">
        <w:t xml:space="preserve"> has common attributes which are inherited by all S-128 geographic feature types</w:t>
      </w:r>
      <w:ins w:id="1302" w:author="Greenblue" w:date="2024-09-10T10:46:00Z">
        <w:r w:rsidR="00C22BF4" w:rsidRPr="00C22BF4">
          <w:rPr>
            <w:i/>
            <w:iCs/>
          </w:rPr>
          <w:t xml:space="preserve"> </w:t>
        </w:r>
        <w:r w:rsidR="00C22BF4" w:rsidRPr="003B0A7B">
          <w:rPr>
            <w:i/>
            <w:iCs/>
          </w:rPr>
          <w:t>NavigationalProduct has common attributes product type products.</w:t>
        </w:r>
        <w:r w:rsidR="00C22BF4">
          <w:t xml:space="preserve"> To make sense</w:t>
        </w:r>
      </w:ins>
      <w:del w:id="1303" w:author="Greenblue" w:date="2024-09-10T10:46:00Z">
        <w:r w:rsidR="00A968B7" w:rsidRPr="00795F00" w:rsidDel="00C22BF4">
          <w:delText xml:space="preserve">. </w:delText>
        </w:r>
      </w:del>
      <w:ins w:id="1304" w:author="Greenblue" w:date="2024-02-13T16:49:00Z">
        <w:del w:id="1305" w:author="Greenblue" w:date="2024-09-10T10:46:00Z">
          <w:r w:rsidR="00795F00" w:rsidRPr="00795F00" w:rsidDel="00C22BF4">
            <w:delText>NavigationalProduct</w:delText>
          </w:r>
        </w:del>
      </w:ins>
      <w:del w:id="1306" w:author="Greenblue" w:date="2024-09-10T10:46:00Z">
        <w:r w:rsidR="00A968B7" w:rsidRPr="00795F00" w:rsidDel="00C22BF4">
          <w:delText xml:space="preserve">AbstractChartProducts has common attributes </w:delText>
        </w:r>
      </w:del>
      <w:ins w:id="1307" w:author="Greenblue" w:date="2024-02-13T16:50:00Z">
        <w:del w:id="1308" w:author="Greenblue" w:date="2024-09-10T10:46:00Z">
          <w:r w:rsidR="00795F00" w:rsidRPr="00795F00" w:rsidDel="00C22BF4">
            <w:delText>product type products</w:delText>
          </w:r>
        </w:del>
      </w:ins>
      <w:del w:id="1309" w:author="Greenblue" w:date="2024-09-10T10:46:00Z">
        <w:r w:rsidR="00A968B7" w:rsidRPr="00795F00" w:rsidDel="00C22BF4">
          <w:delText>for chart type products.</w:delText>
        </w:r>
      </w:del>
      <w:r w:rsidR="00A968B7" w:rsidRPr="00795F00">
        <w:t xml:space="preserve"> </w:t>
      </w:r>
      <w:ins w:id="1310" w:author="Greenblue" w:date="2024-09-10T10:46:00Z">
        <w:r w:rsidR="00C22BF4">
          <w:t>a</w:t>
        </w:r>
      </w:ins>
      <w:del w:id="1311" w:author="Greenblue" w:date="2024-09-10T10:46:00Z">
        <w:r w:rsidR="00A968B7" w:rsidRPr="00795F00" w:rsidDel="00C22BF4">
          <w:delText>A</w:delText>
        </w:r>
      </w:del>
      <w:r w:rsidR="00A968B7" w:rsidRPr="00795F00">
        <w:t xml:space="preserve"> derived class may impose additional constraints, which will be described in the definition of the derived class or the S-128 DCEG.</w:t>
      </w:r>
    </w:p>
    <w:p w14:paraId="05FC1632" w14:textId="77777777" w:rsidR="00A968B7" w:rsidRPr="00795F00" w:rsidRDefault="00A968B7" w:rsidP="00A968B7">
      <w:r w:rsidRPr="00795F00">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7E4B0672" w14:textId="4E86BE02" w:rsidR="00A968B7" w:rsidDel="00C931F2" w:rsidRDefault="00A968B7" w:rsidP="00A968B7">
      <w:pPr>
        <w:rPr>
          <w:del w:id="1312" w:author="USER" w:date="2024-03-15T11:03:00Z"/>
        </w:rPr>
      </w:pPr>
      <w:r w:rsidRPr="00795F00">
        <w:t>ContactDetails is the information type in the S-128 domain model. ContactDetails has attributes for contactInstructions, contactAddress, information,   onlineResource,   and telecommunications   and s</w:t>
      </w:r>
      <w:del w:id="1313" w:author="Greenblue" w:date="2024-02-13T16:50:00Z">
        <w:r w:rsidRPr="00795F00" w:rsidDel="00795F00">
          <w:delText xml:space="preserve"> </w:delText>
        </w:r>
      </w:del>
      <w:r w:rsidRPr="00795F00">
        <w:t>ourceIndication.</w:t>
      </w:r>
      <w:del w:id="1314" w:author="Greenblue" w:date="2024-10-02T18:05:00Z">
        <w:r w:rsidRPr="00795F00" w:rsidDel="00663A80">
          <w:delText xml:space="preserve"> All the attributes of ContactDetails are optional.</w:delText>
        </w:r>
      </w:del>
      <w:r w:rsidRPr="00795F00">
        <w:t xml:space="preserve"> </w:t>
      </w:r>
      <w:ins w:id="1315" w:author="Greenblue" w:date="2024-02-13T16:50:00Z">
        <w:r w:rsidR="00795F00" w:rsidRPr="00795F00">
          <w:t xml:space="preserve">Information types may be associated to other information types or referenced by associations from feature types. </w:t>
        </w:r>
      </w:ins>
      <w:r w:rsidRPr="00795F00">
        <w:t>A derived class may impose additional constraints, which will be described in the definition of the derived class or in the S-128 DCEG.</w:t>
      </w:r>
    </w:p>
    <w:p w14:paraId="22342B12" w14:textId="46650AEF" w:rsidR="00C931F2" w:rsidRDefault="00C931F2" w:rsidP="00E00423">
      <w:pPr>
        <w:rPr>
          <w:ins w:id="1316" w:author="Greenblue" w:date="2024-10-28T16:42:00Z"/>
          <w:rFonts w:eastAsiaTheme="minorEastAsia"/>
        </w:rPr>
      </w:pPr>
    </w:p>
    <w:p w14:paraId="2D6151E9" w14:textId="4F866404" w:rsidR="00C931F2" w:rsidRPr="00C931F2" w:rsidRDefault="00824F84" w:rsidP="00E00423">
      <w:pPr>
        <w:rPr>
          <w:ins w:id="1317" w:author="Greenblue" w:date="2024-10-28T16:42:00Z"/>
          <w:rFonts w:eastAsiaTheme="minorEastAsia"/>
        </w:rPr>
      </w:pPr>
      <w:ins w:id="1318" w:author="Greenblue" w:date="2024-10-28T16:50:00Z">
        <w:r>
          <w:t xml:space="preserve">Figures 4-4 show all S-128 enumerations and codelists. </w:t>
        </w:r>
      </w:ins>
      <w:ins w:id="1319" w:author="Greenblue" w:date="2024-10-28T16:45:00Z">
        <w:r>
          <w:t xml:space="preserve">The EPSG codelist are not directly implemented in the data model, and full code list can be found </w:t>
        </w:r>
      </w:ins>
      <w:ins w:id="1320" w:author="Greenblue" w:date="2024-10-28T16:46:00Z">
        <w:r>
          <w:t xml:space="preserve">at </w:t>
        </w:r>
        <w:r>
          <w:rPr>
            <w:rFonts w:ascii="Malgun Gothic" w:eastAsia="Malgun Gothic" w:hAnsi="Malgun Gothic" w:cs="Malgun Gothic" w:hint="eastAsia"/>
          </w:rPr>
          <w:t>e</w:t>
        </w:r>
        <w:r>
          <w:rPr>
            <w:rFonts w:ascii="Malgun Gothic" w:eastAsia="Malgun Gothic" w:hAnsi="Malgun Gothic" w:cs="Malgun Gothic"/>
          </w:rPr>
          <w:t xml:space="preserve">psg.org. </w:t>
        </w:r>
        <w:r>
          <w:t>Local datums that can't be found in the code list is encoded using the wildcard and maybe add an example.</w:t>
        </w:r>
      </w:ins>
    </w:p>
    <w:p w14:paraId="63AF1069" w14:textId="77777777" w:rsidR="00E00423" w:rsidRPr="00E00423" w:rsidRDefault="00E00423" w:rsidP="00A968B7">
      <w:pPr>
        <w:rPr>
          <w:ins w:id="1321" w:author="USER" w:date="2024-03-15T11:03:00Z"/>
          <w:rFonts w:eastAsiaTheme="minorEastAsia"/>
        </w:rPr>
      </w:pPr>
    </w:p>
    <w:p w14:paraId="60A338CA" w14:textId="77777777" w:rsidR="00411210" w:rsidRDefault="00411210">
      <w:pPr>
        <w:spacing w:after="0" w:line="240" w:lineRule="auto"/>
        <w:jc w:val="left"/>
        <w:rPr>
          <w:ins w:id="1322" w:author="USER" w:date="2024-03-28T00:17:00Z"/>
        </w:rPr>
      </w:pPr>
      <w:ins w:id="1323" w:author="USER" w:date="2024-03-28T00:17:00Z">
        <w:r>
          <w:br w:type="page"/>
        </w:r>
      </w:ins>
    </w:p>
    <w:p w14:paraId="517CCFA2" w14:textId="192072F2" w:rsidR="000D4197" w:rsidRDefault="00EC5D12" w:rsidP="00E00423">
      <w:ins w:id="1324" w:author="USER" w:date="2024-03-28T18:21:00Z">
        <w:r w:rsidRPr="00A436DF">
          <w:rPr>
            <w:noProof/>
            <w:vertAlign w:val="subscript"/>
            <w:lang w:val="fi-FI" w:eastAsia="fi-FI"/>
          </w:rPr>
          <w:lastRenderedPageBreak/>
          <w:drawing>
            <wp:inline distT="0" distB="0" distL="0" distR="0" wp14:anchorId="7924BD22" wp14:editId="3A6F55B7">
              <wp:extent cx="5749469" cy="4726409"/>
              <wp:effectExtent l="0" t="0" r="381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9469" cy="4726409"/>
                      </a:xfrm>
                      <a:prstGeom prst="rect">
                        <a:avLst/>
                      </a:prstGeom>
                      <a:noFill/>
                      <a:ln>
                        <a:noFill/>
                      </a:ln>
                    </pic:spPr>
                  </pic:pic>
                </a:graphicData>
              </a:graphic>
            </wp:inline>
          </w:drawing>
        </w:r>
      </w:ins>
      <w:ins w:id="1325" w:author="Greenblue" w:date="2024-02-13T18:14:00Z">
        <w:del w:id="1326" w:author="USER" w:date="2024-03-28T00:17:00Z">
          <w:r w:rsidR="006D7DF3" w:rsidDel="00411210">
            <w:rPr>
              <w:noProof/>
              <w:lang w:val="fi-FI" w:eastAsia="fi-FI"/>
            </w:rPr>
            <w:drawing>
              <wp:inline distT="0" distB="0" distL="0" distR="0" wp14:anchorId="7E0C9034" wp14:editId="695B2753">
                <wp:extent cx="5757545" cy="521525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del>
      </w:ins>
      <w:del w:id="1327" w:author="Greenblue" w:date="2024-02-13T18:14:00Z">
        <w:r w:rsidR="006D7DF3">
          <w:rPr>
            <w:noProof/>
            <w:lang w:val="fi-FI" w:eastAsia="fi-FI"/>
          </w:rPr>
          <w:drawing>
            <wp:inline distT="0" distB="0" distL="0" distR="0" wp14:anchorId="7375B876" wp14:editId="533A4523">
              <wp:extent cx="5545455" cy="3530600"/>
              <wp:effectExtent l="0" t="0" r="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455" cy="3530600"/>
                      </a:xfrm>
                      <a:prstGeom prst="rect">
                        <a:avLst/>
                      </a:prstGeom>
                      <a:noFill/>
                      <a:ln>
                        <a:noFill/>
                      </a:ln>
                    </pic:spPr>
                  </pic:pic>
                </a:graphicData>
              </a:graphic>
            </wp:inline>
          </w:drawing>
        </w:r>
      </w:del>
    </w:p>
    <w:p w14:paraId="1FF0B66A" w14:textId="3430ABDB" w:rsidR="00E93E3A" w:rsidDel="00E00423" w:rsidRDefault="000D4197" w:rsidP="000D4197">
      <w:pPr>
        <w:pStyle w:val="Caption"/>
        <w:jc w:val="center"/>
        <w:rPr>
          <w:del w:id="1328" w:author="USER" w:date="2024-03-15T11:03:00Z"/>
        </w:rPr>
      </w:pPr>
      <w:r>
        <w:t xml:space="preserve">Figure </w:t>
      </w:r>
      <w:r w:rsidR="006D5F84">
        <w:rPr>
          <w:b w:val="0"/>
        </w:rPr>
        <w:fldChar w:fldCharType="begin"/>
      </w:r>
      <w:r w:rsidR="006D5F84">
        <w:rPr>
          <w:b w:val="0"/>
        </w:rPr>
        <w:instrText xml:space="preserve"> STYLEREF 1 \s </w:instrText>
      </w:r>
      <w:r w:rsidR="006D5F84">
        <w:rPr>
          <w:b w:val="0"/>
        </w:rPr>
        <w:fldChar w:fldCharType="separate"/>
      </w:r>
      <w:r w:rsidR="00A83023">
        <w:rPr>
          <w:b w:val="0"/>
          <w:noProof/>
        </w:rPr>
        <w:t>4</w:t>
      </w:r>
      <w:r w:rsidR="006D5F84">
        <w:rPr>
          <w:b w:val="0"/>
          <w:noProof/>
        </w:rPr>
        <w:fldChar w:fldCharType="end"/>
      </w:r>
      <w:r w:rsidR="007B0388">
        <w:noBreakHyphen/>
      </w:r>
      <w:r w:rsidR="006D5F84">
        <w:rPr>
          <w:b w:val="0"/>
        </w:rPr>
        <w:fldChar w:fldCharType="begin"/>
      </w:r>
      <w:r w:rsidR="006D5F84">
        <w:rPr>
          <w:b w:val="0"/>
        </w:rPr>
        <w:instrText xml:space="preserve"> SEQ Figure \* ARABIC \s 1 </w:instrText>
      </w:r>
      <w:r w:rsidR="006D5F84">
        <w:rPr>
          <w:b w:val="0"/>
        </w:rPr>
        <w:fldChar w:fldCharType="separate"/>
      </w:r>
      <w:ins w:id="1329" w:author="Viestintävirasto" w:date="2024-12-13T14:15:00Z">
        <w:r w:rsidR="00A83023">
          <w:rPr>
            <w:b w:val="0"/>
            <w:noProof/>
          </w:rPr>
          <w:t>2</w:t>
        </w:r>
      </w:ins>
      <w:del w:id="1330" w:author="Viestintävirasto" w:date="2024-12-13T14:15:00Z">
        <w:r w:rsidR="00DF7FD4" w:rsidDel="00A83023">
          <w:rPr>
            <w:noProof/>
          </w:rPr>
          <w:delText>2</w:delText>
        </w:r>
      </w:del>
      <w:r w:rsidR="006D5F84">
        <w:rPr>
          <w:b w:val="0"/>
          <w:noProof/>
        </w:rPr>
        <w:fldChar w:fldCharType="end"/>
      </w:r>
      <w:r>
        <w:t xml:space="preserve"> </w:t>
      </w:r>
      <w:r w:rsidRPr="00D91C58">
        <w:t>S-128 Application Schema (feature type, information type)</w:t>
      </w:r>
    </w:p>
    <w:p w14:paraId="3F665861" w14:textId="77777777" w:rsidR="00E00423" w:rsidRDefault="00E00423" w:rsidP="00E00423">
      <w:pPr>
        <w:pStyle w:val="Caption"/>
        <w:jc w:val="center"/>
        <w:rPr>
          <w:ins w:id="1331" w:author="USER" w:date="2024-03-15T11:03:00Z"/>
        </w:rPr>
      </w:pPr>
    </w:p>
    <w:p w14:paraId="5963D99D" w14:textId="70C680CF" w:rsidR="00411210" w:rsidRDefault="00411210">
      <w:pPr>
        <w:spacing w:after="0" w:line="240" w:lineRule="auto"/>
        <w:jc w:val="left"/>
        <w:rPr>
          <w:ins w:id="1332" w:author="USER" w:date="2024-03-28T00:17:00Z"/>
        </w:rPr>
      </w:pPr>
      <w:ins w:id="1333" w:author="USER" w:date="2024-03-28T00:17:00Z">
        <w:r>
          <w:br w:type="page"/>
        </w:r>
      </w:ins>
    </w:p>
    <w:p w14:paraId="6CB41320" w14:textId="07A20F1B" w:rsidR="00252AD4" w:rsidRDefault="008F5E91" w:rsidP="00082FFA">
      <w:ins w:id="1334" w:author="USER" w:date="2024-03-28T18:22:00Z">
        <w:r>
          <w:rPr>
            <w:noProof/>
            <w:lang w:val="fi-FI" w:eastAsia="fi-FI"/>
          </w:rPr>
          <w:lastRenderedPageBreak/>
          <w:drawing>
            <wp:inline distT="0" distB="0" distL="0" distR="0" wp14:anchorId="0A697313" wp14:editId="3737ED63">
              <wp:extent cx="5969069" cy="5627124"/>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69069" cy="5627124"/>
                      </a:xfrm>
                      <a:prstGeom prst="rect">
                        <a:avLst/>
                      </a:prstGeom>
                      <a:noFill/>
                      <a:ln>
                        <a:noFill/>
                      </a:ln>
                    </pic:spPr>
                  </pic:pic>
                </a:graphicData>
              </a:graphic>
            </wp:inline>
          </w:drawing>
        </w:r>
      </w:ins>
      <w:ins w:id="1335" w:author="Greenblue" w:date="2024-02-13T18:15:00Z">
        <w:del w:id="1336" w:author="USER" w:date="2024-03-28T00:17:00Z">
          <w:r w:rsidR="006D7DF3" w:rsidDel="00411210">
            <w:rPr>
              <w:noProof/>
              <w:lang w:val="fi-FI" w:eastAsia="fi-FI"/>
            </w:rPr>
            <w:drawing>
              <wp:inline distT="0" distB="0" distL="0" distR="0" wp14:anchorId="3A41BA08" wp14:editId="3BC77E4C">
                <wp:extent cx="5748655" cy="7091842"/>
                <wp:effectExtent l="0" t="0" r="444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48655" cy="7091842"/>
                        </a:xfrm>
                        <a:prstGeom prst="rect">
                          <a:avLst/>
                        </a:prstGeom>
                        <a:noFill/>
                        <a:ln>
                          <a:noFill/>
                        </a:ln>
                      </pic:spPr>
                    </pic:pic>
                  </a:graphicData>
                </a:graphic>
              </wp:inline>
            </w:drawing>
          </w:r>
        </w:del>
      </w:ins>
      <w:ins w:id="1337" w:author="Harin Oh" w:date="2023-11-30T10:16:00Z">
        <w:del w:id="1338" w:author="Greenblue" w:date="2024-02-13T18:15:00Z">
          <w:r w:rsidR="006D7DF3">
            <w:rPr>
              <w:noProof/>
              <w:lang w:val="fi-FI" w:eastAsia="fi-FI"/>
            </w:rPr>
            <w:drawing>
              <wp:inline distT="0" distB="0" distL="0" distR="0" wp14:anchorId="014EBD20" wp14:editId="233F681E">
                <wp:extent cx="5579745" cy="80943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653" t="1942" r="1523" b="861"/>
                        <a:stretch>
                          <a:fillRect/>
                        </a:stretch>
                      </pic:blipFill>
                      <pic:spPr bwMode="auto">
                        <a:xfrm>
                          <a:off x="0" y="0"/>
                          <a:ext cx="5579745" cy="8094345"/>
                        </a:xfrm>
                        <a:prstGeom prst="rect">
                          <a:avLst/>
                        </a:prstGeom>
                        <a:noFill/>
                        <a:ln>
                          <a:noFill/>
                        </a:ln>
                      </pic:spPr>
                    </pic:pic>
                  </a:graphicData>
                </a:graphic>
              </wp:inline>
            </w:drawing>
          </w:r>
        </w:del>
      </w:ins>
      <w:del w:id="1339" w:author="Harin Oh" w:date="2023-11-30T10:16:00Z">
        <w:r w:rsidR="006D7DF3">
          <w:rPr>
            <w:noProof/>
            <w:lang w:val="fi-FI" w:eastAsia="fi-FI"/>
          </w:rPr>
          <w:drawing>
            <wp:inline distT="0" distB="0" distL="0" distR="0" wp14:anchorId="2E4EA353" wp14:editId="30713A78">
              <wp:extent cx="5774055" cy="765365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4055" cy="7653655"/>
                      </a:xfrm>
                      <a:prstGeom prst="rect">
                        <a:avLst/>
                      </a:prstGeom>
                      <a:noFill/>
                      <a:ln>
                        <a:noFill/>
                      </a:ln>
                    </pic:spPr>
                  </pic:pic>
                </a:graphicData>
              </a:graphic>
            </wp:inline>
          </w:drawing>
        </w:r>
      </w:del>
    </w:p>
    <w:p w14:paraId="037A6B73" w14:textId="1A882995" w:rsidR="00A968B7" w:rsidDel="00082FFA" w:rsidRDefault="00252AD4" w:rsidP="00252AD4">
      <w:pPr>
        <w:pStyle w:val="Caption"/>
        <w:jc w:val="center"/>
        <w:rPr>
          <w:del w:id="1340" w:author="USER" w:date="2024-03-15T11:04:00Z"/>
        </w:rPr>
      </w:pPr>
      <w:r>
        <w:t xml:space="preserve">Figure </w:t>
      </w:r>
      <w:r w:rsidR="006D5F84">
        <w:rPr>
          <w:b w:val="0"/>
        </w:rPr>
        <w:fldChar w:fldCharType="begin"/>
      </w:r>
      <w:r w:rsidR="006D5F84">
        <w:rPr>
          <w:b w:val="0"/>
        </w:rPr>
        <w:instrText xml:space="preserve"> STYLEREF 1 \s </w:instrText>
      </w:r>
      <w:r w:rsidR="006D5F84">
        <w:rPr>
          <w:b w:val="0"/>
        </w:rPr>
        <w:fldChar w:fldCharType="separate"/>
      </w:r>
      <w:r w:rsidR="00A83023">
        <w:rPr>
          <w:b w:val="0"/>
          <w:noProof/>
        </w:rPr>
        <w:t>4</w:t>
      </w:r>
      <w:r w:rsidR="006D5F84">
        <w:rPr>
          <w:b w:val="0"/>
          <w:noProof/>
        </w:rPr>
        <w:fldChar w:fldCharType="end"/>
      </w:r>
      <w:r w:rsidR="007B0388">
        <w:noBreakHyphen/>
      </w:r>
      <w:r w:rsidR="006D5F84">
        <w:rPr>
          <w:b w:val="0"/>
        </w:rPr>
        <w:fldChar w:fldCharType="begin"/>
      </w:r>
      <w:r w:rsidR="006D5F84">
        <w:rPr>
          <w:b w:val="0"/>
        </w:rPr>
        <w:instrText xml:space="preserve"> SEQ Figure \* ARABIC \s 1 </w:instrText>
      </w:r>
      <w:r w:rsidR="006D5F84">
        <w:rPr>
          <w:b w:val="0"/>
        </w:rPr>
        <w:fldChar w:fldCharType="separate"/>
      </w:r>
      <w:ins w:id="1341" w:author="Viestintävirasto" w:date="2024-12-13T14:15:00Z">
        <w:r w:rsidR="00A83023">
          <w:rPr>
            <w:b w:val="0"/>
            <w:noProof/>
          </w:rPr>
          <w:t>3</w:t>
        </w:r>
      </w:ins>
      <w:del w:id="1342" w:author="Viestintävirasto" w:date="2024-12-13T14:15:00Z">
        <w:r w:rsidR="00DF7FD4" w:rsidDel="00A83023">
          <w:rPr>
            <w:noProof/>
          </w:rPr>
          <w:delText>3</w:delText>
        </w:r>
      </w:del>
      <w:r w:rsidR="006D5F84">
        <w:rPr>
          <w:b w:val="0"/>
          <w:noProof/>
        </w:rPr>
        <w:fldChar w:fldCharType="end"/>
      </w:r>
      <w:r>
        <w:t xml:space="preserve"> </w:t>
      </w:r>
      <w:r w:rsidRPr="00B92A14">
        <w:t>S-128 Application Schema (complex attribute type)</w:t>
      </w:r>
    </w:p>
    <w:p w14:paraId="28EE2DE5" w14:textId="77777777" w:rsidR="00A968B7" w:rsidDel="00082FFA" w:rsidRDefault="00A968B7" w:rsidP="0059152F">
      <w:pPr>
        <w:pStyle w:val="BodyText"/>
        <w:spacing w:before="120"/>
        <w:rPr>
          <w:del w:id="1343" w:author="USER" w:date="2024-03-15T11:04:00Z"/>
          <w:rFonts w:eastAsia="Malgun Gothic"/>
          <w:b/>
          <w:bCs/>
          <w:color w:val="FF0000"/>
        </w:rPr>
      </w:pPr>
    </w:p>
    <w:p w14:paraId="5162F7B6" w14:textId="59AA4692" w:rsidR="00252AD4" w:rsidRDefault="006D7DF3" w:rsidP="00082FFA">
      <w:pPr>
        <w:pStyle w:val="Caption"/>
        <w:jc w:val="center"/>
      </w:pPr>
      <w:del w:id="1344" w:author="Greenblue" w:date="2024-02-13T18:15:00Z">
        <w:r>
          <w:rPr>
            <w:noProof/>
            <w:lang w:val="fi-FI" w:eastAsia="fi-FI"/>
          </w:rPr>
          <w:drawing>
            <wp:inline distT="0" distB="0" distL="0" distR="0" wp14:anchorId="0A2FFCD5" wp14:editId="59E5A2FA">
              <wp:extent cx="5774055" cy="442785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055" cy="4427855"/>
                      </a:xfrm>
                      <a:prstGeom prst="rect">
                        <a:avLst/>
                      </a:prstGeom>
                      <a:noFill/>
                      <a:ln>
                        <a:noFill/>
                      </a:ln>
                    </pic:spPr>
                  </pic:pic>
                </a:graphicData>
              </a:graphic>
            </wp:inline>
          </w:drawing>
        </w:r>
      </w:del>
    </w:p>
    <w:p w14:paraId="401E4534" w14:textId="6451BF52" w:rsidR="00411210" w:rsidRDefault="00411210">
      <w:pPr>
        <w:spacing w:after="0" w:line="240" w:lineRule="auto"/>
        <w:jc w:val="left"/>
        <w:rPr>
          <w:ins w:id="1345" w:author="USER" w:date="2024-03-28T00:17:00Z"/>
        </w:rPr>
      </w:pPr>
      <w:ins w:id="1346" w:author="USER" w:date="2024-03-28T00:17:00Z">
        <w:r>
          <w:br w:type="page"/>
        </w:r>
      </w:ins>
    </w:p>
    <w:p w14:paraId="2F25880E" w14:textId="5DCD437F" w:rsidR="00411210" w:rsidRDefault="008F5E91">
      <w:pPr>
        <w:spacing w:after="0" w:line="240" w:lineRule="auto"/>
        <w:jc w:val="left"/>
        <w:rPr>
          <w:ins w:id="1347" w:author="USER" w:date="2024-03-28T14:41:00Z"/>
          <w:rFonts w:eastAsiaTheme="minorEastAsia"/>
          <w:b/>
        </w:rPr>
      </w:pPr>
      <w:ins w:id="1348" w:author="USER" w:date="2024-03-28T18:22:00Z">
        <w:r>
          <w:rPr>
            <w:noProof/>
            <w:lang w:val="fi-FI" w:eastAsia="fi-FI"/>
          </w:rPr>
          <w:lastRenderedPageBreak/>
          <w:drawing>
            <wp:inline distT="0" distB="0" distL="0" distR="0" wp14:anchorId="26A33921" wp14:editId="73903A6C">
              <wp:extent cx="5783815" cy="4545794"/>
              <wp:effectExtent l="0" t="0" r="7620" b="762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83815" cy="4545794"/>
                      </a:xfrm>
                      <a:prstGeom prst="rect">
                        <a:avLst/>
                      </a:prstGeom>
                      <a:noFill/>
                      <a:ln>
                        <a:noFill/>
                      </a:ln>
                    </pic:spPr>
                  </pic:pic>
                </a:graphicData>
              </a:graphic>
            </wp:inline>
          </w:drawing>
        </w:r>
      </w:ins>
    </w:p>
    <w:p w14:paraId="3AA3FDF1" w14:textId="5017ABCF" w:rsidR="002A0B3E" w:rsidRPr="00411210" w:rsidRDefault="002A0B3E">
      <w:pPr>
        <w:spacing w:after="0" w:line="240" w:lineRule="auto"/>
        <w:jc w:val="left"/>
        <w:rPr>
          <w:ins w:id="1349" w:author="USER" w:date="2024-03-28T00:17:00Z"/>
          <w:rFonts w:eastAsiaTheme="minorEastAsia"/>
          <w:b/>
        </w:rPr>
      </w:pPr>
    </w:p>
    <w:p w14:paraId="372DEB7A" w14:textId="2D416D8A" w:rsidR="00252AD4" w:rsidRPr="00252AD4" w:rsidRDefault="006D7DF3" w:rsidP="00252AD4">
      <w:pPr>
        <w:pStyle w:val="Caption"/>
        <w:jc w:val="center"/>
      </w:pPr>
      <w:ins w:id="1350" w:author="Greenblue" w:date="2024-02-13T18:15:00Z">
        <w:del w:id="1351" w:author="USER" w:date="2024-03-28T00:17:00Z">
          <w:r w:rsidDel="00411210">
            <w:rPr>
              <w:noProof/>
              <w:lang w:val="fi-FI" w:eastAsia="fi-FI"/>
            </w:rPr>
            <w:drawing>
              <wp:inline distT="0" distB="0" distL="0" distR="0" wp14:anchorId="0802494F" wp14:editId="43354062">
                <wp:extent cx="5765800" cy="7239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5800" cy="7239000"/>
                        </a:xfrm>
                        <a:prstGeom prst="rect">
                          <a:avLst/>
                        </a:prstGeom>
                        <a:noFill/>
                        <a:ln>
                          <a:noFill/>
                        </a:ln>
                      </pic:spPr>
                    </pic:pic>
                  </a:graphicData>
                </a:graphic>
              </wp:inline>
            </w:drawing>
          </w:r>
        </w:del>
      </w:ins>
      <w:r w:rsidR="00252AD4">
        <w:t xml:space="preserve">Figure </w:t>
      </w:r>
      <w:r w:rsidR="009C424C">
        <w:fldChar w:fldCharType="begin"/>
      </w:r>
      <w:r w:rsidR="009C424C">
        <w:instrText xml:space="preserve"> STYLEREF 1 \s </w:instrText>
      </w:r>
      <w:r w:rsidR="009C424C">
        <w:fldChar w:fldCharType="separate"/>
      </w:r>
      <w:r w:rsidR="00A83023">
        <w:rPr>
          <w:noProof/>
        </w:rPr>
        <w:t>4</w:t>
      </w:r>
      <w:r w:rsidR="009C424C">
        <w:rPr>
          <w:noProof/>
        </w:rPr>
        <w:fldChar w:fldCharType="end"/>
      </w:r>
      <w:r w:rsidR="007B0388">
        <w:noBreakHyphen/>
      </w:r>
      <w:r w:rsidR="009C424C">
        <w:fldChar w:fldCharType="begin"/>
      </w:r>
      <w:r w:rsidR="009C424C">
        <w:instrText xml:space="preserve"> SEQ Figure \* ARABIC \s 1 </w:instrText>
      </w:r>
      <w:r w:rsidR="009C424C">
        <w:fldChar w:fldCharType="separate"/>
      </w:r>
      <w:r w:rsidR="00A83023">
        <w:rPr>
          <w:noProof/>
        </w:rPr>
        <w:t>4</w:t>
      </w:r>
      <w:r w:rsidR="009C424C">
        <w:rPr>
          <w:noProof/>
        </w:rPr>
        <w:fldChar w:fldCharType="end"/>
      </w:r>
      <w:r w:rsidR="00252AD4">
        <w:t xml:space="preserve"> </w:t>
      </w:r>
      <w:r w:rsidR="00252AD4" w:rsidRPr="00BD5E2E">
        <w:t>S-128 Application Schema (enumeration type)</w:t>
      </w:r>
    </w:p>
    <w:p w14:paraId="18462860" w14:textId="4DE13DB4" w:rsidR="00411210" w:rsidRDefault="00411210">
      <w:pPr>
        <w:spacing w:after="0" w:line="240" w:lineRule="auto"/>
        <w:jc w:val="left"/>
        <w:rPr>
          <w:ins w:id="1352" w:author="USER" w:date="2024-03-28T00:17:00Z"/>
        </w:rPr>
      </w:pPr>
      <w:ins w:id="1353" w:author="USER" w:date="2024-03-28T00:17:00Z">
        <w:r>
          <w:br w:type="page"/>
        </w:r>
      </w:ins>
    </w:p>
    <w:p w14:paraId="5508FA35" w14:textId="53FCCB47" w:rsidR="00830C78" w:rsidDel="00411210" w:rsidRDefault="00830C78" w:rsidP="00830C78">
      <w:pPr>
        <w:rPr>
          <w:del w:id="1354" w:author="USER" w:date="2024-03-28T00:17:00Z"/>
        </w:rPr>
      </w:pPr>
      <w:bookmarkStart w:id="1355" w:name="_Toc162544230"/>
      <w:bookmarkStart w:id="1356" w:name="_Toc170717200"/>
      <w:bookmarkEnd w:id="1355"/>
      <w:bookmarkEnd w:id="1356"/>
    </w:p>
    <w:p w14:paraId="314745BF" w14:textId="2AF3238F" w:rsidR="00596942" w:rsidRPr="0039076C" w:rsidRDefault="00313AE8" w:rsidP="00666E30">
      <w:pPr>
        <w:pStyle w:val="Heading2"/>
      </w:pPr>
      <w:bookmarkStart w:id="1357" w:name="_Toc152232549"/>
      <w:bookmarkStart w:id="1358" w:name="_Toc170717201"/>
      <w:r>
        <w:t>F</w:t>
      </w:r>
      <w:r w:rsidR="00596942" w:rsidRPr="0039076C">
        <w:t>eature Catalogue</w:t>
      </w:r>
      <w:bookmarkEnd w:id="1226"/>
      <w:bookmarkEnd w:id="1227"/>
      <w:bookmarkEnd w:id="1357"/>
      <w:bookmarkEnd w:id="1358"/>
    </w:p>
    <w:p w14:paraId="164B8A61" w14:textId="276A6A89" w:rsidR="00E65251" w:rsidRDefault="00E65251" w:rsidP="00E03C76">
      <w:pPr>
        <w:pStyle w:val="Heading3"/>
        <w:ind w:left="1418" w:hanging="1418"/>
      </w:pPr>
      <w:bookmarkStart w:id="1359" w:name="_Toc152232550"/>
      <w:bookmarkStart w:id="1360" w:name="_Toc170717202"/>
      <w:r>
        <w:rPr>
          <w:lang w:eastAsia="en-US"/>
        </w:rPr>
        <w:t>Introductio</w:t>
      </w:r>
      <w:r w:rsidR="00E03C76">
        <w:t>n</w:t>
      </w:r>
      <w:bookmarkEnd w:id="1359"/>
      <w:bookmarkEnd w:id="1360"/>
    </w:p>
    <w:p w14:paraId="0E98DD6E" w14:textId="02023CA4" w:rsidR="009E5EE1" w:rsidRDefault="009E5EE1" w:rsidP="009E5EE1">
      <w:r>
        <w:t>The Feature Catalogue describes the feature types, information types, attributes, attribute values,</w:t>
      </w:r>
      <w:r>
        <w:rPr>
          <w:spacing w:val="1"/>
        </w:rPr>
        <w:t xml:space="preserve"> </w:t>
      </w:r>
      <w:r>
        <w:t>associations and roles which may be used in the product. The S-128 Feature Catalogue is available in</w:t>
      </w:r>
      <w:r>
        <w:rPr>
          <w:spacing w:val="1"/>
        </w:rPr>
        <w:t xml:space="preserve"> </w:t>
      </w:r>
      <w:r>
        <w:t>an</w:t>
      </w:r>
      <w:r>
        <w:rPr>
          <w:spacing w:val="1"/>
        </w:rPr>
        <w:t xml:space="preserve"> </w:t>
      </w:r>
      <w:r>
        <w:t>XML</w:t>
      </w:r>
      <w:r>
        <w:rPr>
          <w:spacing w:val="1"/>
        </w:rPr>
        <w:t xml:space="preserve"> </w:t>
      </w:r>
      <w:r>
        <w:t>document</w:t>
      </w:r>
      <w:r>
        <w:rPr>
          <w:spacing w:val="1"/>
        </w:rPr>
        <w:t xml:space="preserve"> </w:t>
      </w:r>
      <w:r>
        <w:t>which</w:t>
      </w:r>
      <w:r>
        <w:rPr>
          <w:spacing w:val="1"/>
        </w:rPr>
        <w:t xml:space="preserve"> </w:t>
      </w:r>
      <w:r>
        <w:t>conforms</w:t>
      </w:r>
      <w:r>
        <w:rPr>
          <w:spacing w:val="1"/>
        </w:rPr>
        <w:t xml:space="preserve"> </w:t>
      </w:r>
      <w:r>
        <w:t>to</w:t>
      </w:r>
      <w:r>
        <w:rPr>
          <w:spacing w:val="1"/>
        </w:rPr>
        <w:t xml:space="preserve"> </w:t>
      </w:r>
      <w:r>
        <w:t>the</w:t>
      </w:r>
      <w:r>
        <w:rPr>
          <w:spacing w:val="1"/>
        </w:rPr>
        <w:t xml:space="preserve"> </w:t>
      </w:r>
      <w:r>
        <w:t>S-100</w:t>
      </w:r>
      <w:r>
        <w:rPr>
          <w:spacing w:val="1"/>
        </w:rPr>
        <w:t xml:space="preserve"> </w:t>
      </w:r>
      <w:r>
        <w:t>XML</w:t>
      </w:r>
      <w:r>
        <w:rPr>
          <w:spacing w:val="1"/>
        </w:rPr>
        <w:t xml:space="preserve"> </w:t>
      </w:r>
      <w:r>
        <w:t>Feature</w:t>
      </w:r>
      <w:r>
        <w:rPr>
          <w:spacing w:val="1"/>
        </w:rPr>
        <w:t xml:space="preserve"> </w:t>
      </w:r>
      <w:r>
        <w:t>Catalogue</w:t>
      </w:r>
      <w:r>
        <w:rPr>
          <w:spacing w:val="1"/>
        </w:rPr>
        <w:t xml:space="preserve"> </w:t>
      </w:r>
      <w:r>
        <w:t>Schema</w:t>
      </w:r>
      <w:r>
        <w:rPr>
          <w:spacing w:val="1"/>
        </w:rPr>
        <w:t xml:space="preserve"> </w:t>
      </w:r>
      <w:r>
        <w:t>and</w:t>
      </w:r>
      <w:r>
        <w:rPr>
          <w:spacing w:val="1"/>
        </w:rPr>
        <w:t xml:space="preserve"> </w:t>
      </w:r>
      <w:r>
        <w:t>can</w:t>
      </w:r>
      <w:r>
        <w:rPr>
          <w:spacing w:val="1"/>
        </w:rPr>
        <w:t xml:space="preserve"> </w:t>
      </w:r>
      <w:r>
        <w:t>be</w:t>
      </w:r>
      <w:r>
        <w:rPr>
          <w:spacing w:val="1"/>
        </w:rPr>
        <w:t xml:space="preserve"> </w:t>
      </w:r>
      <w:r>
        <w:t>downloaded from the IHO</w:t>
      </w:r>
      <w:r w:rsidR="00C01910">
        <w:t xml:space="preserve"> Geospatial Information Registry(https://registry.iho.int)</w:t>
      </w:r>
      <w:r>
        <w:t xml:space="preserve">. </w:t>
      </w:r>
    </w:p>
    <w:p w14:paraId="0EA91AC8" w14:textId="69747893" w:rsidR="000773A9" w:rsidRDefault="000773A9" w:rsidP="00E03C76">
      <w:pPr>
        <w:pStyle w:val="Heading3"/>
        <w:ind w:left="1418" w:hanging="1418"/>
      </w:pPr>
      <w:bookmarkStart w:id="1361" w:name="_Toc152232551"/>
      <w:bookmarkStart w:id="1362" w:name="_Toc170717203"/>
      <w:r w:rsidRPr="00670C83">
        <w:t>Feature Type</w:t>
      </w:r>
      <w:bookmarkEnd w:id="1228"/>
      <w:bookmarkEnd w:id="1229"/>
      <w:r w:rsidR="00E03C76">
        <w:t>s</w:t>
      </w:r>
      <w:bookmarkEnd w:id="1361"/>
      <w:bookmarkEnd w:id="1362"/>
    </w:p>
    <w:p w14:paraId="21C2EF12" w14:textId="77777777" w:rsidR="006A522B" w:rsidRDefault="006A522B" w:rsidP="006A522B">
      <w:bookmarkStart w:id="1363" w:name="_Toc225648283"/>
      <w:bookmarkStart w:id="1364" w:name="_Toc225065140"/>
      <w:r>
        <w:t>Feature types contain descriptive attributes that characterize real-world entities. The word ‘feature’ may</w:t>
      </w:r>
      <w:r>
        <w:rPr>
          <w:spacing w:val="-54"/>
        </w:rPr>
        <w:t xml:space="preserve"> </w:t>
      </w:r>
      <w:r>
        <w:t>be</w:t>
      </w:r>
      <w:r>
        <w:rPr>
          <w:spacing w:val="-11"/>
        </w:rPr>
        <w:t xml:space="preserve"> </w:t>
      </w:r>
      <w:r>
        <w:t>used</w:t>
      </w:r>
      <w:r>
        <w:rPr>
          <w:spacing w:val="-7"/>
        </w:rPr>
        <w:t xml:space="preserve"> </w:t>
      </w:r>
      <w:r>
        <w:t>in</w:t>
      </w:r>
      <w:r>
        <w:rPr>
          <w:spacing w:val="-10"/>
        </w:rPr>
        <w:t xml:space="preserve"> </w:t>
      </w:r>
      <w:r>
        <w:t>one</w:t>
      </w:r>
      <w:r>
        <w:rPr>
          <w:spacing w:val="-10"/>
        </w:rPr>
        <w:t xml:space="preserve"> </w:t>
      </w:r>
      <w:r>
        <w:t>of</w:t>
      </w:r>
      <w:r>
        <w:rPr>
          <w:spacing w:val="-7"/>
        </w:rPr>
        <w:t xml:space="preserve"> </w:t>
      </w:r>
      <w:r>
        <w:t>two</w:t>
      </w:r>
      <w:r>
        <w:rPr>
          <w:spacing w:val="-10"/>
        </w:rPr>
        <w:t xml:space="preserve"> </w:t>
      </w:r>
      <w:r>
        <w:t>senses</w:t>
      </w:r>
      <w:r>
        <w:rPr>
          <w:spacing w:val="-6"/>
        </w:rPr>
        <w:t xml:space="preserve"> </w:t>
      </w:r>
      <w:r>
        <w:t>–</w:t>
      </w:r>
      <w:r>
        <w:rPr>
          <w:spacing w:val="-9"/>
        </w:rPr>
        <w:t xml:space="preserve"> </w:t>
      </w:r>
      <w:r>
        <w:t>feature</w:t>
      </w:r>
      <w:r>
        <w:rPr>
          <w:spacing w:val="-10"/>
        </w:rPr>
        <w:t xml:space="preserve"> </w:t>
      </w:r>
      <w:r>
        <w:t>type</w:t>
      </w:r>
      <w:r>
        <w:rPr>
          <w:spacing w:val="-9"/>
        </w:rPr>
        <w:t xml:space="preserve"> </w:t>
      </w:r>
      <w:r>
        <w:t>and</w:t>
      </w:r>
      <w:r>
        <w:rPr>
          <w:spacing w:val="-10"/>
        </w:rPr>
        <w:t xml:space="preserve"> </w:t>
      </w:r>
      <w:r>
        <w:t>feature</w:t>
      </w:r>
      <w:r>
        <w:rPr>
          <w:spacing w:val="-6"/>
        </w:rPr>
        <w:t xml:space="preserve"> </w:t>
      </w:r>
      <w:r>
        <w:t>instance.</w:t>
      </w:r>
      <w:r>
        <w:rPr>
          <w:spacing w:val="-9"/>
        </w:rPr>
        <w:t xml:space="preserve"> </w:t>
      </w:r>
      <w:r>
        <w:t>A</w:t>
      </w:r>
      <w:r>
        <w:rPr>
          <w:spacing w:val="-11"/>
        </w:rPr>
        <w:t xml:space="preserve"> </w:t>
      </w:r>
      <w:r>
        <w:t>feature</w:t>
      </w:r>
      <w:r>
        <w:rPr>
          <w:spacing w:val="-9"/>
        </w:rPr>
        <w:t xml:space="preserve"> </w:t>
      </w:r>
      <w:r>
        <w:t>type</w:t>
      </w:r>
      <w:r>
        <w:rPr>
          <w:spacing w:val="-9"/>
        </w:rPr>
        <w:t xml:space="preserve"> </w:t>
      </w:r>
      <w:r>
        <w:t>is</w:t>
      </w:r>
      <w:r>
        <w:rPr>
          <w:spacing w:val="-9"/>
        </w:rPr>
        <w:t xml:space="preserve"> </w:t>
      </w:r>
      <w:r>
        <w:t>a</w:t>
      </w:r>
      <w:r>
        <w:rPr>
          <w:spacing w:val="-7"/>
        </w:rPr>
        <w:t xml:space="preserve"> </w:t>
      </w:r>
      <w:r>
        <w:t>class</w:t>
      </w:r>
      <w:r>
        <w:rPr>
          <w:spacing w:val="-9"/>
        </w:rPr>
        <w:t xml:space="preserve"> </w:t>
      </w:r>
      <w:r>
        <w:t>and</w:t>
      </w:r>
      <w:r>
        <w:rPr>
          <w:spacing w:val="-9"/>
        </w:rPr>
        <w:t xml:space="preserve"> </w:t>
      </w:r>
      <w:r>
        <w:t>is</w:t>
      </w:r>
      <w:r>
        <w:rPr>
          <w:spacing w:val="-8"/>
        </w:rPr>
        <w:t xml:space="preserve"> </w:t>
      </w:r>
      <w:r>
        <w:t>defined</w:t>
      </w:r>
      <w:r>
        <w:rPr>
          <w:spacing w:val="-53"/>
        </w:rPr>
        <w:t xml:space="preserve"> </w:t>
      </w:r>
      <w:r>
        <w:t>in</w:t>
      </w:r>
      <w:r>
        <w:rPr>
          <w:spacing w:val="-8"/>
        </w:rPr>
        <w:t xml:space="preserve"> </w:t>
      </w:r>
      <w:r>
        <w:t>a</w:t>
      </w:r>
      <w:r>
        <w:rPr>
          <w:spacing w:val="-7"/>
        </w:rPr>
        <w:t xml:space="preserve"> </w:t>
      </w:r>
      <w:r>
        <w:t>Feature</w:t>
      </w:r>
      <w:r>
        <w:rPr>
          <w:spacing w:val="-4"/>
        </w:rPr>
        <w:t xml:space="preserve"> </w:t>
      </w:r>
      <w:r>
        <w:t>Catalogue.</w:t>
      </w:r>
      <w:r>
        <w:rPr>
          <w:spacing w:val="-6"/>
        </w:rPr>
        <w:t xml:space="preserve"> </w:t>
      </w:r>
      <w:r>
        <w:t>A</w:t>
      </w:r>
      <w:r>
        <w:rPr>
          <w:spacing w:val="-7"/>
        </w:rPr>
        <w:t xml:space="preserve"> </w:t>
      </w:r>
      <w:r>
        <w:t>feature</w:t>
      </w:r>
      <w:r>
        <w:rPr>
          <w:spacing w:val="-4"/>
        </w:rPr>
        <w:t xml:space="preserve"> </w:t>
      </w:r>
      <w:r>
        <w:t>instance</w:t>
      </w:r>
      <w:r>
        <w:rPr>
          <w:spacing w:val="-8"/>
        </w:rPr>
        <w:t xml:space="preserve"> </w:t>
      </w:r>
      <w:r>
        <w:t>is</w:t>
      </w:r>
      <w:r>
        <w:rPr>
          <w:spacing w:val="-6"/>
        </w:rPr>
        <w:t xml:space="preserve"> </w:t>
      </w:r>
      <w:r>
        <w:t>a</w:t>
      </w:r>
      <w:r>
        <w:rPr>
          <w:spacing w:val="-7"/>
        </w:rPr>
        <w:t xml:space="preserve"> </w:t>
      </w:r>
      <w:r>
        <w:t>single</w:t>
      </w:r>
      <w:r>
        <w:rPr>
          <w:spacing w:val="-8"/>
        </w:rPr>
        <w:t xml:space="preserve"> </w:t>
      </w:r>
      <w:r>
        <w:t>occurrence</w:t>
      </w:r>
      <w:r>
        <w:rPr>
          <w:spacing w:val="-7"/>
        </w:rPr>
        <w:t xml:space="preserve"> </w:t>
      </w:r>
      <w:r>
        <w:t>of</w:t>
      </w:r>
      <w:r>
        <w:rPr>
          <w:spacing w:val="-5"/>
        </w:rPr>
        <w:t xml:space="preserve"> </w:t>
      </w:r>
      <w:r>
        <w:t>the</w:t>
      </w:r>
      <w:r>
        <w:rPr>
          <w:spacing w:val="-8"/>
        </w:rPr>
        <w:t xml:space="preserve"> </w:t>
      </w:r>
      <w:r>
        <w:t>feature</w:t>
      </w:r>
      <w:r>
        <w:rPr>
          <w:spacing w:val="-7"/>
        </w:rPr>
        <w:t xml:space="preserve"> </w:t>
      </w:r>
      <w:r>
        <w:t>type</w:t>
      </w:r>
      <w:r>
        <w:rPr>
          <w:spacing w:val="-7"/>
        </w:rPr>
        <w:t xml:space="preserve"> </w:t>
      </w:r>
      <w:r>
        <w:t>and</w:t>
      </w:r>
      <w:r>
        <w:rPr>
          <w:spacing w:val="-8"/>
        </w:rPr>
        <w:t xml:space="preserve"> </w:t>
      </w:r>
      <w:r>
        <w:t>represented</w:t>
      </w:r>
      <w:r>
        <w:rPr>
          <w:spacing w:val="-7"/>
        </w:rPr>
        <w:t xml:space="preserve"> </w:t>
      </w:r>
      <w:r>
        <w:t>as</w:t>
      </w:r>
      <w:r>
        <w:rPr>
          <w:spacing w:val="-53"/>
        </w:rPr>
        <w:t xml:space="preserve"> </w:t>
      </w:r>
      <w:r>
        <w:t>an</w:t>
      </w:r>
      <w:r>
        <w:rPr>
          <w:spacing w:val="3"/>
        </w:rPr>
        <w:t xml:space="preserve"> </w:t>
      </w:r>
      <w:r>
        <w:t>object</w:t>
      </w:r>
      <w:r>
        <w:rPr>
          <w:spacing w:val="7"/>
        </w:rPr>
        <w:t xml:space="preserve"> </w:t>
      </w:r>
      <w:r>
        <w:t>in</w:t>
      </w:r>
      <w:r>
        <w:rPr>
          <w:spacing w:val="4"/>
        </w:rPr>
        <w:t xml:space="preserve"> </w:t>
      </w:r>
      <w:r>
        <w:t>a</w:t>
      </w:r>
      <w:r>
        <w:rPr>
          <w:spacing w:val="7"/>
        </w:rPr>
        <w:t xml:space="preserve"> </w:t>
      </w:r>
      <w:r>
        <w:t>dataset.</w:t>
      </w:r>
      <w:r>
        <w:rPr>
          <w:spacing w:val="4"/>
        </w:rPr>
        <w:t xml:space="preserve"> </w:t>
      </w:r>
      <w:r>
        <w:t>A</w:t>
      </w:r>
      <w:r>
        <w:rPr>
          <w:spacing w:val="3"/>
        </w:rPr>
        <w:t xml:space="preserve"> </w:t>
      </w:r>
      <w:r>
        <w:t>feature</w:t>
      </w:r>
      <w:r>
        <w:rPr>
          <w:spacing w:val="5"/>
        </w:rPr>
        <w:t xml:space="preserve"> </w:t>
      </w:r>
      <w:r>
        <w:t>instance</w:t>
      </w:r>
      <w:r>
        <w:rPr>
          <w:spacing w:val="7"/>
        </w:rPr>
        <w:t xml:space="preserve"> </w:t>
      </w:r>
      <w:r>
        <w:t>is</w:t>
      </w:r>
      <w:r>
        <w:rPr>
          <w:spacing w:val="5"/>
        </w:rPr>
        <w:t xml:space="preserve"> </w:t>
      </w:r>
      <w:r>
        <w:t>located</w:t>
      </w:r>
      <w:r>
        <w:rPr>
          <w:spacing w:val="7"/>
        </w:rPr>
        <w:t xml:space="preserve"> </w:t>
      </w:r>
      <w:r>
        <w:t>by</w:t>
      </w:r>
      <w:r>
        <w:rPr>
          <w:spacing w:val="4"/>
        </w:rPr>
        <w:t xml:space="preserve"> </w:t>
      </w:r>
      <w:r>
        <w:t>a</w:t>
      </w:r>
      <w:r>
        <w:rPr>
          <w:spacing w:val="4"/>
        </w:rPr>
        <w:t xml:space="preserve"> </w:t>
      </w:r>
      <w:r>
        <w:t>relationship</w:t>
      </w:r>
      <w:r>
        <w:rPr>
          <w:spacing w:val="5"/>
        </w:rPr>
        <w:t xml:space="preserve"> </w:t>
      </w:r>
      <w:r>
        <w:t>to</w:t>
      </w:r>
      <w:r>
        <w:rPr>
          <w:spacing w:val="5"/>
        </w:rPr>
        <w:t xml:space="preserve"> </w:t>
      </w:r>
      <w:r>
        <w:t>one</w:t>
      </w:r>
      <w:r>
        <w:rPr>
          <w:spacing w:val="3"/>
        </w:rPr>
        <w:t xml:space="preserve"> </w:t>
      </w:r>
      <w:r>
        <w:t>or</w:t>
      </w:r>
      <w:r>
        <w:rPr>
          <w:spacing w:val="6"/>
        </w:rPr>
        <w:t xml:space="preserve"> </w:t>
      </w:r>
      <w:r>
        <w:t>more</w:t>
      </w:r>
      <w:r>
        <w:rPr>
          <w:spacing w:val="5"/>
        </w:rPr>
        <w:t xml:space="preserve"> </w:t>
      </w:r>
      <w:r>
        <w:t>spatial</w:t>
      </w:r>
      <w:r>
        <w:rPr>
          <w:spacing w:val="5"/>
        </w:rPr>
        <w:t xml:space="preserve"> </w:t>
      </w:r>
      <w:r>
        <w:t>instances.</w:t>
      </w:r>
      <w:r>
        <w:rPr>
          <w:spacing w:val="-53"/>
        </w:rPr>
        <w:t xml:space="preserve"> </w:t>
      </w:r>
      <w:r>
        <w:t>A</w:t>
      </w:r>
      <w:r>
        <w:rPr>
          <w:spacing w:val="-2"/>
        </w:rPr>
        <w:t xml:space="preserve"> </w:t>
      </w:r>
      <w:r>
        <w:t>feature</w:t>
      </w:r>
      <w:r>
        <w:rPr>
          <w:spacing w:val="1"/>
        </w:rPr>
        <w:t xml:space="preserve"> </w:t>
      </w:r>
      <w:r>
        <w:t>instance</w:t>
      </w:r>
      <w:r>
        <w:rPr>
          <w:spacing w:val="-1"/>
        </w:rPr>
        <w:t xml:space="preserve"> </w:t>
      </w:r>
      <w:r>
        <w:t>may</w:t>
      </w:r>
      <w:r>
        <w:rPr>
          <w:spacing w:val="-4"/>
        </w:rPr>
        <w:t xml:space="preserve"> </w:t>
      </w:r>
      <w:r>
        <w:t>exist</w:t>
      </w:r>
      <w:r>
        <w:rPr>
          <w:spacing w:val="-1"/>
        </w:rPr>
        <w:t xml:space="preserve"> </w:t>
      </w:r>
      <w:r>
        <w:t>without</w:t>
      </w:r>
      <w:r>
        <w:rPr>
          <w:spacing w:val="-1"/>
        </w:rPr>
        <w:t xml:space="preserve"> </w:t>
      </w:r>
      <w:r>
        <w:t>referencing a</w:t>
      </w:r>
      <w:r>
        <w:rPr>
          <w:spacing w:val="-1"/>
        </w:rPr>
        <w:t xml:space="preserve"> </w:t>
      </w:r>
      <w:r>
        <w:t>spatial</w:t>
      </w:r>
      <w:r>
        <w:rPr>
          <w:spacing w:val="-2"/>
        </w:rPr>
        <w:t xml:space="preserve"> </w:t>
      </w:r>
      <w:r>
        <w:t>instance.</w:t>
      </w:r>
    </w:p>
    <w:p w14:paraId="110904E8" w14:textId="77777777" w:rsidR="00833E38" w:rsidRPr="008233BF" w:rsidRDefault="00833E38" w:rsidP="00972855">
      <w:pPr>
        <w:pStyle w:val="Heading4"/>
        <w:ind w:left="1064" w:right="200"/>
        <w:rPr>
          <w:rFonts w:eastAsia="Times New Roman"/>
          <w:lang w:eastAsia="en-US"/>
        </w:rPr>
      </w:pPr>
      <w:r>
        <w:t xml:space="preserve">Geographic </w:t>
      </w:r>
    </w:p>
    <w:p w14:paraId="07AB6654" w14:textId="77777777" w:rsidR="006A522B" w:rsidRDefault="006A522B" w:rsidP="006A522B">
      <w:r>
        <w:t>Geographic</w:t>
      </w:r>
      <w:r>
        <w:rPr>
          <w:spacing w:val="-2"/>
        </w:rPr>
        <w:t xml:space="preserve"> </w:t>
      </w:r>
      <w:r>
        <w:t>(Geo)</w:t>
      </w:r>
      <w:r>
        <w:rPr>
          <w:spacing w:val="-2"/>
        </w:rPr>
        <w:t xml:space="preserve"> </w:t>
      </w:r>
      <w:r>
        <w:t>feature</w:t>
      </w:r>
      <w:r>
        <w:rPr>
          <w:spacing w:val="-2"/>
        </w:rPr>
        <w:t xml:space="preserve"> </w:t>
      </w:r>
      <w:r>
        <w:t>types</w:t>
      </w:r>
      <w:r>
        <w:rPr>
          <w:spacing w:val="-2"/>
        </w:rPr>
        <w:t xml:space="preserve"> </w:t>
      </w:r>
      <w:r>
        <w:t>carry</w:t>
      </w:r>
      <w:r>
        <w:rPr>
          <w:spacing w:val="-4"/>
        </w:rPr>
        <w:t xml:space="preserve"> </w:t>
      </w:r>
      <w:r>
        <w:t>the descriptive</w:t>
      </w:r>
      <w:r>
        <w:rPr>
          <w:spacing w:val="-3"/>
        </w:rPr>
        <w:t xml:space="preserve"> </w:t>
      </w:r>
      <w:r>
        <w:t>characteristics</w:t>
      </w:r>
      <w:r>
        <w:rPr>
          <w:spacing w:val="-2"/>
        </w:rPr>
        <w:t xml:space="preserve"> </w:t>
      </w:r>
      <w:r>
        <w:t>of a</w:t>
      </w:r>
      <w:r>
        <w:rPr>
          <w:spacing w:val="-3"/>
        </w:rPr>
        <w:t xml:space="preserve"> </w:t>
      </w:r>
      <w:r>
        <w:t>real</w:t>
      </w:r>
      <w:r>
        <w:rPr>
          <w:spacing w:val="-2"/>
        </w:rPr>
        <w:t xml:space="preserve"> </w:t>
      </w:r>
      <w:r>
        <w:t>world</w:t>
      </w:r>
      <w:r>
        <w:rPr>
          <w:spacing w:val="-2"/>
        </w:rPr>
        <w:t xml:space="preserve"> </w:t>
      </w:r>
      <w:r>
        <w:t>entity.</w:t>
      </w:r>
    </w:p>
    <w:p w14:paraId="09AA53B5" w14:textId="77777777" w:rsidR="000773A9" w:rsidRPr="008233BF" w:rsidRDefault="00833E38" w:rsidP="00972855">
      <w:pPr>
        <w:pStyle w:val="Heading4"/>
        <w:ind w:left="1064" w:right="200"/>
      </w:pPr>
      <w:r>
        <w:t xml:space="preserve">Meta </w:t>
      </w:r>
      <w:bookmarkEnd w:id="1363"/>
      <w:bookmarkEnd w:id="1364"/>
      <w:r w:rsidR="0060525E">
        <w:t xml:space="preserve"> </w:t>
      </w:r>
    </w:p>
    <w:p w14:paraId="26033696" w14:textId="77777777" w:rsidR="006A522B" w:rsidRDefault="006A522B" w:rsidP="006A522B">
      <w:bookmarkStart w:id="1365" w:name="_Toc225648285"/>
      <w:bookmarkStart w:id="1366" w:name="_Toc225065142"/>
      <w:r>
        <w:t>Meta features contain information about other features within a data set. Information defined by meta</w:t>
      </w:r>
      <w:r>
        <w:rPr>
          <w:spacing w:val="1"/>
        </w:rPr>
        <w:t xml:space="preserve"> </w:t>
      </w:r>
      <w:r>
        <w:t>features</w:t>
      </w:r>
      <w:r>
        <w:rPr>
          <w:spacing w:val="1"/>
        </w:rPr>
        <w:t xml:space="preserve"> </w:t>
      </w:r>
      <w:r>
        <w:t>override</w:t>
      </w:r>
      <w:r>
        <w:rPr>
          <w:spacing w:val="1"/>
        </w:rPr>
        <w:t xml:space="preserve"> </w:t>
      </w:r>
      <w:r>
        <w:t>the</w:t>
      </w:r>
      <w:r>
        <w:rPr>
          <w:spacing w:val="1"/>
        </w:rPr>
        <w:t xml:space="preserve"> </w:t>
      </w:r>
      <w:r>
        <w:t>default</w:t>
      </w:r>
      <w:r>
        <w:rPr>
          <w:spacing w:val="1"/>
        </w:rPr>
        <w:t xml:space="preserve"> </w:t>
      </w:r>
      <w:r>
        <w:t>metadata</w:t>
      </w:r>
      <w:r>
        <w:rPr>
          <w:spacing w:val="1"/>
        </w:rPr>
        <w:t xml:space="preserve"> </w:t>
      </w:r>
      <w:r>
        <w:t>values</w:t>
      </w:r>
      <w:r>
        <w:rPr>
          <w:spacing w:val="1"/>
        </w:rPr>
        <w:t xml:space="preserve"> </w:t>
      </w:r>
      <w:r>
        <w:t>defined</w:t>
      </w:r>
      <w:r>
        <w:rPr>
          <w:spacing w:val="1"/>
        </w:rPr>
        <w:t xml:space="preserve"> </w:t>
      </w:r>
      <w:r>
        <w:t>by the</w:t>
      </w:r>
      <w:r>
        <w:rPr>
          <w:spacing w:val="1"/>
        </w:rPr>
        <w:t xml:space="preserve"> </w:t>
      </w:r>
      <w:r>
        <w:t>data</w:t>
      </w:r>
      <w:r>
        <w:rPr>
          <w:spacing w:val="1"/>
        </w:rPr>
        <w:t xml:space="preserve"> </w:t>
      </w:r>
      <w:r>
        <w:t>set</w:t>
      </w:r>
      <w:r>
        <w:rPr>
          <w:spacing w:val="1"/>
        </w:rPr>
        <w:t xml:space="preserve"> </w:t>
      </w:r>
      <w:r>
        <w:t>descriptive</w:t>
      </w:r>
      <w:r>
        <w:rPr>
          <w:spacing w:val="1"/>
        </w:rPr>
        <w:t xml:space="preserve"> </w:t>
      </w:r>
      <w:r>
        <w:t>records.</w:t>
      </w:r>
      <w:r>
        <w:rPr>
          <w:spacing w:val="1"/>
        </w:rPr>
        <w:t xml:space="preserve"> </w:t>
      </w:r>
      <w:r>
        <w:t>Meta</w:t>
      </w:r>
      <w:r>
        <w:rPr>
          <w:spacing w:val="-53"/>
        </w:rPr>
        <w:t xml:space="preserve"> </w:t>
      </w:r>
      <w:r>
        <w:t>attribution</w:t>
      </w:r>
      <w:r>
        <w:rPr>
          <w:spacing w:val="-2"/>
        </w:rPr>
        <w:t xml:space="preserve"> </w:t>
      </w:r>
      <w:r>
        <w:t>on</w:t>
      </w:r>
      <w:r>
        <w:rPr>
          <w:spacing w:val="1"/>
        </w:rPr>
        <w:t xml:space="preserve"> </w:t>
      </w:r>
      <w:r>
        <w:t>individual features</w:t>
      </w:r>
      <w:r>
        <w:rPr>
          <w:spacing w:val="1"/>
        </w:rPr>
        <w:t xml:space="preserve"> </w:t>
      </w:r>
      <w:r>
        <w:t>overrides</w:t>
      </w:r>
      <w:r>
        <w:rPr>
          <w:spacing w:val="2"/>
        </w:rPr>
        <w:t xml:space="preserve"> </w:t>
      </w:r>
      <w:r>
        <w:t>attribution on</w:t>
      </w:r>
      <w:r>
        <w:rPr>
          <w:spacing w:val="-1"/>
        </w:rPr>
        <w:t xml:space="preserve"> </w:t>
      </w:r>
      <w:r>
        <w:t>meta</w:t>
      </w:r>
      <w:r>
        <w:rPr>
          <w:spacing w:val="-1"/>
        </w:rPr>
        <w:t xml:space="preserve"> </w:t>
      </w:r>
      <w:r>
        <w:t>features.</w:t>
      </w:r>
    </w:p>
    <w:p w14:paraId="406126D9" w14:textId="5F15A69D" w:rsidR="001056D7" w:rsidRDefault="00AC61F9" w:rsidP="00E03C76">
      <w:pPr>
        <w:pStyle w:val="Heading3"/>
        <w:ind w:left="1418" w:hanging="1418"/>
      </w:pPr>
      <w:bookmarkStart w:id="1367" w:name="_Toc152232552"/>
      <w:bookmarkStart w:id="1368" w:name="_Toc170717204"/>
      <w:r>
        <w:t>Feature Relationship</w:t>
      </w:r>
      <w:bookmarkEnd w:id="1367"/>
      <w:bookmarkEnd w:id="1368"/>
    </w:p>
    <w:bookmarkEnd w:id="1365"/>
    <w:bookmarkEnd w:id="1366"/>
    <w:p w14:paraId="58269A6B" w14:textId="579E2C80" w:rsidR="00BD0CC1" w:rsidRPr="00CD0A4E" w:rsidRDefault="006A522B" w:rsidP="00CD0A4E">
      <w:r>
        <w:t>A</w:t>
      </w:r>
      <w:r>
        <w:rPr>
          <w:spacing w:val="-11"/>
        </w:rPr>
        <w:t xml:space="preserve"> </w:t>
      </w:r>
      <w:r>
        <w:t>feature</w:t>
      </w:r>
      <w:r>
        <w:rPr>
          <w:spacing w:val="-9"/>
        </w:rPr>
        <w:t xml:space="preserve"> </w:t>
      </w:r>
      <w:r>
        <w:t>relationship</w:t>
      </w:r>
      <w:r>
        <w:rPr>
          <w:spacing w:val="-9"/>
        </w:rPr>
        <w:t xml:space="preserve"> </w:t>
      </w:r>
      <w:r>
        <w:t>links</w:t>
      </w:r>
      <w:r>
        <w:rPr>
          <w:spacing w:val="-8"/>
        </w:rPr>
        <w:t xml:space="preserve"> </w:t>
      </w:r>
      <w:r>
        <w:t>instances</w:t>
      </w:r>
      <w:r>
        <w:rPr>
          <w:spacing w:val="-9"/>
        </w:rPr>
        <w:t xml:space="preserve"> </w:t>
      </w:r>
      <w:r>
        <w:t>of</w:t>
      </w:r>
      <w:r>
        <w:rPr>
          <w:spacing w:val="-7"/>
        </w:rPr>
        <w:t xml:space="preserve"> </w:t>
      </w:r>
      <w:r>
        <w:t>one</w:t>
      </w:r>
      <w:r>
        <w:rPr>
          <w:spacing w:val="-9"/>
        </w:rPr>
        <w:t xml:space="preserve"> </w:t>
      </w:r>
      <w:r>
        <w:t>feature</w:t>
      </w:r>
      <w:r>
        <w:rPr>
          <w:spacing w:val="-9"/>
        </w:rPr>
        <w:t xml:space="preserve"> </w:t>
      </w:r>
      <w:r>
        <w:t>type</w:t>
      </w:r>
      <w:r>
        <w:rPr>
          <w:spacing w:val="-9"/>
        </w:rPr>
        <w:t xml:space="preserve"> </w:t>
      </w:r>
      <w:r>
        <w:t>with</w:t>
      </w:r>
      <w:r>
        <w:rPr>
          <w:spacing w:val="-8"/>
        </w:rPr>
        <w:t xml:space="preserve"> </w:t>
      </w:r>
      <w:r>
        <w:t>instances</w:t>
      </w:r>
      <w:r>
        <w:rPr>
          <w:spacing w:val="-8"/>
        </w:rPr>
        <w:t xml:space="preserve"> </w:t>
      </w:r>
      <w:r>
        <w:t>of</w:t>
      </w:r>
      <w:r>
        <w:rPr>
          <w:spacing w:val="-7"/>
        </w:rPr>
        <w:t xml:space="preserve"> </w:t>
      </w:r>
      <w:r>
        <w:t>the</w:t>
      </w:r>
      <w:r>
        <w:rPr>
          <w:spacing w:val="-10"/>
        </w:rPr>
        <w:t xml:space="preserve"> </w:t>
      </w:r>
      <w:r>
        <w:t>same</w:t>
      </w:r>
      <w:r>
        <w:rPr>
          <w:spacing w:val="-10"/>
        </w:rPr>
        <w:t xml:space="preserve"> </w:t>
      </w:r>
      <w:r>
        <w:t>or</w:t>
      </w:r>
      <w:r>
        <w:rPr>
          <w:spacing w:val="-8"/>
        </w:rPr>
        <w:t xml:space="preserve"> </w:t>
      </w:r>
      <w:r>
        <w:t>a</w:t>
      </w:r>
      <w:r>
        <w:rPr>
          <w:spacing w:val="-9"/>
        </w:rPr>
        <w:t xml:space="preserve"> </w:t>
      </w:r>
      <w:r>
        <w:t>different</w:t>
      </w:r>
      <w:r>
        <w:rPr>
          <w:spacing w:val="-9"/>
        </w:rPr>
        <w:t xml:space="preserve"> </w:t>
      </w:r>
      <w:r>
        <w:t>feature</w:t>
      </w:r>
      <w:r>
        <w:rPr>
          <w:spacing w:val="-53"/>
        </w:rPr>
        <w:t xml:space="preserve"> </w:t>
      </w:r>
      <w:r>
        <w:t>type.</w:t>
      </w:r>
    </w:p>
    <w:p w14:paraId="5BFEEC29" w14:textId="3B29490C" w:rsidR="00536BE2" w:rsidRPr="00FA703D" w:rsidRDefault="00536BE2" w:rsidP="00E03C76">
      <w:pPr>
        <w:pStyle w:val="Heading3"/>
        <w:ind w:left="1418" w:hanging="1418"/>
      </w:pPr>
      <w:bookmarkStart w:id="1369" w:name="_Toc152232553"/>
      <w:bookmarkStart w:id="1370" w:name="_Toc170717205"/>
      <w:bookmarkStart w:id="1371" w:name="_Toc225648292"/>
      <w:bookmarkStart w:id="1372" w:name="_Toc225065149"/>
      <w:r w:rsidRPr="00FA703D">
        <w:rPr>
          <w:lang w:eastAsia="en-US"/>
        </w:rPr>
        <w:t>Information Type</w:t>
      </w:r>
      <w:r w:rsidR="00E03C76">
        <w:rPr>
          <w:lang w:eastAsia="en-US"/>
        </w:rPr>
        <w:t>s</w:t>
      </w:r>
      <w:bookmarkEnd w:id="1369"/>
      <w:bookmarkEnd w:id="1370"/>
    </w:p>
    <w:p w14:paraId="157EBDE4" w14:textId="77777777" w:rsidR="00CD0A4E" w:rsidRDefault="00CD0A4E" w:rsidP="00CD0A4E">
      <w:r>
        <w:t>Information types are identifiable pieces of information in a dataset that can be shared between other</w:t>
      </w:r>
      <w:r>
        <w:rPr>
          <w:spacing w:val="1"/>
        </w:rPr>
        <w:t xml:space="preserve"> </w:t>
      </w:r>
      <w:r>
        <w:rPr>
          <w:w w:val="95"/>
        </w:rPr>
        <w:t>features. They have attributes but have no relationship to any geometry; information types may reference</w:t>
      </w:r>
      <w:r>
        <w:rPr>
          <w:spacing w:val="1"/>
          <w:w w:val="95"/>
        </w:rPr>
        <w:t xml:space="preserve"> </w:t>
      </w:r>
      <w:r>
        <w:t>other</w:t>
      </w:r>
      <w:r>
        <w:rPr>
          <w:spacing w:val="1"/>
        </w:rPr>
        <w:t xml:space="preserve"> </w:t>
      </w:r>
      <w:r>
        <w:t>information</w:t>
      </w:r>
      <w:r>
        <w:rPr>
          <w:spacing w:val="-1"/>
        </w:rPr>
        <w:t xml:space="preserve"> </w:t>
      </w:r>
      <w:r>
        <w:t>types.</w:t>
      </w:r>
    </w:p>
    <w:p w14:paraId="49D5658D" w14:textId="54EBE74F" w:rsidR="000773A9" w:rsidRDefault="000773A9" w:rsidP="00E03C76">
      <w:pPr>
        <w:pStyle w:val="Heading3"/>
        <w:ind w:left="1418" w:hanging="1418"/>
      </w:pPr>
      <w:bookmarkStart w:id="1373" w:name="_Toc152232554"/>
      <w:bookmarkStart w:id="1374" w:name="_Toc170717206"/>
      <w:r w:rsidRPr="00670C83">
        <w:rPr>
          <w:lang w:eastAsia="en-US"/>
        </w:rPr>
        <w:t>Attributes</w:t>
      </w:r>
      <w:bookmarkEnd w:id="1371"/>
      <w:bookmarkEnd w:id="1372"/>
      <w:bookmarkEnd w:id="1373"/>
      <w:bookmarkEnd w:id="1374"/>
    </w:p>
    <w:p w14:paraId="7E4401F6" w14:textId="77777777" w:rsidR="00CD0A4E" w:rsidRDefault="00CD0A4E" w:rsidP="00CD0A4E">
      <w:r>
        <w:t>S-128</w:t>
      </w:r>
      <w:r>
        <w:rPr>
          <w:spacing w:val="-2"/>
        </w:rPr>
        <w:t xml:space="preserve"> </w:t>
      </w:r>
      <w:r>
        <w:t>defines</w:t>
      </w:r>
      <w:r>
        <w:rPr>
          <w:spacing w:val="-2"/>
        </w:rPr>
        <w:t xml:space="preserve"> </w:t>
      </w:r>
      <w:r>
        <w:t>attributes</w:t>
      </w:r>
      <w:r>
        <w:rPr>
          <w:spacing w:val="-2"/>
        </w:rPr>
        <w:t xml:space="preserve"> </w:t>
      </w:r>
      <w:r>
        <w:t>as either</w:t>
      </w:r>
      <w:r>
        <w:rPr>
          <w:spacing w:val="-3"/>
        </w:rPr>
        <w:t xml:space="preserve"> </w:t>
      </w:r>
      <w:r>
        <w:t>simple</w:t>
      </w:r>
      <w:r>
        <w:rPr>
          <w:spacing w:val="-3"/>
        </w:rPr>
        <w:t xml:space="preserve"> </w:t>
      </w:r>
      <w:r>
        <w:t>or</w:t>
      </w:r>
      <w:r>
        <w:rPr>
          <w:spacing w:val="-2"/>
        </w:rPr>
        <w:t xml:space="preserve"> </w:t>
      </w:r>
      <w:r>
        <w:t>complex.</w:t>
      </w:r>
    </w:p>
    <w:p w14:paraId="5F5C83C7" w14:textId="77777777" w:rsidR="00735E3F" w:rsidRDefault="000854BF" w:rsidP="00972855">
      <w:pPr>
        <w:pStyle w:val="Heading4"/>
        <w:ind w:left="1064" w:right="200"/>
      </w:pPr>
      <w:r>
        <w:t>Simple Attributes</w:t>
      </w:r>
    </w:p>
    <w:p w14:paraId="78BF2F72" w14:textId="0D284711" w:rsidR="00CD0A4E" w:rsidRDefault="00CD0A4E" w:rsidP="00CD0A4E">
      <w:pPr>
        <w:rPr>
          <w:ins w:id="1375" w:author="USER" w:date="2024-03-15T11:06:00Z"/>
        </w:rPr>
      </w:pPr>
      <w:r>
        <w:t>S-128</w:t>
      </w:r>
      <w:r>
        <w:rPr>
          <w:spacing w:val="-1"/>
        </w:rPr>
        <w:t xml:space="preserve"> </w:t>
      </w:r>
      <w:r>
        <w:t>uses</w:t>
      </w:r>
      <w:r>
        <w:rPr>
          <w:spacing w:val="-2"/>
        </w:rPr>
        <w:t xml:space="preserve"> </w:t>
      </w:r>
      <w:ins w:id="1376" w:author="Greenblue" w:date="2024-09-10T13:43:00Z">
        <w:r w:rsidR="003C6D01">
          <w:t>eleven</w:t>
        </w:r>
      </w:ins>
      <w:del w:id="1377" w:author="Greenblue" w:date="2024-09-10T13:43:00Z">
        <w:r w:rsidDel="003C6D01">
          <w:delText>ten</w:delText>
        </w:r>
      </w:del>
      <w:r>
        <w:rPr>
          <w:spacing w:val="-2"/>
        </w:rPr>
        <w:t xml:space="preserve"> </w:t>
      </w:r>
      <w:r>
        <w:t>types</w:t>
      </w:r>
      <w:r>
        <w:rPr>
          <w:spacing w:val="-2"/>
        </w:rPr>
        <w:t xml:space="preserve"> </w:t>
      </w:r>
      <w:r>
        <w:t>of simple</w:t>
      </w:r>
      <w:r>
        <w:rPr>
          <w:spacing w:val="-3"/>
        </w:rPr>
        <w:t xml:space="preserve"> </w:t>
      </w:r>
      <w:r>
        <w:t>attributes;</w:t>
      </w:r>
      <w:r>
        <w:rPr>
          <w:spacing w:val="-2"/>
        </w:rPr>
        <w:t xml:space="preserve"> </w:t>
      </w:r>
      <w:r>
        <w:t>they</w:t>
      </w:r>
      <w:r>
        <w:rPr>
          <w:spacing w:val="-4"/>
        </w:rPr>
        <w:t xml:space="preserve"> </w:t>
      </w:r>
      <w:r>
        <w:t>are listed</w:t>
      </w:r>
      <w:r>
        <w:rPr>
          <w:spacing w:val="-2"/>
        </w:rPr>
        <w:t xml:space="preserve"> </w:t>
      </w:r>
      <w:r>
        <w:t>in</w:t>
      </w:r>
      <w:r>
        <w:rPr>
          <w:spacing w:val="-3"/>
        </w:rPr>
        <w:t xml:space="preserve"> </w:t>
      </w:r>
      <w:r>
        <w:t>the</w:t>
      </w:r>
      <w:r>
        <w:rPr>
          <w:spacing w:val="3"/>
        </w:rPr>
        <w:t xml:space="preserve"> </w:t>
      </w:r>
      <w:r w:rsidR="002A4496">
        <w:fldChar w:fldCharType="begin"/>
      </w:r>
      <w:r w:rsidR="002A4496">
        <w:rPr>
          <w:spacing w:val="3"/>
        </w:rPr>
        <w:instrText xml:space="preserve"> REF _Ref148221714 \h </w:instrText>
      </w:r>
      <w:r w:rsidR="002A4496">
        <w:fldChar w:fldCharType="separate"/>
      </w:r>
      <w:r w:rsidR="00A83023">
        <w:t xml:space="preserve">Table </w:t>
      </w:r>
      <w:r w:rsidR="00A83023">
        <w:rPr>
          <w:noProof/>
        </w:rPr>
        <w:t>4</w:t>
      </w:r>
      <w:r w:rsidR="00A83023">
        <w:noBreakHyphen/>
      </w:r>
      <w:r w:rsidR="00A83023">
        <w:rPr>
          <w:noProof/>
        </w:rPr>
        <w:t>1</w:t>
      </w:r>
      <w:r w:rsidR="002A4496">
        <w:fldChar w:fldCharType="end"/>
      </w:r>
      <w:r w:rsidR="002A4496">
        <w:t xml:space="preserve"> </w:t>
      </w:r>
      <w:r>
        <w:t>below.</w:t>
      </w:r>
    </w:p>
    <w:p w14:paraId="79228A52" w14:textId="3D215CB5" w:rsidR="00082FFA" w:rsidRDefault="00082FFA" w:rsidP="00CD0A4E">
      <w:pPr>
        <w:rPr>
          <w:ins w:id="1378" w:author="USER" w:date="2024-03-15T11:06:00Z"/>
          <w:rFonts w:eastAsiaTheme="minorEastAsia"/>
        </w:rPr>
      </w:pPr>
    </w:p>
    <w:p w14:paraId="43EE5B67" w14:textId="04F15BFF" w:rsidR="00082FFA" w:rsidRDefault="00082FFA" w:rsidP="00CD0A4E">
      <w:pPr>
        <w:rPr>
          <w:ins w:id="1379" w:author="USER" w:date="2024-03-15T11:06:00Z"/>
          <w:rFonts w:eastAsiaTheme="minorEastAsia"/>
        </w:rPr>
      </w:pPr>
    </w:p>
    <w:p w14:paraId="3A62FD9C" w14:textId="41848D56" w:rsidR="00082FFA" w:rsidRDefault="00082FFA" w:rsidP="00CD0A4E">
      <w:pPr>
        <w:rPr>
          <w:ins w:id="1380" w:author="USER" w:date="2024-03-15T11:06:00Z"/>
          <w:rFonts w:eastAsiaTheme="minorEastAsia"/>
        </w:rPr>
      </w:pPr>
    </w:p>
    <w:p w14:paraId="152EEB83" w14:textId="77777777" w:rsidR="00082FFA" w:rsidRPr="00082FFA" w:rsidRDefault="00082FFA" w:rsidP="00CD0A4E">
      <w:pPr>
        <w:rPr>
          <w:rFonts w:eastAsiaTheme="minorEastAsia"/>
        </w:rPr>
      </w:pPr>
    </w:p>
    <w:p w14:paraId="3D95F0A6" w14:textId="7EACBC21" w:rsidR="00EA6F65" w:rsidRDefault="00EA6F65" w:rsidP="00EA6F65">
      <w:pPr>
        <w:pStyle w:val="Caption"/>
        <w:keepNext/>
        <w:jc w:val="center"/>
      </w:pPr>
      <w:bookmarkStart w:id="1381" w:name="_Ref148221714"/>
      <w:r>
        <w:t xml:space="preserve">Table </w:t>
      </w:r>
      <w:r w:rsidR="009C424C">
        <w:fldChar w:fldCharType="begin"/>
      </w:r>
      <w:r w:rsidR="009C424C">
        <w:instrText xml:space="preserve"> STYLEREF 1 \s </w:instrText>
      </w:r>
      <w:r w:rsidR="009C424C">
        <w:fldChar w:fldCharType="separate"/>
      </w:r>
      <w:r w:rsidR="00A83023">
        <w:rPr>
          <w:noProof/>
        </w:rPr>
        <w:t>4</w:t>
      </w:r>
      <w:r w:rsidR="009C424C">
        <w:rPr>
          <w:noProof/>
        </w:rPr>
        <w:fldChar w:fldCharType="end"/>
      </w:r>
      <w:r w:rsidR="009629AC">
        <w:noBreakHyphen/>
      </w:r>
      <w:r w:rsidR="009C424C">
        <w:fldChar w:fldCharType="begin"/>
      </w:r>
      <w:r w:rsidR="009C424C">
        <w:instrText xml:space="preserve"> SEQ Table \* ARABIC \s 1 </w:instrText>
      </w:r>
      <w:r w:rsidR="009C424C">
        <w:fldChar w:fldCharType="separate"/>
      </w:r>
      <w:r w:rsidR="00A83023">
        <w:rPr>
          <w:noProof/>
        </w:rPr>
        <w:t>1</w:t>
      </w:r>
      <w:r w:rsidR="009C424C">
        <w:rPr>
          <w:noProof/>
        </w:rPr>
        <w:fldChar w:fldCharType="end"/>
      </w:r>
      <w:bookmarkEnd w:id="1381"/>
      <w:r w:rsidR="00BD3678">
        <w:t xml:space="preserve"> </w:t>
      </w:r>
      <w: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382" w:author="Greenblue" w:date="2024-02-13T18:2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376"/>
        <w:gridCol w:w="6928"/>
        <w:tblGridChange w:id="1383">
          <w:tblGrid>
            <w:gridCol w:w="2376"/>
            <w:gridCol w:w="641"/>
            <w:gridCol w:w="6287"/>
          </w:tblGrid>
        </w:tblGridChange>
      </w:tblGrid>
      <w:tr w:rsidR="003B54BD" w:rsidRPr="007C6250" w14:paraId="13A8D15A" w14:textId="77777777" w:rsidTr="006073E9">
        <w:tc>
          <w:tcPr>
            <w:tcW w:w="2376" w:type="dxa"/>
            <w:tcBorders>
              <w:bottom w:val="double" w:sz="4" w:space="0" w:color="auto"/>
            </w:tcBorders>
            <w:shd w:val="clear" w:color="auto" w:fill="E7E6E6"/>
            <w:tcPrChange w:id="1384" w:author="Greenblue" w:date="2024-02-13T18:24:00Z">
              <w:tcPr>
                <w:tcW w:w="2088" w:type="dxa"/>
                <w:gridSpan w:val="2"/>
                <w:tcBorders>
                  <w:bottom w:val="double" w:sz="4" w:space="0" w:color="auto"/>
                </w:tcBorders>
                <w:shd w:val="clear" w:color="auto" w:fill="E7E6E6"/>
              </w:tcPr>
            </w:tcPrChange>
          </w:tcPr>
          <w:p w14:paraId="3B769E5D" w14:textId="77777777" w:rsidR="003B54BD" w:rsidRPr="007C6250" w:rsidRDefault="003B54BD" w:rsidP="00DB035D">
            <w:pPr>
              <w:pStyle w:val="BodyText"/>
              <w:jc w:val="left"/>
              <w:rPr>
                <w:b/>
                <w:lang w:val="en-AU"/>
              </w:rPr>
            </w:pPr>
            <w:r w:rsidRPr="007C6250">
              <w:rPr>
                <w:b/>
                <w:lang w:val="en-AU"/>
              </w:rPr>
              <w:t>Type</w:t>
            </w:r>
          </w:p>
        </w:tc>
        <w:tc>
          <w:tcPr>
            <w:tcW w:w="6928" w:type="dxa"/>
            <w:tcBorders>
              <w:bottom w:val="double" w:sz="4" w:space="0" w:color="auto"/>
            </w:tcBorders>
            <w:shd w:val="clear" w:color="auto" w:fill="E7E6E6"/>
            <w:tcPrChange w:id="1385" w:author="Greenblue" w:date="2024-02-13T18:24:00Z">
              <w:tcPr>
                <w:tcW w:w="7216" w:type="dxa"/>
                <w:tcBorders>
                  <w:bottom w:val="double" w:sz="4" w:space="0" w:color="auto"/>
                </w:tcBorders>
                <w:shd w:val="clear" w:color="auto" w:fill="E7E6E6"/>
              </w:tcPr>
            </w:tcPrChange>
          </w:tcPr>
          <w:p w14:paraId="50A6376B" w14:textId="77777777" w:rsidR="003B54BD" w:rsidRPr="007C6250" w:rsidRDefault="003B54BD" w:rsidP="00DB035D">
            <w:pPr>
              <w:pStyle w:val="BodyText"/>
              <w:jc w:val="left"/>
              <w:rPr>
                <w:b/>
                <w:lang w:val="en-AU"/>
              </w:rPr>
            </w:pPr>
            <w:r w:rsidRPr="007C6250">
              <w:rPr>
                <w:b/>
                <w:lang w:val="en-AU"/>
              </w:rPr>
              <w:t>Definition</w:t>
            </w:r>
          </w:p>
        </w:tc>
      </w:tr>
      <w:tr w:rsidR="003B54BD" w:rsidRPr="007C6250" w14:paraId="4A820EB3" w14:textId="77777777" w:rsidTr="00B754B2">
        <w:tc>
          <w:tcPr>
            <w:tcW w:w="2376" w:type="dxa"/>
            <w:tcBorders>
              <w:top w:val="double" w:sz="4" w:space="0" w:color="auto"/>
            </w:tcBorders>
            <w:shd w:val="clear" w:color="auto" w:fill="auto"/>
            <w:tcPrChange w:id="1386" w:author="Greenblue" w:date="2024-02-13T18:24:00Z">
              <w:tcPr>
                <w:tcW w:w="2088" w:type="dxa"/>
                <w:gridSpan w:val="2"/>
                <w:tcBorders>
                  <w:top w:val="double" w:sz="4" w:space="0" w:color="auto"/>
                </w:tcBorders>
                <w:shd w:val="clear" w:color="auto" w:fill="auto"/>
              </w:tcPr>
            </w:tcPrChange>
          </w:tcPr>
          <w:p w14:paraId="4E741621" w14:textId="36ABCC74" w:rsidR="003B54BD" w:rsidRPr="007C6250" w:rsidRDefault="00B754B2" w:rsidP="00DB035D">
            <w:pPr>
              <w:pStyle w:val="Labeldata"/>
              <w:spacing w:before="60" w:after="60" w:line="276" w:lineRule="auto"/>
              <w:jc w:val="left"/>
              <w:rPr>
                <w:lang w:val="en-AU"/>
              </w:rPr>
            </w:pPr>
            <w:ins w:id="1387" w:author="Greenblue" w:date="2024-02-13T18:18:00Z">
              <w:r w:rsidRPr="007C6250">
                <w:rPr>
                  <w:lang w:val="en-AU"/>
                </w:rPr>
                <w:lastRenderedPageBreak/>
                <w:t>Boolean</w:t>
              </w:r>
            </w:ins>
            <w:del w:id="1388" w:author="Greenblue" w:date="2024-02-13T18:18:00Z">
              <w:r w:rsidR="003B54BD" w:rsidRPr="007C6250" w:rsidDel="00B754B2">
                <w:delText>Enumeration</w:delText>
              </w:r>
            </w:del>
          </w:p>
        </w:tc>
        <w:tc>
          <w:tcPr>
            <w:tcW w:w="6928" w:type="dxa"/>
            <w:tcBorders>
              <w:top w:val="double" w:sz="4" w:space="0" w:color="auto"/>
            </w:tcBorders>
            <w:shd w:val="clear" w:color="auto" w:fill="auto"/>
            <w:tcPrChange w:id="1389" w:author="Greenblue" w:date="2024-02-13T18:24:00Z">
              <w:tcPr>
                <w:tcW w:w="7216" w:type="dxa"/>
                <w:tcBorders>
                  <w:top w:val="double" w:sz="4" w:space="0" w:color="auto"/>
                </w:tcBorders>
                <w:shd w:val="clear" w:color="auto" w:fill="auto"/>
              </w:tcPr>
            </w:tcPrChange>
          </w:tcPr>
          <w:p w14:paraId="5681BED0" w14:textId="78274A95" w:rsidR="003B54BD" w:rsidRPr="007C6250" w:rsidRDefault="00B754B2" w:rsidP="00DB035D">
            <w:pPr>
              <w:pStyle w:val="Labeldata"/>
              <w:spacing w:before="60" w:after="60" w:line="276" w:lineRule="auto"/>
              <w:jc w:val="left"/>
              <w:rPr>
                <w:lang w:val="en-AU"/>
              </w:rPr>
            </w:pPr>
            <w:ins w:id="1390" w:author="Greenblue" w:date="2024-02-13T18:19:00Z">
              <w:r w:rsidRPr="00B754B2">
                <w:t>A logical value, either ‘True’ or ‘False’</w:t>
              </w:r>
            </w:ins>
            <w:del w:id="1391" w:author="Greenblue" w:date="2024-02-13T18:19:00Z">
              <w:r w:rsidR="003B54BD" w:rsidRPr="007C6250" w:rsidDel="00B754B2">
                <w:delText>A fixed list of valid identifiers of named literal values</w:delText>
              </w:r>
            </w:del>
          </w:p>
        </w:tc>
      </w:tr>
      <w:tr w:rsidR="003B54BD" w:rsidRPr="007C6250" w:rsidDel="00B754B2" w14:paraId="2EA2B59C" w14:textId="104D5949" w:rsidTr="00B754B2">
        <w:trPr>
          <w:del w:id="1392" w:author="Greenblue" w:date="2024-02-13T18:27:00Z"/>
        </w:trPr>
        <w:tc>
          <w:tcPr>
            <w:tcW w:w="2376" w:type="dxa"/>
            <w:shd w:val="clear" w:color="auto" w:fill="auto"/>
            <w:tcPrChange w:id="1393" w:author="Greenblue" w:date="2024-02-13T18:24:00Z">
              <w:tcPr>
                <w:tcW w:w="2088" w:type="dxa"/>
                <w:gridSpan w:val="2"/>
                <w:shd w:val="clear" w:color="auto" w:fill="auto"/>
              </w:tcPr>
            </w:tcPrChange>
          </w:tcPr>
          <w:p w14:paraId="7A7ABA65" w14:textId="70DE1C26" w:rsidR="003B54BD" w:rsidRPr="007C6250" w:rsidDel="00B754B2" w:rsidRDefault="003B54BD" w:rsidP="00DB035D">
            <w:pPr>
              <w:pStyle w:val="Labeldata"/>
              <w:spacing w:before="60" w:after="60" w:line="276" w:lineRule="auto"/>
              <w:jc w:val="left"/>
              <w:rPr>
                <w:del w:id="1394" w:author="Greenblue" w:date="2024-02-13T18:27:00Z"/>
                <w:lang w:val="en-AU"/>
              </w:rPr>
            </w:pPr>
            <w:del w:id="1395" w:author="Greenblue" w:date="2024-02-13T18:19:00Z">
              <w:r w:rsidRPr="007C6250" w:rsidDel="00B754B2">
                <w:rPr>
                  <w:lang w:val="en-AU"/>
                </w:rPr>
                <w:delText>Boolean</w:delText>
              </w:r>
            </w:del>
          </w:p>
        </w:tc>
        <w:tc>
          <w:tcPr>
            <w:tcW w:w="6928" w:type="dxa"/>
            <w:shd w:val="clear" w:color="auto" w:fill="auto"/>
            <w:tcPrChange w:id="1396" w:author="Greenblue" w:date="2024-02-13T18:24:00Z">
              <w:tcPr>
                <w:tcW w:w="7216" w:type="dxa"/>
                <w:shd w:val="clear" w:color="auto" w:fill="auto"/>
              </w:tcPr>
            </w:tcPrChange>
          </w:tcPr>
          <w:p w14:paraId="514DBEEF" w14:textId="47E3FC28" w:rsidR="003B54BD" w:rsidRPr="009063C9" w:rsidDel="00B754B2" w:rsidRDefault="003B54BD" w:rsidP="00DB035D">
            <w:pPr>
              <w:pStyle w:val="Labeldata"/>
              <w:spacing w:before="60" w:after="60" w:line="276" w:lineRule="auto"/>
              <w:jc w:val="left"/>
              <w:rPr>
                <w:del w:id="1397" w:author="Greenblue" w:date="2024-02-13T18:27:00Z"/>
                <w:lang w:val="en-AU"/>
              </w:rPr>
            </w:pPr>
            <w:del w:id="1398" w:author="Greenblue" w:date="2024-02-13T18:19:00Z">
              <w:r w:rsidRPr="009063C9" w:rsidDel="00B754B2">
                <w:delText xml:space="preserve">A value representing binary logic.  The value can be either </w:delText>
              </w:r>
              <w:r w:rsidRPr="009063C9" w:rsidDel="00B754B2">
                <w:rPr>
                  <w:i/>
                </w:rPr>
                <w:delText>True</w:delText>
              </w:r>
              <w:r w:rsidRPr="009063C9" w:rsidDel="00B754B2">
                <w:delText xml:space="preserve"> or </w:delText>
              </w:r>
              <w:r w:rsidRPr="009063C9" w:rsidDel="00B754B2">
                <w:rPr>
                  <w:i/>
                </w:rPr>
                <w:delText>False</w:delText>
              </w:r>
              <w:r w:rsidRPr="009063C9" w:rsidDel="00B754B2">
                <w:delText>.  The default state for Boolean type attributes (</w:delText>
              </w:r>
              <w:r w:rsidR="006435C5" w:rsidRPr="009063C9" w:rsidDel="00B754B2">
                <w:delText>that is,</w:delText>
              </w:r>
              <w:r w:rsidRPr="009063C9" w:rsidDel="00B754B2">
                <w:delText xml:space="preserve"> where the attribute is not populated for the feature) is </w:delText>
              </w:r>
              <w:r w:rsidRPr="009063C9" w:rsidDel="00B754B2">
                <w:rPr>
                  <w:i/>
                </w:rPr>
                <w:delText>False</w:delText>
              </w:r>
              <w:r w:rsidRPr="009063C9" w:rsidDel="00B754B2">
                <w:delText>.</w:delText>
              </w:r>
            </w:del>
          </w:p>
        </w:tc>
      </w:tr>
      <w:tr w:rsidR="003B54BD" w:rsidRPr="007C6250" w14:paraId="472A2C4E" w14:textId="77777777" w:rsidTr="00B754B2">
        <w:tc>
          <w:tcPr>
            <w:tcW w:w="2376" w:type="dxa"/>
            <w:shd w:val="clear" w:color="auto" w:fill="auto"/>
            <w:tcPrChange w:id="1399" w:author="Greenblue" w:date="2024-02-13T18:24:00Z">
              <w:tcPr>
                <w:tcW w:w="2088" w:type="dxa"/>
                <w:gridSpan w:val="2"/>
                <w:shd w:val="clear" w:color="auto" w:fill="auto"/>
              </w:tcPr>
            </w:tcPrChange>
          </w:tcPr>
          <w:p w14:paraId="331DF2E5" w14:textId="77777777" w:rsidR="003B54BD" w:rsidRPr="007C6250" w:rsidRDefault="003B54BD" w:rsidP="00DB035D">
            <w:pPr>
              <w:pStyle w:val="Labeldata"/>
              <w:spacing w:before="60" w:after="60" w:line="276" w:lineRule="auto"/>
              <w:jc w:val="left"/>
              <w:rPr>
                <w:lang w:val="en-AU"/>
              </w:rPr>
            </w:pPr>
            <w:r w:rsidRPr="007C6250">
              <w:rPr>
                <w:lang w:val="en-AU"/>
              </w:rPr>
              <w:t>Real</w:t>
            </w:r>
          </w:p>
        </w:tc>
        <w:tc>
          <w:tcPr>
            <w:tcW w:w="6928" w:type="dxa"/>
            <w:shd w:val="clear" w:color="auto" w:fill="auto"/>
            <w:tcPrChange w:id="1400" w:author="Greenblue" w:date="2024-02-13T18:24:00Z">
              <w:tcPr>
                <w:tcW w:w="7216" w:type="dxa"/>
                <w:shd w:val="clear" w:color="auto" w:fill="auto"/>
              </w:tcPr>
            </w:tcPrChange>
          </w:tcPr>
          <w:p w14:paraId="1EFC1123" w14:textId="77777777" w:rsidR="003B54BD" w:rsidRPr="00B754B2" w:rsidRDefault="003B54BD" w:rsidP="00DB035D">
            <w:pPr>
              <w:pStyle w:val="Labeldata"/>
              <w:spacing w:before="60" w:after="60" w:line="276" w:lineRule="auto"/>
              <w:jc w:val="left"/>
              <w:rPr>
                <w:spacing w:val="-6"/>
                <w:lang w:val="en-AU"/>
              </w:rPr>
            </w:pPr>
            <w:r w:rsidRPr="00B754B2">
              <w:rPr>
                <w:spacing w:val="-6"/>
              </w:rPr>
              <w:t>A signed Real (floating point) number consisting of a mantissa and an exponent</w:t>
            </w:r>
          </w:p>
        </w:tc>
      </w:tr>
      <w:tr w:rsidR="00B754B2" w:rsidRPr="007C6250" w14:paraId="53777A01" w14:textId="77777777" w:rsidTr="00B754B2">
        <w:trPr>
          <w:ins w:id="1401" w:author="Greenblue" w:date="2024-02-13T18:20:00Z"/>
        </w:trPr>
        <w:tc>
          <w:tcPr>
            <w:tcW w:w="2376" w:type="dxa"/>
            <w:shd w:val="clear" w:color="auto" w:fill="auto"/>
            <w:tcPrChange w:id="1402" w:author="Greenblue" w:date="2024-02-13T18:24:00Z">
              <w:tcPr>
                <w:tcW w:w="2088" w:type="dxa"/>
                <w:gridSpan w:val="2"/>
                <w:shd w:val="clear" w:color="auto" w:fill="auto"/>
              </w:tcPr>
            </w:tcPrChange>
          </w:tcPr>
          <w:p w14:paraId="5B2DD8C3" w14:textId="7CB7F091" w:rsidR="00B754B2" w:rsidRPr="007C6250" w:rsidRDefault="00B754B2" w:rsidP="00DB035D">
            <w:pPr>
              <w:pStyle w:val="Labeldata"/>
              <w:spacing w:before="60" w:after="60" w:line="276" w:lineRule="auto"/>
              <w:jc w:val="left"/>
              <w:rPr>
                <w:ins w:id="1403" w:author="Greenblue" w:date="2024-02-13T18:20:00Z"/>
                <w:lang w:val="en-AU"/>
              </w:rPr>
            </w:pPr>
            <w:ins w:id="1404" w:author="Greenblue" w:date="2024-02-13T18:20:00Z">
              <w:r w:rsidRPr="00B754B2">
                <w:rPr>
                  <w:lang w:val="en-AU"/>
                </w:rPr>
                <w:t>Enumeration</w:t>
              </w:r>
            </w:ins>
          </w:p>
        </w:tc>
        <w:tc>
          <w:tcPr>
            <w:tcW w:w="6928" w:type="dxa"/>
            <w:shd w:val="clear" w:color="auto" w:fill="auto"/>
            <w:tcPrChange w:id="1405" w:author="Greenblue" w:date="2024-02-13T18:24:00Z">
              <w:tcPr>
                <w:tcW w:w="7216" w:type="dxa"/>
                <w:shd w:val="clear" w:color="auto" w:fill="auto"/>
              </w:tcPr>
            </w:tcPrChange>
          </w:tcPr>
          <w:p w14:paraId="08E1A4AF" w14:textId="5EFF9386" w:rsidR="00B754B2" w:rsidRPr="00B754B2" w:rsidRDefault="00B754B2" w:rsidP="00DB035D">
            <w:pPr>
              <w:pStyle w:val="Labeldata"/>
              <w:spacing w:before="60" w:after="60" w:line="276" w:lineRule="auto"/>
              <w:jc w:val="left"/>
              <w:rPr>
                <w:ins w:id="1406" w:author="Greenblue" w:date="2024-02-13T18:20:00Z"/>
                <w:spacing w:val="-6"/>
              </w:rPr>
            </w:pPr>
            <w:ins w:id="1407" w:author="Greenblue" w:date="2024-02-13T18:20:00Z">
              <w:r w:rsidRPr="00B754B2">
                <w:rPr>
                  <w:spacing w:val="-6"/>
                </w:rPr>
                <w:t>One of a list of predefined values</w:t>
              </w:r>
            </w:ins>
          </w:p>
        </w:tc>
      </w:tr>
      <w:tr w:rsidR="003B54BD" w:rsidRPr="007C6250" w14:paraId="64EBF30A" w14:textId="77777777" w:rsidTr="00B754B2">
        <w:tc>
          <w:tcPr>
            <w:tcW w:w="2376" w:type="dxa"/>
            <w:shd w:val="clear" w:color="auto" w:fill="auto"/>
            <w:tcPrChange w:id="1408" w:author="Greenblue" w:date="2024-02-13T18:24:00Z">
              <w:tcPr>
                <w:tcW w:w="2088" w:type="dxa"/>
                <w:gridSpan w:val="2"/>
                <w:shd w:val="clear" w:color="auto" w:fill="auto"/>
              </w:tcPr>
            </w:tcPrChange>
          </w:tcPr>
          <w:p w14:paraId="37F275D7" w14:textId="77777777" w:rsidR="003B54BD" w:rsidRPr="007C6250" w:rsidRDefault="003B54BD" w:rsidP="00DB035D">
            <w:pPr>
              <w:pStyle w:val="Labeldata"/>
              <w:spacing w:before="60" w:after="60" w:line="276" w:lineRule="auto"/>
              <w:jc w:val="left"/>
              <w:rPr>
                <w:lang w:val="en-AU"/>
              </w:rPr>
            </w:pPr>
            <w:r w:rsidRPr="007C6250">
              <w:rPr>
                <w:lang w:val="en-AU"/>
              </w:rPr>
              <w:t>Integer</w:t>
            </w:r>
          </w:p>
        </w:tc>
        <w:tc>
          <w:tcPr>
            <w:tcW w:w="6928" w:type="dxa"/>
            <w:shd w:val="clear" w:color="auto" w:fill="auto"/>
            <w:tcPrChange w:id="1409" w:author="Greenblue" w:date="2024-02-13T18:24:00Z">
              <w:tcPr>
                <w:tcW w:w="7216" w:type="dxa"/>
                <w:shd w:val="clear" w:color="auto" w:fill="auto"/>
              </w:tcPr>
            </w:tcPrChange>
          </w:tcPr>
          <w:p w14:paraId="6B9F9A36" w14:textId="77777777" w:rsidR="003B54BD" w:rsidRPr="007C6250" w:rsidRDefault="003B54BD" w:rsidP="00DB035D">
            <w:pPr>
              <w:pStyle w:val="Labeldata"/>
              <w:spacing w:before="60" w:after="60" w:line="276" w:lineRule="auto"/>
              <w:jc w:val="left"/>
              <w:rPr>
                <w:lang w:val="en-AU"/>
              </w:rPr>
            </w:pPr>
            <w:r w:rsidRPr="007C6250">
              <w:t>A signed integer number.  The representation of an integer is encapsulation and usage dependent.</w:t>
            </w:r>
          </w:p>
        </w:tc>
      </w:tr>
      <w:tr w:rsidR="003B54BD" w:rsidRPr="007C6250" w14:paraId="2A32A8F4" w14:textId="77777777" w:rsidTr="00B754B2">
        <w:tc>
          <w:tcPr>
            <w:tcW w:w="2376" w:type="dxa"/>
            <w:shd w:val="clear" w:color="auto" w:fill="auto"/>
            <w:tcPrChange w:id="1410" w:author="Greenblue" w:date="2024-02-13T18:24:00Z">
              <w:tcPr>
                <w:tcW w:w="2088" w:type="dxa"/>
                <w:gridSpan w:val="2"/>
                <w:shd w:val="clear" w:color="auto" w:fill="auto"/>
              </w:tcPr>
            </w:tcPrChange>
          </w:tcPr>
          <w:p w14:paraId="4AD7B65A" w14:textId="13D55FC3" w:rsidR="003B54BD" w:rsidRPr="007C6250" w:rsidRDefault="00B754B2" w:rsidP="00DB035D">
            <w:pPr>
              <w:pStyle w:val="Labeldata"/>
              <w:spacing w:before="60" w:after="60" w:line="276" w:lineRule="auto"/>
              <w:jc w:val="left"/>
              <w:rPr>
                <w:lang w:val="en-AU"/>
              </w:rPr>
            </w:pPr>
            <w:ins w:id="1411" w:author="Greenblue" w:date="2024-02-13T18:21:00Z">
              <w:r w:rsidRPr="00B754B2">
                <w:rPr>
                  <w:lang w:val="en-AU"/>
                </w:rPr>
                <w:t>Text or CharacterString</w:t>
              </w:r>
            </w:ins>
            <w:del w:id="1412" w:author="Greenblue" w:date="2024-02-13T18:21:00Z">
              <w:r w:rsidR="003B54BD" w:rsidRPr="007C6250" w:rsidDel="00B754B2">
                <w:rPr>
                  <w:lang w:val="en-AU"/>
                </w:rPr>
                <w:delText>CharacterString</w:delText>
              </w:r>
            </w:del>
          </w:p>
        </w:tc>
        <w:tc>
          <w:tcPr>
            <w:tcW w:w="6928" w:type="dxa"/>
            <w:shd w:val="clear" w:color="auto" w:fill="auto"/>
            <w:tcPrChange w:id="1413" w:author="Greenblue" w:date="2024-02-13T18:24:00Z">
              <w:tcPr>
                <w:tcW w:w="7216" w:type="dxa"/>
                <w:shd w:val="clear" w:color="auto" w:fill="auto"/>
              </w:tcPr>
            </w:tcPrChange>
          </w:tcPr>
          <w:p w14:paraId="507B6DDD" w14:textId="79672042" w:rsidR="003B54BD" w:rsidRPr="007C6250" w:rsidRDefault="00B754B2" w:rsidP="00DB035D">
            <w:pPr>
              <w:pStyle w:val="Labeldata"/>
              <w:spacing w:before="60" w:after="60" w:line="276" w:lineRule="auto"/>
              <w:jc w:val="left"/>
              <w:rPr>
                <w:lang w:val="en-AU"/>
              </w:rPr>
            </w:pPr>
            <w:ins w:id="1414" w:author="Greenblue" w:date="2024-02-13T18:21:00Z">
              <w:r w:rsidRPr="00B754B2">
                <w:t>General text</w:t>
              </w:r>
            </w:ins>
            <w:del w:id="1415" w:author="Greenblue" w:date="2024-02-13T18:21:00Z">
              <w:r w:rsidR="003B54BD" w:rsidRPr="007C6250" w:rsidDel="00B754B2">
                <w:delText>An arbitrary-length sequence of characters including accents and special characters from a repertoire of one of the adopted character sets</w:delText>
              </w:r>
            </w:del>
          </w:p>
        </w:tc>
      </w:tr>
      <w:tr w:rsidR="003B54BD" w:rsidRPr="007C6250" w14:paraId="5BCF1108" w14:textId="77777777" w:rsidTr="00B754B2">
        <w:tc>
          <w:tcPr>
            <w:tcW w:w="2376" w:type="dxa"/>
            <w:shd w:val="clear" w:color="auto" w:fill="auto"/>
            <w:tcPrChange w:id="1416" w:author="Greenblue" w:date="2024-02-13T18:24:00Z">
              <w:tcPr>
                <w:tcW w:w="2088" w:type="dxa"/>
                <w:gridSpan w:val="2"/>
                <w:shd w:val="clear" w:color="auto" w:fill="auto"/>
              </w:tcPr>
            </w:tcPrChange>
          </w:tcPr>
          <w:p w14:paraId="7488612B" w14:textId="77777777" w:rsidR="003B54BD" w:rsidRPr="007C6250" w:rsidRDefault="003B54BD" w:rsidP="00DB035D">
            <w:pPr>
              <w:pStyle w:val="Labeldata"/>
              <w:spacing w:before="60" w:after="60" w:line="276" w:lineRule="auto"/>
              <w:jc w:val="left"/>
              <w:rPr>
                <w:lang w:val="en-AU"/>
              </w:rPr>
            </w:pPr>
            <w:r w:rsidRPr="007C6250">
              <w:rPr>
                <w:lang w:val="en-AU"/>
              </w:rPr>
              <w:t>Date</w:t>
            </w:r>
          </w:p>
        </w:tc>
        <w:tc>
          <w:tcPr>
            <w:tcW w:w="6928" w:type="dxa"/>
            <w:shd w:val="clear" w:color="auto" w:fill="auto"/>
            <w:tcPrChange w:id="1417" w:author="Greenblue" w:date="2024-02-13T18:24:00Z">
              <w:tcPr>
                <w:tcW w:w="7216" w:type="dxa"/>
                <w:shd w:val="clear" w:color="auto" w:fill="auto"/>
              </w:tcPr>
            </w:tcPrChange>
          </w:tcPr>
          <w:p w14:paraId="2F04A83B" w14:textId="77777777" w:rsidR="003B54BD" w:rsidRPr="007C6250" w:rsidRDefault="003B54BD" w:rsidP="00DB035D">
            <w:pPr>
              <w:pStyle w:val="Labeldata"/>
              <w:spacing w:before="60" w:after="60" w:line="276" w:lineRule="auto"/>
              <w:jc w:val="left"/>
              <w:rPr>
                <w:lang w:val="en-AU"/>
              </w:rPr>
            </w:pPr>
            <w:r w:rsidRPr="007C6250">
              <w:t>A date provides values for year, month and day according to the Gregorian Calendar.  Character encoding of a date is a string which must follow the calendar date format (complete representation, basic format) for date specified by ISO 8601</w:t>
            </w:r>
            <w:r w:rsidRPr="007C6250">
              <w:rPr>
                <w:lang w:val="en-AU"/>
              </w:rPr>
              <w:t xml:space="preserve">:1988.  </w:t>
            </w:r>
          </w:p>
          <w:p w14:paraId="60B6B1C7" w14:textId="77777777" w:rsidR="003B54BD" w:rsidRPr="007C6250" w:rsidRDefault="003B54BD" w:rsidP="00DB035D">
            <w:pPr>
              <w:pStyle w:val="Labeldata"/>
              <w:spacing w:before="60" w:after="60" w:line="276" w:lineRule="auto"/>
              <w:jc w:val="left"/>
              <w:rPr>
                <w:sz w:val="18"/>
                <w:szCs w:val="18"/>
                <w:lang w:val="en-AU"/>
              </w:rPr>
            </w:pPr>
            <w:r w:rsidRPr="007C6250">
              <w:rPr>
                <w:sz w:val="18"/>
                <w:szCs w:val="18"/>
              </w:rPr>
              <w:t>EXAMPLE      19980918 (YYYYMMDD)</w:t>
            </w:r>
          </w:p>
        </w:tc>
      </w:tr>
      <w:tr w:rsidR="00B754B2" w:rsidRPr="007C6250" w14:paraId="0786FCCF" w14:textId="77777777" w:rsidTr="00B754B2">
        <w:trPr>
          <w:ins w:id="1418" w:author="Greenblue" w:date="2024-02-13T18:23:00Z"/>
        </w:trPr>
        <w:tc>
          <w:tcPr>
            <w:tcW w:w="2376" w:type="dxa"/>
            <w:shd w:val="clear" w:color="auto" w:fill="auto"/>
            <w:tcPrChange w:id="1419" w:author="Greenblue" w:date="2024-02-13T18:24:00Z">
              <w:tcPr>
                <w:tcW w:w="2088" w:type="dxa"/>
                <w:gridSpan w:val="2"/>
                <w:shd w:val="clear" w:color="auto" w:fill="auto"/>
              </w:tcPr>
            </w:tcPrChange>
          </w:tcPr>
          <w:p w14:paraId="6F07A043" w14:textId="09C8B362" w:rsidR="00B754B2" w:rsidRPr="007C6250" w:rsidRDefault="00B754B2" w:rsidP="00DB035D">
            <w:pPr>
              <w:pStyle w:val="Labeldata"/>
              <w:spacing w:before="60" w:after="60" w:line="276" w:lineRule="auto"/>
              <w:jc w:val="left"/>
              <w:rPr>
                <w:ins w:id="1420" w:author="Greenblue" w:date="2024-02-13T18:23:00Z"/>
                <w:lang w:val="en-AU"/>
              </w:rPr>
            </w:pPr>
            <w:ins w:id="1421" w:author="Greenblue" w:date="2024-02-13T18:23:00Z">
              <w:r w:rsidRPr="00B754B2">
                <w:rPr>
                  <w:lang w:val="en-AU"/>
                </w:rPr>
                <w:t>Truncated Date</w:t>
              </w:r>
            </w:ins>
          </w:p>
        </w:tc>
        <w:tc>
          <w:tcPr>
            <w:tcW w:w="6928" w:type="dxa"/>
            <w:shd w:val="clear" w:color="auto" w:fill="auto"/>
            <w:tcPrChange w:id="1422" w:author="Greenblue" w:date="2024-02-13T18:24:00Z">
              <w:tcPr>
                <w:tcW w:w="7216" w:type="dxa"/>
                <w:shd w:val="clear" w:color="auto" w:fill="auto"/>
              </w:tcPr>
            </w:tcPrChange>
          </w:tcPr>
          <w:p w14:paraId="1F1E0A15" w14:textId="1CE3FF32" w:rsidR="00B754B2" w:rsidRDefault="00B754B2" w:rsidP="00B754B2">
            <w:pPr>
              <w:pStyle w:val="Labeldata"/>
              <w:spacing w:before="60" w:after="60" w:line="276" w:lineRule="auto"/>
              <w:jc w:val="left"/>
              <w:rPr>
                <w:ins w:id="1423" w:author="Greenblue" w:date="2024-02-13T18:23:00Z"/>
              </w:rPr>
            </w:pPr>
            <w:ins w:id="1424" w:author="Greenblue" w:date="2024-02-13T18:23:00Z">
              <w:r>
                <w:t xml:space="preserve">A S100_TruncatedDate allows a date or partial date to be given. At least one of the year/month/day components must be present. Since S-128 uses XML formats for both dataset and metadata, the XML encoding of truncated dates must be used (i.e., the ISO 8601 basic format is not used in S-128). Components: </w:t>
              </w:r>
            </w:ins>
          </w:p>
          <w:p w14:paraId="56616FEB" w14:textId="5063FB12" w:rsidR="00B754B2" w:rsidRDefault="00B754B2" w:rsidP="00B754B2">
            <w:pPr>
              <w:pStyle w:val="Labeldata"/>
              <w:spacing w:before="60" w:after="60" w:line="276" w:lineRule="auto"/>
              <w:jc w:val="left"/>
              <w:rPr>
                <w:ins w:id="1425" w:author="Greenblue" w:date="2024-02-13T18:23:00Z"/>
              </w:rPr>
            </w:pPr>
            <w:ins w:id="1426" w:author="Greenblue" w:date="2024-02-13T18:23:00Z">
              <w:r>
                <w:t>YYYY Year integer between 0000 and 9999</w:t>
              </w:r>
              <w:r>
                <w:br/>
                <w:t xml:space="preserve">MM Month integer between 01 – 12 (inclusive) </w:t>
              </w:r>
              <w:r>
                <w:br/>
                <w:t>DD Day integer between 01 and 28, 29, 30, or 31 (inclusive),</w:t>
              </w:r>
              <w:r>
                <w:br/>
                <w:t>consistent with year and month values if these are specified</w:t>
              </w:r>
              <w:r>
                <w:br/>
                <w:t xml:space="preserve">This type can be used to encode recurring instants (see S-100 Part 3, clause 3-8). </w:t>
              </w:r>
            </w:ins>
          </w:p>
          <w:p w14:paraId="129C0C0D" w14:textId="7A6B817F" w:rsidR="00B754B2" w:rsidRPr="007C6250" w:rsidRDefault="00B754B2" w:rsidP="00B754B2">
            <w:pPr>
              <w:pStyle w:val="Labeldata"/>
              <w:spacing w:before="60" w:after="60" w:line="276" w:lineRule="auto"/>
              <w:jc w:val="left"/>
              <w:rPr>
                <w:ins w:id="1427" w:author="Greenblue" w:date="2024-02-13T18:23:00Z"/>
              </w:rPr>
            </w:pPr>
            <w:ins w:id="1428" w:author="Greenblue" w:date="2024-02-13T18:23:00Z">
              <w:r w:rsidRPr="00B754B2">
                <w:rPr>
                  <w:sz w:val="18"/>
                  <w:szCs w:val="18"/>
                </w:rPr>
                <w:t>EXAMPLE: The appropriate XML Schema type should be used: --12-17 representing 17 December of any year (conforming to the XML type gMonthDay)</w:t>
              </w:r>
              <w:r w:rsidRPr="00B754B2">
                <w:rPr>
                  <w:sz w:val="18"/>
                  <w:szCs w:val="18"/>
                </w:rPr>
                <w:br/>
                <w:t>S-100 Part 10b provides further details about encoding in GML dataset</w:t>
              </w:r>
              <w:r>
                <w:t>s</w:t>
              </w:r>
            </w:ins>
          </w:p>
        </w:tc>
      </w:tr>
      <w:tr w:rsidR="003B54BD" w:rsidRPr="007C6250" w14:paraId="0236C02B" w14:textId="77777777" w:rsidTr="00B754B2">
        <w:tc>
          <w:tcPr>
            <w:tcW w:w="2376" w:type="dxa"/>
            <w:shd w:val="clear" w:color="auto" w:fill="auto"/>
            <w:tcPrChange w:id="1429" w:author="Greenblue" w:date="2024-02-13T18:24:00Z">
              <w:tcPr>
                <w:tcW w:w="2088" w:type="dxa"/>
                <w:gridSpan w:val="2"/>
                <w:shd w:val="clear" w:color="auto" w:fill="auto"/>
              </w:tcPr>
            </w:tcPrChange>
          </w:tcPr>
          <w:p w14:paraId="31CD55C5" w14:textId="77777777" w:rsidR="003B54BD" w:rsidRPr="007C6250" w:rsidRDefault="003B54BD" w:rsidP="00DB035D">
            <w:pPr>
              <w:pStyle w:val="Labeldata"/>
              <w:spacing w:before="60" w:after="60" w:line="276" w:lineRule="auto"/>
              <w:jc w:val="left"/>
              <w:rPr>
                <w:lang w:val="en-AU"/>
              </w:rPr>
            </w:pPr>
            <w:r w:rsidRPr="007C6250">
              <w:rPr>
                <w:lang w:val="en-AU"/>
              </w:rPr>
              <w:t>Time</w:t>
            </w:r>
          </w:p>
        </w:tc>
        <w:tc>
          <w:tcPr>
            <w:tcW w:w="6928" w:type="dxa"/>
            <w:shd w:val="clear" w:color="auto" w:fill="auto"/>
            <w:tcPrChange w:id="1430" w:author="Greenblue" w:date="2024-02-13T18:24:00Z">
              <w:tcPr>
                <w:tcW w:w="7216" w:type="dxa"/>
                <w:shd w:val="clear" w:color="auto" w:fill="auto"/>
              </w:tcPr>
            </w:tcPrChange>
          </w:tcPr>
          <w:p w14:paraId="2D6035B1" w14:textId="77777777" w:rsidR="003B54BD" w:rsidRPr="007C6250" w:rsidRDefault="003B54BD" w:rsidP="00DB035D">
            <w:pPr>
              <w:pStyle w:val="Labeldata"/>
              <w:spacing w:before="60" w:after="60" w:line="276" w:lineRule="auto"/>
              <w:jc w:val="left"/>
            </w:pPr>
            <w:r w:rsidRPr="007C6250">
              <w:t>A time is given by an hour, minute and second. Character encoding of a time is a string that follows the local time (complete representation, basic format) format defined in ISO 8601</w:t>
            </w:r>
            <w:r w:rsidRPr="007C6250">
              <w:rPr>
                <w:lang w:val="en-AU"/>
              </w:rPr>
              <w:t>:1988</w:t>
            </w:r>
            <w:r w:rsidRPr="007C6250">
              <w:t xml:space="preserve">. </w:t>
            </w:r>
          </w:p>
          <w:p w14:paraId="5EF899F2" w14:textId="77777777" w:rsidR="003B54BD" w:rsidRPr="007C6250" w:rsidRDefault="003B54BD" w:rsidP="00DB035D">
            <w:pPr>
              <w:pStyle w:val="Labeldata"/>
              <w:spacing w:before="60" w:after="60" w:line="276" w:lineRule="auto"/>
              <w:jc w:val="left"/>
              <w:rPr>
                <w:sz w:val="18"/>
                <w:szCs w:val="18"/>
              </w:rPr>
            </w:pPr>
            <w:r w:rsidRPr="007C6250">
              <w:rPr>
                <w:sz w:val="18"/>
                <w:szCs w:val="18"/>
              </w:rPr>
              <w:t>EXAMPLE       183059 or 183059+0100 or 183059Z</w:t>
            </w:r>
          </w:p>
        </w:tc>
      </w:tr>
      <w:tr w:rsidR="003B54BD" w:rsidRPr="007C6250" w14:paraId="677098A3" w14:textId="77777777" w:rsidTr="00B754B2">
        <w:tc>
          <w:tcPr>
            <w:tcW w:w="2376" w:type="dxa"/>
            <w:shd w:val="clear" w:color="auto" w:fill="auto"/>
            <w:tcPrChange w:id="1431" w:author="Greenblue" w:date="2024-02-13T18:24:00Z">
              <w:tcPr>
                <w:tcW w:w="2088" w:type="dxa"/>
                <w:gridSpan w:val="2"/>
                <w:shd w:val="clear" w:color="auto" w:fill="auto"/>
              </w:tcPr>
            </w:tcPrChange>
          </w:tcPr>
          <w:p w14:paraId="0976F0A4" w14:textId="7A2EB72F" w:rsidR="003B54BD" w:rsidRPr="007C6250" w:rsidRDefault="00B754B2" w:rsidP="00DB035D">
            <w:pPr>
              <w:pStyle w:val="Labeldata"/>
              <w:spacing w:before="60" w:after="60" w:line="276" w:lineRule="auto"/>
              <w:jc w:val="left"/>
              <w:rPr>
                <w:lang w:val="en-AU"/>
              </w:rPr>
            </w:pPr>
            <w:ins w:id="1432" w:author="Greenblue" w:date="2024-02-13T18:22:00Z">
              <w:r w:rsidRPr="00B754B2">
                <w:rPr>
                  <w:lang w:val="en-AU"/>
                </w:rPr>
                <w:t>Codelist</w:t>
              </w:r>
              <w:r w:rsidRPr="00B754B2" w:rsidDel="00B754B2">
                <w:rPr>
                  <w:lang w:val="en-AU"/>
                </w:rPr>
                <w:t xml:space="preserve"> </w:t>
              </w:r>
            </w:ins>
            <w:del w:id="1433" w:author="Greenblue" w:date="2024-02-13T18:22:00Z">
              <w:r w:rsidR="003B54BD" w:rsidRPr="007C6250" w:rsidDel="00B754B2">
                <w:rPr>
                  <w:lang w:val="en-AU"/>
                </w:rPr>
                <w:delText>Date and Time</w:delText>
              </w:r>
            </w:del>
          </w:p>
        </w:tc>
        <w:tc>
          <w:tcPr>
            <w:tcW w:w="6928" w:type="dxa"/>
            <w:shd w:val="clear" w:color="auto" w:fill="auto"/>
            <w:tcPrChange w:id="1434" w:author="Greenblue" w:date="2024-02-13T18:24:00Z">
              <w:tcPr>
                <w:tcW w:w="7216" w:type="dxa"/>
                <w:shd w:val="clear" w:color="auto" w:fill="auto"/>
              </w:tcPr>
            </w:tcPrChange>
          </w:tcPr>
          <w:p w14:paraId="32FA6DD7" w14:textId="35C4A15D" w:rsidR="003B54BD" w:rsidRPr="007C6250" w:rsidDel="00B754B2" w:rsidRDefault="00B754B2" w:rsidP="00DB035D">
            <w:pPr>
              <w:pStyle w:val="Labeldata"/>
              <w:spacing w:before="60" w:after="60" w:line="276" w:lineRule="auto"/>
              <w:jc w:val="left"/>
              <w:rPr>
                <w:del w:id="1435" w:author="Greenblue" w:date="2024-02-13T18:22:00Z"/>
                <w:lang w:val="en-AU"/>
              </w:rPr>
            </w:pPr>
            <w:ins w:id="1436" w:author="Greenblue" w:date="2024-02-13T18:23:00Z">
              <w:r w:rsidRPr="00B754B2">
                <w:t>A type of flexible enumeration. A code list type is a list of literals which may be extended only in conformance with specified rules</w:t>
              </w:r>
              <w:r w:rsidRPr="00B754B2" w:rsidDel="00B754B2">
                <w:t xml:space="preserve"> </w:t>
              </w:r>
            </w:ins>
            <w:del w:id="1437" w:author="Greenblue" w:date="2024-02-13T18:22:00Z">
              <w:r w:rsidR="003B54BD" w:rsidRPr="007C6250" w:rsidDel="00B754B2">
                <w:delText>A DateTime is a combination of a date and a time type. Chara</w:delText>
              </w:r>
              <w:r w:rsidR="00954D96" w:rsidDel="00B754B2">
                <w:delText xml:space="preserve">cter encoding of a DateTime must </w:delText>
              </w:r>
              <w:r w:rsidR="003B54BD" w:rsidRPr="007C6250" w:rsidDel="00B754B2">
                <w:delText xml:space="preserve"> follow ISO 8601</w:delText>
              </w:r>
              <w:r w:rsidR="003B54BD" w:rsidRPr="007C6250" w:rsidDel="00B754B2">
                <w:rPr>
                  <w:lang w:val="en-AU"/>
                </w:rPr>
                <w:delText>:1988</w:delText>
              </w:r>
            </w:del>
          </w:p>
          <w:p w14:paraId="4C54ACA8" w14:textId="40C827ED" w:rsidR="003B54BD" w:rsidRPr="007C6250" w:rsidRDefault="003B54BD" w:rsidP="00DB035D">
            <w:pPr>
              <w:pStyle w:val="Labeldata"/>
              <w:spacing w:before="60" w:after="60" w:line="276" w:lineRule="auto"/>
              <w:jc w:val="left"/>
              <w:rPr>
                <w:sz w:val="18"/>
                <w:szCs w:val="18"/>
                <w:lang w:val="en-AU"/>
              </w:rPr>
            </w:pPr>
            <w:del w:id="1438" w:author="Greenblue" w:date="2024-02-13T18:22:00Z">
              <w:r w:rsidRPr="007C6250" w:rsidDel="00B754B2">
                <w:rPr>
                  <w:sz w:val="18"/>
                  <w:szCs w:val="18"/>
                </w:rPr>
                <w:delText>EXAMPLE  19850412T101530</w:delText>
              </w:r>
            </w:del>
          </w:p>
        </w:tc>
      </w:tr>
      <w:tr w:rsidR="00B754B2" w:rsidRPr="007C6250" w14:paraId="7E4433AA" w14:textId="77777777" w:rsidTr="00B754B2">
        <w:trPr>
          <w:ins w:id="1439" w:author="Greenblue" w:date="2024-02-13T18:24:00Z"/>
        </w:trPr>
        <w:tc>
          <w:tcPr>
            <w:tcW w:w="2376" w:type="dxa"/>
            <w:shd w:val="clear" w:color="auto" w:fill="auto"/>
          </w:tcPr>
          <w:p w14:paraId="3AE045AD" w14:textId="2332DD5F" w:rsidR="00B754B2" w:rsidRPr="00B754B2" w:rsidRDefault="00B754B2" w:rsidP="00DB035D">
            <w:pPr>
              <w:pStyle w:val="Labeldata"/>
              <w:spacing w:before="60" w:after="60" w:line="276" w:lineRule="auto"/>
              <w:jc w:val="left"/>
              <w:rPr>
                <w:ins w:id="1440" w:author="Greenblue" w:date="2024-02-13T18:24:00Z"/>
                <w:lang w:val="en-AU"/>
              </w:rPr>
            </w:pPr>
            <w:ins w:id="1441" w:author="Greenblue" w:date="2024-02-13T18:24:00Z">
              <w:r w:rsidRPr="00B754B2">
                <w:rPr>
                  <w:lang w:val="en-AU"/>
                </w:rPr>
                <w:t>URL</w:t>
              </w:r>
            </w:ins>
          </w:p>
        </w:tc>
        <w:tc>
          <w:tcPr>
            <w:tcW w:w="6928" w:type="dxa"/>
            <w:shd w:val="clear" w:color="auto" w:fill="auto"/>
          </w:tcPr>
          <w:p w14:paraId="48DDC10F" w14:textId="573BD5E2" w:rsidR="00B754B2" w:rsidRPr="00B754B2" w:rsidRDefault="00B754B2" w:rsidP="00DB035D">
            <w:pPr>
              <w:pStyle w:val="Labeldata"/>
              <w:spacing w:before="60" w:after="60" w:line="276" w:lineRule="auto"/>
              <w:jc w:val="left"/>
              <w:rPr>
                <w:ins w:id="1442" w:author="Greenblue" w:date="2024-02-13T18:24:00Z"/>
              </w:rPr>
            </w:pPr>
            <w:ins w:id="1443" w:author="Greenblue" w:date="2024-02-13T18:24:00Z">
              <w:r w:rsidRPr="00B754B2">
                <w:t xml:space="preserve">A uniform resource locator (URL) is a URI that provides a means of locating the resource by describing its primary access mechanism (RFC 3986). </w:t>
              </w:r>
              <w:r w:rsidRPr="00B754B2">
                <w:rPr>
                  <w:sz w:val="18"/>
                  <w:szCs w:val="18"/>
                </w:rPr>
                <w:t>EXAMPLE: http://registry.iho.int</w:t>
              </w:r>
            </w:ins>
          </w:p>
        </w:tc>
      </w:tr>
      <w:tr w:rsidR="00B754B2" w:rsidRPr="007C6250" w14:paraId="777A2226" w14:textId="77777777" w:rsidTr="00B754B2">
        <w:trPr>
          <w:ins w:id="1444" w:author="Greenblue" w:date="2024-02-13T18:24:00Z"/>
        </w:trPr>
        <w:tc>
          <w:tcPr>
            <w:tcW w:w="2376" w:type="dxa"/>
            <w:shd w:val="clear" w:color="auto" w:fill="auto"/>
          </w:tcPr>
          <w:p w14:paraId="2B330E73" w14:textId="7203FAB8" w:rsidR="00B754B2" w:rsidRPr="00B754B2" w:rsidRDefault="00B754B2" w:rsidP="00DB035D">
            <w:pPr>
              <w:pStyle w:val="Labeldata"/>
              <w:spacing w:before="60" w:after="60" w:line="276" w:lineRule="auto"/>
              <w:jc w:val="left"/>
              <w:rPr>
                <w:ins w:id="1445" w:author="Greenblue" w:date="2024-02-13T18:24:00Z"/>
                <w:lang w:val="en-AU"/>
              </w:rPr>
            </w:pPr>
            <w:ins w:id="1446" w:author="Greenblue" w:date="2024-02-13T18:24:00Z">
              <w:r w:rsidRPr="00B754B2">
                <w:rPr>
                  <w:lang w:val="en-AU"/>
                </w:rPr>
                <w:t>URN</w:t>
              </w:r>
            </w:ins>
          </w:p>
        </w:tc>
        <w:tc>
          <w:tcPr>
            <w:tcW w:w="6928" w:type="dxa"/>
            <w:shd w:val="clear" w:color="auto" w:fill="auto"/>
          </w:tcPr>
          <w:p w14:paraId="3D71C567" w14:textId="77777777" w:rsidR="00B754B2" w:rsidRDefault="00B754B2" w:rsidP="00B754B2">
            <w:pPr>
              <w:pStyle w:val="Labeldata"/>
              <w:spacing w:before="60" w:after="60" w:line="276" w:lineRule="auto"/>
              <w:jc w:val="left"/>
              <w:rPr>
                <w:ins w:id="1447" w:author="Greenblue" w:date="2024-02-13T18:24:00Z"/>
              </w:rPr>
            </w:pPr>
            <w:ins w:id="1448" w:author="Greenblue" w:date="2024-02-13T18:24:00Z">
              <w:r>
                <w:t xml:space="preserve">A persistent, location-independent, resource identifier that follows the syntax and semantics for URNs specified in RFC 2141. </w:t>
              </w:r>
            </w:ins>
          </w:p>
          <w:p w14:paraId="60BE16B6" w14:textId="50AEE4AC" w:rsidR="00B754B2" w:rsidRPr="00B754B2" w:rsidRDefault="00B754B2" w:rsidP="00B754B2">
            <w:pPr>
              <w:pStyle w:val="Labeldata"/>
              <w:spacing w:before="60" w:after="60" w:line="276" w:lineRule="auto"/>
              <w:jc w:val="left"/>
              <w:rPr>
                <w:ins w:id="1449" w:author="Greenblue" w:date="2024-02-13T18:24:00Z"/>
              </w:rPr>
            </w:pPr>
            <w:ins w:id="1450" w:author="Greenblue" w:date="2024-02-13T18:24:00Z">
              <w:r w:rsidRPr="00B754B2">
                <w:rPr>
                  <w:sz w:val="18"/>
                  <w:szCs w:val="18"/>
                </w:rPr>
                <w:t>EXAMPLE: urn:iho:s101:1:0:0:AnchorageArea</w:t>
              </w:r>
            </w:ins>
          </w:p>
        </w:tc>
      </w:tr>
    </w:tbl>
    <w:p w14:paraId="659C8113" w14:textId="31AC8689" w:rsidR="005D4FB7" w:rsidRDefault="005D4FB7" w:rsidP="00C53B69">
      <w:pPr>
        <w:autoSpaceDE w:val="0"/>
        <w:autoSpaceDN w:val="0"/>
        <w:adjustRightInd w:val="0"/>
        <w:spacing w:after="0" w:line="240" w:lineRule="auto"/>
        <w:rPr>
          <w:ins w:id="1451" w:author="USER" w:date="2024-03-15T11:06:00Z"/>
          <w:rFonts w:eastAsiaTheme="minorEastAsia"/>
        </w:rPr>
      </w:pPr>
    </w:p>
    <w:p w14:paraId="42B1F65C" w14:textId="4044F0ED" w:rsidR="00082FFA" w:rsidRDefault="00082FFA" w:rsidP="00C53B69">
      <w:pPr>
        <w:autoSpaceDE w:val="0"/>
        <w:autoSpaceDN w:val="0"/>
        <w:adjustRightInd w:val="0"/>
        <w:spacing w:after="0" w:line="240" w:lineRule="auto"/>
        <w:rPr>
          <w:ins w:id="1452" w:author="USER" w:date="2024-03-15T11:06:00Z"/>
          <w:rFonts w:eastAsiaTheme="minorEastAsia"/>
        </w:rPr>
      </w:pPr>
    </w:p>
    <w:p w14:paraId="2FDB9535" w14:textId="32003F3C" w:rsidR="00082FFA" w:rsidRDefault="00082FFA" w:rsidP="006B654D">
      <w:pPr>
        <w:autoSpaceDE w:val="0"/>
        <w:autoSpaceDN w:val="0"/>
        <w:adjustRightInd w:val="0"/>
        <w:spacing w:after="0" w:line="240" w:lineRule="auto"/>
        <w:jc w:val="center"/>
        <w:rPr>
          <w:ins w:id="1453" w:author="USER" w:date="2024-03-15T11:06:00Z"/>
          <w:rFonts w:eastAsiaTheme="minorEastAsia"/>
        </w:rPr>
      </w:pPr>
    </w:p>
    <w:p w14:paraId="5FBF4DB4" w14:textId="4914E4F5" w:rsidR="00082FFA" w:rsidRDefault="00082FFA" w:rsidP="00C53B69">
      <w:pPr>
        <w:autoSpaceDE w:val="0"/>
        <w:autoSpaceDN w:val="0"/>
        <w:adjustRightInd w:val="0"/>
        <w:spacing w:after="0" w:line="240" w:lineRule="auto"/>
        <w:rPr>
          <w:ins w:id="1454" w:author="USER" w:date="2024-03-15T11:06:00Z"/>
          <w:rFonts w:eastAsiaTheme="minorEastAsia"/>
        </w:rPr>
      </w:pPr>
    </w:p>
    <w:p w14:paraId="41A05A6E" w14:textId="3FB9F61E" w:rsidR="00082FFA" w:rsidDel="00C931F2" w:rsidRDefault="00082FFA" w:rsidP="00C53B69">
      <w:pPr>
        <w:autoSpaceDE w:val="0"/>
        <w:autoSpaceDN w:val="0"/>
        <w:adjustRightInd w:val="0"/>
        <w:spacing w:after="0" w:line="240" w:lineRule="auto"/>
        <w:rPr>
          <w:ins w:id="1455" w:author="USER" w:date="2024-03-15T11:06:00Z"/>
          <w:del w:id="1456" w:author="Greenblue" w:date="2024-10-28T16:41:00Z"/>
          <w:rFonts w:eastAsiaTheme="minorEastAsia"/>
        </w:rPr>
      </w:pPr>
    </w:p>
    <w:p w14:paraId="0D22BBBA" w14:textId="77777777" w:rsidR="00082FFA" w:rsidRPr="00082FFA" w:rsidRDefault="00082FFA" w:rsidP="00C53B69">
      <w:pPr>
        <w:autoSpaceDE w:val="0"/>
        <w:autoSpaceDN w:val="0"/>
        <w:adjustRightInd w:val="0"/>
        <w:spacing w:after="0" w:line="240" w:lineRule="auto"/>
        <w:rPr>
          <w:rFonts w:eastAsiaTheme="minorEastAsia"/>
        </w:rPr>
      </w:pPr>
    </w:p>
    <w:p w14:paraId="06B02A84" w14:textId="693A5210" w:rsidR="00F21C94" w:rsidRDefault="00F21C94" w:rsidP="00F21C94">
      <w:pPr>
        <w:pStyle w:val="Heading4"/>
        <w:rPr>
          <w:rFonts w:eastAsia="Malgun Gothic"/>
        </w:rPr>
      </w:pPr>
      <w:r>
        <w:rPr>
          <w:rFonts w:eastAsia="Malgun Gothic" w:hint="eastAsia"/>
        </w:rPr>
        <w:t>C</w:t>
      </w:r>
      <w:r>
        <w:rPr>
          <w:rFonts w:eastAsia="Malgun Gothic"/>
        </w:rPr>
        <w:t>omplex Attributes</w:t>
      </w:r>
    </w:p>
    <w:p w14:paraId="13C1DF44" w14:textId="3490E7FC" w:rsidR="00F21C94" w:rsidRDefault="001F6336" w:rsidP="001F6336">
      <w:r>
        <w:t>Complex</w:t>
      </w:r>
      <w:r>
        <w:rPr>
          <w:spacing w:val="8"/>
        </w:rPr>
        <w:t xml:space="preserve"> </w:t>
      </w:r>
      <w:r>
        <w:t>attributes</w:t>
      </w:r>
      <w:r>
        <w:rPr>
          <w:spacing w:val="8"/>
        </w:rPr>
        <w:t xml:space="preserve"> </w:t>
      </w:r>
      <w:r>
        <w:t>are</w:t>
      </w:r>
      <w:r>
        <w:rPr>
          <w:spacing w:val="9"/>
        </w:rPr>
        <w:t xml:space="preserve"> </w:t>
      </w:r>
      <w:r>
        <w:t>aggregations</w:t>
      </w:r>
      <w:r>
        <w:rPr>
          <w:spacing w:val="10"/>
        </w:rPr>
        <w:t xml:space="preserve"> </w:t>
      </w:r>
      <w:r>
        <w:t>of</w:t>
      </w:r>
      <w:r>
        <w:rPr>
          <w:spacing w:val="9"/>
        </w:rPr>
        <w:t xml:space="preserve"> </w:t>
      </w:r>
      <w:r>
        <w:t>other</w:t>
      </w:r>
      <w:r>
        <w:rPr>
          <w:spacing w:val="8"/>
        </w:rPr>
        <w:t xml:space="preserve"> </w:t>
      </w:r>
      <w:r>
        <w:t>attributes</w:t>
      </w:r>
      <w:r>
        <w:rPr>
          <w:spacing w:val="10"/>
        </w:rPr>
        <w:t xml:space="preserve"> </w:t>
      </w:r>
      <w:r>
        <w:t>that</w:t>
      </w:r>
      <w:r>
        <w:rPr>
          <w:spacing w:val="9"/>
        </w:rPr>
        <w:t xml:space="preserve"> </w:t>
      </w:r>
      <w:r>
        <w:t>are</w:t>
      </w:r>
      <w:r>
        <w:rPr>
          <w:spacing w:val="10"/>
        </w:rPr>
        <w:t xml:space="preserve"> </w:t>
      </w:r>
      <w:r>
        <w:t>either</w:t>
      </w:r>
      <w:r>
        <w:rPr>
          <w:spacing w:val="8"/>
        </w:rPr>
        <w:t xml:space="preserve"> </w:t>
      </w:r>
      <w:r>
        <w:t>simple</w:t>
      </w:r>
      <w:r>
        <w:rPr>
          <w:spacing w:val="9"/>
        </w:rPr>
        <w:t xml:space="preserve"> </w:t>
      </w:r>
      <w:r>
        <w:t>or</w:t>
      </w:r>
      <w:r>
        <w:rPr>
          <w:spacing w:val="10"/>
        </w:rPr>
        <w:t xml:space="preserve"> </w:t>
      </w:r>
      <w:r>
        <w:t>complex.</w:t>
      </w:r>
      <w:r>
        <w:rPr>
          <w:spacing w:val="7"/>
        </w:rPr>
        <w:t xml:space="preserve"> </w:t>
      </w:r>
      <w:r>
        <w:t>The</w:t>
      </w:r>
      <w:r>
        <w:rPr>
          <w:spacing w:val="-53"/>
        </w:rPr>
        <w:t xml:space="preserve"> </w:t>
      </w:r>
      <w:r>
        <w:t>aggregation is defined</w:t>
      </w:r>
      <w:r>
        <w:rPr>
          <w:spacing w:val="1"/>
        </w:rPr>
        <w:t xml:space="preserve"> </w:t>
      </w:r>
      <w:r>
        <w:t>by</w:t>
      </w:r>
      <w:r>
        <w:rPr>
          <w:spacing w:val="-2"/>
        </w:rPr>
        <w:t xml:space="preserve"> </w:t>
      </w:r>
      <w:r>
        <w:t>means of attribute</w:t>
      </w:r>
      <w:r>
        <w:rPr>
          <w:spacing w:val="1"/>
        </w:rPr>
        <w:t xml:space="preserve"> </w:t>
      </w:r>
      <w:r>
        <w:t>bindings.</w:t>
      </w:r>
    </w:p>
    <w:p w14:paraId="3FE98E8A" w14:textId="43F0CD84" w:rsidR="00C85C3B" w:rsidRDefault="00002094" w:rsidP="00082FFA">
      <w:pPr>
        <w:jc w:val="center"/>
      </w:pPr>
      <w:ins w:id="1457" w:author="USER" w:date="2024-03-28T14:43:00Z">
        <w:r>
          <w:rPr>
            <w:noProof/>
            <w:lang w:val="fi-FI" w:eastAsia="fi-FI"/>
          </w:rPr>
          <w:lastRenderedPageBreak/>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9343" cy="2039327"/>
                      </a:xfrm>
                      <a:prstGeom prst="rect">
                        <a:avLst/>
                      </a:prstGeom>
                    </pic:spPr>
                  </pic:pic>
                </a:graphicData>
              </a:graphic>
            </wp:inline>
          </w:drawing>
        </w:r>
        <w:r w:rsidDel="00002094">
          <w:rPr>
            <w:noProof/>
          </w:rPr>
          <w:t xml:space="preserve"> </w:t>
        </w:r>
      </w:ins>
      <w:ins w:id="1458" w:author="Greenblue" w:date="2024-02-13T18:28:00Z">
        <w:del w:id="1459" w:author="USER" w:date="2024-03-28T14:43:00Z">
          <w:r w:rsidR="006D7DF3" w:rsidDel="00002094">
            <w:rPr>
              <w:noProof/>
              <w:lang w:val="fi-FI" w:eastAsia="fi-FI"/>
            </w:rPr>
            <w:drawing>
              <wp:inline distT="0" distB="0" distL="0" distR="0" wp14:anchorId="6F2BD36E" wp14:editId="104D8071">
                <wp:extent cx="3877945" cy="16935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7945" cy="1693545"/>
                        </a:xfrm>
                        <a:prstGeom prst="rect">
                          <a:avLst/>
                        </a:prstGeom>
                        <a:noFill/>
                        <a:ln>
                          <a:noFill/>
                        </a:ln>
                      </pic:spPr>
                    </pic:pic>
                  </a:graphicData>
                </a:graphic>
              </wp:inline>
            </w:drawing>
          </w:r>
        </w:del>
      </w:ins>
      <w:del w:id="1460" w:author="Greenblue" w:date="2024-02-13T18:28:00Z">
        <w:r w:rsidR="006D7DF3">
          <w:rPr>
            <w:noProof/>
            <w:lang w:val="fi-FI" w:eastAsia="fi-FI"/>
          </w:rPr>
          <w:drawing>
            <wp:inline distT="0" distB="0" distL="0" distR="0" wp14:anchorId="39575D09" wp14:editId="129994EC">
              <wp:extent cx="2235200" cy="151574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5200" cy="1515745"/>
                      </a:xfrm>
                      <a:prstGeom prst="rect">
                        <a:avLst/>
                      </a:prstGeom>
                      <a:noFill/>
                      <a:ln>
                        <a:noFill/>
                      </a:ln>
                    </pic:spPr>
                  </pic:pic>
                </a:graphicData>
              </a:graphic>
            </wp:inline>
          </w:drawing>
        </w:r>
      </w:del>
    </w:p>
    <w:p w14:paraId="120ADCA3" w14:textId="17DB9C31" w:rsidR="003476EF" w:rsidRPr="00C85C3B" w:rsidRDefault="00C85C3B" w:rsidP="00C85C3B">
      <w:pPr>
        <w:pStyle w:val="Caption"/>
        <w:jc w:val="center"/>
      </w:pPr>
      <w:r>
        <w:t xml:space="preserve">Figure </w:t>
      </w:r>
      <w:r w:rsidR="009C424C">
        <w:fldChar w:fldCharType="begin"/>
      </w:r>
      <w:r w:rsidR="009C424C">
        <w:instrText xml:space="preserve"> STYLEREF 1 \s </w:instrText>
      </w:r>
      <w:r w:rsidR="009C424C">
        <w:fldChar w:fldCharType="separate"/>
      </w:r>
      <w:r w:rsidR="00A83023">
        <w:rPr>
          <w:noProof/>
        </w:rPr>
        <w:t>4</w:t>
      </w:r>
      <w:r w:rsidR="009C424C">
        <w:rPr>
          <w:noProof/>
        </w:rPr>
        <w:fldChar w:fldCharType="end"/>
      </w:r>
      <w:r w:rsidR="007B0388">
        <w:noBreakHyphen/>
      </w:r>
      <w:r w:rsidR="009C424C">
        <w:fldChar w:fldCharType="begin"/>
      </w:r>
      <w:r w:rsidR="009C424C">
        <w:instrText xml:space="preserve"> SEQ Figure \* ARABIC \s 1 </w:instrText>
      </w:r>
      <w:r w:rsidR="009C424C">
        <w:fldChar w:fldCharType="separate"/>
      </w:r>
      <w:r w:rsidR="00A83023">
        <w:rPr>
          <w:noProof/>
        </w:rPr>
        <w:t>5</w:t>
      </w:r>
      <w:r w:rsidR="009C424C">
        <w:rPr>
          <w:noProof/>
        </w:rPr>
        <w:fldChar w:fldCharType="end"/>
      </w:r>
      <w:r>
        <w:t xml:space="preserve"> </w:t>
      </w:r>
      <w:del w:id="1461" w:author="Greenblue" w:date="2024-02-13T18:28:00Z">
        <w:r w:rsidDel="00C8160E">
          <w:delText xml:space="preserve">producingAgency </w:delText>
        </w:r>
      </w:del>
      <w:ins w:id="1462" w:author="Greenblue" w:date="2024-02-13T18:28:00Z">
        <w:r w:rsidR="00C8160E">
          <w:t xml:space="preserve">timeIntervalOfProduct </w:t>
        </w:r>
      </w:ins>
      <w:r>
        <w:t>(complex attribute)</w:t>
      </w:r>
    </w:p>
    <w:p w14:paraId="77ED6216" w14:textId="77777777" w:rsidR="00941F24" w:rsidRPr="00941F24" w:rsidRDefault="00941F24" w:rsidP="00941F24">
      <w:pPr>
        <w:autoSpaceDE w:val="0"/>
        <w:autoSpaceDN w:val="0"/>
        <w:adjustRightInd w:val="0"/>
        <w:spacing w:after="0" w:line="240" w:lineRule="auto"/>
        <w:rPr>
          <w:rFonts w:eastAsia="Times New Roman"/>
          <w:lang w:eastAsia="en-GB"/>
        </w:rPr>
      </w:pPr>
      <w:bookmarkStart w:id="1463" w:name="_Toc225648315"/>
      <w:bookmarkStart w:id="1464" w:name="_Toc225065172"/>
    </w:p>
    <w:p w14:paraId="3E9B22A9" w14:textId="51D0755B" w:rsidR="0053708D" w:rsidRDefault="0053708D" w:rsidP="006F5AA4">
      <w:pPr>
        <w:pStyle w:val="Heading2"/>
      </w:pPr>
      <w:bookmarkStart w:id="1465" w:name="_Toc152232555"/>
      <w:bookmarkStart w:id="1466" w:name="_Toc170717207"/>
      <w:r w:rsidRPr="00F73215">
        <w:t>Geomet</w:t>
      </w:r>
      <w:r w:rsidR="00024A4C">
        <w:t>ric representation</w:t>
      </w:r>
      <w:bookmarkEnd w:id="1463"/>
      <w:bookmarkEnd w:id="1464"/>
      <w:bookmarkEnd w:id="1465"/>
      <w:bookmarkEnd w:id="1466"/>
    </w:p>
    <w:p w14:paraId="407A3670" w14:textId="155E3B47" w:rsidR="006F5AA4" w:rsidRDefault="006F5AA4" w:rsidP="006F5AA4">
      <w:pPr>
        <w:rPr>
          <w:ins w:id="1467" w:author="USER" w:date="2024-03-22T18:42:00Z"/>
        </w:rPr>
      </w:pPr>
      <w:bookmarkStart w:id="1468" w:name="_Toc225648316"/>
      <w:bookmarkStart w:id="1469" w:name="_Toc225065173"/>
      <w:r>
        <w:t>Geometric</w:t>
      </w:r>
      <w:r>
        <w:rPr>
          <w:spacing w:val="-3"/>
        </w:rPr>
        <w:t xml:space="preserve"> </w:t>
      </w:r>
      <w:r>
        <w:t>representation</w:t>
      </w:r>
      <w:r>
        <w:rPr>
          <w:spacing w:val="-3"/>
        </w:rPr>
        <w:t xml:space="preserve"> </w:t>
      </w:r>
      <w:r>
        <w:t>is the</w:t>
      </w:r>
      <w:r>
        <w:rPr>
          <w:spacing w:val="-3"/>
        </w:rPr>
        <w:t xml:space="preserve"> </w:t>
      </w:r>
      <w:r>
        <w:t>digital</w:t>
      </w:r>
      <w:r>
        <w:rPr>
          <w:spacing w:val="-3"/>
        </w:rPr>
        <w:t xml:space="preserve"> </w:t>
      </w:r>
      <w:r>
        <w:t>description</w:t>
      </w:r>
      <w:r>
        <w:rPr>
          <w:spacing w:val="-3"/>
        </w:rPr>
        <w:t xml:space="preserve"> </w:t>
      </w:r>
      <w:r>
        <w:t>of</w:t>
      </w:r>
      <w:r>
        <w:rPr>
          <w:spacing w:val="-2"/>
        </w:rPr>
        <w:t xml:space="preserve"> </w:t>
      </w:r>
      <w:r>
        <w:t>the</w:t>
      </w:r>
      <w:r>
        <w:rPr>
          <w:spacing w:val="-3"/>
        </w:rPr>
        <w:t xml:space="preserve"> </w:t>
      </w:r>
      <w:r>
        <w:t>spatial</w:t>
      </w:r>
      <w:r>
        <w:rPr>
          <w:spacing w:val="-5"/>
        </w:rPr>
        <w:t xml:space="preserve"> </w:t>
      </w:r>
      <w:r>
        <w:t>component</w:t>
      </w:r>
      <w:r>
        <w:rPr>
          <w:spacing w:val="-1"/>
        </w:rPr>
        <w:t xml:space="preserve"> </w:t>
      </w:r>
      <w:r>
        <w:t>of</w:t>
      </w:r>
      <w:r>
        <w:rPr>
          <w:spacing w:val="-2"/>
        </w:rPr>
        <w:t xml:space="preserve"> </w:t>
      </w:r>
      <w:r>
        <w:t>an</w:t>
      </w:r>
      <w:r>
        <w:rPr>
          <w:spacing w:val="-3"/>
        </w:rPr>
        <w:t xml:space="preserve"> </w:t>
      </w:r>
      <w:r>
        <w:t>object</w:t>
      </w:r>
      <w:r>
        <w:rPr>
          <w:spacing w:val="-3"/>
        </w:rPr>
        <w:t xml:space="preserve"> </w:t>
      </w:r>
      <w:r>
        <w:t>as</w:t>
      </w:r>
      <w:r>
        <w:rPr>
          <w:spacing w:val="-3"/>
        </w:rPr>
        <w:t xml:space="preserve"> </w:t>
      </w:r>
      <w:r>
        <w:t>described</w:t>
      </w:r>
      <w:r>
        <w:rPr>
          <w:spacing w:val="-1"/>
        </w:rPr>
        <w:t xml:space="preserve"> </w:t>
      </w:r>
      <w:r>
        <w:t>in</w:t>
      </w:r>
      <w:r>
        <w:rPr>
          <w:spacing w:val="-54"/>
        </w:rPr>
        <w:t xml:space="preserve"> </w:t>
      </w:r>
      <w:r>
        <w:t>S-100</w:t>
      </w:r>
      <w:r>
        <w:rPr>
          <w:spacing w:val="1"/>
        </w:rPr>
        <w:t xml:space="preserve"> </w:t>
      </w:r>
      <w:r>
        <w:t>and</w:t>
      </w:r>
      <w:r>
        <w:rPr>
          <w:spacing w:val="1"/>
        </w:rPr>
        <w:t xml:space="preserve"> </w:t>
      </w:r>
      <w:r>
        <w:t>ISO</w:t>
      </w:r>
      <w:r>
        <w:rPr>
          <w:spacing w:val="1"/>
        </w:rPr>
        <w:t xml:space="preserve"> </w:t>
      </w:r>
      <w:r>
        <w:t>19107.</w:t>
      </w:r>
      <w:r>
        <w:rPr>
          <w:spacing w:val="1"/>
        </w:rPr>
        <w:t xml:space="preserve"> </w:t>
      </w:r>
      <w:r>
        <w:t>This</w:t>
      </w:r>
      <w:r>
        <w:rPr>
          <w:spacing w:val="1"/>
        </w:rPr>
        <w:t xml:space="preserve"> </w:t>
      </w:r>
      <w:r>
        <w:t>Product</w:t>
      </w:r>
      <w:r>
        <w:rPr>
          <w:spacing w:val="1"/>
        </w:rPr>
        <w:t xml:space="preserve"> </w:t>
      </w:r>
      <w:r>
        <w:t>Specification</w:t>
      </w:r>
      <w:r>
        <w:rPr>
          <w:spacing w:val="1"/>
        </w:rPr>
        <w:t xml:space="preserve"> </w:t>
      </w:r>
      <w:r>
        <w:t>uses</w:t>
      </w:r>
      <w:r>
        <w:rPr>
          <w:spacing w:val="1"/>
        </w:rPr>
        <w:t xml:space="preserve"> </w:t>
      </w:r>
      <w:del w:id="1470" w:author="Greenblue" w:date="2024-09-06T17:11:00Z">
        <w:r w:rsidDel="002E67AB">
          <w:delText>t</w:delText>
        </w:r>
      </w:del>
      <w:ins w:id="1471" w:author="USER" w:date="2024-03-27T16:12:00Z">
        <w:del w:id="1472" w:author="Greenblue" w:date="2024-09-06T17:11:00Z">
          <w:r w:rsidR="007651C5" w:rsidDel="002E67AB">
            <w:delText>wo</w:delText>
          </w:r>
        </w:del>
      </w:ins>
      <w:del w:id="1473" w:author="Greenblue" w:date="2024-09-06T17:11:00Z">
        <w:r w:rsidDel="002E67AB">
          <w:delText>hree</w:delText>
        </w:r>
        <w:r w:rsidDel="002E67AB">
          <w:rPr>
            <w:spacing w:val="1"/>
          </w:rPr>
          <w:delText xml:space="preserve"> </w:delText>
        </w:r>
      </w:del>
      <w:r>
        <w:t>type</w:t>
      </w:r>
      <w:del w:id="1474" w:author="Greenblue" w:date="2024-09-06T17:11:00Z">
        <w:r w:rsidDel="002E67AB">
          <w:delText>s</w:delText>
        </w:r>
      </w:del>
      <w:r>
        <w:rPr>
          <w:spacing w:val="1"/>
        </w:rPr>
        <w:t xml:space="preserve"> </w:t>
      </w:r>
      <w:r>
        <w:t>of</w:t>
      </w:r>
      <w:r>
        <w:rPr>
          <w:spacing w:val="1"/>
        </w:rPr>
        <w:t xml:space="preserve"> </w:t>
      </w:r>
      <w:r>
        <w:t>geometr</w:t>
      </w:r>
      <w:ins w:id="1475" w:author="Greenblue" w:date="2024-09-06T17:11:00Z">
        <w:r w:rsidR="002E67AB">
          <w:t>y</w:t>
        </w:r>
      </w:ins>
      <w:del w:id="1476" w:author="Greenblue" w:date="2024-09-06T17:11:00Z">
        <w:r w:rsidDel="002E67AB">
          <w:delText>ies</w:delText>
        </w:r>
      </w:del>
      <w:r>
        <w:t>:</w:t>
      </w:r>
      <w:del w:id="1477" w:author="Greenblue" w:date="2024-09-06T17:12:00Z">
        <w:r w:rsidDel="002E67AB">
          <w:rPr>
            <w:spacing w:val="1"/>
          </w:rPr>
          <w:delText xml:space="preserve"> </w:delText>
        </w:r>
      </w:del>
      <w:ins w:id="1478" w:author="Greenblue" w:date="2024-09-06T17:12:00Z">
        <w:r w:rsidR="002E67AB">
          <w:rPr>
            <w:spacing w:val="1"/>
          </w:rPr>
          <w:t xml:space="preserve"> </w:t>
        </w:r>
      </w:ins>
      <w:del w:id="1479" w:author="Greenblue" w:date="2024-09-06T17:12:00Z">
        <w:r w:rsidDel="002E67AB">
          <w:delText>GM_Point</w:delText>
        </w:r>
      </w:del>
      <w:del w:id="1480" w:author="USER" w:date="2024-03-27T16:12:00Z">
        <w:r w:rsidDel="007651C5">
          <w:delText>,</w:delText>
        </w:r>
        <w:r w:rsidDel="007651C5">
          <w:rPr>
            <w:spacing w:val="1"/>
          </w:rPr>
          <w:delText xml:space="preserve"> </w:delText>
        </w:r>
        <w:r w:rsidDel="007651C5">
          <w:delText>GM_OrientableCurve,</w:delText>
        </w:r>
        <w:r w:rsidDel="007651C5">
          <w:rPr>
            <w:spacing w:val="-2"/>
          </w:rPr>
          <w:delText xml:space="preserve"> </w:delText>
        </w:r>
      </w:del>
      <w:ins w:id="1481" w:author="USER" w:date="2024-03-27T16:12:00Z">
        <w:del w:id="1482" w:author="Greenblue" w:date="2024-09-06T17:12:00Z">
          <w:r w:rsidR="007651C5" w:rsidDel="002E67AB">
            <w:rPr>
              <w:spacing w:val="-2"/>
            </w:rPr>
            <w:delText xml:space="preserve"> </w:delText>
          </w:r>
        </w:del>
      </w:ins>
      <w:del w:id="1483" w:author="Greenblue" w:date="2024-09-06T17:12:00Z">
        <w:r w:rsidDel="002E67AB">
          <w:delText>and</w:delText>
        </w:r>
        <w:r w:rsidDel="002E67AB">
          <w:rPr>
            <w:spacing w:val="1"/>
          </w:rPr>
          <w:delText xml:space="preserve"> </w:delText>
        </w:r>
      </w:del>
      <w:r>
        <w:t>GM_</w:t>
      </w:r>
      <w:del w:id="1484" w:author="Greenblue" w:date="2024-09-06T17:12:00Z">
        <w:r w:rsidDel="002E67AB">
          <w:delText>Orientable</w:delText>
        </w:r>
      </w:del>
      <w:r>
        <w:t>Surface.</w:t>
      </w:r>
      <w:ins w:id="1485" w:author="Greenblue" w:date="2024-02-13T18:29:00Z">
        <w:r w:rsidR="00C8160E">
          <w:t xml:space="preserve"> </w:t>
        </w:r>
        <w:del w:id="1486" w:author="USER" w:date="2024-03-28T00:09:00Z">
          <w:r w:rsidR="00C8160E" w:rsidRPr="00C8160E" w:rsidDel="006E4B8C">
            <w:delText>Figure 4-6  Geometric Primitives shows an overview of how the spatial model has been implemented in S-128.</w:delText>
          </w:r>
        </w:del>
      </w:ins>
    </w:p>
    <w:p w14:paraId="3BEAC66E" w14:textId="3284C174" w:rsidR="0032631A" w:rsidRDefault="0032631A" w:rsidP="0032631A">
      <w:pPr>
        <w:spacing w:after="120"/>
        <w:rPr>
          <w:ins w:id="1487" w:author="USER" w:date="2024-03-22T18:42:00Z"/>
          <w:color w:val="000009"/>
        </w:rPr>
      </w:pPr>
      <w:ins w:id="1488" w:author="USER" w:date="2024-03-22T18:42:00Z">
        <w:r>
          <w:rPr>
            <w:rFonts w:eastAsia="Malgun Gothic" w:hint="eastAsia"/>
          </w:rPr>
          <w:t>C</w:t>
        </w:r>
        <w:r>
          <w:rPr>
            <w:rFonts w:eastAsia="Malgun Gothic"/>
          </w:rPr>
          <w:t xml:space="preserve">NPs are encoded as vector entities which conform to S-100 geometry configuration level 3a (S-100 Part 7). </w:t>
        </w:r>
        <w:r w:rsidRPr="007F6622">
          <w:rPr>
            <w:color w:val="000009"/>
          </w:rPr>
          <w:t>S-128</w:t>
        </w:r>
        <w:r w:rsidRPr="007F6622">
          <w:rPr>
            <w:color w:val="000009"/>
            <w:spacing w:val="-1"/>
          </w:rPr>
          <w:t xml:space="preserve"> </w:t>
        </w:r>
        <w:r w:rsidRPr="007F6622">
          <w:rPr>
            <w:color w:val="000009"/>
          </w:rPr>
          <w:t>further</w:t>
        </w:r>
        <w:r w:rsidRPr="007F6622">
          <w:rPr>
            <w:color w:val="000009"/>
            <w:spacing w:val="-1"/>
          </w:rPr>
          <w:t xml:space="preserve"> </w:t>
        </w:r>
        <w:r w:rsidRPr="007F6622">
          <w:rPr>
            <w:color w:val="000009"/>
          </w:rPr>
          <w:t>constrains</w:t>
        </w:r>
        <w:r w:rsidRPr="007F6622">
          <w:rPr>
            <w:color w:val="000009"/>
            <w:spacing w:val="-1"/>
          </w:rPr>
          <w:t xml:space="preserve"> </w:t>
        </w:r>
        <w:r w:rsidRPr="007F6622">
          <w:rPr>
            <w:color w:val="000009"/>
          </w:rPr>
          <w:t>Level 3a</w:t>
        </w:r>
        <w:r w:rsidRPr="007F6622">
          <w:rPr>
            <w:color w:val="000009"/>
            <w:spacing w:val="1"/>
          </w:rPr>
          <w:t xml:space="preserve"> </w:t>
        </w:r>
        <w:r w:rsidRPr="007F6622">
          <w:rPr>
            <w:color w:val="000009"/>
          </w:rPr>
          <w:t>with</w:t>
        </w:r>
        <w:r w:rsidRPr="007F6622">
          <w:rPr>
            <w:color w:val="000009"/>
            <w:spacing w:val="1"/>
          </w:rPr>
          <w:t xml:space="preserve"> </w:t>
        </w:r>
        <w:r w:rsidRPr="007F6622">
          <w:rPr>
            <w:color w:val="000009"/>
          </w:rPr>
          <w:t>the</w:t>
        </w:r>
        <w:r w:rsidRPr="007F6622">
          <w:rPr>
            <w:color w:val="000009"/>
            <w:spacing w:val="-2"/>
          </w:rPr>
          <w:t xml:space="preserve"> </w:t>
        </w:r>
        <w:r w:rsidRPr="007F6622">
          <w:rPr>
            <w:color w:val="000009"/>
          </w:rPr>
          <w:t>following:</w:t>
        </w:r>
        <w:r w:rsidRPr="007F6622">
          <w:t xml:space="preserve"> </w:t>
        </w:r>
        <w:r>
          <w:t xml:space="preserve">The distance between two consecutive control points must not </w:t>
        </w:r>
        <w:r w:rsidRPr="003A48E9">
          <w:rPr>
            <w:rFonts w:eastAsia="Malgun Gothic" w:hint="eastAsia"/>
          </w:rPr>
          <w:t>b</w:t>
        </w:r>
        <w:r w:rsidRPr="003A48E9">
          <w:rPr>
            <w:rFonts w:eastAsia="Malgun Gothic"/>
          </w:rPr>
          <w:t>e less than 0.</w:t>
        </w:r>
        <w:r>
          <w:rPr>
            <w:rFonts w:eastAsia="Malgun Gothic" w:hint="eastAsia"/>
          </w:rPr>
          <w:t>3</w:t>
        </w:r>
        <w:r w:rsidRPr="003A48E9">
          <w:rPr>
            <w:rFonts w:eastAsia="Malgun Gothic"/>
          </w:rPr>
          <w:t xml:space="preserve"> mm at  a</w:t>
        </w:r>
        <w:r>
          <w:rPr>
            <w:spacing w:val="-2"/>
          </w:rPr>
          <w:t xml:space="preserve"> </w:t>
        </w:r>
        <w:r>
          <w:t>permitted</w:t>
        </w:r>
        <w:r>
          <w:rPr>
            <w:spacing w:val="-1"/>
          </w:rPr>
          <w:t xml:space="preserve"> </w:t>
        </w:r>
        <w:r>
          <w:t>display</w:t>
        </w:r>
        <w:r>
          <w:rPr>
            <w:spacing w:val="-4"/>
          </w:rPr>
          <w:t xml:space="preserve"> </w:t>
        </w:r>
        <w:r>
          <w:t>scale.</w:t>
        </w:r>
      </w:ins>
    </w:p>
    <w:p w14:paraId="6F2DA18D" w14:textId="77777777" w:rsidR="0032631A" w:rsidRDefault="0032631A" w:rsidP="0032631A">
      <w:pPr>
        <w:spacing w:before="240" w:after="120"/>
        <w:rPr>
          <w:ins w:id="1489" w:author="USER" w:date="2024-03-22T18:42:00Z"/>
        </w:rPr>
      </w:pPr>
      <w:ins w:id="1490" w:author="USER" w:date="2024-03-22T18:42:00Z">
        <w:r>
          <w:t>The following exception applies to S-128:</w:t>
        </w:r>
      </w:ins>
    </w:p>
    <w:p w14:paraId="449B91FD" w14:textId="2F533F9C" w:rsidR="0032631A" w:rsidRPr="000D38E5" w:rsidDel="000F4707" w:rsidRDefault="0032631A" w:rsidP="0032631A">
      <w:pPr>
        <w:pStyle w:val="NoSpacing"/>
        <w:numPr>
          <w:ilvl w:val="0"/>
          <w:numId w:val="13"/>
        </w:numPr>
        <w:spacing w:line="276" w:lineRule="auto"/>
        <w:ind w:left="669" w:hanging="227"/>
        <w:rPr>
          <w:ins w:id="1491" w:author="USER" w:date="2024-03-22T18:42:00Z"/>
          <w:del w:id="1492" w:author="Greenblue" w:date="2024-10-10T10:32:00Z"/>
          <w:rFonts w:eastAsia="Malgun Gothic"/>
          <w:lang w:eastAsia="ko-KR"/>
        </w:rPr>
      </w:pPr>
      <w:ins w:id="1493" w:author="USER" w:date="2024-03-22T18:42:00Z">
        <w:del w:id="1494" w:author="Greenblue" w:date="2024-10-10T10:32:00Z">
          <w:r w:rsidDel="000F4707">
            <w:delText>The use of coordinates is restricted to two dimensions.</w:delText>
          </w:r>
        </w:del>
      </w:ins>
    </w:p>
    <w:p w14:paraId="1F3C62D1" w14:textId="41B44DD9" w:rsidR="0032631A" w:rsidRPr="006E4B8C" w:rsidRDefault="0032631A" w:rsidP="0032631A">
      <w:pPr>
        <w:pStyle w:val="NoSpacing"/>
        <w:numPr>
          <w:ilvl w:val="0"/>
          <w:numId w:val="13"/>
        </w:numPr>
        <w:spacing w:after="240" w:line="276" w:lineRule="auto"/>
        <w:ind w:left="669" w:hanging="227"/>
        <w:rPr>
          <w:ins w:id="1495" w:author="USER" w:date="2024-03-28T00:09:00Z"/>
          <w:rFonts w:eastAsia="Malgun Gothic"/>
          <w:lang w:eastAsia="ko-KR"/>
        </w:rPr>
      </w:pPr>
      <w:ins w:id="1496" w:author="USER" w:date="2024-03-22T18:42:00Z">
        <w:r>
          <w:t>S</w:t>
        </w:r>
        <w:r>
          <w:rPr>
            <w:color w:val="000009"/>
          </w:rPr>
          <w:t>oundings features which use GM_Point or GM_Multipoint with three dimensional coordinates</w:t>
        </w:r>
        <w:r>
          <w:rPr>
            <w:color w:val="000009"/>
            <w:spacing w:val="1"/>
          </w:rPr>
          <w:t xml:space="preserve"> </w:t>
        </w:r>
        <w:r>
          <w:rPr>
            <w:color w:val="000009"/>
          </w:rPr>
          <w:t>are</w:t>
        </w:r>
        <w:r>
          <w:rPr>
            <w:color w:val="000009"/>
            <w:spacing w:val="-2"/>
          </w:rPr>
          <w:t xml:space="preserve"> </w:t>
        </w:r>
        <w:r>
          <w:rPr>
            <w:color w:val="000009"/>
          </w:rPr>
          <w:t>not</w:t>
        </w:r>
        <w:r>
          <w:rPr>
            <w:color w:val="000009"/>
            <w:spacing w:val="1"/>
          </w:rPr>
          <w:t xml:space="preserve"> </w:t>
        </w:r>
        <w:r>
          <w:rPr>
            <w:color w:val="000009"/>
          </w:rPr>
          <w:t>currently</w:t>
        </w:r>
        <w:r>
          <w:rPr>
            <w:color w:val="000009"/>
            <w:spacing w:val="-2"/>
          </w:rPr>
          <w:t xml:space="preserve"> </w:t>
        </w:r>
        <w:r>
          <w:rPr>
            <w:color w:val="000009"/>
          </w:rPr>
          <w:t>included</w:t>
        </w:r>
        <w:r>
          <w:rPr>
            <w:color w:val="000009"/>
            <w:spacing w:val="-1"/>
          </w:rPr>
          <w:t xml:space="preserve"> </w:t>
        </w:r>
        <w:r>
          <w:rPr>
            <w:color w:val="000009"/>
          </w:rPr>
          <w:t>in</w:t>
        </w:r>
        <w:r>
          <w:rPr>
            <w:color w:val="000009"/>
            <w:spacing w:val="-1"/>
          </w:rPr>
          <w:t xml:space="preserve"> </w:t>
        </w:r>
        <w:r>
          <w:rPr>
            <w:color w:val="000009"/>
          </w:rPr>
          <w:t>S-128.</w:t>
        </w:r>
      </w:ins>
    </w:p>
    <w:p w14:paraId="3D1B4A09" w14:textId="77777777" w:rsidR="006E4B8C" w:rsidRPr="00657DCC" w:rsidRDefault="006E4B8C" w:rsidP="006E4B8C">
      <w:pPr>
        <w:pStyle w:val="NoSpacing"/>
        <w:spacing w:after="240" w:line="276" w:lineRule="auto"/>
        <w:rPr>
          <w:ins w:id="1497" w:author="USER" w:date="2024-03-22T18:42:00Z"/>
          <w:rFonts w:eastAsia="Malgun Gothic"/>
          <w:lang w:eastAsia="ko-KR"/>
        </w:rPr>
      </w:pPr>
    </w:p>
    <w:p w14:paraId="530D2FAC" w14:textId="2D64B65E" w:rsidR="0032631A" w:rsidRPr="0032631A" w:rsidDel="006E4B8C" w:rsidRDefault="0032631A" w:rsidP="006F5AA4">
      <w:pPr>
        <w:rPr>
          <w:del w:id="1498" w:author="USER" w:date="2024-03-28T00:09:00Z"/>
          <w:rFonts w:eastAsiaTheme="minorEastAsia"/>
          <w:lang w:val="en-GB"/>
        </w:rPr>
      </w:pPr>
      <w:bookmarkStart w:id="1499" w:name="_Toc162544238"/>
      <w:bookmarkStart w:id="1500" w:name="_Toc170717208"/>
      <w:bookmarkEnd w:id="1499"/>
      <w:bookmarkEnd w:id="1500"/>
    </w:p>
    <w:p w14:paraId="7191A08B" w14:textId="0BB4F0D8" w:rsidR="00B9712B" w:rsidDel="006E4B8C" w:rsidRDefault="006D7DF3" w:rsidP="00082FFA">
      <w:pPr>
        <w:rPr>
          <w:del w:id="1501" w:author="USER" w:date="2024-03-28T00:09:00Z"/>
        </w:rPr>
      </w:pPr>
      <w:del w:id="1502" w:author="USER" w:date="2024-03-28T00:09:00Z">
        <w:r w:rsidDel="006E4B8C">
          <w:rPr>
            <w:noProof/>
            <w:lang w:val="fi-FI" w:eastAsia="fi-FI"/>
          </w:rPr>
          <w:drawing>
            <wp:inline distT="0" distB="0" distL="0" distR="0" wp14:anchorId="21E76D77" wp14:editId="093E12D2">
              <wp:extent cx="5486400" cy="3674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74745"/>
                      </a:xfrm>
                      <a:prstGeom prst="rect">
                        <a:avLst/>
                      </a:prstGeom>
                      <a:noFill/>
                      <a:ln>
                        <a:noFill/>
                      </a:ln>
                    </pic:spPr>
                  </pic:pic>
                </a:graphicData>
              </a:graphic>
            </wp:inline>
          </w:drawing>
        </w:r>
        <w:bookmarkStart w:id="1503" w:name="_Toc162544239"/>
        <w:bookmarkStart w:id="1504" w:name="_Toc170717209"/>
        <w:bookmarkEnd w:id="1503"/>
        <w:bookmarkEnd w:id="1504"/>
      </w:del>
    </w:p>
    <w:p w14:paraId="22565A96" w14:textId="22340BC5" w:rsidR="006F5AA4" w:rsidRPr="00B9712B" w:rsidDel="006E4B8C" w:rsidRDefault="00B9712B" w:rsidP="00B9712B">
      <w:pPr>
        <w:pStyle w:val="Caption"/>
        <w:jc w:val="center"/>
        <w:rPr>
          <w:del w:id="1505" w:author="USER" w:date="2024-03-28T00:09:00Z"/>
        </w:rPr>
      </w:pPr>
      <w:del w:id="1506" w:author="USER" w:date="2024-03-28T00:09:00Z">
        <w:r w:rsidDel="006E4B8C">
          <w:delText xml:space="preserve">Figure </w:delText>
        </w:r>
        <w:r w:rsidR="00E47BC6" w:rsidDel="006E4B8C">
          <w:rPr>
            <w:b w:val="0"/>
          </w:rPr>
          <w:fldChar w:fldCharType="begin"/>
        </w:r>
        <w:r w:rsidR="00E47BC6" w:rsidDel="006E4B8C">
          <w:delInstrText xml:space="preserve"> STYLEREF 1 \s </w:delInstrText>
        </w:r>
        <w:r w:rsidR="00E47BC6" w:rsidDel="006E4B8C">
          <w:rPr>
            <w:b w:val="0"/>
          </w:rPr>
          <w:fldChar w:fldCharType="separate"/>
        </w:r>
        <w:r w:rsidR="00DF7FD4" w:rsidDel="006E4B8C">
          <w:rPr>
            <w:noProof/>
          </w:rPr>
          <w:delText>4</w:delText>
        </w:r>
        <w:r w:rsidR="00E47BC6" w:rsidDel="006E4B8C">
          <w:rPr>
            <w:b w:val="0"/>
            <w:noProof/>
          </w:rPr>
          <w:fldChar w:fldCharType="end"/>
        </w:r>
        <w:r w:rsidR="007B0388" w:rsidDel="006E4B8C">
          <w:noBreakHyphen/>
        </w:r>
        <w:r w:rsidR="00E47BC6" w:rsidDel="006E4B8C">
          <w:rPr>
            <w:b w:val="0"/>
          </w:rPr>
          <w:fldChar w:fldCharType="begin"/>
        </w:r>
        <w:r w:rsidR="00E47BC6" w:rsidDel="006E4B8C">
          <w:delInstrText xml:space="preserve"> SEQ Figure \* ARABIC \s 1 </w:delInstrText>
        </w:r>
        <w:r w:rsidR="00E47BC6" w:rsidDel="006E4B8C">
          <w:rPr>
            <w:b w:val="0"/>
          </w:rPr>
          <w:fldChar w:fldCharType="separate"/>
        </w:r>
        <w:r w:rsidR="00DF7FD4" w:rsidDel="006E4B8C">
          <w:rPr>
            <w:noProof/>
          </w:rPr>
          <w:delText>6</w:delText>
        </w:r>
        <w:r w:rsidR="00E47BC6" w:rsidDel="006E4B8C">
          <w:rPr>
            <w:b w:val="0"/>
            <w:noProof/>
          </w:rPr>
          <w:fldChar w:fldCharType="end"/>
        </w:r>
        <w:r w:rsidDel="006E4B8C">
          <w:delText xml:space="preserve"> Geometric </w:delText>
        </w:r>
      </w:del>
      <w:ins w:id="1507" w:author="Greenblue" w:date="2024-02-13T18:30:00Z">
        <w:del w:id="1508" w:author="USER" w:date="2024-03-28T00:09:00Z">
          <w:r w:rsidR="00C8160E" w:rsidRPr="00C8160E" w:rsidDel="006E4B8C">
            <w:delText>Primitives</w:delText>
          </w:r>
        </w:del>
      </w:ins>
      <w:del w:id="1509" w:author="USER" w:date="2024-03-28T00:09:00Z">
        <w:r w:rsidDel="006E4B8C">
          <w:delText>primit</w:delText>
        </w:r>
        <w:bookmarkStart w:id="1510" w:name="_Toc162544240"/>
        <w:bookmarkStart w:id="1511" w:name="_Toc170717210"/>
        <w:bookmarkEnd w:id="1510"/>
        <w:bookmarkEnd w:id="1511"/>
      </w:del>
    </w:p>
    <w:p w14:paraId="31C8EC1D" w14:textId="7AB87EC6" w:rsidR="00A0577E" w:rsidRPr="008233BF" w:rsidRDefault="00BB0421" w:rsidP="00972855">
      <w:pPr>
        <w:pStyle w:val="Heading1"/>
      </w:pPr>
      <w:bookmarkStart w:id="1512" w:name="_Toc152232556"/>
      <w:bookmarkStart w:id="1513" w:name="_Toc170717211"/>
      <w:r w:rsidRPr="008233BF">
        <w:t>Coordinate Reference Systems</w:t>
      </w:r>
      <w:r w:rsidR="004504B9" w:rsidRPr="008233BF">
        <w:t xml:space="preserve"> (CRS)</w:t>
      </w:r>
      <w:bookmarkEnd w:id="1468"/>
      <w:bookmarkEnd w:id="1469"/>
      <w:bookmarkEnd w:id="1512"/>
      <w:bookmarkEnd w:id="1513"/>
      <w:r w:rsidR="009E66AF">
        <w:rPr>
          <w:color w:val="FF0000"/>
        </w:rPr>
        <w:t xml:space="preserve"> </w:t>
      </w:r>
    </w:p>
    <w:p w14:paraId="0416F0DA" w14:textId="77777777" w:rsidR="00BB0421" w:rsidRDefault="00BB0421" w:rsidP="00666E30">
      <w:pPr>
        <w:pStyle w:val="Heading2"/>
      </w:pPr>
      <w:bookmarkStart w:id="1514" w:name="_Toc225648317"/>
      <w:bookmarkStart w:id="1515" w:name="_Toc225065174"/>
      <w:bookmarkStart w:id="1516" w:name="_Toc152232557"/>
      <w:bookmarkStart w:id="1517" w:name="_Toc170717212"/>
      <w:r w:rsidRPr="008233BF">
        <w:t>Introduction</w:t>
      </w:r>
      <w:bookmarkEnd w:id="1514"/>
      <w:bookmarkEnd w:id="1515"/>
      <w:bookmarkEnd w:id="1516"/>
      <w:bookmarkEnd w:id="1517"/>
      <w:r w:rsidR="005D0276">
        <w:t xml:space="preserve"> </w:t>
      </w:r>
    </w:p>
    <w:p w14:paraId="5C45C7EA" w14:textId="77777777" w:rsidR="003476EF" w:rsidRDefault="003476EF" w:rsidP="003476EF">
      <w:r>
        <w:rPr>
          <w:w w:val="95"/>
        </w:rPr>
        <w:t>The</w:t>
      </w:r>
      <w:r>
        <w:rPr>
          <w:spacing w:val="12"/>
          <w:w w:val="95"/>
        </w:rPr>
        <w:t xml:space="preserve"> </w:t>
      </w:r>
      <w:r>
        <w:rPr>
          <w:w w:val="95"/>
        </w:rPr>
        <w:t>location</w:t>
      </w:r>
      <w:r>
        <w:rPr>
          <w:spacing w:val="13"/>
          <w:w w:val="95"/>
        </w:rPr>
        <w:t xml:space="preserve"> </w:t>
      </w:r>
      <w:r>
        <w:rPr>
          <w:w w:val="95"/>
        </w:rPr>
        <w:t>of</w:t>
      </w:r>
      <w:r>
        <w:rPr>
          <w:spacing w:val="15"/>
          <w:w w:val="95"/>
        </w:rPr>
        <w:t xml:space="preserve"> </w:t>
      </w:r>
      <w:r>
        <w:rPr>
          <w:w w:val="95"/>
        </w:rPr>
        <w:t>an</w:t>
      </w:r>
      <w:r>
        <w:rPr>
          <w:spacing w:val="13"/>
          <w:w w:val="95"/>
        </w:rPr>
        <w:t xml:space="preserve"> </w:t>
      </w:r>
      <w:r>
        <w:rPr>
          <w:w w:val="95"/>
        </w:rPr>
        <w:t>object</w:t>
      </w:r>
      <w:r>
        <w:rPr>
          <w:spacing w:val="13"/>
          <w:w w:val="95"/>
        </w:rPr>
        <w:t xml:space="preserve"> </w:t>
      </w:r>
      <w:r>
        <w:rPr>
          <w:w w:val="95"/>
        </w:rPr>
        <w:t>in</w:t>
      </w:r>
      <w:r>
        <w:rPr>
          <w:spacing w:val="12"/>
          <w:w w:val="95"/>
        </w:rPr>
        <w:t xml:space="preserve"> </w:t>
      </w:r>
      <w:r>
        <w:rPr>
          <w:w w:val="95"/>
        </w:rPr>
        <w:t>the</w:t>
      </w:r>
      <w:r>
        <w:rPr>
          <w:spacing w:val="13"/>
          <w:w w:val="95"/>
        </w:rPr>
        <w:t xml:space="preserve"> </w:t>
      </w:r>
      <w:r>
        <w:rPr>
          <w:w w:val="95"/>
        </w:rPr>
        <w:t>S-100</w:t>
      </w:r>
      <w:r>
        <w:rPr>
          <w:spacing w:val="12"/>
          <w:w w:val="95"/>
        </w:rPr>
        <w:t xml:space="preserve"> </w:t>
      </w:r>
      <w:r>
        <w:rPr>
          <w:w w:val="95"/>
        </w:rPr>
        <w:t>Standard</w:t>
      </w:r>
      <w:r>
        <w:rPr>
          <w:spacing w:val="15"/>
          <w:w w:val="95"/>
        </w:rPr>
        <w:t xml:space="preserve"> </w:t>
      </w:r>
      <w:r>
        <w:rPr>
          <w:w w:val="95"/>
        </w:rPr>
        <w:t>is</w:t>
      </w:r>
      <w:r>
        <w:rPr>
          <w:spacing w:val="15"/>
          <w:w w:val="95"/>
        </w:rPr>
        <w:t xml:space="preserve"> </w:t>
      </w:r>
      <w:r>
        <w:rPr>
          <w:w w:val="95"/>
        </w:rPr>
        <w:t>defined</w:t>
      </w:r>
      <w:r>
        <w:rPr>
          <w:spacing w:val="13"/>
          <w:w w:val="95"/>
        </w:rPr>
        <w:t xml:space="preserve"> </w:t>
      </w:r>
      <w:r>
        <w:rPr>
          <w:w w:val="95"/>
        </w:rPr>
        <w:t>by</w:t>
      </w:r>
      <w:r>
        <w:rPr>
          <w:spacing w:val="8"/>
          <w:w w:val="95"/>
        </w:rPr>
        <w:t xml:space="preserve"> </w:t>
      </w:r>
      <w:r>
        <w:rPr>
          <w:w w:val="95"/>
        </w:rPr>
        <w:t>means</w:t>
      </w:r>
      <w:r>
        <w:rPr>
          <w:spacing w:val="14"/>
          <w:w w:val="95"/>
        </w:rPr>
        <w:t xml:space="preserve"> </w:t>
      </w:r>
      <w:r>
        <w:rPr>
          <w:w w:val="95"/>
        </w:rPr>
        <w:t>of</w:t>
      </w:r>
      <w:r>
        <w:rPr>
          <w:spacing w:val="16"/>
          <w:w w:val="95"/>
        </w:rPr>
        <w:t xml:space="preserve"> </w:t>
      </w:r>
      <w:r>
        <w:rPr>
          <w:w w:val="95"/>
        </w:rPr>
        <w:t>coordinates</w:t>
      </w:r>
      <w:r>
        <w:rPr>
          <w:spacing w:val="17"/>
          <w:w w:val="95"/>
        </w:rPr>
        <w:t xml:space="preserve"> </w:t>
      </w:r>
      <w:r>
        <w:rPr>
          <w:w w:val="95"/>
        </w:rPr>
        <w:t>which</w:t>
      </w:r>
      <w:r>
        <w:rPr>
          <w:spacing w:val="12"/>
          <w:w w:val="95"/>
        </w:rPr>
        <w:t xml:space="preserve"> </w:t>
      </w:r>
      <w:r>
        <w:rPr>
          <w:w w:val="95"/>
        </w:rPr>
        <w:t>relate</w:t>
      </w:r>
      <w:r>
        <w:rPr>
          <w:spacing w:val="13"/>
          <w:w w:val="95"/>
        </w:rPr>
        <w:t xml:space="preserve"> </w:t>
      </w:r>
      <w:r>
        <w:rPr>
          <w:w w:val="95"/>
        </w:rPr>
        <w:t>a</w:t>
      </w:r>
      <w:r>
        <w:rPr>
          <w:spacing w:val="13"/>
          <w:w w:val="95"/>
        </w:rPr>
        <w:t xml:space="preserve"> </w:t>
      </w:r>
      <w:r>
        <w:rPr>
          <w:w w:val="95"/>
        </w:rPr>
        <w:t>feature</w:t>
      </w:r>
      <w:r>
        <w:rPr>
          <w:spacing w:val="-51"/>
          <w:w w:val="95"/>
        </w:rPr>
        <w:t xml:space="preserve"> </w:t>
      </w:r>
      <w:r>
        <w:t>to a position. The coordinate reference system used for this Product Specification is World Geodetic</w:t>
      </w:r>
      <w:r>
        <w:rPr>
          <w:spacing w:val="1"/>
        </w:rPr>
        <w:t xml:space="preserve"> </w:t>
      </w:r>
      <w:r>
        <w:t>System</w:t>
      </w:r>
      <w:r>
        <w:rPr>
          <w:spacing w:val="-4"/>
        </w:rPr>
        <w:t xml:space="preserve"> </w:t>
      </w:r>
      <w:r>
        <w:t>1984</w:t>
      </w:r>
      <w:r>
        <w:rPr>
          <w:spacing w:val="-5"/>
        </w:rPr>
        <w:t xml:space="preserve"> </w:t>
      </w:r>
      <w:r>
        <w:t>(WGS</w:t>
      </w:r>
      <w:r>
        <w:rPr>
          <w:spacing w:val="-7"/>
        </w:rPr>
        <w:t xml:space="preserve"> </w:t>
      </w:r>
      <w:r>
        <w:t>84)</w:t>
      </w:r>
      <w:r>
        <w:rPr>
          <w:spacing w:val="-4"/>
        </w:rPr>
        <w:t xml:space="preserve"> </w:t>
      </w:r>
      <w:r>
        <w:t>which</w:t>
      </w:r>
      <w:r>
        <w:rPr>
          <w:spacing w:val="-7"/>
        </w:rPr>
        <w:t xml:space="preserve"> </w:t>
      </w:r>
      <w:r>
        <w:t>is</w:t>
      </w:r>
      <w:r>
        <w:rPr>
          <w:spacing w:val="-3"/>
        </w:rPr>
        <w:t xml:space="preserve"> </w:t>
      </w:r>
      <w:r>
        <w:t>defined</w:t>
      </w:r>
      <w:r>
        <w:rPr>
          <w:spacing w:val="-5"/>
        </w:rPr>
        <w:t xml:space="preserve"> </w:t>
      </w:r>
      <w:r>
        <w:t>by</w:t>
      </w:r>
      <w:r>
        <w:rPr>
          <w:spacing w:val="-10"/>
        </w:rPr>
        <w:t xml:space="preserve"> </w:t>
      </w:r>
      <w:r>
        <w:t>the</w:t>
      </w:r>
      <w:r>
        <w:rPr>
          <w:spacing w:val="-5"/>
        </w:rPr>
        <w:t xml:space="preserve"> </w:t>
      </w:r>
      <w:r>
        <w:t>European</w:t>
      </w:r>
      <w:r>
        <w:rPr>
          <w:spacing w:val="-6"/>
        </w:rPr>
        <w:t xml:space="preserve"> </w:t>
      </w:r>
      <w:r>
        <w:t>Petroleum</w:t>
      </w:r>
      <w:r>
        <w:rPr>
          <w:spacing w:val="-3"/>
        </w:rPr>
        <w:t xml:space="preserve"> </w:t>
      </w:r>
      <w:r>
        <w:t>Survey</w:t>
      </w:r>
      <w:r>
        <w:rPr>
          <w:spacing w:val="-8"/>
        </w:rPr>
        <w:t xml:space="preserve"> </w:t>
      </w:r>
      <w:r>
        <w:t>Group</w:t>
      </w:r>
      <w:r>
        <w:rPr>
          <w:spacing w:val="-7"/>
        </w:rPr>
        <w:t xml:space="preserve"> </w:t>
      </w:r>
      <w:r>
        <w:t>(EPSG)</w:t>
      </w:r>
      <w:r>
        <w:rPr>
          <w:spacing w:val="-6"/>
        </w:rPr>
        <w:t xml:space="preserve"> </w:t>
      </w:r>
      <w:r>
        <w:t>code</w:t>
      </w:r>
      <w:r>
        <w:rPr>
          <w:spacing w:val="-5"/>
        </w:rPr>
        <w:t xml:space="preserve"> </w:t>
      </w:r>
      <w:r>
        <w:t>4326,</w:t>
      </w:r>
      <w:r>
        <w:rPr>
          <w:spacing w:val="-53"/>
        </w:rPr>
        <w:t xml:space="preserve"> </w:t>
      </w:r>
      <w:r>
        <w:t>(or</w:t>
      </w:r>
      <w:r>
        <w:rPr>
          <w:spacing w:val="-2"/>
        </w:rPr>
        <w:t xml:space="preserve"> </w:t>
      </w:r>
      <w:r>
        <w:t>similar -</w:t>
      </w:r>
      <w:r>
        <w:rPr>
          <w:spacing w:val="-1"/>
        </w:rPr>
        <w:t xml:space="preserve"> </w:t>
      </w:r>
      <w:r>
        <w:t>North</w:t>
      </w:r>
      <w:r>
        <w:rPr>
          <w:spacing w:val="-1"/>
        </w:rPr>
        <w:t xml:space="preserve"> </w:t>
      </w:r>
      <w:r>
        <w:t>American</w:t>
      </w:r>
      <w:r>
        <w:rPr>
          <w:spacing w:val="1"/>
        </w:rPr>
        <w:t xml:space="preserve"> </w:t>
      </w:r>
      <w:r>
        <w:t>Datum</w:t>
      </w:r>
      <w:r>
        <w:rPr>
          <w:spacing w:val="3"/>
        </w:rPr>
        <w:t xml:space="preserve"> </w:t>
      </w:r>
      <w:r>
        <w:t>1983</w:t>
      </w:r>
      <w:r>
        <w:rPr>
          <w:spacing w:val="-1"/>
        </w:rPr>
        <w:t xml:space="preserve"> </w:t>
      </w:r>
      <w:r>
        <w:t>/ Canadian</w:t>
      </w:r>
      <w:r>
        <w:rPr>
          <w:spacing w:val="1"/>
        </w:rPr>
        <w:t xml:space="preserve"> </w:t>
      </w:r>
      <w:r>
        <w:t>Spatial Reference System).</w:t>
      </w:r>
    </w:p>
    <w:p w14:paraId="7C134C2C" w14:textId="77777777" w:rsidR="003476EF" w:rsidRDefault="003476EF" w:rsidP="003476EF">
      <w:r>
        <w:t>Spatial data is expressed as latitude (φ) and longitude (λ) geographic coordinates. Latitude values are</w:t>
      </w:r>
      <w:r>
        <w:rPr>
          <w:spacing w:val="1"/>
        </w:rPr>
        <w:t xml:space="preserve"> </w:t>
      </w:r>
      <w:r>
        <w:t>stored as a negative number to represent a position south of the Equator. Longitude values are stored</w:t>
      </w:r>
      <w:r>
        <w:rPr>
          <w:spacing w:val="1"/>
        </w:rPr>
        <w:t xml:space="preserve"> </w:t>
      </w:r>
      <w:r>
        <w:t>as a negative number to represent a position west of the International Prime Meridian. Coordinates are</w:t>
      </w:r>
      <w:r>
        <w:rPr>
          <w:spacing w:val="-53"/>
        </w:rPr>
        <w:t xml:space="preserve"> </w:t>
      </w:r>
      <w:r>
        <w:t>expressed</w:t>
      </w:r>
      <w:r>
        <w:rPr>
          <w:spacing w:val="1"/>
        </w:rPr>
        <w:t xml:space="preserve"> </w:t>
      </w:r>
      <w:r>
        <w:t>as</w:t>
      </w:r>
      <w:r>
        <w:rPr>
          <w:spacing w:val="1"/>
        </w:rPr>
        <w:t xml:space="preserve"> </w:t>
      </w:r>
      <w:r>
        <w:t>real</w:t>
      </w:r>
      <w:r>
        <w:rPr>
          <w:spacing w:val="1"/>
        </w:rPr>
        <w:t xml:space="preserve"> </w:t>
      </w:r>
      <w:r>
        <w:t>value,</w:t>
      </w:r>
      <w:r>
        <w:rPr>
          <w:spacing w:val="1"/>
        </w:rPr>
        <w:t xml:space="preserve"> </w:t>
      </w:r>
      <w:r>
        <w:t>degree</w:t>
      </w:r>
      <w:r>
        <w:rPr>
          <w:spacing w:val="1"/>
        </w:rPr>
        <w:t xml:space="preserve"> </w:t>
      </w:r>
      <w:r>
        <w:t>/</w:t>
      </w:r>
      <w:r>
        <w:rPr>
          <w:spacing w:val="1"/>
        </w:rPr>
        <w:t xml:space="preserve"> </w:t>
      </w:r>
      <w:r>
        <w:t>degree</w:t>
      </w:r>
      <w:r>
        <w:rPr>
          <w:spacing w:val="1"/>
        </w:rPr>
        <w:t xml:space="preserve"> </w:t>
      </w:r>
      <w:r>
        <w:t>decimal</w:t>
      </w:r>
      <w:r>
        <w:rPr>
          <w:spacing w:val="1"/>
        </w:rPr>
        <w:t xml:space="preserve"> </w:t>
      </w:r>
      <w:r>
        <w:t>format.</w:t>
      </w:r>
      <w:r>
        <w:rPr>
          <w:spacing w:val="1"/>
        </w:rPr>
        <w:t xml:space="preserve"> </w:t>
      </w:r>
      <w:r>
        <w:t>Datasets</w:t>
      </w:r>
      <w:r>
        <w:rPr>
          <w:spacing w:val="1"/>
        </w:rPr>
        <w:t xml:space="preserve"> </w:t>
      </w:r>
      <w:r>
        <w:t>conforming</w:t>
      </w:r>
      <w:r>
        <w:rPr>
          <w:spacing w:val="1"/>
        </w:rPr>
        <w:t xml:space="preserve"> </w:t>
      </w:r>
      <w:r>
        <w:t>to</w:t>
      </w:r>
      <w:r>
        <w:rPr>
          <w:spacing w:val="1"/>
        </w:rPr>
        <w:t xml:space="preserve"> </w:t>
      </w:r>
      <w:r>
        <w:t>this</w:t>
      </w:r>
      <w:r>
        <w:rPr>
          <w:spacing w:val="1"/>
        </w:rPr>
        <w:t xml:space="preserve"> </w:t>
      </w:r>
      <w:r>
        <w:t>product</w:t>
      </w:r>
      <w:r>
        <w:rPr>
          <w:spacing w:val="1"/>
        </w:rPr>
        <w:t xml:space="preserve"> </w:t>
      </w:r>
      <w:r>
        <w:t>specification</w:t>
      </w:r>
      <w:r>
        <w:rPr>
          <w:spacing w:val="-2"/>
        </w:rPr>
        <w:t xml:space="preserve"> </w:t>
      </w:r>
      <w:r>
        <w:t>are</w:t>
      </w:r>
      <w:r>
        <w:rPr>
          <w:spacing w:val="1"/>
        </w:rPr>
        <w:t xml:space="preserve"> </w:t>
      </w:r>
      <w:r>
        <w:t>not</w:t>
      </w:r>
      <w:r>
        <w:rPr>
          <w:spacing w:val="1"/>
        </w:rPr>
        <w:t xml:space="preserve"> </w:t>
      </w:r>
      <w:r>
        <w:t>projected.</w:t>
      </w:r>
    </w:p>
    <w:p w14:paraId="6A863CA3" w14:textId="34FFA325" w:rsidR="002F035B" w:rsidRDefault="007259D3" w:rsidP="00B36913">
      <w:pPr>
        <w:pStyle w:val="Label1"/>
        <w:spacing w:after="120" w:line="240" w:lineRule="auto"/>
      </w:pPr>
      <w:r>
        <w:t>Horizontal coordinate reference system</w:t>
      </w:r>
      <w:bookmarkStart w:id="1518" w:name="_Toc288810276"/>
      <w:bookmarkStart w:id="1519" w:name="_Toc288812323"/>
      <w:r w:rsidR="002F035B" w:rsidRPr="00E558AF">
        <w:t xml:space="preserve">: </w:t>
      </w:r>
      <w:r w:rsidR="002F035B">
        <w:tab/>
      </w:r>
      <w:bookmarkStart w:id="1520" w:name="_Toc288810277"/>
      <w:bookmarkStart w:id="1521" w:name="_Toc288812324"/>
      <w:bookmarkEnd w:id="1518"/>
      <w:bookmarkEnd w:id="1519"/>
      <w:r w:rsidRPr="007259D3">
        <w:rPr>
          <w:b w:val="0"/>
          <w:bCs/>
          <w:sz w:val="20"/>
          <w:szCs w:val="20"/>
        </w:rPr>
        <w:t>WGS84</w:t>
      </w:r>
    </w:p>
    <w:p w14:paraId="3AD13A51" w14:textId="631C66E7" w:rsidR="002F035B" w:rsidRDefault="002F035B" w:rsidP="00B36913">
      <w:pPr>
        <w:pStyle w:val="Label1"/>
        <w:spacing w:after="120" w:line="240" w:lineRule="auto"/>
      </w:pPr>
      <w:r w:rsidRPr="00E558AF">
        <w:t xml:space="preserve">Projection: </w:t>
      </w:r>
      <w:r>
        <w:tab/>
      </w:r>
      <w:r>
        <w:tab/>
      </w:r>
      <w:r>
        <w:tab/>
      </w:r>
      <w:r>
        <w:tab/>
      </w:r>
      <w:r>
        <w:tab/>
      </w:r>
      <w:r>
        <w:tab/>
      </w:r>
      <w:r>
        <w:tab/>
      </w:r>
      <w:r>
        <w:tab/>
      </w:r>
      <w:r>
        <w:tab/>
      </w:r>
      <w:bookmarkStart w:id="1522" w:name="_Toc288810278"/>
      <w:bookmarkStart w:id="1523" w:name="_Toc288812325"/>
      <w:bookmarkEnd w:id="1520"/>
      <w:bookmarkEnd w:id="1521"/>
      <w:r w:rsidR="007259D3">
        <w:tab/>
      </w:r>
      <w:r w:rsidR="007259D3" w:rsidRPr="007259D3">
        <w:rPr>
          <w:b w:val="0"/>
          <w:bCs/>
          <w:sz w:val="20"/>
          <w:szCs w:val="20"/>
        </w:rPr>
        <w:t>None</w:t>
      </w:r>
    </w:p>
    <w:p w14:paraId="07B70DFF" w14:textId="4C64D116" w:rsidR="002F035B" w:rsidRDefault="002F035B" w:rsidP="00B36913">
      <w:pPr>
        <w:pStyle w:val="Label1"/>
        <w:spacing w:after="120" w:line="240" w:lineRule="auto"/>
        <w:ind w:left="4425" w:hanging="4425"/>
      </w:pPr>
      <w:r w:rsidRPr="00E558AF">
        <w:t>Vertical coordinate reference system:</w:t>
      </w:r>
      <w:r w:rsidRPr="00472EE6">
        <w:t xml:space="preserve"> </w:t>
      </w:r>
      <w:r>
        <w:tab/>
      </w:r>
      <w:bookmarkStart w:id="1524" w:name="_Toc288810279"/>
      <w:bookmarkStart w:id="1525" w:name="_Toc288812326"/>
      <w:bookmarkEnd w:id="1522"/>
      <w:bookmarkEnd w:id="1523"/>
      <w:r w:rsidR="007259D3" w:rsidRPr="007259D3">
        <w:rPr>
          <w:b w:val="0"/>
          <w:bCs/>
          <w:sz w:val="20"/>
          <w:szCs w:val="20"/>
        </w:rPr>
        <w:t>Although all coordinates in a data set must refer to the same horizontal CRS different Vertical Datums can be</w:t>
      </w:r>
      <w:r w:rsidR="007259D3" w:rsidRPr="007259D3">
        <w:rPr>
          <w:b w:val="0"/>
          <w:bCs/>
          <w:spacing w:val="-54"/>
          <w:sz w:val="20"/>
          <w:szCs w:val="20"/>
        </w:rPr>
        <w:t xml:space="preserve"> </w:t>
      </w:r>
      <w:r w:rsidR="007259D3" w:rsidRPr="007259D3">
        <w:rPr>
          <w:b w:val="0"/>
          <w:bCs/>
          <w:sz w:val="20"/>
          <w:szCs w:val="20"/>
        </w:rPr>
        <w:t>used for the depth component of a coordinate tuple.</w:t>
      </w:r>
      <w:r w:rsidR="007259D3" w:rsidRPr="007259D3">
        <w:rPr>
          <w:b w:val="0"/>
          <w:bCs/>
          <w:spacing w:val="1"/>
          <w:sz w:val="20"/>
          <w:szCs w:val="20"/>
        </w:rPr>
        <w:t xml:space="preserve"> </w:t>
      </w:r>
      <w:r w:rsidR="007259D3" w:rsidRPr="007259D3">
        <w:rPr>
          <w:b w:val="0"/>
          <w:bCs/>
          <w:sz w:val="20"/>
          <w:szCs w:val="20"/>
        </w:rPr>
        <w:t>Therefore the vertical CRS can be repeated. For each</w:t>
      </w:r>
      <w:r w:rsidR="007259D3" w:rsidRPr="007259D3">
        <w:rPr>
          <w:b w:val="0"/>
          <w:bCs/>
          <w:spacing w:val="-53"/>
          <w:sz w:val="20"/>
          <w:szCs w:val="20"/>
        </w:rPr>
        <w:t xml:space="preserve"> </w:t>
      </w:r>
      <w:r w:rsidR="007259D3" w:rsidRPr="007259D3">
        <w:rPr>
          <w:b w:val="0"/>
          <w:bCs/>
          <w:sz w:val="20"/>
          <w:szCs w:val="20"/>
        </w:rPr>
        <w:t>Vertical</w:t>
      </w:r>
      <w:r w:rsidR="007259D3" w:rsidRPr="007259D3">
        <w:rPr>
          <w:b w:val="0"/>
          <w:bCs/>
          <w:spacing w:val="1"/>
          <w:sz w:val="20"/>
          <w:szCs w:val="20"/>
        </w:rPr>
        <w:t xml:space="preserve"> </w:t>
      </w:r>
      <w:r w:rsidR="007259D3" w:rsidRPr="007259D3">
        <w:rPr>
          <w:b w:val="0"/>
          <w:bCs/>
          <w:sz w:val="20"/>
          <w:szCs w:val="20"/>
        </w:rPr>
        <w:t>CRS</w:t>
      </w:r>
      <w:r w:rsidR="007259D3" w:rsidRPr="007259D3">
        <w:rPr>
          <w:b w:val="0"/>
          <w:bCs/>
          <w:spacing w:val="1"/>
          <w:sz w:val="20"/>
          <w:szCs w:val="20"/>
        </w:rPr>
        <w:t xml:space="preserve"> </w:t>
      </w:r>
      <w:r w:rsidR="007259D3" w:rsidRPr="007259D3">
        <w:rPr>
          <w:b w:val="0"/>
          <w:bCs/>
          <w:sz w:val="20"/>
          <w:szCs w:val="20"/>
        </w:rPr>
        <w:t>a</w:t>
      </w:r>
      <w:r w:rsidR="007259D3" w:rsidRPr="007259D3">
        <w:rPr>
          <w:b w:val="0"/>
          <w:bCs/>
          <w:spacing w:val="1"/>
          <w:sz w:val="20"/>
          <w:szCs w:val="20"/>
        </w:rPr>
        <w:t xml:space="preserve"> </w:t>
      </w:r>
      <w:r w:rsidR="007259D3" w:rsidRPr="007259D3">
        <w:rPr>
          <w:b w:val="0"/>
          <w:bCs/>
          <w:sz w:val="20"/>
          <w:szCs w:val="20"/>
        </w:rPr>
        <w:t>unique</w:t>
      </w:r>
      <w:r w:rsidR="007259D3" w:rsidRPr="007259D3">
        <w:rPr>
          <w:b w:val="0"/>
          <w:bCs/>
          <w:spacing w:val="1"/>
          <w:sz w:val="20"/>
          <w:szCs w:val="20"/>
        </w:rPr>
        <w:t xml:space="preserve"> </w:t>
      </w:r>
      <w:r w:rsidR="007259D3" w:rsidRPr="007259D3">
        <w:rPr>
          <w:b w:val="0"/>
          <w:bCs/>
          <w:sz w:val="20"/>
          <w:szCs w:val="20"/>
        </w:rPr>
        <w:t>identifier</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1"/>
          <w:sz w:val="20"/>
          <w:szCs w:val="20"/>
        </w:rPr>
        <w:t xml:space="preserve"> </w:t>
      </w:r>
      <w:r w:rsidR="007259D3" w:rsidRPr="007259D3">
        <w:rPr>
          <w:b w:val="0"/>
          <w:bCs/>
          <w:sz w:val="20"/>
          <w:szCs w:val="20"/>
        </w:rPr>
        <w:t>defined.</w:t>
      </w:r>
      <w:r w:rsidR="007259D3" w:rsidRPr="007259D3">
        <w:rPr>
          <w:b w:val="0"/>
          <w:bCs/>
          <w:spacing w:val="1"/>
          <w:sz w:val="20"/>
          <w:szCs w:val="20"/>
        </w:rPr>
        <w:t xml:space="preserve"> </w:t>
      </w:r>
      <w:r w:rsidR="007259D3" w:rsidRPr="007259D3">
        <w:rPr>
          <w:b w:val="0"/>
          <w:bCs/>
          <w:sz w:val="20"/>
          <w:szCs w:val="20"/>
        </w:rPr>
        <w:lastRenderedPageBreak/>
        <w:t>Those</w:t>
      </w:r>
      <w:r w:rsidR="007259D3" w:rsidRPr="007259D3">
        <w:rPr>
          <w:b w:val="0"/>
          <w:bCs/>
          <w:spacing w:val="-53"/>
          <w:sz w:val="20"/>
          <w:szCs w:val="20"/>
        </w:rPr>
        <w:t xml:space="preserve"> </w:t>
      </w:r>
      <w:r w:rsidR="007259D3" w:rsidRPr="007259D3">
        <w:rPr>
          <w:b w:val="0"/>
          <w:bCs/>
          <w:sz w:val="20"/>
          <w:szCs w:val="20"/>
        </w:rPr>
        <w:t>identifiers will be used to indicate which Vertical CRS</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7"/>
          <w:sz w:val="20"/>
          <w:szCs w:val="20"/>
        </w:rPr>
        <w:t xml:space="preserve"> </w:t>
      </w:r>
      <w:r w:rsidR="007259D3" w:rsidRPr="007259D3">
        <w:rPr>
          <w:b w:val="0"/>
          <w:bCs/>
          <w:sz w:val="20"/>
          <w:szCs w:val="20"/>
        </w:rPr>
        <w:t>used.</w:t>
      </w:r>
      <w:r w:rsidR="007259D3" w:rsidRPr="007259D3">
        <w:rPr>
          <w:b w:val="0"/>
          <w:bCs/>
          <w:spacing w:val="-5"/>
          <w:sz w:val="20"/>
          <w:szCs w:val="20"/>
        </w:rPr>
        <w:t xml:space="preserve"> </w:t>
      </w:r>
      <w:r w:rsidR="007259D3" w:rsidRPr="007259D3">
        <w:rPr>
          <w:b w:val="0"/>
          <w:bCs/>
          <w:sz w:val="20"/>
          <w:szCs w:val="20"/>
        </w:rPr>
        <w:t>Units</w:t>
      </w:r>
      <w:r w:rsidR="007259D3" w:rsidRPr="007259D3">
        <w:rPr>
          <w:b w:val="0"/>
          <w:bCs/>
          <w:spacing w:val="-6"/>
          <w:sz w:val="20"/>
          <w:szCs w:val="20"/>
        </w:rPr>
        <w:t xml:space="preserve"> </w:t>
      </w:r>
      <w:r w:rsidR="007259D3" w:rsidRPr="007259D3">
        <w:rPr>
          <w:b w:val="0"/>
          <w:bCs/>
          <w:sz w:val="20"/>
          <w:szCs w:val="20"/>
        </w:rPr>
        <w:t>must</w:t>
      </w:r>
      <w:r w:rsidR="007259D3" w:rsidRPr="007259D3">
        <w:rPr>
          <w:b w:val="0"/>
          <w:bCs/>
          <w:spacing w:val="-7"/>
          <w:sz w:val="20"/>
          <w:szCs w:val="20"/>
        </w:rPr>
        <w:t xml:space="preserve"> </w:t>
      </w:r>
      <w:r w:rsidR="007259D3" w:rsidRPr="007259D3">
        <w:rPr>
          <w:b w:val="0"/>
          <w:bCs/>
          <w:sz w:val="20"/>
          <w:szCs w:val="20"/>
        </w:rPr>
        <w:t>be</w:t>
      </w:r>
      <w:r w:rsidR="007259D3" w:rsidRPr="007259D3">
        <w:rPr>
          <w:b w:val="0"/>
          <w:bCs/>
          <w:spacing w:val="-5"/>
          <w:sz w:val="20"/>
          <w:szCs w:val="20"/>
        </w:rPr>
        <w:t xml:space="preserve"> </w:t>
      </w:r>
      <w:r w:rsidR="007259D3" w:rsidRPr="007259D3">
        <w:rPr>
          <w:b w:val="0"/>
          <w:bCs/>
          <w:sz w:val="20"/>
          <w:szCs w:val="20"/>
        </w:rPr>
        <w:t>in</w:t>
      </w:r>
      <w:r w:rsidR="007259D3" w:rsidRPr="007259D3">
        <w:rPr>
          <w:b w:val="0"/>
          <w:bCs/>
          <w:spacing w:val="-7"/>
          <w:sz w:val="20"/>
          <w:szCs w:val="20"/>
        </w:rPr>
        <w:t xml:space="preserve"> </w:t>
      </w:r>
      <w:r w:rsidR="007259D3" w:rsidRPr="007259D3">
        <w:rPr>
          <w:b w:val="0"/>
          <w:bCs/>
          <w:sz w:val="20"/>
          <w:szCs w:val="20"/>
        </w:rPr>
        <w:t>meters.</w:t>
      </w:r>
      <w:r w:rsidR="007259D3" w:rsidRPr="007259D3">
        <w:t xml:space="preserve"> </w:t>
      </w:r>
    </w:p>
    <w:p w14:paraId="14A09794" w14:textId="4B1687F3" w:rsidR="002F035B" w:rsidRPr="00472EE6" w:rsidRDefault="002F035B" w:rsidP="00B36913">
      <w:pPr>
        <w:pStyle w:val="Label1"/>
        <w:spacing w:before="240" w:after="120" w:line="240" w:lineRule="auto"/>
      </w:pPr>
      <w:r w:rsidRPr="00E558AF">
        <w:t xml:space="preserve">Temporal reference system: </w:t>
      </w:r>
      <w:r>
        <w:tab/>
      </w:r>
      <w:r>
        <w:tab/>
      </w:r>
      <w:r>
        <w:tab/>
      </w:r>
      <w:r>
        <w:tab/>
      </w:r>
      <w:bookmarkEnd w:id="1524"/>
      <w:bookmarkEnd w:id="1525"/>
      <w:r w:rsidR="007259D3">
        <w:tab/>
      </w:r>
      <w:r w:rsidR="007259D3" w:rsidRPr="007259D3">
        <w:rPr>
          <w:b w:val="0"/>
          <w:bCs/>
          <w:sz w:val="20"/>
          <w:szCs w:val="20"/>
        </w:rPr>
        <w:t>Gregorian calendar</w:t>
      </w:r>
    </w:p>
    <w:p w14:paraId="6FE3B51F" w14:textId="77777777" w:rsidR="002F035B" w:rsidRPr="00472EE6" w:rsidRDefault="002F035B" w:rsidP="00B36913">
      <w:pPr>
        <w:pStyle w:val="Label1"/>
        <w:spacing w:after="120" w:line="240" w:lineRule="auto"/>
      </w:pPr>
      <w:bookmarkStart w:id="1526" w:name="_Toc288810280"/>
      <w:bookmarkStart w:id="1527" w:name="_Toc288812327"/>
      <w:r w:rsidRPr="00B708A5">
        <w:t>Coordinate reference system registry:</w:t>
      </w:r>
      <w:r w:rsidRPr="00472EE6">
        <w:t xml:space="preserve"> </w:t>
      </w:r>
      <w:r>
        <w:tab/>
      </w:r>
      <w:r>
        <w:tab/>
      </w:r>
      <w:hyperlink r:id="rId37" w:history="1">
        <w:r w:rsidRPr="007259D3">
          <w:rPr>
            <w:rStyle w:val="Hyperlink"/>
            <w:b w:val="0"/>
            <w:bCs/>
            <w:sz w:val="20"/>
            <w:szCs w:val="20"/>
            <w:lang w:val="en-US"/>
          </w:rPr>
          <w:t xml:space="preserve">EPSG Geodetic Parameter </w:t>
        </w:r>
        <w:bookmarkEnd w:id="1526"/>
        <w:bookmarkEnd w:id="1527"/>
        <w:r w:rsidRPr="007259D3">
          <w:rPr>
            <w:rStyle w:val="Hyperlink"/>
            <w:b w:val="0"/>
            <w:bCs/>
            <w:sz w:val="20"/>
            <w:szCs w:val="20"/>
            <w:lang w:val="en-US"/>
          </w:rPr>
          <w:t>Registry</w:t>
        </w:r>
      </w:hyperlink>
      <w:r w:rsidRPr="007259D3">
        <w:rPr>
          <w:sz w:val="20"/>
          <w:szCs w:val="20"/>
        </w:rPr>
        <w:t xml:space="preserve"> </w:t>
      </w:r>
    </w:p>
    <w:p w14:paraId="0DA8547C" w14:textId="10F59E95" w:rsidR="002F035B" w:rsidRPr="00472EE6" w:rsidRDefault="002F035B" w:rsidP="00B36913">
      <w:pPr>
        <w:pStyle w:val="Label1"/>
        <w:spacing w:after="120" w:line="240" w:lineRule="auto"/>
      </w:pPr>
      <w:bookmarkStart w:id="1528" w:name="_Toc288810282"/>
      <w:bookmarkStart w:id="1529" w:name="_Toc288812329"/>
      <w:r w:rsidRPr="00B708A5">
        <w:t>Date type</w:t>
      </w:r>
      <w:r>
        <w:t xml:space="preserve"> (according to ISO 19115)</w:t>
      </w:r>
      <w:r w:rsidRPr="00B708A5">
        <w:t>:</w:t>
      </w:r>
      <w:r w:rsidRPr="00472EE6">
        <w:t xml:space="preserve">  </w:t>
      </w:r>
      <w:r>
        <w:tab/>
      </w:r>
      <w:r>
        <w:tab/>
      </w:r>
      <w:bookmarkEnd w:id="1528"/>
      <w:bookmarkEnd w:id="1529"/>
      <w:r w:rsidR="00304AF7" w:rsidRPr="00304AF7">
        <w:rPr>
          <w:b w:val="0"/>
          <w:bCs/>
          <w:sz w:val="20"/>
          <w:szCs w:val="20"/>
        </w:rPr>
        <w:t>002 - publication</w:t>
      </w:r>
    </w:p>
    <w:p w14:paraId="0DBDD405" w14:textId="03B86EF7" w:rsidR="002F035B" w:rsidRPr="00972855" w:rsidRDefault="002F035B" w:rsidP="00B36913">
      <w:pPr>
        <w:spacing w:after="120" w:line="240" w:lineRule="auto"/>
        <w:ind w:left="4420" w:hanging="4420"/>
        <w:rPr>
          <w:rStyle w:val="LabeldataChar"/>
        </w:rPr>
      </w:pPr>
      <w:bookmarkStart w:id="1530" w:name="_Toc288810283"/>
      <w:bookmarkStart w:id="1531" w:name="_Toc288812330"/>
      <w:r w:rsidRPr="00972855">
        <w:rPr>
          <w:rStyle w:val="Label1Char"/>
        </w:rPr>
        <w:t>Responsible party:</w:t>
      </w:r>
      <w:r w:rsidR="00304AF7" w:rsidRPr="00304AF7">
        <w:t xml:space="preserve"> </w:t>
      </w:r>
      <w:r w:rsidR="00304AF7">
        <w:tab/>
      </w:r>
      <w:r w:rsidRPr="00972855">
        <w:rPr>
          <w:rStyle w:val="LabeldataChar"/>
        </w:rPr>
        <w:t>International Organisation of Oil and Gas Producers</w:t>
      </w:r>
      <w:bookmarkEnd w:id="1530"/>
      <w:bookmarkEnd w:id="1531"/>
      <w:r w:rsidRPr="00972855">
        <w:rPr>
          <w:rStyle w:val="LabeldataChar"/>
        </w:rPr>
        <w:t xml:space="preserve"> (</w:t>
      </w:r>
      <w:ins w:id="1532" w:author="Greenblue" w:date="2024-02-13T18:30:00Z">
        <w:r w:rsidR="00C8160E">
          <w:rPr>
            <w:rStyle w:val="LabeldataChar"/>
          </w:rPr>
          <w:t>I</w:t>
        </w:r>
      </w:ins>
      <w:r w:rsidRPr="00972855">
        <w:rPr>
          <w:rStyle w:val="LabeldataChar"/>
        </w:rPr>
        <w:t xml:space="preserve">OGP) </w:t>
      </w:r>
    </w:p>
    <w:p w14:paraId="467B756B" w14:textId="4DFF87E6" w:rsidR="002F035B" w:rsidRPr="004E0C28" w:rsidRDefault="002F035B" w:rsidP="00DC0D79">
      <w:pPr>
        <w:spacing w:after="120" w:line="480" w:lineRule="auto"/>
        <w:rPr>
          <w:rStyle w:val="Label1Char"/>
          <w:b w:val="0"/>
          <w:bCs/>
          <w:color w:val="0000FF"/>
          <w:sz w:val="20"/>
          <w:szCs w:val="20"/>
          <w:u w:val="single"/>
          <w:lang w:val="pl-PL"/>
        </w:rPr>
      </w:pPr>
      <w:bookmarkStart w:id="1533" w:name="_Toc288810284"/>
      <w:bookmarkStart w:id="1534" w:name="_Toc288812331"/>
      <w:r w:rsidRPr="004E0C28">
        <w:rPr>
          <w:rStyle w:val="Label1Char"/>
          <w:lang w:val="pl-PL"/>
        </w:rPr>
        <w:t>URL:</w:t>
      </w:r>
      <w:r w:rsidRPr="004E0C28">
        <w:rPr>
          <w:lang w:val="pl-PL"/>
        </w:rPr>
        <w:t xml:space="preserve">  </w:t>
      </w:r>
      <w:bookmarkEnd w:id="1533"/>
      <w:bookmarkEnd w:id="1534"/>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304AF7" w:rsidRPr="004E0C28">
        <w:rPr>
          <w:lang w:val="pl-PL"/>
        </w:rPr>
        <w:tab/>
      </w:r>
      <w:r w:rsidR="00304AF7" w:rsidRPr="004E0C28">
        <w:rPr>
          <w:lang w:val="pl-PL"/>
        </w:rPr>
        <w:tab/>
      </w:r>
      <w:r w:rsidR="00221A42" w:rsidRPr="004E0C28">
        <w:rPr>
          <w:lang w:val="pl-PL"/>
        </w:rPr>
        <w:tab/>
      </w:r>
      <w:ins w:id="1535" w:author="USER" w:date="2024-03-22T18:44:00Z">
        <w:r w:rsidR="0032631A" w:rsidRPr="004E0C28">
          <w:rPr>
            <w:lang w:val="pl-PL"/>
          </w:rPr>
          <w:t>https://epsg.org/home.html</w:t>
        </w:r>
      </w:ins>
      <w:ins w:id="1536" w:author="Greenblue" w:date="2024-02-13T18:31:00Z">
        <w:del w:id="1537" w:author="USER" w:date="2024-03-22T18:44:00Z">
          <w:r w:rsidR="00C8160E" w:rsidDel="0032631A">
            <w:rPr>
              <w:rStyle w:val="Label1Char"/>
              <w:b w:val="0"/>
              <w:bCs/>
              <w:color w:val="0000FF"/>
              <w:sz w:val="20"/>
              <w:szCs w:val="20"/>
              <w:u w:val="single"/>
            </w:rPr>
            <w:fldChar w:fldCharType="begin"/>
          </w:r>
          <w:r w:rsidR="00C8160E" w:rsidRPr="004E0C28" w:rsidDel="0032631A">
            <w:rPr>
              <w:rStyle w:val="Label1Char"/>
              <w:b w:val="0"/>
              <w:bCs/>
              <w:color w:val="0000FF"/>
              <w:sz w:val="20"/>
              <w:szCs w:val="20"/>
              <w:u w:val="single"/>
              <w:lang w:val="pl-PL"/>
            </w:rPr>
            <w:delInstrText xml:space="preserve"> HYPERLINK "</w:delInstrText>
          </w:r>
        </w:del>
      </w:ins>
      <w:del w:id="1538" w:author="USER" w:date="2024-03-22T18:44:00Z">
        <w:r w:rsidR="00C8160E" w:rsidRPr="004E0C28" w:rsidDel="0032631A">
          <w:rPr>
            <w:rStyle w:val="Label1Char"/>
            <w:b w:val="0"/>
            <w:bCs/>
            <w:color w:val="0000FF"/>
            <w:sz w:val="20"/>
            <w:szCs w:val="20"/>
            <w:u w:val="single"/>
            <w:lang w:val="pl-PL"/>
          </w:rPr>
          <w:delInstrText>http://www.ogp.org.uk/</w:delInstrText>
        </w:r>
      </w:del>
      <w:ins w:id="1539" w:author="Greenblue" w:date="2024-02-13T18:31:00Z">
        <w:del w:id="1540" w:author="USER" w:date="2024-03-22T18:44:00Z">
          <w:r w:rsidR="00C8160E" w:rsidRPr="004E0C28" w:rsidDel="0032631A">
            <w:rPr>
              <w:rStyle w:val="Label1Char"/>
              <w:b w:val="0"/>
              <w:bCs/>
              <w:color w:val="0000FF"/>
              <w:sz w:val="20"/>
              <w:szCs w:val="20"/>
              <w:u w:val="single"/>
              <w:lang w:val="pl-PL"/>
            </w:rPr>
            <w:delInstrText xml:space="preserve">" </w:delInstrText>
          </w:r>
          <w:r w:rsidR="00C8160E" w:rsidDel="0032631A">
            <w:rPr>
              <w:rStyle w:val="Label1Char"/>
              <w:b w:val="0"/>
              <w:bCs/>
              <w:color w:val="0000FF"/>
              <w:sz w:val="20"/>
              <w:szCs w:val="20"/>
              <w:u w:val="single"/>
            </w:rPr>
            <w:fldChar w:fldCharType="separate"/>
          </w:r>
        </w:del>
      </w:ins>
      <w:del w:id="1541" w:author="USER" w:date="2024-03-22T18:44:00Z">
        <w:r w:rsidR="00C8160E" w:rsidRPr="004E0C28" w:rsidDel="0032631A">
          <w:rPr>
            <w:rStyle w:val="Hyperlink"/>
            <w:bCs/>
            <w:szCs w:val="20"/>
            <w:lang w:val="pl-PL" w:eastAsia="ja-JP"/>
          </w:rPr>
          <w:delText>http://www.ogp.org.uk/</w:delText>
        </w:r>
      </w:del>
      <w:ins w:id="1542" w:author="Greenblue" w:date="2024-02-13T18:31:00Z">
        <w:del w:id="1543" w:author="USER" w:date="2024-03-22T18:44:00Z">
          <w:r w:rsidR="00C8160E" w:rsidDel="0032631A">
            <w:rPr>
              <w:rStyle w:val="Label1Char"/>
              <w:b w:val="0"/>
              <w:bCs/>
              <w:color w:val="0000FF"/>
              <w:sz w:val="20"/>
              <w:szCs w:val="20"/>
              <w:u w:val="single"/>
            </w:rPr>
            <w:fldChar w:fldCharType="end"/>
          </w:r>
        </w:del>
      </w:ins>
    </w:p>
    <w:p w14:paraId="76D33C94" w14:textId="022647A3" w:rsidR="00B36913" w:rsidRDefault="00DC0D79" w:rsidP="00DC0D79">
      <w:pPr>
        <w:pStyle w:val="Heading2"/>
        <w:rPr>
          <w:rFonts w:eastAsia="Malgun Gothic"/>
        </w:rPr>
      </w:pPr>
      <w:bookmarkStart w:id="1544" w:name="_Toc152232558"/>
      <w:bookmarkStart w:id="1545" w:name="_Toc170717213"/>
      <w:r>
        <w:rPr>
          <w:rFonts w:eastAsia="Malgun Gothic" w:hint="eastAsia"/>
        </w:rPr>
        <w:t>H</w:t>
      </w:r>
      <w:r>
        <w:rPr>
          <w:rFonts w:eastAsia="Malgun Gothic"/>
        </w:rPr>
        <w:t>orizontal reference system</w:t>
      </w:r>
      <w:bookmarkEnd w:id="1544"/>
      <w:bookmarkEnd w:id="1545"/>
    </w:p>
    <w:p w14:paraId="5A3B820F" w14:textId="77777777" w:rsidR="00DC0D79" w:rsidRDefault="00DC0D79" w:rsidP="00DC0D79">
      <w:r>
        <w:t>Positional data is expressed in latitude and longitude geographic coordinates to one of the reference</w:t>
      </w:r>
      <w:r>
        <w:rPr>
          <w:spacing w:val="1"/>
        </w:rPr>
        <w:t xml:space="preserve"> </w:t>
      </w:r>
      <w:r>
        <w:t>horizontal reference systems defined in the horizontalDatum attribute. Unless otherwise defined, the</w:t>
      </w:r>
      <w:r>
        <w:rPr>
          <w:spacing w:val="1"/>
        </w:rPr>
        <w:t xml:space="preserve"> </w:t>
      </w:r>
      <w:r>
        <w:t>World</w:t>
      </w:r>
      <w:r>
        <w:rPr>
          <w:spacing w:val="-2"/>
        </w:rPr>
        <w:t xml:space="preserve"> </w:t>
      </w:r>
      <w:r>
        <w:t>Geodetic System</w:t>
      </w:r>
      <w:r>
        <w:rPr>
          <w:spacing w:val="3"/>
        </w:rPr>
        <w:t xml:space="preserve"> </w:t>
      </w:r>
      <w:r>
        <w:t>84</w:t>
      </w:r>
      <w:r>
        <w:rPr>
          <w:spacing w:val="-2"/>
        </w:rPr>
        <w:t xml:space="preserve"> </w:t>
      </w:r>
      <w:r>
        <w:t>(WGS</w:t>
      </w:r>
      <w:r>
        <w:rPr>
          <w:spacing w:val="-1"/>
        </w:rPr>
        <w:t xml:space="preserve"> </w:t>
      </w:r>
      <w:r>
        <w:t>84) will</w:t>
      </w:r>
      <w:r>
        <w:rPr>
          <w:spacing w:val="-1"/>
        </w:rPr>
        <w:t xml:space="preserve"> </w:t>
      </w:r>
      <w:r>
        <w:t>be</w:t>
      </w:r>
      <w:r>
        <w:rPr>
          <w:spacing w:val="1"/>
        </w:rPr>
        <w:t xml:space="preserve"> </w:t>
      </w:r>
      <w:r>
        <w:t>used</w:t>
      </w:r>
      <w:r>
        <w:rPr>
          <w:spacing w:val="-1"/>
        </w:rPr>
        <w:t xml:space="preserve"> </w:t>
      </w:r>
      <w:r>
        <w:t>for</w:t>
      </w:r>
      <w:r>
        <w:rPr>
          <w:spacing w:val="5"/>
        </w:rPr>
        <w:t xml:space="preserve"> </w:t>
      </w:r>
      <w:r>
        <w:t>CNP</w:t>
      </w:r>
      <w:r>
        <w:rPr>
          <w:spacing w:val="-1"/>
        </w:rPr>
        <w:t xml:space="preserve"> </w:t>
      </w:r>
      <w:r>
        <w:t>data</w:t>
      </w:r>
      <w:r>
        <w:rPr>
          <w:spacing w:val="1"/>
        </w:rPr>
        <w:t xml:space="preserve"> </w:t>
      </w:r>
      <w:r>
        <w:t>products.</w:t>
      </w:r>
    </w:p>
    <w:p w14:paraId="63DA2E1F" w14:textId="5B1736D6" w:rsidR="00DC0D79" w:rsidRDefault="00DC0D79" w:rsidP="00DC0D79">
      <w:pPr>
        <w:pStyle w:val="Heading2"/>
        <w:rPr>
          <w:rFonts w:eastAsia="Malgun Gothic"/>
        </w:rPr>
      </w:pPr>
      <w:bookmarkStart w:id="1546" w:name="_Toc152232559"/>
      <w:bookmarkStart w:id="1547" w:name="_Toc170717214"/>
      <w:r>
        <w:rPr>
          <w:rFonts w:eastAsia="Malgun Gothic" w:hint="eastAsia"/>
        </w:rPr>
        <w:t>P</w:t>
      </w:r>
      <w:r>
        <w:rPr>
          <w:rFonts w:eastAsia="Malgun Gothic"/>
        </w:rPr>
        <w:t>rojection</w:t>
      </w:r>
      <w:bookmarkEnd w:id="1546"/>
      <w:bookmarkEnd w:id="1547"/>
    </w:p>
    <w:p w14:paraId="2F5189D2" w14:textId="77777777" w:rsidR="00DC0D79" w:rsidRDefault="00DC0D79" w:rsidP="00DC0D79">
      <w:r>
        <w:t>CNP</w:t>
      </w:r>
      <w:r>
        <w:rPr>
          <w:spacing w:val="-3"/>
        </w:rPr>
        <w:t xml:space="preserve"> </w:t>
      </w:r>
      <w:r>
        <w:t>data</w:t>
      </w:r>
      <w:r>
        <w:rPr>
          <w:spacing w:val="-1"/>
        </w:rPr>
        <w:t xml:space="preserve"> </w:t>
      </w:r>
      <w:r>
        <w:t>products</w:t>
      </w:r>
      <w:r>
        <w:rPr>
          <w:spacing w:val="-1"/>
        </w:rPr>
        <w:t xml:space="preserve"> </w:t>
      </w:r>
      <w:r>
        <w:t>are</w:t>
      </w:r>
      <w:r>
        <w:rPr>
          <w:spacing w:val="-3"/>
        </w:rPr>
        <w:t xml:space="preserve"> </w:t>
      </w:r>
      <w:r>
        <w:t>un-projected.</w:t>
      </w:r>
    </w:p>
    <w:p w14:paraId="1B08A14A" w14:textId="70AEA637" w:rsidR="00DC0D79" w:rsidRDefault="00DC0D79" w:rsidP="00DC0D79">
      <w:pPr>
        <w:pStyle w:val="Heading2"/>
        <w:rPr>
          <w:rFonts w:eastAsia="Malgun Gothic"/>
        </w:rPr>
      </w:pPr>
      <w:bookmarkStart w:id="1548" w:name="_Toc152232560"/>
      <w:bookmarkStart w:id="1549" w:name="_Toc170717215"/>
      <w:r>
        <w:rPr>
          <w:rFonts w:eastAsia="Malgun Gothic" w:hint="eastAsia"/>
        </w:rPr>
        <w:t>V</w:t>
      </w:r>
      <w:r>
        <w:rPr>
          <w:rFonts w:eastAsia="Malgun Gothic"/>
        </w:rPr>
        <w:t>ertical coordinate reference system</w:t>
      </w:r>
      <w:bookmarkEnd w:id="1548"/>
      <w:bookmarkEnd w:id="1549"/>
    </w:p>
    <w:p w14:paraId="4C383354" w14:textId="77777777" w:rsidR="00DC0D79" w:rsidRDefault="00DC0D79" w:rsidP="00DC0D79">
      <w:r>
        <w:t>Although all coordinates in a data set must refer to the same horizontal CRS different Vertical Datums</w:t>
      </w:r>
      <w:r>
        <w:rPr>
          <w:spacing w:val="1"/>
        </w:rPr>
        <w:t xml:space="preserve"> </w:t>
      </w:r>
      <w:r>
        <w:t>can</w:t>
      </w:r>
      <w:r>
        <w:rPr>
          <w:spacing w:val="-10"/>
        </w:rPr>
        <w:t xml:space="preserve"> </w:t>
      </w:r>
      <w:r>
        <w:t>be</w:t>
      </w:r>
      <w:r>
        <w:rPr>
          <w:spacing w:val="-9"/>
        </w:rPr>
        <w:t xml:space="preserve"> </w:t>
      </w:r>
      <w:r>
        <w:t>used</w:t>
      </w:r>
      <w:r>
        <w:rPr>
          <w:spacing w:val="-9"/>
        </w:rPr>
        <w:t xml:space="preserve"> </w:t>
      </w:r>
      <w:r>
        <w:t>for</w:t>
      </w:r>
      <w:r>
        <w:rPr>
          <w:spacing w:val="-8"/>
        </w:rPr>
        <w:t xml:space="preserve"> </w:t>
      </w:r>
      <w:r>
        <w:t>the</w:t>
      </w:r>
      <w:r>
        <w:rPr>
          <w:spacing w:val="-8"/>
        </w:rPr>
        <w:t xml:space="preserve"> </w:t>
      </w:r>
      <w:r>
        <w:t>depth</w:t>
      </w:r>
      <w:r>
        <w:rPr>
          <w:spacing w:val="-9"/>
        </w:rPr>
        <w:t xml:space="preserve"> </w:t>
      </w:r>
      <w:r>
        <w:t>component</w:t>
      </w:r>
      <w:r>
        <w:rPr>
          <w:spacing w:val="-10"/>
        </w:rPr>
        <w:t xml:space="preserve"> </w:t>
      </w:r>
      <w:r>
        <w:t>of</w:t>
      </w:r>
      <w:r>
        <w:rPr>
          <w:spacing w:val="-7"/>
        </w:rPr>
        <w:t xml:space="preserve"> </w:t>
      </w:r>
      <w:r>
        <w:t>a</w:t>
      </w:r>
      <w:r>
        <w:rPr>
          <w:spacing w:val="-7"/>
        </w:rPr>
        <w:t xml:space="preserve"> </w:t>
      </w:r>
      <w:r>
        <w:t>coordinate</w:t>
      </w:r>
      <w:r>
        <w:rPr>
          <w:spacing w:val="-7"/>
        </w:rPr>
        <w:t xml:space="preserve"> </w:t>
      </w:r>
      <w:r>
        <w:t>tuple.</w:t>
      </w:r>
      <w:r>
        <w:rPr>
          <w:spacing w:val="-9"/>
        </w:rPr>
        <w:t xml:space="preserve"> </w:t>
      </w:r>
      <w:r>
        <w:t>Therefore</w:t>
      </w:r>
      <w:r>
        <w:rPr>
          <w:spacing w:val="-3"/>
        </w:rPr>
        <w:t xml:space="preserve"> </w:t>
      </w:r>
      <w:r>
        <w:t>the</w:t>
      </w:r>
      <w:r>
        <w:rPr>
          <w:spacing w:val="-7"/>
        </w:rPr>
        <w:t xml:space="preserve"> </w:t>
      </w:r>
      <w:r>
        <w:t>vertical</w:t>
      </w:r>
      <w:r>
        <w:rPr>
          <w:spacing w:val="-6"/>
        </w:rPr>
        <w:t xml:space="preserve"> </w:t>
      </w:r>
      <w:r>
        <w:t>CRS</w:t>
      </w:r>
      <w:r>
        <w:rPr>
          <w:spacing w:val="-10"/>
        </w:rPr>
        <w:t xml:space="preserve"> </w:t>
      </w:r>
      <w:r>
        <w:t>can</w:t>
      </w:r>
      <w:r>
        <w:rPr>
          <w:spacing w:val="-7"/>
        </w:rPr>
        <w:t xml:space="preserve"> </w:t>
      </w:r>
      <w:r>
        <w:t>be</w:t>
      </w:r>
      <w:r>
        <w:rPr>
          <w:spacing w:val="-9"/>
        </w:rPr>
        <w:t xml:space="preserve"> </w:t>
      </w:r>
      <w:r>
        <w:t>repeated.</w:t>
      </w:r>
      <w:r>
        <w:rPr>
          <w:spacing w:val="-54"/>
        </w:rPr>
        <w:t xml:space="preserve"> </w:t>
      </w:r>
      <w:r>
        <w:t>For each Vertical CRS a unique identifier is defined. Those identifiers will be used to indicate which</w:t>
      </w:r>
      <w:r>
        <w:rPr>
          <w:spacing w:val="1"/>
        </w:rPr>
        <w:t xml:space="preserve"> </w:t>
      </w:r>
      <w:r>
        <w:t>Vertical</w:t>
      </w:r>
      <w:r>
        <w:rPr>
          <w:spacing w:val="-3"/>
        </w:rPr>
        <w:t xml:space="preserve"> </w:t>
      </w:r>
      <w:r>
        <w:t>CRS</w:t>
      </w:r>
      <w:r>
        <w:rPr>
          <w:spacing w:val="1"/>
        </w:rPr>
        <w:t xml:space="preserve"> </w:t>
      </w:r>
      <w:r>
        <w:t>is used.</w:t>
      </w:r>
      <w:r>
        <w:rPr>
          <w:spacing w:val="1"/>
        </w:rPr>
        <w:t xml:space="preserve"> </w:t>
      </w:r>
      <w:r>
        <w:t>Units must</w:t>
      </w:r>
      <w:r>
        <w:rPr>
          <w:spacing w:val="-1"/>
        </w:rPr>
        <w:t xml:space="preserve"> </w:t>
      </w:r>
      <w:r>
        <w:t>be</w:t>
      </w:r>
      <w:r>
        <w:rPr>
          <w:spacing w:val="-1"/>
        </w:rPr>
        <w:t xml:space="preserve"> </w:t>
      </w:r>
      <w:r>
        <w:t>in</w:t>
      </w:r>
      <w:r>
        <w:rPr>
          <w:spacing w:val="-1"/>
        </w:rPr>
        <w:t xml:space="preserve"> </w:t>
      </w:r>
      <w:r>
        <w:t>meters.</w:t>
      </w:r>
    </w:p>
    <w:p w14:paraId="5AE1CD83" w14:textId="4B454E39" w:rsidR="00DC0D79" w:rsidRDefault="00DC0D79" w:rsidP="00DC0D79">
      <w:pPr>
        <w:pStyle w:val="Heading2"/>
        <w:rPr>
          <w:rFonts w:eastAsia="Malgun Gothic"/>
        </w:rPr>
      </w:pPr>
      <w:bookmarkStart w:id="1550" w:name="_Toc152232561"/>
      <w:bookmarkStart w:id="1551" w:name="_Toc170717216"/>
      <w:r>
        <w:rPr>
          <w:rFonts w:eastAsia="Malgun Gothic" w:hint="eastAsia"/>
        </w:rPr>
        <w:t>T</w:t>
      </w:r>
      <w:r>
        <w:rPr>
          <w:rFonts w:eastAsia="Malgun Gothic"/>
        </w:rPr>
        <w:t>emporal reference system</w:t>
      </w:r>
      <w:bookmarkEnd w:id="1550"/>
      <w:bookmarkEnd w:id="1551"/>
    </w:p>
    <w:p w14:paraId="4FAB3311" w14:textId="77777777" w:rsidR="00DC0D79" w:rsidRDefault="00DC0D79" w:rsidP="00DC0D79">
      <w:r>
        <w:t>Time</w:t>
      </w:r>
      <w:r>
        <w:rPr>
          <w:spacing w:val="-3"/>
        </w:rPr>
        <w:t xml:space="preserve"> </w:t>
      </w:r>
      <w:r>
        <w:t>is</w:t>
      </w:r>
      <w:r>
        <w:rPr>
          <w:spacing w:val="-3"/>
        </w:rPr>
        <w:t xml:space="preserve"> </w:t>
      </w:r>
      <w:r>
        <w:t>measured</w:t>
      </w:r>
      <w:r>
        <w:rPr>
          <w:spacing w:val="-2"/>
        </w:rPr>
        <w:t xml:space="preserve"> </w:t>
      </w:r>
      <w:r>
        <w:t>by</w:t>
      </w:r>
      <w:r>
        <w:rPr>
          <w:spacing w:val="-5"/>
        </w:rPr>
        <w:t xml:space="preserve"> </w:t>
      </w:r>
      <w:r>
        <w:t>reference</w:t>
      </w:r>
      <w:r>
        <w:rPr>
          <w:spacing w:val="-2"/>
        </w:rPr>
        <w:t xml:space="preserve"> </w:t>
      </w:r>
      <w:r>
        <w:t>to</w:t>
      </w:r>
      <w:r>
        <w:rPr>
          <w:spacing w:val="-3"/>
        </w:rPr>
        <w:t xml:space="preserve"> </w:t>
      </w:r>
      <w:r>
        <w:t>Calendar</w:t>
      </w:r>
      <w:r>
        <w:rPr>
          <w:spacing w:val="-2"/>
        </w:rPr>
        <w:t xml:space="preserve"> </w:t>
      </w:r>
      <w:r>
        <w:t>dates</w:t>
      </w:r>
      <w:r>
        <w:rPr>
          <w:spacing w:val="-1"/>
        </w:rPr>
        <w:t xml:space="preserve"> </w:t>
      </w:r>
      <w:r>
        <w:t>and Clock</w:t>
      </w:r>
      <w:r>
        <w:rPr>
          <w:spacing w:val="1"/>
        </w:rPr>
        <w:t xml:space="preserve"> </w:t>
      </w:r>
      <w:r>
        <w:t>time</w:t>
      </w:r>
      <w:r>
        <w:rPr>
          <w:spacing w:val="-2"/>
        </w:rPr>
        <w:t xml:space="preserve"> </w:t>
      </w:r>
      <w:r>
        <w:t>in</w:t>
      </w:r>
      <w:r>
        <w:rPr>
          <w:spacing w:val="-2"/>
        </w:rPr>
        <w:t xml:space="preserve"> </w:t>
      </w:r>
      <w:r>
        <w:t>accordance with</w:t>
      </w:r>
      <w:r>
        <w:rPr>
          <w:spacing w:val="-3"/>
        </w:rPr>
        <w:t xml:space="preserve"> </w:t>
      </w:r>
      <w:r>
        <w:t>ISO</w:t>
      </w:r>
      <w:r>
        <w:rPr>
          <w:spacing w:val="-1"/>
        </w:rPr>
        <w:t xml:space="preserve"> </w:t>
      </w:r>
      <w:r>
        <w:t>19108:2002</w:t>
      </w:r>
      <w:r>
        <w:rPr>
          <w:spacing w:val="-52"/>
        </w:rPr>
        <w:t xml:space="preserve"> </w:t>
      </w:r>
      <w:r>
        <w:t>Temporal</w:t>
      </w:r>
      <w:r>
        <w:rPr>
          <w:spacing w:val="-3"/>
        </w:rPr>
        <w:t xml:space="preserve"> </w:t>
      </w:r>
      <w:r>
        <w:t>Schema,</w:t>
      </w:r>
      <w:r>
        <w:rPr>
          <w:spacing w:val="-1"/>
        </w:rPr>
        <w:t xml:space="preserve"> </w:t>
      </w:r>
      <w:r>
        <w:t>clause</w:t>
      </w:r>
      <w:r>
        <w:rPr>
          <w:spacing w:val="1"/>
        </w:rPr>
        <w:t xml:space="preserve"> </w:t>
      </w:r>
      <w:r>
        <w:t>5.4.4.</w:t>
      </w:r>
    </w:p>
    <w:p w14:paraId="0A2CADF8" w14:textId="17382513" w:rsidR="00DC0D79" w:rsidRDefault="00DC0D79" w:rsidP="00DC0D79">
      <w:pPr>
        <w:pStyle w:val="Heading2"/>
        <w:rPr>
          <w:rFonts w:eastAsia="Malgun Gothic"/>
        </w:rPr>
      </w:pPr>
      <w:bookmarkStart w:id="1552" w:name="_Toc152232562"/>
      <w:bookmarkStart w:id="1553" w:name="_Toc170717217"/>
      <w:r>
        <w:rPr>
          <w:rFonts w:eastAsia="Malgun Gothic" w:hint="eastAsia"/>
        </w:rPr>
        <w:t>C</w:t>
      </w:r>
      <w:r>
        <w:rPr>
          <w:rFonts w:eastAsia="Malgun Gothic"/>
        </w:rPr>
        <w:t>overage of nautical products data and scale</w:t>
      </w:r>
      <w:bookmarkEnd w:id="1552"/>
      <w:bookmarkEnd w:id="1553"/>
    </w:p>
    <w:p w14:paraId="2465421A" w14:textId="228BB46D" w:rsidR="00DC0D79" w:rsidRDefault="006D7DF3" w:rsidP="00DC0D79">
      <w:r>
        <w:rPr>
          <w:noProof/>
          <w:lang w:val="fi-FI" w:eastAsia="fi-FI"/>
        </w:rPr>
        <mc:AlternateContent>
          <mc:Choice Requires="wps">
            <w:drawing>
              <wp:anchor distT="0" distB="0" distL="114300" distR="114300" simplePos="0" relativeHeight="251658240" behindDoc="1" locked="0" layoutInCell="1" allowOverlap="1" wp14:anchorId="00F3CF53" wp14:editId="2FEFEE0A">
                <wp:simplePos x="0" y="0"/>
                <wp:positionH relativeFrom="page">
                  <wp:posOffset>3893185</wp:posOffset>
                </wp:positionH>
                <wp:positionV relativeFrom="paragraph">
                  <wp:posOffset>507365</wp:posOffset>
                </wp:positionV>
                <wp:extent cx="45720" cy="6350"/>
                <wp:effectExtent l="0" t="0" r="0" b="0"/>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3CBF1C" id="Rectangle 11" o:spid="_x0000_s1026" style="position:absolute;left:0;text-align:left;margin-left:306.55pt;margin-top:39.95pt;width:3.6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" fillcolor="black" stroked="f">
                <w10:wrap anchorx="page"/>
              </v:rect>
            </w:pict>
          </mc:Fallback>
        </mc:AlternateContent>
      </w:r>
      <w:r w:rsidR="00DC0D79">
        <w:rPr>
          <w:w w:val="95"/>
        </w:rPr>
        <w:t>CNP data must be compiled in the best applicable scale. The use of the data itself is "scale independent".</w:t>
      </w:r>
      <w:r w:rsidR="00DC0D79">
        <w:rPr>
          <w:spacing w:val="1"/>
          <w:w w:val="95"/>
        </w:rPr>
        <w:t xml:space="preserve"> </w:t>
      </w:r>
      <w:r w:rsidR="00DC0D79">
        <w:t>That means that the data can be used at any scale. S-100 allows the association of multiple spatial</w:t>
      </w:r>
      <w:r w:rsidR="00DC0D79">
        <w:rPr>
          <w:spacing w:val="1"/>
        </w:rPr>
        <w:t xml:space="preserve"> </w:t>
      </w:r>
      <w:r w:rsidR="00DC0D79">
        <w:t>attributes to a single feature instance. Each of these spatial attributes can in principle be qualified by</w:t>
      </w:r>
      <w:r w:rsidR="00DC0D79">
        <w:rPr>
          <w:spacing w:val="1"/>
        </w:rPr>
        <w:t xml:space="preserve"> </w:t>
      </w:r>
      <w:r w:rsidR="00DC0D79">
        <w:t>maximum</w:t>
      </w:r>
      <w:r w:rsidR="00DC0D79">
        <w:rPr>
          <w:spacing w:val="3"/>
        </w:rPr>
        <w:t xml:space="preserve"> </w:t>
      </w:r>
      <w:r w:rsidR="00DC0D79">
        <w:t>and</w:t>
      </w:r>
      <w:r w:rsidR="00DC0D79">
        <w:rPr>
          <w:spacing w:val="-1"/>
        </w:rPr>
        <w:t xml:space="preserve"> </w:t>
      </w:r>
      <w:r w:rsidR="00DC0D79">
        <w:t>minimum</w:t>
      </w:r>
      <w:r w:rsidR="00DC0D79">
        <w:rPr>
          <w:spacing w:val="1"/>
        </w:rPr>
        <w:t xml:space="preserve"> </w:t>
      </w:r>
      <w:r w:rsidR="00DC0D79">
        <w:t>scales.</w:t>
      </w:r>
    </w:p>
    <w:p w14:paraId="181DB7BC" w14:textId="0313C8F4" w:rsidR="00DC0D79" w:rsidRDefault="00DC0D79" w:rsidP="00DC0D79">
      <w:r>
        <w:t>For</w:t>
      </w:r>
      <w:r>
        <w:rPr>
          <w:spacing w:val="-5"/>
        </w:rPr>
        <w:t xml:space="preserve"> </w:t>
      </w:r>
      <w:r>
        <w:t>example,</w:t>
      </w:r>
      <w:r>
        <w:rPr>
          <w:spacing w:val="-2"/>
        </w:rPr>
        <w:t xml:space="preserve"> </w:t>
      </w:r>
      <w:r>
        <w:t>it</w:t>
      </w:r>
      <w:r>
        <w:rPr>
          <w:spacing w:val="-2"/>
        </w:rPr>
        <w:t xml:space="preserve"> </w:t>
      </w:r>
      <w:r>
        <w:t>is</w:t>
      </w:r>
      <w:r>
        <w:rPr>
          <w:spacing w:val="-3"/>
        </w:rPr>
        <w:t xml:space="preserve"> </w:t>
      </w:r>
      <w:r>
        <w:t>possible,</w:t>
      </w:r>
      <w:r>
        <w:rPr>
          <w:spacing w:val="-2"/>
        </w:rPr>
        <w:t xml:space="preserve"> </w:t>
      </w:r>
      <w:r>
        <w:t>within</w:t>
      </w:r>
      <w:r>
        <w:rPr>
          <w:spacing w:val="-2"/>
        </w:rPr>
        <w:t xml:space="preserve"> </w:t>
      </w:r>
      <w:r>
        <w:t>one</w:t>
      </w:r>
      <w:r>
        <w:rPr>
          <w:spacing w:val="-1"/>
        </w:rPr>
        <w:t xml:space="preserve"> </w:t>
      </w:r>
      <w:r>
        <w:t>dataset,</w:t>
      </w:r>
      <w:r>
        <w:rPr>
          <w:spacing w:val="-4"/>
        </w:rPr>
        <w:t xml:space="preserve"> </w:t>
      </w:r>
      <w:r>
        <w:t>to</w:t>
      </w:r>
      <w:r>
        <w:rPr>
          <w:spacing w:val="-3"/>
        </w:rPr>
        <w:t xml:space="preserve"> </w:t>
      </w:r>
      <w:r>
        <w:t>have</w:t>
      </w:r>
      <w:r>
        <w:rPr>
          <w:spacing w:val="-2"/>
        </w:rPr>
        <w:t xml:space="preserve"> </w:t>
      </w:r>
      <w:r>
        <w:t>a</w:t>
      </w:r>
      <w:r>
        <w:rPr>
          <w:spacing w:val="-5"/>
        </w:rPr>
        <w:t xml:space="preserve"> </w:t>
      </w:r>
      <w:r>
        <w:t>single</w:t>
      </w:r>
      <w:r>
        <w:rPr>
          <w:spacing w:val="-5"/>
        </w:rPr>
        <w:t xml:space="preserve"> </w:t>
      </w:r>
      <w:r>
        <w:t>instance</w:t>
      </w:r>
      <w:r>
        <w:rPr>
          <w:spacing w:val="-2"/>
        </w:rPr>
        <w:t xml:space="preserve"> </w:t>
      </w:r>
      <w:r>
        <w:t>of</w:t>
      </w:r>
      <w:r>
        <w:rPr>
          <w:spacing w:val="-3"/>
        </w:rPr>
        <w:t xml:space="preserve"> </w:t>
      </w:r>
      <w:r>
        <w:t>a</w:t>
      </w:r>
      <w:r>
        <w:rPr>
          <w:spacing w:val="-2"/>
        </w:rPr>
        <w:t xml:space="preserve"> </w:t>
      </w:r>
      <w:r>
        <w:t>feature</w:t>
      </w:r>
      <w:r>
        <w:rPr>
          <w:spacing w:val="-5"/>
        </w:rPr>
        <w:t xml:space="preserve"> </w:t>
      </w:r>
      <w:r>
        <w:t>that</w:t>
      </w:r>
      <w:r>
        <w:rPr>
          <w:spacing w:val="-2"/>
        </w:rPr>
        <w:t xml:space="preserve"> </w:t>
      </w:r>
      <w:r>
        <w:t>has</w:t>
      </w:r>
      <w:r>
        <w:rPr>
          <w:spacing w:val="-3"/>
        </w:rPr>
        <w:t xml:space="preserve"> </w:t>
      </w:r>
      <w:r>
        <w:t>more</w:t>
      </w:r>
      <w:r>
        <w:rPr>
          <w:spacing w:val="-4"/>
        </w:rPr>
        <w:t xml:space="preserve"> </w:t>
      </w:r>
      <w:r>
        <w:t>than</w:t>
      </w:r>
      <w:r>
        <w:rPr>
          <w:spacing w:val="-54"/>
        </w:rPr>
        <w:t xml:space="preserve"> </w:t>
      </w:r>
      <w:r>
        <w:t>one area geometry. Each of these geometries has different scale max/min attributes. Moreover, due to</w:t>
      </w:r>
      <w:r>
        <w:rPr>
          <w:spacing w:val="1"/>
        </w:rPr>
        <w:t xml:space="preserve"> </w:t>
      </w:r>
      <w:r>
        <w:t>cluttering in smaller scales, the scale minimum attribute may be used to turn off portrayal of some</w:t>
      </w:r>
      <w:r>
        <w:rPr>
          <w:spacing w:val="1"/>
        </w:rPr>
        <w:t xml:space="preserve"> </w:t>
      </w:r>
      <w:r>
        <w:t>features</w:t>
      </w:r>
      <w:r>
        <w:rPr>
          <w:spacing w:val="-1"/>
        </w:rPr>
        <w:t xml:space="preserve"> </w:t>
      </w:r>
      <w:r>
        <w:t>at</w:t>
      </w:r>
      <w:r>
        <w:rPr>
          <w:spacing w:val="-1"/>
        </w:rPr>
        <w:t xml:space="preserve"> </w:t>
      </w:r>
      <w:r>
        <w:t>smaller</w:t>
      </w:r>
      <w:r>
        <w:rPr>
          <w:spacing w:val="-1"/>
        </w:rPr>
        <w:t xml:space="preserve"> </w:t>
      </w:r>
      <w:r>
        <w:t>scales.</w:t>
      </w:r>
    </w:p>
    <w:p w14:paraId="0DBF5916" w14:textId="63C16A17" w:rsidR="00DC0D79" w:rsidDel="00852FBF" w:rsidRDefault="00DC0D79" w:rsidP="00DC0D79">
      <w:pPr>
        <w:rPr>
          <w:del w:id="1554" w:author="USER" w:date="2024-07-01T09:09:00Z"/>
          <w:rFonts w:eastAsia="Malgun Gothic"/>
        </w:rPr>
      </w:pPr>
    </w:p>
    <w:p w14:paraId="302652FF" w14:textId="77777777" w:rsidR="00BB0421" w:rsidRDefault="00DE2145" w:rsidP="001C2735">
      <w:pPr>
        <w:pStyle w:val="Heading1"/>
      </w:pPr>
      <w:bookmarkStart w:id="1555" w:name="_Toc225648327"/>
      <w:bookmarkStart w:id="1556" w:name="_Toc225065184"/>
      <w:bookmarkStart w:id="1557" w:name="_Toc152232563"/>
      <w:bookmarkStart w:id="1558" w:name="_Toc170717218"/>
      <w:r w:rsidRPr="00832ABB">
        <w:t>Data Quality</w:t>
      </w:r>
      <w:bookmarkEnd w:id="1555"/>
      <w:bookmarkEnd w:id="1556"/>
      <w:bookmarkEnd w:id="1557"/>
      <w:bookmarkEnd w:id="1558"/>
      <w:r w:rsidR="00832ABB" w:rsidRPr="00832ABB">
        <w:t xml:space="preserve"> </w:t>
      </w:r>
    </w:p>
    <w:p w14:paraId="494AD7B4" w14:textId="75610B27" w:rsidR="004B3BA0" w:rsidRDefault="00A609A4" w:rsidP="00A609A4">
      <w:pPr>
        <w:pStyle w:val="Heading2"/>
      </w:pPr>
      <w:bookmarkStart w:id="1559" w:name="_Toc152232564"/>
      <w:bookmarkStart w:id="1560" w:name="_Toc170717219"/>
      <w:r>
        <w:t>Introduction</w:t>
      </w:r>
      <w:bookmarkEnd w:id="1559"/>
      <w:bookmarkEnd w:id="1560"/>
    </w:p>
    <w:p w14:paraId="09985C8E" w14:textId="77777777" w:rsidR="00A609A4" w:rsidRDefault="00A609A4" w:rsidP="00A609A4">
      <w:r>
        <w:t>Data quality allows users and user systems to assess fitness for use of the provided data. Data quality</w:t>
      </w:r>
      <w:r>
        <w:rPr>
          <w:spacing w:val="1"/>
        </w:rPr>
        <w:t xml:space="preserve"> </w:t>
      </w:r>
      <w:r>
        <w:t>measures and the associated evaluation are reported as metadata of a data product. This metadata</w:t>
      </w:r>
      <w:r>
        <w:rPr>
          <w:spacing w:val="1"/>
        </w:rPr>
        <w:t xml:space="preserve"> </w:t>
      </w:r>
      <w:r>
        <w:t>improves interoperability with other data products and provides usage by user groups that the data</w:t>
      </w:r>
      <w:r>
        <w:rPr>
          <w:spacing w:val="1"/>
        </w:rPr>
        <w:t xml:space="preserve"> </w:t>
      </w:r>
      <w:r>
        <w:t>product</w:t>
      </w:r>
      <w:r>
        <w:rPr>
          <w:spacing w:val="-8"/>
        </w:rPr>
        <w:t xml:space="preserve"> </w:t>
      </w:r>
      <w:r>
        <w:t>was</w:t>
      </w:r>
      <w:r>
        <w:rPr>
          <w:spacing w:val="-8"/>
        </w:rPr>
        <w:t xml:space="preserve"> </w:t>
      </w:r>
      <w:r>
        <w:t>not</w:t>
      </w:r>
      <w:r>
        <w:rPr>
          <w:spacing w:val="-8"/>
        </w:rPr>
        <w:t xml:space="preserve"> </w:t>
      </w:r>
      <w:r>
        <w:t>originally</w:t>
      </w:r>
      <w:r>
        <w:rPr>
          <w:spacing w:val="-10"/>
        </w:rPr>
        <w:t xml:space="preserve"> </w:t>
      </w:r>
      <w:r>
        <w:t>intended</w:t>
      </w:r>
      <w:r>
        <w:rPr>
          <w:spacing w:val="-10"/>
        </w:rPr>
        <w:t xml:space="preserve"> </w:t>
      </w:r>
      <w:r>
        <w:t>for.</w:t>
      </w:r>
      <w:r>
        <w:rPr>
          <w:spacing w:val="-10"/>
        </w:rPr>
        <w:t xml:space="preserve"> </w:t>
      </w:r>
      <w:r>
        <w:t>The</w:t>
      </w:r>
      <w:r>
        <w:rPr>
          <w:spacing w:val="-10"/>
        </w:rPr>
        <w:t xml:space="preserve"> </w:t>
      </w:r>
      <w:r>
        <w:t>secondary</w:t>
      </w:r>
      <w:r>
        <w:rPr>
          <w:spacing w:val="-11"/>
        </w:rPr>
        <w:t xml:space="preserve"> </w:t>
      </w:r>
      <w:r>
        <w:t>users</w:t>
      </w:r>
      <w:r>
        <w:rPr>
          <w:spacing w:val="-7"/>
        </w:rPr>
        <w:t xml:space="preserve"> </w:t>
      </w:r>
      <w:r>
        <w:t>can</w:t>
      </w:r>
      <w:r>
        <w:rPr>
          <w:spacing w:val="-10"/>
        </w:rPr>
        <w:t xml:space="preserve"> </w:t>
      </w:r>
      <w:r>
        <w:t>make</w:t>
      </w:r>
      <w:r>
        <w:rPr>
          <w:spacing w:val="-10"/>
        </w:rPr>
        <w:t xml:space="preserve"> </w:t>
      </w:r>
      <w:r>
        <w:t>assessments</w:t>
      </w:r>
      <w:r>
        <w:rPr>
          <w:spacing w:val="-9"/>
        </w:rPr>
        <w:t xml:space="preserve"> </w:t>
      </w:r>
      <w:r>
        <w:t>of</w:t>
      </w:r>
      <w:r>
        <w:rPr>
          <w:spacing w:val="-8"/>
        </w:rPr>
        <w:t xml:space="preserve"> </w:t>
      </w:r>
      <w:r>
        <w:t>the</w:t>
      </w:r>
      <w:r>
        <w:rPr>
          <w:spacing w:val="-10"/>
        </w:rPr>
        <w:t xml:space="preserve"> </w:t>
      </w:r>
      <w:r>
        <w:t>data</w:t>
      </w:r>
      <w:r>
        <w:rPr>
          <w:spacing w:val="-10"/>
        </w:rPr>
        <w:t xml:space="preserve"> </w:t>
      </w:r>
      <w:r>
        <w:t>product</w:t>
      </w:r>
      <w:r>
        <w:rPr>
          <w:spacing w:val="-53"/>
        </w:rPr>
        <w:t xml:space="preserve"> </w:t>
      </w:r>
      <w:r>
        <w:t>usefulness</w:t>
      </w:r>
      <w:r>
        <w:rPr>
          <w:spacing w:val="-1"/>
        </w:rPr>
        <w:t xml:space="preserve"> </w:t>
      </w:r>
      <w:r>
        <w:t>in</w:t>
      </w:r>
      <w:r>
        <w:rPr>
          <w:spacing w:val="1"/>
        </w:rPr>
        <w:t xml:space="preserve"> </w:t>
      </w:r>
      <w:r>
        <w:t>their application</w:t>
      </w:r>
      <w:r>
        <w:rPr>
          <w:spacing w:val="-1"/>
        </w:rPr>
        <w:t xml:space="preserve"> </w:t>
      </w:r>
      <w:r>
        <w:t>based</w:t>
      </w:r>
      <w:r>
        <w:rPr>
          <w:spacing w:val="-1"/>
        </w:rPr>
        <w:t xml:space="preserve"> </w:t>
      </w:r>
      <w:r>
        <w:t>on</w:t>
      </w:r>
      <w:r>
        <w:rPr>
          <w:spacing w:val="-1"/>
        </w:rPr>
        <w:t xml:space="preserve"> </w:t>
      </w:r>
      <w:r>
        <w:t>the</w:t>
      </w:r>
      <w:r>
        <w:rPr>
          <w:spacing w:val="-2"/>
        </w:rPr>
        <w:t xml:space="preserve"> </w:t>
      </w:r>
      <w:r>
        <w:t>reported</w:t>
      </w:r>
      <w:r>
        <w:rPr>
          <w:spacing w:val="1"/>
        </w:rPr>
        <w:t xml:space="preserve"> </w:t>
      </w:r>
      <w:r>
        <w:t>data</w:t>
      </w:r>
      <w:r>
        <w:rPr>
          <w:spacing w:val="-1"/>
        </w:rPr>
        <w:t xml:space="preserve"> </w:t>
      </w:r>
      <w:r>
        <w:t>quality</w:t>
      </w:r>
      <w:r>
        <w:rPr>
          <w:spacing w:val="-4"/>
        </w:rPr>
        <w:t xml:space="preserve"> </w:t>
      </w:r>
      <w:r>
        <w:t>measures.</w:t>
      </w:r>
    </w:p>
    <w:p w14:paraId="352364F7" w14:textId="77777777" w:rsidR="00A609A4" w:rsidRDefault="00A609A4" w:rsidP="00A609A4">
      <w:pPr>
        <w:spacing w:after="0"/>
      </w:pPr>
      <w:r>
        <w:lastRenderedPageBreak/>
        <w:t>For</w:t>
      </w:r>
      <w:r>
        <w:rPr>
          <w:spacing w:val="-3"/>
        </w:rPr>
        <w:t xml:space="preserve"> </w:t>
      </w:r>
      <w:r>
        <w:t>S-128</w:t>
      </w:r>
      <w:r>
        <w:rPr>
          <w:spacing w:val="-3"/>
        </w:rPr>
        <w:t xml:space="preserve"> </w:t>
      </w:r>
      <w:r>
        <w:t>the</w:t>
      </w:r>
      <w:r>
        <w:rPr>
          <w:spacing w:val="-3"/>
        </w:rPr>
        <w:t xml:space="preserve"> </w:t>
      </w:r>
      <w:r>
        <w:t>following</w:t>
      </w:r>
      <w:r>
        <w:rPr>
          <w:spacing w:val="-1"/>
        </w:rPr>
        <w:t xml:space="preserve"> </w:t>
      </w:r>
      <w:r>
        <w:t>data</w:t>
      </w:r>
      <w:r>
        <w:rPr>
          <w:spacing w:val="-3"/>
        </w:rPr>
        <w:t xml:space="preserve"> </w:t>
      </w:r>
      <w:r>
        <w:t>quality</w:t>
      </w:r>
      <w:r>
        <w:rPr>
          <w:spacing w:val="-4"/>
        </w:rPr>
        <w:t xml:space="preserve"> </w:t>
      </w:r>
      <w:r>
        <w:t>elements</w:t>
      </w:r>
      <w:r>
        <w:rPr>
          <w:spacing w:val="-2"/>
        </w:rPr>
        <w:t xml:space="preserve"> </w:t>
      </w:r>
      <w:r>
        <w:t>have</w:t>
      </w:r>
      <w:r>
        <w:rPr>
          <w:spacing w:val="-3"/>
        </w:rPr>
        <w:t xml:space="preserve"> </w:t>
      </w:r>
      <w:r>
        <w:t>been</w:t>
      </w:r>
      <w:r>
        <w:rPr>
          <w:spacing w:val="-3"/>
        </w:rPr>
        <w:t xml:space="preserve"> </w:t>
      </w:r>
      <w:r>
        <w:t>included:</w:t>
      </w:r>
    </w:p>
    <w:p w14:paraId="29E5261B" w14:textId="77777777" w:rsidR="00A609A4" w:rsidRDefault="00A609A4">
      <w:pPr>
        <w:pStyle w:val="ListParagraph"/>
        <w:widowControl w:val="0"/>
        <w:numPr>
          <w:ilvl w:val="1"/>
          <w:numId w:val="15"/>
        </w:numPr>
        <w:tabs>
          <w:tab w:val="left" w:pos="767"/>
        </w:tabs>
        <w:autoSpaceDE w:val="0"/>
        <w:autoSpaceDN w:val="0"/>
        <w:spacing w:before="61" w:after="0" w:line="240" w:lineRule="auto"/>
        <w:ind w:hanging="285"/>
        <w:jc w:val="left"/>
      </w:pPr>
      <w:r>
        <w:t>Conformance</w:t>
      </w:r>
      <w:r>
        <w:rPr>
          <w:spacing w:val="-4"/>
        </w:rPr>
        <w:t xml:space="preserve"> </w:t>
      </w:r>
      <w:r>
        <w:t>to</w:t>
      </w:r>
      <w:r>
        <w:rPr>
          <w:spacing w:val="-4"/>
        </w:rPr>
        <w:t xml:space="preserve"> </w:t>
      </w:r>
      <w:r>
        <w:t>this Product</w:t>
      </w:r>
      <w:r>
        <w:rPr>
          <w:spacing w:val="-4"/>
        </w:rPr>
        <w:t xml:space="preserve"> </w:t>
      </w:r>
      <w:r>
        <w:t>Specification;</w:t>
      </w:r>
    </w:p>
    <w:p w14:paraId="56F3B37F" w14:textId="77777777" w:rsidR="00A609A4" w:rsidRDefault="00A609A4">
      <w:pPr>
        <w:pStyle w:val="ListParagraph"/>
        <w:widowControl w:val="0"/>
        <w:numPr>
          <w:ilvl w:val="1"/>
          <w:numId w:val="15"/>
        </w:numPr>
        <w:tabs>
          <w:tab w:val="left" w:pos="767"/>
        </w:tabs>
        <w:autoSpaceDE w:val="0"/>
        <w:autoSpaceDN w:val="0"/>
        <w:spacing w:before="58" w:after="0" w:line="240" w:lineRule="auto"/>
        <w:ind w:hanging="285"/>
        <w:jc w:val="left"/>
      </w:pPr>
      <w:r>
        <w:t>Intended</w:t>
      </w:r>
      <w:r>
        <w:rPr>
          <w:spacing w:val="-2"/>
        </w:rPr>
        <w:t xml:space="preserve"> </w:t>
      </w:r>
      <w:r>
        <w:t>purpose</w:t>
      </w:r>
      <w:r>
        <w:rPr>
          <w:spacing w:val="-3"/>
        </w:rPr>
        <w:t xml:space="preserve"> </w:t>
      </w:r>
      <w:r>
        <w:t>of</w:t>
      </w:r>
      <w:r>
        <w:rPr>
          <w:spacing w:val="-2"/>
        </w:rPr>
        <w:t xml:space="preserve"> </w:t>
      </w:r>
      <w:r>
        <w:t>the</w:t>
      </w:r>
      <w:r>
        <w:rPr>
          <w:spacing w:val="-1"/>
        </w:rPr>
        <w:t xml:space="preserve"> </w:t>
      </w:r>
      <w:r>
        <w:t>data</w:t>
      </w:r>
      <w:r>
        <w:rPr>
          <w:spacing w:val="-3"/>
        </w:rPr>
        <w:t xml:space="preserve"> </w:t>
      </w:r>
      <w:r>
        <w:t>product;</w:t>
      </w:r>
    </w:p>
    <w:p w14:paraId="5E39F93C" w14:textId="77777777" w:rsidR="00A609A4" w:rsidRDefault="00A609A4">
      <w:pPr>
        <w:pStyle w:val="ListParagraph"/>
        <w:widowControl w:val="0"/>
        <w:numPr>
          <w:ilvl w:val="1"/>
          <w:numId w:val="15"/>
        </w:numPr>
        <w:tabs>
          <w:tab w:val="left" w:pos="767"/>
        </w:tabs>
        <w:autoSpaceDE w:val="0"/>
        <w:autoSpaceDN w:val="0"/>
        <w:spacing w:before="60" w:after="0" w:line="240" w:lineRule="auto"/>
        <w:ind w:hanging="285"/>
        <w:jc w:val="left"/>
      </w:pPr>
      <w:r>
        <w:t>Completeness</w:t>
      </w:r>
      <w:r>
        <w:rPr>
          <w:spacing w:val="-2"/>
        </w:rPr>
        <w:t xml:space="preserve"> </w:t>
      </w:r>
      <w:r>
        <w:t>of</w:t>
      </w:r>
      <w:r>
        <w:rPr>
          <w:spacing w:val="-1"/>
        </w:rPr>
        <w:t xml:space="preserve"> </w:t>
      </w:r>
      <w:r>
        <w:t>the</w:t>
      </w:r>
      <w:r>
        <w:rPr>
          <w:spacing w:val="-1"/>
        </w:rPr>
        <w:t xml:space="preserve"> </w:t>
      </w:r>
      <w:r>
        <w:t>data</w:t>
      </w:r>
      <w:r>
        <w:rPr>
          <w:spacing w:val="-2"/>
        </w:rPr>
        <w:t xml:space="preserve"> </w:t>
      </w:r>
      <w:r>
        <w:t>product</w:t>
      </w:r>
      <w:r>
        <w:rPr>
          <w:spacing w:val="-3"/>
        </w:rPr>
        <w:t xml:space="preserve"> </w:t>
      </w:r>
      <w:r>
        <w:t>in</w:t>
      </w:r>
      <w:r>
        <w:rPr>
          <w:spacing w:val="-3"/>
        </w:rPr>
        <w:t xml:space="preserve"> </w:t>
      </w:r>
      <w:r>
        <w:t>terms</w:t>
      </w:r>
      <w:r>
        <w:rPr>
          <w:spacing w:val="-1"/>
        </w:rPr>
        <w:t xml:space="preserve"> </w:t>
      </w:r>
      <w:r>
        <w:t>of</w:t>
      </w:r>
      <w:r>
        <w:rPr>
          <w:spacing w:val="-1"/>
        </w:rPr>
        <w:t xml:space="preserve"> </w:t>
      </w:r>
      <w:r>
        <w:t>coverage;</w:t>
      </w:r>
    </w:p>
    <w:p w14:paraId="711B546D" w14:textId="77777777" w:rsidR="00A609A4" w:rsidRDefault="00A609A4">
      <w:pPr>
        <w:pStyle w:val="ListParagraph"/>
        <w:widowControl w:val="0"/>
        <w:numPr>
          <w:ilvl w:val="1"/>
          <w:numId w:val="15"/>
        </w:numPr>
        <w:tabs>
          <w:tab w:val="left" w:pos="767"/>
        </w:tabs>
        <w:autoSpaceDE w:val="0"/>
        <w:autoSpaceDN w:val="0"/>
        <w:spacing w:before="57" w:after="0" w:line="240" w:lineRule="auto"/>
        <w:ind w:hanging="285"/>
        <w:jc w:val="left"/>
      </w:pPr>
      <w:r>
        <w:t>Logical</w:t>
      </w:r>
      <w:r>
        <w:rPr>
          <w:spacing w:val="-5"/>
        </w:rPr>
        <w:t xml:space="preserve"> </w:t>
      </w:r>
      <w:r>
        <w:t>Consistency;</w:t>
      </w:r>
    </w:p>
    <w:p w14:paraId="4082CD70" w14:textId="77777777" w:rsidR="00A609A4" w:rsidRDefault="00A609A4">
      <w:pPr>
        <w:pStyle w:val="ListParagraph"/>
        <w:widowControl w:val="0"/>
        <w:numPr>
          <w:ilvl w:val="1"/>
          <w:numId w:val="15"/>
        </w:numPr>
        <w:tabs>
          <w:tab w:val="left" w:pos="767"/>
        </w:tabs>
        <w:autoSpaceDE w:val="0"/>
        <w:autoSpaceDN w:val="0"/>
        <w:spacing w:before="60" w:after="0" w:line="240" w:lineRule="auto"/>
        <w:ind w:hanging="285"/>
        <w:jc w:val="left"/>
      </w:pPr>
      <w:r>
        <w:t>Positional</w:t>
      </w:r>
      <w:r>
        <w:rPr>
          <w:spacing w:val="-2"/>
        </w:rPr>
        <w:t xml:space="preserve"> </w:t>
      </w:r>
      <w:r>
        <w:t>uncertainty</w:t>
      </w:r>
      <w:r>
        <w:rPr>
          <w:spacing w:val="-4"/>
        </w:rPr>
        <w:t xml:space="preserve"> </w:t>
      </w:r>
      <w:r>
        <w:t>and</w:t>
      </w:r>
      <w:r>
        <w:rPr>
          <w:spacing w:val="2"/>
        </w:rPr>
        <w:t xml:space="preserve"> </w:t>
      </w:r>
      <w:r>
        <w:t>accuracy;</w:t>
      </w:r>
    </w:p>
    <w:p w14:paraId="751014A1" w14:textId="77777777" w:rsidR="00A609A4" w:rsidRDefault="00A609A4">
      <w:pPr>
        <w:pStyle w:val="ListParagraph"/>
        <w:widowControl w:val="0"/>
        <w:numPr>
          <w:ilvl w:val="1"/>
          <w:numId w:val="15"/>
        </w:numPr>
        <w:tabs>
          <w:tab w:val="left" w:pos="767"/>
        </w:tabs>
        <w:autoSpaceDE w:val="0"/>
        <w:autoSpaceDN w:val="0"/>
        <w:spacing w:before="57" w:after="0" w:line="240" w:lineRule="auto"/>
        <w:ind w:hanging="285"/>
        <w:jc w:val="left"/>
      </w:pPr>
      <w:r>
        <w:t>Thematic</w:t>
      </w:r>
      <w:r>
        <w:rPr>
          <w:spacing w:val="-3"/>
        </w:rPr>
        <w:t xml:space="preserve"> </w:t>
      </w:r>
      <w:r>
        <w:t>accuracy;</w:t>
      </w:r>
    </w:p>
    <w:p w14:paraId="04F4679E" w14:textId="77777777" w:rsidR="00A609A4" w:rsidRDefault="00A609A4">
      <w:pPr>
        <w:pStyle w:val="ListParagraph"/>
        <w:widowControl w:val="0"/>
        <w:numPr>
          <w:ilvl w:val="1"/>
          <w:numId w:val="15"/>
        </w:numPr>
        <w:tabs>
          <w:tab w:val="left" w:pos="767"/>
        </w:tabs>
        <w:autoSpaceDE w:val="0"/>
        <w:autoSpaceDN w:val="0"/>
        <w:spacing w:before="60" w:after="0" w:line="240" w:lineRule="auto"/>
        <w:ind w:hanging="285"/>
        <w:jc w:val="left"/>
      </w:pPr>
      <w:r>
        <w:t>Temporal</w:t>
      </w:r>
      <w:r>
        <w:rPr>
          <w:spacing w:val="-5"/>
        </w:rPr>
        <w:t xml:space="preserve"> </w:t>
      </w:r>
      <w:r>
        <w:t>quality;</w:t>
      </w:r>
    </w:p>
    <w:p w14:paraId="2F37C715" w14:textId="77777777" w:rsidR="00A609A4" w:rsidRDefault="00A609A4">
      <w:pPr>
        <w:pStyle w:val="ListParagraph"/>
        <w:widowControl w:val="0"/>
        <w:numPr>
          <w:ilvl w:val="1"/>
          <w:numId w:val="15"/>
        </w:numPr>
        <w:tabs>
          <w:tab w:val="left" w:pos="767"/>
        </w:tabs>
        <w:autoSpaceDE w:val="0"/>
        <w:autoSpaceDN w:val="0"/>
        <w:spacing w:before="57" w:after="0" w:line="240" w:lineRule="auto"/>
        <w:ind w:hanging="285"/>
        <w:jc w:val="left"/>
      </w:pPr>
      <w:r>
        <w:t>Aggregation</w:t>
      </w:r>
      <w:r>
        <w:rPr>
          <w:spacing w:val="-1"/>
        </w:rPr>
        <w:t xml:space="preserve"> </w:t>
      </w:r>
      <w:r>
        <w:t>measures;</w:t>
      </w:r>
    </w:p>
    <w:p w14:paraId="09DD2A54" w14:textId="77777777" w:rsidR="00A609A4" w:rsidRDefault="00A609A4">
      <w:pPr>
        <w:pStyle w:val="ListParagraph"/>
        <w:widowControl w:val="0"/>
        <w:numPr>
          <w:ilvl w:val="1"/>
          <w:numId w:val="15"/>
        </w:numPr>
        <w:tabs>
          <w:tab w:val="left" w:pos="767"/>
        </w:tabs>
        <w:autoSpaceDE w:val="0"/>
        <w:autoSpaceDN w:val="0"/>
        <w:spacing w:before="60" w:after="0" w:line="240" w:lineRule="auto"/>
        <w:ind w:hanging="285"/>
        <w:jc w:val="left"/>
      </w:pPr>
      <w:r>
        <w:t>Elements</w:t>
      </w:r>
      <w:r>
        <w:rPr>
          <w:spacing w:val="-1"/>
        </w:rPr>
        <w:t xml:space="preserve"> </w:t>
      </w:r>
      <w:r>
        <w:t>specifically</w:t>
      </w:r>
      <w:r>
        <w:rPr>
          <w:spacing w:val="-5"/>
        </w:rPr>
        <w:t xml:space="preserve"> </w:t>
      </w:r>
      <w:r>
        <w:t>required</w:t>
      </w:r>
      <w:r>
        <w:rPr>
          <w:spacing w:val="-2"/>
        </w:rPr>
        <w:t xml:space="preserve"> </w:t>
      </w:r>
      <w:r>
        <w:t>for</w:t>
      </w:r>
      <w:r>
        <w:rPr>
          <w:spacing w:val="-1"/>
        </w:rPr>
        <w:t xml:space="preserve"> </w:t>
      </w:r>
      <w:r>
        <w:t>the data product</w:t>
      </w:r>
      <w:r>
        <w:rPr>
          <w:spacing w:val="-1"/>
        </w:rPr>
        <w:t xml:space="preserve"> </w:t>
      </w:r>
      <w:r>
        <w:t>(none</w:t>
      </w:r>
      <w:r>
        <w:rPr>
          <w:spacing w:val="-2"/>
        </w:rPr>
        <w:t xml:space="preserve"> </w:t>
      </w:r>
      <w:r>
        <w:t>currently</w:t>
      </w:r>
      <w:r>
        <w:rPr>
          <w:spacing w:val="-3"/>
        </w:rPr>
        <w:t xml:space="preserve"> </w:t>
      </w:r>
      <w:r>
        <w:t>identified</w:t>
      </w:r>
      <w:r>
        <w:rPr>
          <w:spacing w:val="-1"/>
        </w:rPr>
        <w:t xml:space="preserve"> </w:t>
      </w:r>
      <w:r>
        <w:t>for</w:t>
      </w:r>
      <w:r>
        <w:rPr>
          <w:spacing w:val="-2"/>
        </w:rPr>
        <w:t xml:space="preserve"> </w:t>
      </w:r>
      <w:r>
        <w:t>S-128);</w:t>
      </w:r>
    </w:p>
    <w:p w14:paraId="04AD86C0" w14:textId="77777777" w:rsidR="00A609A4" w:rsidRDefault="00A609A4">
      <w:pPr>
        <w:pStyle w:val="ListParagraph"/>
        <w:widowControl w:val="0"/>
        <w:numPr>
          <w:ilvl w:val="1"/>
          <w:numId w:val="15"/>
        </w:numPr>
        <w:tabs>
          <w:tab w:val="left" w:pos="767"/>
        </w:tabs>
        <w:autoSpaceDE w:val="0"/>
        <w:autoSpaceDN w:val="0"/>
        <w:spacing w:before="58" w:after="0" w:line="240" w:lineRule="auto"/>
        <w:ind w:hanging="285"/>
        <w:jc w:val="left"/>
      </w:pPr>
      <w:r>
        <w:t>Validation</w:t>
      </w:r>
      <w:r>
        <w:rPr>
          <w:spacing w:val="-4"/>
        </w:rPr>
        <w:t xml:space="preserve"> </w:t>
      </w:r>
      <w:r>
        <w:t>checks</w:t>
      </w:r>
      <w:r>
        <w:rPr>
          <w:spacing w:val="-2"/>
        </w:rPr>
        <w:t xml:space="preserve"> </w:t>
      </w:r>
      <w:r>
        <w:t>or</w:t>
      </w:r>
      <w:r>
        <w:rPr>
          <w:spacing w:val="-4"/>
        </w:rPr>
        <w:t xml:space="preserve"> </w:t>
      </w:r>
      <w:r>
        <w:t>conformance</w:t>
      </w:r>
      <w:r>
        <w:rPr>
          <w:spacing w:val="-3"/>
        </w:rPr>
        <w:t xml:space="preserve"> </w:t>
      </w:r>
      <w:r>
        <w:t>checks</w:t>
      </w:r>
      <w:r>
        <w:rPr>
          <w:spacing w:val="-3"/>
        </w:rPr>
        <w:t xml:space="preserve"> </w:t>
      </w:r>
      <w:r>
        <w:t>including:</w:t>
      </w:r>
    </w:p>
    <w:p w14:paraId="10172A00" w14:textId="77777777" w:rsidR="00A609A4" w:rsidRDefault="00A609A4">
      <w:pPr>
        <w:pStyle w:val="ListParagraph"/>
        <w:widowControl w:val="0"/>
        <w:numPr>
          <w:ilvl w:val="2"/>
          <w:numId w:val="15"/>
        </w:numPr>
        <w:tabs>
          <w:tab w:val="left" w:pos="1333"/>
        </w:tabs>
        <w:autoSpaceDE w:val="0"/>
        <w:autoSpaceDN w:val="0"/>
        <w:spacing w:before="56" w:after="0" w:line="240" w:lineRule="auto"/>
        <w:ind w:hanging="282"/>
        <w:jc w:val="left"/>
      </w:pPr>
      <w:r>
        <w:t>General</w:t>
      </w:r>
      <w:r>
        <w:rPr>
          <w:spacing w:val="-2"/>
        </w:rPr>
        <w:t xml:space="preserve"> </w:t>
      </w:r>
      <w:r>
        <w:t>tests</w:t>
      </w:r>
      <w:r>
        <w:rPr>
          <w:spacing w:val="-2"/>
        </w:rPr>
        <w:t xml:space="preserve"> </w:t>
      </w:r>
      <w:r>
        <w:t>for</w:t>
      </w:r>
      <w:r>
        <w:rPr>
          <w:spacing w:val="-2"/>
        </w:rPr>
        <w:t xml:space="preserve"> </w:t>
      </w:r>
      <w:r>
        <w:t>dataset</w:t>
      </w:r>
      <w:r>
        <w:rPr>
          <w:spacing w:val="-3"/>
        </w:rPr>
        <w:t xml:space="preserve"> </w:t>
      </w:r>
      <w:r>
        <w:t>integrity;</w:t>
      </w:r>
    </w:p>
    <w:p w14:paraId="63B308F5" w14:textId="77777777" w:rsidR="00A609A4" w:rsidRDefault="00A609A4">
      <w:pPr>
        <w:pStyle w:val="ListParagraph"/>
        <w:widowControl w:val="0"/>
        <w:numPr>
          <w:ilvl w:val="2"/>
          <w:numId w:val="15"/>
        </w:numPr>
        <w:tabs>
          <w:tab w:val="left" w:pos="1333"/>
        </w:tabs>
        <w:autoSpaceDE w:val="0"/>
        <w:autoSpaceDN w:val="0"/>
        <w:spacing w:before="43" w:after="0" w:line="240" w:lineRule="auto"/>
        <w:ind w:hanging="282"/>
        <w:jc w:val="left"/>
      </w:pPr>
      <w:r>
        <w:t>Specific</w:t>
      </w:r>
      <w:r>
        <w:rPr>
          <w:spacing w:val="-2"/>
        </w:rPr>
        <w:t xml:space="preserve"> </w:t>
      </w:r>
      <w:r>
        <w:t>tests</w:t>
      </w:r>
      <w:r>
        <w:rPr>
          <w:spacing w:val="-1"/>
        </w:rPr>
        <w:t xml:space="preserve"> </w:t>
      </w:r>
      <w:r>
        <w:t>for</w:t>
      </w:r>
      <w:r>
        <w:rPr>
          <w:spacing w:val="-2"/>
        </w:rPr>
        <w:t xml:space="preserve"> </w:t>
      </w:r>
      <w:r>
        <w:t>a</w:t>
      </w:r>
      <w:r>
        <w:rPr>
          <w:spacing w:val="-2"/>
        </w:rPr>
        <w:t xml:space="preserve"> </w:t>
      </w:r>
      <w:r>
        <w:t>specific</w:t>
      </w:r>
      <w:r>
        <w:rPr>
          <w:spacing w:val="-1"/>
        </w:rPr>
        <w:t xml:space="preserve"> </w:t>
      </w:r>
      <w:r>
        <w:t>data</w:t>
      </w:r>
      <w:r>
        <w:rPr>
          <w:spacing w:val="-2"/>
        </w:rPr>
        <w:t xml:space="preserve"> </w:t>
      </w:r>
      <w:r>
        <w:t>model.</w:t>
      </w:r>
    </w:p>
    <w:p w14:paraId="3F9671CB" w14:textId="77777777" w:rsidR="00A609A4" w:rsidRPr="00A609A4" w:rsidRDefault="00A609A4" w:rsidP="00A609A4"/>
    <w:p w14:paraId="5741F0C7" w14:textId="77777777" w:rsidR="00056ECE" w:rsidRDefault="00056ECE" w:rsidP="00972855">
      <w:pPr>
        <w:pStyle w:val="Heading1"/>
      </w:pPr>
      <w:bookmarkStart w:id="1561" w:name="_Toc225648349"/>
      <w:bookmarkStart w:id="1562" w:name="_Toc225065206"/>
      <w:bookmarkStart w:id="1563" w:name="_Toc152232565"/>
      <w:bookmarkStart w:id="1564" w:name="_Toc170717220"/>
      <w:r w:rsidRPr="008233BF">
        <w:t>Data Capture and Classification</w:t>
      </w:r>
      <w:bookmarkEnd w:id="1561"/>
      <w:bookmarkEnd w:id="1562"/>
      <w:bookmarkEnd w:id="1563"/>
      <w:bookmarkEnd w:id="1564"/>
    </w:p>
    <w:p w14:paraId="45F2D233" w14:textId="77777777" w:rsidR="009A3F22" w:rsidRDefault="009A3F22" w:rsidP="009A3F22">
      <w:bookmarkStart w:id="1565" w:name="_Toc8629863"/>
      <w:bookmarkStart w:id="1566" w:name="_Toc8629995"/>
      <w:bookmarkStart w:id="1567" w:name="_Toc19077382"/>
      <w:bookmarkStart w:id="1568" w:name="_Toc191284919"/>
      <w:bookmarkStart w:id="1569" w:name="_Toc225648351"/>
      <w:bookmarkStart w:id="1570" w:name="_Toc225065208"/>
      <w:bookmarkEnd w:id="1565"/>
      <w:bookmarkEnd w:id="1566"/>
      <w:bookmarkEnd w:id="1567"/>
      <w:bookmarkEnd w:id="1568"/>
      <w:r>
        <w:t>S-128 products must be generated from data obtained from the product creator and released by an</w:t>
      </w:r>
      <w:r>
        <w:rPr>
          <w:spacing w:val="1"/>
        </w:rPr>
        <w:t xml:space="preserve"> </w:t>
      </w:r>
      <w:r>
        <w:t>appropriate</w:t>
      </w:r>
      <w:r>
        <w:rPr>
          <w:spacing w:val="-8"/>
        </w:rPr>
        <w:t xml:space="preserve"> </w:t>
      </w:r>
      <w:r>
        <w:t>CNP</w:t>
      </w:r>
      <w:r>
        <w:rPr>
          <w:spacing w:val="-7"/>
        </w:rPr>
        <w:t xml:space="preserve"> </w:t>
      </w:r>
      <w:r>
        <w:t>defining</w:t>
      </w:r>
      <w:r>
        <w:rPr>
          <w:spacing w:val="-8"/>
        </w:rPr>
        <w:t xml:space="preserve"> </w:t>
      </w:r>
      <w:r>
        <w:t>authority</w:t>
      </w:r>
      <w:r>
        <w:rPr>
          <w:spacing w:val="-10"/>
        </w:rPr>
        <w:t xml:space="preserve"> </w:t>
      </w:r>
      <w:r>
        <w:t>such</w:t>
      </w:r>
      <w:r>
        <w:rPr>
          <w:spacing w:val="-6"/>
        </w:rPr>
        <w:t xml:space="preserve"> </w:t>
      </w:r>
      <w:r>
        <w:t>as</w:t>
      </w:r>
      <w:r>
        <w:rPr>
          <w:spacing w:val="-6"/>
        </w:rPr>
        <w:t xml:space="preserve"> </w:t>
      </w:r>
      <w:r>
        <w:t>Hydrographic</w:t>
      </w:r>
      <w:r>
        <w:rPr>
          <w:spacing w:val="-7"/>
        </w:rPr>
        <w:t xml:space="preserve"> </w:t>
      </w:r>
      <w:r>
        <w:t>Offices.</w:t>
      </w:r>
      <w:r>
        <w:rPr>
          <w:spacing w:val="-3"/>
        </w:rPr>
        <w:t xml:space="preserve"> </w:t>
      </w:r>
      <w:r>
        <w:t>The</w:t>
      </w:r>
      <w:r>
        <w:rPr>
          <w:spacing w:val="-8"/>
        </w:rPr>
        <w:t xml:space="preserve"> </w:t>
      </w:r>
      <w:r>
        <w:t>product</w:t>
      </w:r>
      <w:r>
        <w:rPr>
          <w:spacing w:val="-7"/>
        </w:rPr>
        <w:t xml:space="preserve"> </w:t>
      </w:r>
      <w:r>
        <w:t>creator</w:t>
      </w:r>
      <w:r>
        <w:rPr>
          <w:spacing w:val="-7"/>
        </w:rPr>
        <w:t xml:space="preserve"> </w:t>
      </w:r>
      <w:r>
        <w:t>can</w:t>
      </w:r>
      <w:r>
        <w:rPr>
          <w:spacing w:val="-7"/>
        </w:rPr>
        <w:t xml:space="preserve"> </w:t>
      </w:r>
      <w:r>
        <w:t>be</w:t>
      </w:r>
      <w:r>
        <w:rPr>
          <w:spacing w:val="-8"/>
        </w:rPr>
        <w:t xml:space="preserve"> </w:t>
      </w:r>
      <w:r>
        <w:t>described</w:t>
      </w:r>
      <w:r>
        <w:rPr>
          <w:spacing w:val="-53"/>
        </w:rPr>
        <w:t xml:space="preserve"> </w:t>
      </w:r>
      <w:r>
        <w:t>for</w:t>
      </w:r>
      <w:r>
        <w:rPr>
          <w:spacing w:val="-2"/>
        </w:rPr>
        <w:t xml:space="preserve"> </w:t>
      </w:r>
      <w:r>
        <w:t>each</w:t>
      </w:r>
      <w:r>
        <w:rPr>
          <w:spacing w:val="-1"/>
        </w:rPr>
        <w:t xml:space="preserve"> </w:t>
      </w:r>
      <w:r>
        <w:t>product</w:t>
      </w:r>
      <w:r>
        <w:rPr>
          <w:spacing w:val="1"/>
        </w:rPr>
        <w:t xml:space="preserve"> </w:t>
      </w:r>
      <w:r>
        <w:t>within</w:t>
      </w:r>
      <w:r>
        <w:rPr>
          <w:spacing w:val="1"/>
        </w:rPr>
        <w:t xml:space="preserve"> </w:t>
      </w:r>
      <w:r>
        <w:t>a</w:t>
      </w:r>
      <w:r>
        <w:rPr>
          <w:spacing w:val="-1"/>
        </w:rPr>
        <w:t xml:space="preserve"> </w:t>
      </w:r>
      <w:r>
        <w:t>CNP.</w:t>
      </w:r>
    </w:p>
    <w:p w14:paraId="0F76D34F" w14:textId="4ED582C2" w:rsidR="000D052B" w:rsidRDefault="009A3F22" w:rsidP="009A3F22">
      <w:pPr>
        <w:rPr>
          <w:ins w:id="1571" w:author="Greenblue" w:date="2024-02-16T14:58:00Z"/>
        </w:rPr>
      </w:pPr>
      <w:r>
        <w:t>The</w:t>
      </w:r>
      <w:r>
        <w:rPr>
          <w:spacing w:val="-2"/>
        </w:rPr>
        <w:t xml:space="preserve"> </w:t>
      </w:r>
      <w:r>
        <w:t>production</w:t>
      </w:r>
      <w:r>
        <w:rPr>
          <w:spacing w:val="-2"/>
        </w:rPr>
        <w:t xml:space="preserve"> </w:t>
      </w:r>
      <w:r>
        <w:t>process</w:t>
      </w:r>
      <w:r>
        <w:rPr>
          <w:spacing w:val="-1"/>
        </w:rPr>
        <w:t xml:space="preserve"> </w:t>
      </w:r>
      <w:r>
        <w:t>used</w:t>
      </w:r>
      <w:r>
        <w:rPr>
          <w:spacing w:val="-2"/>
        </w:rPr>
        <w:t xml:space="preserve"> </w:t>
      </w:r>
      <w:r>
        <w:t>to generate</w:t>
      </w:r>
      <w:r>
        <w:rPr>
          <w:spacing w:val="-2"/>
        </w:rPr>
        <w:t xml:space="preserve"> </w:t>
      </w:r>
      <w:r>
        <w:t>CNP</w:t>
      </w:r>
      <w:r>
        <w:rPr>
          <w:spacing w:val="-2"/>
        </w:rPr>
        <w:t xml:space="preserve"> </w:t>
      </w:r>
      <w:r>
        <w:t>products</w:t>
      </w:r>
      <w:r>
        <w:rPr>
          <w:spacing w:val="-3"/>
        </w:rPr>
        <w:t xml:space="preserve"> </w:t>
      </w:r>
      <w:r>
        <w:t>may</w:t>
      </w:r>
      <w:r>
        <w:rPr>
          <w:spacing w:val="-5"/>
        </w:rPr>
        <w:t xml:space="preserve"> </w:t>
      </w:r>
      <w:r>
        <w:t>be described</w:t>
      </w:r>
      <w:r>
        <w:rPr>
          <w:spacing w:val="-2"/>
        </w:rPr>
        <w:t xml:space="preserve"> </w:t>
      </w:r>
      <w:r>
        <w:t>in</w:t>
      </w:r>
      <w:r>
        <w:rPr>
          <w:spacing w:val="-2"/>
        </w:rPr>
        <w:t xml:space="preserve"> </w:t>
      </w:r>
      <w:r>
        <w:t>the dataset metadata.</w:t>
      </w:r>
    </w:p>
    <w:p w14:paraId="700636A6" w14:textId="1376B706" w:rsidR="000D052B" w:rsidDel="00852FBF" w:rsidRDefault="000D052B">
      <w:pPr>
        <w:spacing w:after="0" w:line="240" w:lineRule="auto"/>
        <w:jc w:val="left"/>
        <w:rPr>
          <w:ins w:id="1572" w:author="Greenblue" w:date="2024-02-16T14:58:00Z"/>
          <w:del w:id="1573" w:author="USER" w:date="2024-07-01T09:09:00Z"/>
        </w:rPr>
      </w:pPr>
      <w:ins w:id="1574" w:author="Greenblue" w:date="2024-02-16T14:58:00Z">
        <w:del w:id="1575" w:author="USER" w:date="2024-07-01T09:09:00Z">
          <w:r w:rsidDel="00852FBF">
            <w:br w:type="page"/>
          </w:r>
        </w:del>
      </w:ins>
    </w:p>
    <w:p w14:paraId="5AFA4929" w14:textId="77777777" w:rsidR="009A3F22" w:rsidRDefault="009A3F22" w:rsidP="00852FBF">
      <w:pPr>
        <w:spacing w:after="0" w:line="240" w:lineRule="auto"/>
        <w:jc w:val="left"/>
      </w:pPr>
    </w:p>
    <w:p w14:paraId="30EC1AF4" w14:textId="2DDE964D" w:rsidR="0048728D" w:rsidRDefault="0048728D" w:rsidP="0048728D">
      <w:pPr>
        <w:pStyle w:val="Caption"/>
        <w:keepNext/>
        <w:jc w:val="center"/>
      </w:pPr>
      <w:r>
        <w:t xml:space="preserve">Table </w:t>
      </w:r>
      <w:r w:rsidR="009C424C">
        <w:fldChar w:fldCharType="begin"/>
      </w:r>
      <w:r w:rsidR="009C424C">
        <w:instrText xml:space="preserve"> STYLEREF 1 \s </w:instrText>
      </w:r>
      <w:r w:rsidR="009C424C">
        <w:fldChar w:fldCharType="separate"/>
      </w:r>
      <w:r w:rsidR="00A83023">
        <w:rPr>
          <w:noProof/>
        </w:rPr>
        <w:t>7</w:t>
      </w:r>
      <w:r w:rsidR="009C424C">
        <w:rPr>
          <w:noProof/>
        </w:rPr>
        <w:fldChar w:fldCharType="end"/>
      </w:r>
      <w:r w:rsidR="009629AC">
        <w:noBreakHyphen/>
      </w:r>
      <w:r w:rsidR="009C424C">
        <w:fldChar w:fldCharType="begin"/>
      </w:r>
      <w:r w:rsidR="009C424C">
        <w:instrText xml:space="preserve"> SEQ Table \* ARABIC \s 1 </w:instrText>
      </w:r>
      <w:r w:rsidR="009C424C">
        <w:fldChar w:fldCharType="separate"/>
      </w:r>
      <w:r w:rsidR="00A83023">
        <w:rPr>
          <w:noProof/>
        </w:rPr>
        <w:t>1</w:t>
      </w:r>
      <w:r w:rsidR="009C424C">
        <w:rPr>
          <w:noProof/>
        </w:rPr>
        <w:fldChar w:fldCharType="end"/>
      </w:r>
      <w:r>
        <w:t xml:space="preserve"> 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14:paraId="4068AE38" w14:textId="77777777">
        <w:trPr>
          <w:trHeight w:val="328"/>
        </w:trPr>
        <w:tc>
          <w:tcPr>
            <w:tcW w:w="1985" w:type="dxa"/>
            <w:shd w:val="clear" w:color="auto" w:fill="D9D9D9"/>
          </w:tcPr>
          <w:p w14:paraId="093FCF21" w14:textId="77777777" w:rsidR="009A3F22" w:rsidRDefault="009A3F22">
            <w:pPr>
              <w:pStyle w:val="TableParagraph"/>
              <w:spacing w:before="56"/>
              <w:ind w:left="107"/>
              <w:rPr>
                <w:b/>
                <w:sz w:val="18"/>
              </w:rPr>
            </w:pPr>
            <w:r>
              <w:rPr>
                <w:b/>
                <w:sz w:val="18"/>
              </w:rPr>
              <w:t>Item</w:t>
            </w:r>
            <w:r>
              <w:rPr>
                <w:b/>
                <w:spacing w:val="-1"/>
                <w:sz w:val="18"/>
              </w:rPr>
              <w:t xml:space="preserve"> </w:t>
            </w:r>
            <w:r>
              <w:rPr>
                <w:b/>
                <w:sz w:val="18"/>
              </w:rPr>
              <w:t>Name</w:t>
            </w:r>
          </w:p>
        </w:tc>
        <w:tc>
          <w:tcPr>
            <w:tcW w:w="3827" w:type="dxa"/>
            <w:shd w:val="clear" w:color="auto" w:fill="D9D9D9"/>
          </w:tcPr>
          <w:p w14:paraId="6FF9DE88" w14:textId="77777777" w:rsidR="009A3F22" w:rsidRDefault="009A3F22">
            <w:pPr>
              <w:pStyle w:val="TableParagraph"/>
              <w:spacing w:before="56"/>
              <w:ind w:left="110"/>
              <w:rPr>
                <w:b/>
                <w:sz w:val="18"/>
              </w:rPr>
            </w:pPr>
            <w:r>
              <w:rPr>
                <w:b/>
                <w:sz w:val="18"/>
              </w:rPr>
              <w:t>Description</w:t>
            </w:r>
          </w:p>
        </w:tc>
        <w:tc>
          <w:tcPr>
            <w:tcW w:w="1418" w:type="dxa"/>
            <w:shd w:val="clear" w:color="auto" w:fill="D9D9D9"/>
          </w:tcPr>
          <w:p w14:paraId="5FDAF46D" w14:textId="77777777" w:rsidR="009A3F22" w:rsidRDefault="009A3F22">
            <w:pPr>
              <w:pStyle w:val="TableParagraph"/>
              <w:spacing w:before="56"/>
              <w:ind w:left="211"/>
              <w:rPr>
                <w:b/>
                <w:sz w:val="18"/>
              </w:rPr>
            </w:pPr>
            <w:r>
              <w:rPr>
                <w:b/>
                <w:sz w:val="18"/>
              </w:rPr>
              <w:t>Multiplicity</w:t>
            </w:r>
          </w:p>
        </w:tc>
        <w:tc>
          <w:tcPr>
            <w:tcW w:w="1701" w:type="dxa"/>
            <w:shd w:val="clear" w:color="auto" w:fill="D9D9D9"/>
          </w:tcPr>
          <w:p w14:paraId="6DDFDE86" w14:textId="77777777" w:rsidR="009A3F22" w:rsidRDefault="009A3F22">
            <w:pPr>
              <w:pStyle w:val="TableParagraph"/>
              <w:spacing w:before="56"/>
              <w:ind w:left="110"/>
              <w:rPr>
                <w:b/>
                <w:sz w:val="18"/>
              </w:rPr>
            </w:pPr>
            <w:r>
              <w:rPr>
                <w:b/>
                <w:sz w:val="18"/>
              </w:rPr>
              <w:t>Type</w:t>
            </w:r>
          </w:p>
        </w:tc>
      </w:tr>
      <w:tr w:rsidR="00BB6AB0" w14:paraId="10EA73C9" w14:textId="77777777">
        <w:trPr>
          <w:trHeight w:val="741"/>
        </w:trPr>
        <w:tc>
          <w:tcPr>
            <w:tcW w:w="1985" w:type="dxa"/>
            <w:shd w:val="clear" w:color="auto" w:fill="auto"/>
          </w:tcPr>
          <w:p w14:paraId="0AF077C8" w14:textId="77777777" w:rsidR="009A3F22" w:rsidRDefault="009A3F22">
            <w:pPr>
              <w:pStyle w:val="TableParagraph"/>
              <w:ind w:left="107"/>
              <w:rPr>
                <w:sz w:val="18"/>
              </w:rPr>
            </w:pPr>
            <w:r>
              <w:rPr>
                <w:sz w:val="18"/>
              </w:rPr>
              <w:t>dataSource</w:t>
            </w:r>
          </w:p>
        </w:tc>
        <w:tc>
          <w:tcPr>
            <w:tcW w:w="3827" w:type="dxa"/>
            <w:shd w:val="clear" w:color="auto" w:fill="auto"/>
          </w:tcPr>
          <w:p w14:paraId="462FFA8A" w14:textId="77777777" w:rsidR="009A3F22" w:rsidRDefault="009A3F22">
            <w:pPr>
              <w:pStyle w:val="TableParagraph"/>
              <w:ind w:left="110" w:right="130"/>
              <w:jc w:val="both"/>
              <w:rPr>
                <w:sz w:val="18"/>
              </w:rPr>
            </w:pPr>
            <w:r>
              <w:rPr>
                <w:sz w:val="18"/>
              </w:rPr>
              <w:t>Identification of the kinds of data sources</w:t>
            </w:r>
            <w:r>
              <w:rPr>
                <w:spacing w:val="-47"/>
                <w:sz w:val="18"/>
              </w:rPr>
              <w:t xml:space="preserve"> </w:t>
            </w:r>
            <w:r>
              <w:rPr>
                <w:sz w:val="18"/>
              </w:rPr>
              <w:t>usable to product datasets compliant with</w:t>
            </w:r>
            <w:r>
              <w:rPr>
                <w:spacing w:val="-48"/>
                <w:sz w:val="18"/>
              </w:rPr>
              <w:t xml:space="preserve"> </w:t>
            </w:r>
            <w:r>
              <w:rPr>
                <w:sz w:val="18"/>
              </w:rPr>
              <w:t>the considering</w:t>
            </w:r>
            <w:r>
              <w:rPr>
                <w:spacing w:val="1"/>
                <w:sz w:val="18"/>
              </w:rPr>
              <w:t xml:space="preserve"> </w:t>
            </w:r>
            <w:r>
              <w:rPr>
                <w:sz w:val="18"/>
              </w:rPr>
              <w:t>Specification</w:t>
            </w:r>
          </w:p>
        </w:tc>
        <w:tc>
          <w:tcPr>
            <w:tcW w:w="1418" w:type="dxa"/>
            <w:shd w:val="clear" w:color="auto" w:fill="auto"/>
          </w:tcPr>
          <w:p w14:paraId="39AB5387" w14:textId="77777777" w:rsidR="009A3F22" w:rsidRDefault="009A3F22">
            <w:pPr>
              <w:pStyle w:val="TableParagraph"/>
              <w:ind w:left="108"/>
              <w:rPr>
                <w:sz w:val="18"/>
              </w:rPr>
            </w:pPr>
            <w:r>
              <w:rPr>
                <w:sz w:val="18"/>
              </w:rPr>
              <w:t>0..*</w:t>
            </w:r>
          </w:p>
        </w:tc>
        <w:tc>
          <w:tcPr>
            <w:tcW w:w="1701" w:type="dxa"/>
            <w:shd w:val="clear" w:color="auto" w:fill="auto"/>
          </w:tcPr>
          <w:p w14:paraId="7CB0423F" w14:textId="77777777" w:rsidR="009A3F22" w:rsidRDefault="009A3F22">
            <w:pPr>
              <w:pStyle w:val="TableParagraph"/>
              <w:ind w:left="110"/>
              <w:rPr>
                <w:sz w:val="18"/>
              </w:rPr>
            </w:pPr>
            <w:r>
              <w:rPr>
                <w:sz w:val="18"/>
              </w:rPr>
              <w:t>CharacterString</w:t>
            </w:r>
          </w:p>
        </w:tc>
      </w:tr>
      <w:tr w:rsidR="00BB6AB0" w14:paraId="229F3379" w14:textId="77777777">
        <w:trPr>
          <w:trHeight w:val="1153"/>
        </w:trPr>
        <w:tc>
          <w:tcPr>
            <w:tcW w:w="1985" w:type="dxa"/>
            <w:shd w:val="clear" w:color="auto" w:fill="auto"/>
          </w:tcPr>
          <w:p w14:paraId="0D68941B" w14:textId="77777777" w:rsidR="009A3F22" w:rsidRDefault="009A3F22">
            <w:pPr>
              <w:pStyle w:val="TableParagraph"/>
              <w:ind w:left="107"/>
              <w:rPr>
                <w:sz w:val="18"/>
              </w:rPr>
            </w:pPr>
            <w:r>
              <w:rPr>
                <w:sz w:val="18"/>
              </w:rPr>
              <w:t>productionProcess</w:t>
            </w:r>
          </w:p>
        </w:tc>
        <w:tc>
          <w:tcPr>
            <w:tcW w:w="3827" w:type="dxa"/>
            <w:shd w:val="clear" w:color="auto" w:fill="auto"/>
          </w:tcPr>
          <w:p w14:paraId="00067820" w14:textId="77777777" w:rsidR="009A3F22" w:rsidRDefault="009A3F22">
            <w:pPr>
              <w:pStyle w:val="TableParagraph"/>
              <w:ind w:left="110" w:right="291"/>
              <w:rPr>
                <w:sz w:val="18"/>
              </w:rPr>
            </w:pPr>
            <w:r>
              <w:rPr>
                <w:sz w:val="18"/>
              </w:rPr>
              <w:t>Link to a textual description of the</w:t>
            </w:r>
            <w:r>
              <w:rPr>
                <w:spacing w:val="1"/>
                <w:sz w:val="18"/>
              </w:rPr>
              <w:t xml:space="preserve"> </w:t>
            </w:r>
            <w:r>
              <w:rPr>
                <w:sz w:val="18"/>
              </w:rPr>
              <w:t>production process (including encoding</w:t>
            </w:r>
            <w:r>
              <w:rPr>
                <w:spacing w:val="-48"/>
                <w:sz w:val="18"/>
              </w:rPr>
              <w:t xml:space="preserve"> </w:t>
            </w:r>
            <w:r>
              <w:rPr>
                <w:sz w:val="18"/>
              </w:rPr>
              <w:t>guide) applicable to the datasets</w:t>
            </w:r>
            <w:r>
              <w:rPr>
                <w:spacing w:val="1"/>
                <w:sz w:val="18"/>
              </w:rPr>
              <w:t xml:space="preserve"> </w:t>
            </w:r>
            <w:r>
              <w:rPr>
                <w:sz w:val="18"/>
              </w:rPr>
              <w:t>compliant</w:t>
            </w:r>
            <w:r>
              <w:rPr>
                <w:spacing w:val="-1"/>
                <w:sz w:val="18"/>
              </w:rPr>
              <w:t xml:space="preserve"> </w:t>
            </w:r>
            <w:r>
              <w:rPr>
                <w:sz w:val="18"/>
              </w:rPr>
              <w:t>with</w:t>
            </w:r>
            <w:r>
              <w:rPr>
                <w:spacing w:val="-1"/>
                <w:sz w:val="18"/>
              </w:rPr>
              <w:t xml:space="preserve"> </w:t>
            </w:r>
            <w:r>
              <w:rPr>
                <w:sz w:val="18"/>
              </w:rPr>
              <w:t>the</w:t>
            </w:r>
            <w:r>
              <w:rPr>
                <w:spacing w:val="2"/>
                <w:sz w:val="18"/>
              </w:rPr>
              <w:t xml:space="preserve"> </w:t>
            </w:r>
            <w:r>
              <w:rPr>
                <w:sz w:val="18"/>
              </w:rPr>
              <w:t>considering</w:t>
            </w:r>
            <w:r>
              <w:rPr>
                <w:spacing w:val="1"/>
                <w:sz w:val="18"/>
              </w:rPr>
              <w:t xml:space="preserve"> </w:t>
            </w:r>
            <w:r>
              <w:rPr>
                <w:sz w:val="18"/>
              </w:rPr>
              <w:t>Specification</w:t>
            </w:r>
          </w:p>
        </w:tc>
        <w:tc>
          <w:tcPr>
            <w:tcW w:w="1418" w:type="dxa"/>
            <w:shd w:val="clear" w:color="auto" w:fill="auto"/>
          </w:tcPr>
          <w:p w14:paraId="133B0C77" w14:textId="77777777" w:rsidR="009A3F22" w:rsidRDefault="009A3F22">
            <w:pPr>
              <w:pStyle w:val="TableParagraph"/>
              <w:ind w:left="108"/>
              <w:rPr>
                <w:sz w:val="18"/>
              </w:rPr>
            </w:pPr>
            <w:r>
              <w:rPr>
                <w:sz w:val="18"/>
              </w:rPr>
              <w:t>0..*</w:t>
            </w:r>
          </w:p>
        </w:tc>
        <w:tc>
          <w:tcPr>
            <w:tcW w:w="1701" w:type="dxa"/>
            <w:shd w:val="clear" w:color="auto" w:fill="auto"/>
          </w:tcPr>
          <w:p w14:paraId="5B59E47B" w14:textId="77777777" w:rsidR="009A3F22" w:rsidRDefault="009A3F22">
            <w:pPr>
              <w:pStyle w:val="TableParagraph"/>
              <w:ind w:left="110"/>
              <w:rPr>
                <w:sz w:val="18"/>
              </w:rPr>
            </w:pPr>
            <w:r>
              <w:rPr>
                <w:sz w:val="18"/>
              </w:rPr>
              <w:t>CharacterString</w:t>
            </w:r>
            <w:r>
              <w:rPr>
                <w:spacing w:val="-2"/>
                <w:sz w:val="18"/>
              </w:rPr>
              <w:t xml:space="preserve"> </w:t>
            </w:r>
            <w:r>
              <w:rPr>
                <w:sz w:val="18"/>
              </w:rPr>
              <w:t>(URL)</w:t>
            </w:r>
          </w:p>
        </w:tc>
      </w:tr>
    </w:tbl>
    <w:p w14:paraId="17433BEA" w14:textId="77777777" w:rsidR="009A3F22" w:rsidRDefault="009A3F22" w:rsidP="009A3F22"/>
    <w:p w14:paraId="0FD9387C" w14:textId="77777777" w:rsidR="00056ECE" w:rsidRPr="008233BF" w:rsidRDefault="00056ECE" w:rsidP="00972855">
      <w:pPr>
        <w:pStyle w:val="Heading1"/>
      </w:pPr>
      <w:bookmarkStart w:id="1576" w:name="_Toc152232566"/>
      <w:bookmarkStart w:id="1577" w:name="_Toc170717221"/>
      <w:r w:rsidRPr="008233BF">
        <w:t>Maintenance</w:t>
      </w:r>
      <w:bookmarkEnd w:id="1569"/>
      <w:bookmarkEnd w:id="1570"/>
      <w:bookmarkEnd w:id="1576"/>
      <w:bookmarkEnd w:id="1577"/>
    </w:p>
    <w:p w14:paraId="0C4024F0" w14:textId="2DF59A2F" w:rsidR="00CB24EC" w:rsidRDefault="00CB24EC" w:rsidP="00F3650C">
      <w:pPr>
        <w:pStyle w:val="Heading2"/>
        <w:rPr>
          <w:rFonts w:eastAsia="Malgun Gothic"/>
        </w:rPr>
      </w:pPr>
      <w:bookmarkStart w:id="1578" w:name="_Toc152232567"/>
      <w:bookmarkStart w:id="1579" w:name="_Toc170717222"/>
      <w:r>
        <w:rPr>
          <w:rFonts w:eastAsia="Malgun Gothic" w:hint="eastAsia"/>
        </w:rPr>
        <w:t>I</w:t>
      </w:r>
      <w:r>
        <w:rPr>
          <w:rFonts w:eastAsia="Malgun Gothic"/>
        </w:rPr>
        <w:t>ntroduction</w:t>
      </w:r>
      <w:bookmarkEnd w:id="1578"/>
      <w:bookmarkEnd w:id="1579"/>
    </w:p>
    <w:p w14:paraId="6566D9BE" w14:textId="77777777" w:rsidR="00CB24EC" w:rsidRPr="00CB24EC" w:rsidRDefault="00CB24EC" w:rsidP="00CB24EC">
      <w:pPr>
        <w:rPr>
          <w:rFonts w:eastAsia="Malgun Gothic"/>
        </w:rPr>
      </w:pPr>
      <w:r w:rsidRPr="00CB24EC">
        <w:rPr>
          <w:rFonts w:eastAsia="Malgun Gothic"/>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Default="00CB24EC" w:rsidP="00CB24EC">
      <w:pPr>
        <w:rPr>
          <w:rFonts w:eastAsia="Malgun Gothic"/>
        </w:rPr>
      </w:pPr>
      <w:r w:rsidRPr="00CB24EC">
        <w:rPr>
          <w:rFonts w:eastAsia="Malgun Gothic"/>
        </w:rPr>
        <w:t>Data Producers must use applicable sources to maintain and update data and provide a brief description of the sources that were used to produce the dataset in the appropriate metadata field.</w:t>
      </w:r>
    </w:p>
    <w:p w14:paraId="1507B873" w14:textId="155DD86E" w:rsidR="00C53830" w:rsidRDefault="00C53830" w:rsidP="00F3650C">
      <w:pPr>
        <w:pStyle w:val="Heading2"/>
      </w:pPr>
      <w:bookmarkStart w:id="1580" w:name="_Toc152232568"/>
      <w:bookmarkStart w:id="1581" w:name="_Toc170717223"/>
      <w:r w:rsidRPr="00C53830">
        <w:t>Production Process</w:t>
      </w:r>
      <w:r w:rsidR="001F6538">
        <w:t xml:space="preserve"> for base and update datasets</w:t>
      </w:r>
      <w:bookmarkEnd w:id="1580"/>
      <w:bookmarkEnd w:id="1581"/>
    </w:p>
    <w:p w14:paraId="773E2942" w14:textId="558B4937" w:rsidR="00F3650C" w:rsidRDefault="00821697" w:rsidP="00F3650C">
      <w:pPr>
        <w:rPr>
          <w:rFonts w:eastAsia="Malgun Gothic"/>
        </w:rPr>
      </w:pPr>
      <w:r>
        <w:t>Data Producers should follow their established production processes for maintaining and updating</w:t>
      </w:r>
      <w:r>
        <w:rPr>
          <w:spacing w:val="1"/>
        </w:rPr>
        <w:t xml:space="preserve"> </w:t>
      </w:r>
      <w:r>
        <w:t>datasets. Data is produced against the DCEG and checked against the appropriate set of validation</w:t>
      </w:r>
      <w:r>
        <w:rPr>
          <w:spacing w:val="1"/>
        </w:rPr>
        <w:t xml:space="preserve"> </w:t>
      </w:r>
      <w:r>
        <w:t>checks in</w:t>
      </w:r>
      <w:r>
        <w:rPr>
          <w:spacing w:val="-1"/>
        </w:rPr>
        <w:t xml:space="preserve"> </w:t>
      </w:r>
      <w:r>
        <w:t>Appendix</w:t>
      </w:r>
      <w:r>
        <w:rPr>
          <w:spacing w:val="1"/>
        </w:rPr>
        <w:t xml:space="preserve"> </w:t>
      </w:r>
      <w:r>
        <w:t>X</w:t>
      </w:r>
      <w:r w:rsidR="00F3650C">
        <w:rPr>
          <w:rFonts w:eastAsia="Malgun Gothic"/>
        </w:rPr>
        <w:t>.</w:t>
      </w:r>
    </w:p>
    <w:p w14:paraId="0EEA7535" w14:textId="4F668BA4" w:rsidR="00EE4229" w:rsidRDefault="00EE4229" w:rsidP="00EE4229">
      <w:pPr>
        <w:pStyle w:val="Heading2"/>
        <w:rPr>
          <w:rFonts w:eastAsia="Malgun Gothic"/>
        </w:rPr>
      </w:pPr>
      <w:bookmarkStart w:id="1582" w:name="_Toc152232569"/>
      <w:bookmarkStart w:id="1583" w:name="_Toc170717224"/>
      <w:r>
        <w:rPr>
          <w:rFonts w:eastAsia="Malgun Gothic" w:hint="eastAsia"/>
        </w:rPr>
        <w:lastRenderedPageBreak/>
        <w:t>D</w:t>
      </w:r>
      <w:r>
        <w:rPr>
          <w:rFonts w:eastAsia="Malgun Gothic"/>
        </w:rPr>
        <w:t>ataset updates and cancellation</w:t>
      </w:r>
      <w:bookmarkEnd w:id="1582"/>
      <w:bookmarkEnd w:id="1583"/>
    </w:p>
    <w:p w14:paraId="6094548B" w14:textId="77777777" w:rsidR="00EE4229" w:rsidRDefault="00EE4229" w:rsidP="00EE4229">
      <w:r>
        <w:t>The</w:t>
      </w:r>
      <w:r>
        <w:rPr>
          <w:spacing w:val="-9"/>
        </w:rPr>
        <w:t xml:space="preserve"> </w:t>
      </w:r>
      <w:r>
        <w:t>purpose</w:t>
      </w:r>
      <w:r>
        <w:rPr>
          <w:spacing w:val="-7"/>
        </w:rPr>
        <w:t xml:space="preserve"> </w:t>
      </w:r>
      <w:r>
        <w:t>of</w:t>
      </w:r>
      <w:r>
        <w:rPr>
          <w:spacing w:val="-7"/>
        </w:rPr>
        <w:t xml:space="preserve"> </w:t>
      </w:r>
      <w:r>
        <w:t>issue</w:t>
      </w:r>
      <w:r>
        <w:rPr>
          <w:spacing w:val="-8"/>
        </w:rPr>
        <w:t xml:space="preserve"> </w:t>
      </w:r>
      <w:r>
        <w:t>of</w:t>
      </w:r>
      <w:r>
        <w:rPr>
          <w:spacing w:val="-7"/>
        </w:rPr>
        <w:t xml:space="preserve"> </w:t>
      </w:r>
      <w:r>
        <w:t>the</w:t>
      </w:r>
      <w:r>
        <w:rPr>
          <w:spacing w:val="-7"/>
        </w:rPr>
        <w:t xml:space="preserve"> </w:t>
      </w:r>
      <w:r>
        <w:t>dataset</w:t>
      </w:r>
      <w:r>
        <w:rPr>
          <w:spacing w:val="-7"/>
        </w:rPr>
        <w:t xml:space="preserve"> </w:t>
      </w:r>
      <w:r>
        <w:t>is</w:t>
      </w:r>
      <w:r>
        <w:rPr>
          <w:spacing w:val="-5"/>
        </w:rPr>
        <w:t xml:space="preserve"> </w:t>
      </w:r>
      <w:r>
        <w:t>indicated</w:t>
      </w:r>
      <w:r>
        <w:rPr>
          <w:spacing w:val="-8"/>
        </w:rPr>
        <w:t xml:space="preserve"> </w:t>
      </w:r>
      <w:r>
        <w:t>in</w:t>
      </w:r>
      <w:r>
        <w:rPr>
          <w:spacing w:val="-9"/>
        </w:rPr>
        <w:t xml:space="preserve"> </w:t>
      </w:r>
      <w:r>
        <w:t>the</w:t>
      </w:r>
      <w:r>
        <w:rPr>
          <w:spacing w:val="-9"/>
        </w:rPr>
        <w:t xml:space="preserve"> </w:t>
      </w:r>
      <w:r>
        <w:t>“purpose”</w:t>
      </w:r>
      <w:r>
        <w:rPr>
          <w:spacing w:val="-7"/>
        </w:rPr>
        <w:t xml:space="preserve"> </w:t>
      </w:r>
      <w:r>
        <w:t>field</w:t>
      </w:r>
      <w:r>
        <w:rPr>
          <w:spacing w:val="-7"/>
        </w:rPr>
        <w:t xml:space="preserve"> </w:t>
      </w:r>
      <w:r>
        <w:t>of</w:t>
      </w:r>
      <w:r>
        <w:rPr>
          <w:spacing w:val="-7"/>
        </w:rPr>
        <w:t xml:space="preserve"> </w:t>
      </w:r>
      <w:r>
        <w:t>the</w:t>
      </w:r>
      <w:r>
        <w:rPr>
          <w:spacing w:val="-7"/>
        </w:rPr>
        <w:t xml:space="preserve"> </w:t>
      </w:r>
      <w:r>
        <w:t>dataset</w:t>
      </w:r>
      <w:r>
        <w:rPr>
          <w:spacing w:val="-9"/>
        </w:rPr>
        <w:t xml:space="preserve"> </w:t>
      </w:r>
      <w:r>
        <w:t>discovery</w:t>
      </w:r>
      <w:r>
        <w:rPr>
          <w:spacing w:val="-11"/>
        </w:rPr>
        <w:t xml:space="preserve"> </w:t>
      </w:r>
      <w:r>
        <w:t>metadata.</w:t>
      </w:r>
      <w:r>
        <w:rPr>
          <w:spacing w:val="1"/>
        </w:rPr>
        <w:t xml:space="preserve"> </w:t>
      </w:r>
      <w:r>
        <w:t>In order to terminate a dataset, an update dataset file is created for which the Edition number must be</w:t>
      </w:r>
      <w:r>
        <w:rPr>
          <w:spacing w:val="1"/>
        </w:rPr>
        <w:t xml:space="preserve"> </w:t>
      </w:r>
      <w:r>
        <w:t>set</w:t>
      </w:r>
      <w:r>
        <w:rPr>
          <w:spacing w:val="-2"/>
        </w:rPr>
        <w:t xml:space="preserve"> </w:t>
      </w:r>
      <w:r>
        <w:t>to</w:t>
      </w:r>
      <w:r>
        <w:rPr>
          <w:spacing w:val="-1"/>
        </w:rPr>
        <w:t xml:space="preserve"> </w:t>
      </w:r>
      <w:r>
        <w:t>0</w:t>
      </w:r>
      <w:r>
        <w:rPr>
          <w:spacing w:val="-1"/>
        </w:rPr>
        <w:t xml:space="preserve"> </w:t>
      </w:r>
      <w:r>
        <w:t>(000).</w:t>
      </w:r>
      <w:r>
        <w:rPr>
          <w:spacing w:val="-2"/>
        </w:rPr>
        <w:t xml:space="preserve"> </w:t>
      </w:r>
      <w:r>
        <w:t>This convention</w:t>
      </w:r>
      <w:r>
        <w:rPr>
          <w:spacing w:val="1"/>
        </w:rPr>
        <w:t xml:space="preserve"> </w:t>
      </w:r>
      <w:r>
        <w:t>is only</w:t>
      </w:r>
      <w:r>
        <w:rPr>
          <w:spacing w:val="-5"/>
        </w:rPr>
        <w:t xml:space="preserve"> </w:t>
      </w:r>
      <w:r>
        <w:t>used</w:t>
      </w:r>
      <w:r>
        <w:rPr>
          <w:spacing w:val="1"/>
        </w:rPr>
        <w:t xml:space="preserve"> </w:t>
      </w:r>
      <w:r>
        <w:t>to</w:t>
      </w:r>
      <w:r>
        <w:rPr>
          <w:spacing w:val="-1"/>
        </w:rPr>
        <w:t xml:space="preserve"> </w:t>
      </w:r>
      <w:r>
        <w:t>cancel a base</w:t>
      </w:r>
      <w:r>
        <w:rPr>
          <w:spacing w:val="-1"/>
        </w:rPr>
        <w:t xml:space="preserve"> </w:t>
      </w:r>
      <w:r>
        <w:t>dataset</w:t>
      </w:r>
      <w:r>
        <w:rPr>
          <w:spacing w:val="1"/>
        </w:rPr>
        <w:t xml:space="preserve"> </w:t>
      </w:r>
      <w:r>
        <w:t>file.</w:t>
      </w:r>
    </w:p>
    <w:p w14:paraId="357C315D" w14:textId="77777777" w:rsidR="00EE4229" w:rsidRDefault="00EE4229" w:rsidP="00EE4229">
      <w:r>
        <w:t>Where</w:t>
      </w:r>
      <w:r>
        <w:rPr>
          <w:spacing w:val="-5"/>
        </w:rPr>
        <w:t xml:space="preserve"> </w:t>
      </w:r>
      <w:r>
        <w:t>a</w:t>
      </w:r>
      <w:r>
        <w:rPr>
          <w:spacing w:val="-5"/>
        </w:rPr>
        <w:t xml:space="preserve"> </w:t>
      </w:r>
      <w:r>
        <w:t>dataset</w:t>
      </w:r>
      <w:r>
        <w:rPr>
          <w:spacing w:val="-5"/>
        </w:rPr>
        <w:t xml:space="preserve"> </w:t>
      </w:r>
      <w:r>
        <w:t>is</w:t>
      </w:r>
      <w:r>
        <w:rPr>
          <w:spacing w:val="-3"/>
        </w:rPr>
        <w:t xml:space="preserve"> </w:t>
      </w:r>
      <w:r>
        <w:t>cancelled</w:t>
      </w:r>
      <w:r>
        <w:rPr>
          <w:spacing w:val="-6"/>
        </w:rPr>
        <w:t xml:space="preserve"> </w:t>
      </w:r>
      <w:r>
        <w:t>and</w:t>
      </w:r>
      <w:r>
        <w:rPr>
          <w:spacing w:val="-5"/>
        </w:rPr>
        <w:t xml:space="preserve"> </w:t>
      </w:r>
      <w:r>
        <w:t>its</w:t>
      </w:r>
      <w:r>
        <w:rPr>
          <w:spacing w:val="-3"/>
        </w:rPr>
        <w:t xml:space="preserve"> </w:t>
      </w:r>
      <w:r>
        <w:t>name</w:t>
      </w:r>
      <w:r>
        <w:rPr>
          <w:spacing w:val="-5"/>
        </w:rPr>
        <w:t xml:space="preserve"> </w:t>
      </w:r>
      <w:r>
        <w:t>is</w:t>
      </w:r>
      <w:r>
        <w:rPr>
          <w:spacing w:val="-4"/>
        </w:rPr>
        <w:t xml:space="preserve"> </w:t>
      </w:r>
      <w:r>
        <w:t>reused</w:t>
      </w:r>
      <w:r>
        <w:rPr>
          <w:spacing w:val="-5"/>
        </w:rPr>
        <w:t xml:space="preserve"> </w:t>
      </w:r>
      <w:r>
        <w:t>at</w:t>
      </w:r>
      <w:r>
        <w:rPr>
          <w:spacing w:val="-5"/>
        </w:rPr>
        <w:t xml:space="preserve"> </w:t>
      </w:r>
      <w:r>
        <w:t>a</w:t>
      </w:r>
      <w:r>
        <w:rPr>
          <w:spacing w:val="-5"/>
        </w:rPr>
        <w:t xml:space="preserve"> </w:t>
      </w:r>
      <w:r>
        <w:t>later</w:t>
      </w:r>
      <w:r>
        <w:rPr>
          <w:spacing w:val="-5"/>
        </w:rPr>
        <w:t xml:space="preserve"> </w:t>
      </w:r>
      <w:r>
        <w:t>date,</w:t>
      </w:r>
      <w:r>
        <w:rPr>
          <w:spacing w:val="-4"/>
        </w:rPr>
        <w:t xml:space="preserve"> </w:t>
      </w:r>
      <w:r>
        <w:t>the</w:t>
      </w:r>
      <w:r>
        <w:rPr>
          <w:spacing w:val="-5"/>
        </w:rPr>
        <w:t xml:space="preserve"> </w:t>
      </w:r>
      <w:r>
        <w:t>issue</w:t>
      </w:r>
      <w:r>
        <w:rPr>
          <w:spacing w:val="-5"/>
        </w:rPr>
        <w:t xml:space="preserve"> </w:t>
      </w:r>
      <w:r>
        <w:t>date</w:t>
      </w:r>
      <w:r>
        <w:rPr>
          <w:spacing w:val="-3"/>
        </w:rPr>
        <w:t xml:space="preserve"> </w:t>
      </w:r>
      <w:r>
        <w:t>must</w:t>
      </w:r>
      <w:r>
        <w:rPr>
          <w:spacing w:val="-4"/>
        </w:rPr>
        <w:t xml:space="preserve"> </w:t>
      </w:r>
      <w:r>
        <w:t>be</w:t>
      </w:r>
      <w:r>
        <w:rPr>
          <w:spacing w:val="-5"/>
        </w:rPr>
        <w:t xml:space="preserve"> </w:t>
      </w:r>
      <w:r>
        <w:t>greater</w:t>
      </w:r>
      <w:r>
        <w:rPr>
          <w:spacing w:val="-4"/>
        </w:rPr>
        <w:t xml:space="preserve"> </w:t>
      </w:r>
      <w:r>
        <w:t>than</w:t>
      </w:r>
      <w:r>
        <w:rPr>
          <w:spacing w:val="-54"/>
        </w:rPr>
        <w:t xml:space="preserve"> </w:t>
      </w:r>
      <w:r>
        <w:t>the issue</w:t>
      </w:r>
      <w:r>
        <w:rPr>
          <w:spacing w:val="-1"/>
        </w:rPr>
        <w:t xml:space="preserve"> </w:t>
      </w:r>
      <w:r>
        <w:t>date</w:t>
      </w:r>
      <w:r>
        <w:rPr>
          <w:spacing w:val="-1"/>
        </w:rPr>
        <w:t xml:space="preserve"> </w:t>
      </w:r>
      <w:r>
        <w:t>of</w:t>
      </w:r>
      <w:r>
        <w:rPr>
          <w:spacing w:val="1"/>
        </w:rPr>
        <w:t xml:space="preserve"> </w:t>
      </w:r>
      <w:r>
        <w:t>the</w:t>
      </w:r>
      <w:r>
        <w:rPr>
          <w:spacing w:val="-1"/>
        </w:rPr>
        <w:t xml:space="preserve"> </w:t>
      </w:r>
      <w:r>
        <w:t>cancelled</w:t>
      </w:r>
      <w:r>
        <w:rPr>
          <w:spacing w:val="1"/>
        </w:rPr>
        <w:t xml:space="preserve"> </w:t>
      </w:r>
      <w:r>
        <w:t>dataset.</w:t>
      </w:r>
    </w:p>
    <w:p w14:paraId="787E8098" w14:textId="77777777" w:rsidR="00EE4229" w:rsidRDefault="00EE4229" w:rsidP="00EE4229">
      <w:r>
        <w:t>When</w:t>
      </w:r>
      <w:r>
        <w:rPr>
          <w:spacing w:val="-3"/>
        </w:rPr>
        <w:t xml:space="preserve"> </w:t>
      </w:r>
      <w:r>
        <w:t>the</w:t>
      </w:r>
      <w:r>
        <w:rPr>
          <w:spacing w:val="-2"/>
        </w:rPr>
        <w:t xml:space="preserve"> </w:t>
      </w:r>
      <w:r>
        <w:t>dataset</w:t>
      </w:r>
      <w:r>
        <w:rPr>
          <w:spacing w:val="-1"/>
        </w:rPr>
        <w:t xml:space="preserve"> </w:t>
      </w:r>
      <w:r>
        <w:t>is</w:t>
      </w:r>
      <w:r>
        <w:rPr>
          <w:spacing w:val="-1"/>
        </w:rPr>
        <w:t xml:space="preserve"> </w:t>
      </w:r>
      <w:r>
        <w:t>cancelled,</w:t>
      </w:r>
      <w:r>
        <w:rPr>
          <w:spacing w:val="-1"/>
        </w:rPr>
        <w:t xml:space="preserve"> </w:t>
      </w:r>
      <w:r>
        <w:t>it</w:t>
      </w:r>
      <w:r>
        <w:rPr>
          <w:spacing w:val="-2"/>
        </w:rPr>
        <w:t xml:space="preserve"> </w:t>
      </w:r>
      <w:r>
        <w:t>must</w:t>
      </w:r>
      <w:r>
        <w:rPr>
          <w:spacing w:val="-2"/>
        </w:rPr>
        <w:t xml:space="preserve"> </w:t>
      </w:r>
      <w:r>
        <w:t>be</w:t>
      </w:r>
      <w:r>
        <w:rPr>
          <w:spacing w:val="-3"/>
        </w:rPr>
        <w:t xml:space="preserve"> </w:t>
      </w:r>
      <w:r>
        <w:t>removed</w:t>
      </w:r>
      <w:r>
        <w:rPr>
          <w:spacing w:val="-2"/>
        </w:rPr>
        <w:t xml:space="preserve"> </w:t>
      </w:r>
      <w:r>
        <w:t>from</w:t>
      </w:r>
      <w:r>
        <w:rPr>
          <w:spacing w:val="1"/>
        </w:rPr>
        <w:t xml:space="preserve"> </w:t>
      </w:r>
      <w:r>
        <w:t>the</w:t>
      </w:r>
      <w:r>
        <w:rPr>
          <w:spacing w:val="-2"/>
        </w:rPr>
        <w:t xml:space="preserve"> </w:t>
      </w:r>
      <w:r>
        <w:t>system.</w:t>
      </w:r>
    </w:p>
    <w:p w14:paraId="28182FD2" w14:textId="77777777" w:rsidR="00EE4229" w:rsidRDefault="00EE4229" w:rsidP="00EE4229">
      <w:r>
        <w:t>An Exchange Set may contain base dataset files and update dataset files for the same datasets. Under</w:t>
      </w:r>
      <w:r>
        <w:rPr>
          <w:spacing w:val="-53"/>
        </w:rPr>
        <w:t xml:space="preserve"> </w:t>
      </w:r>
      <w:r>
        <w:t>these circumstances the update dataset files must follow in the correct sequential order from the last</w:t>
      </w:r>
      <w:r>
        <w:rPr>
          <w:spacing w:val="1"/>
        </w:rPr>
        <w:t xml:space="preserve"> </w:t>
      </w:r>
      <w:r>
        <w:t>update</w:t>
      </w:r>
      <w:r>
        <w:rPr>
          <w:spacing w:val="-2"/>
        </w:rPr>
        <w:t xml:space="preserve"> </w:t>
      </w:r>
      <w:r>
        <w:t>applied</w:t>
      </w:r>
      <w:r>
        <w:rPr>
          <w:spacing w:val="-1"/>
        </w:rPr>
        <w:t xml:space="preserve"> </w:t>
      </w:r>
      <w:r>
        <w:t>to</w:t>
      </w:r>
      <w:r>
        <w:rPr>
          <w:spacing w:val="1"/>
        </w:rPr>
        <w:t xml:space="preserve"> </w:t>
      </w:r>
      <w:r>
        <w:t>the</w:t>
      </w:r>
      <w:r>
        <w:rPr>
          <w:spacing w:val="-1"/>
        </w:rPr>
        <w:t xml:space="preserve"> </w:t>
      </w:r>
      <w:r>
        <w:t>base</w:t>
      </w:r>
      <w:r>
        <w:rPr>
          <w:spacing w:val="3"/>
        </w:rPr>
        <w:t xml:space="preserve"> </w:t>
      </w:r>
      <w:r>
        <w:t>dataset</w:t>
      </w:r>
      <w:r>
        <w:rPr>
          <w:spacing w:val="1"/>
        </w:rPr>
        <w:t xml:space="preserve"> </w:t>
      </w:r>
      <w:r>
        <w:t>file.</w:t>
      </w:r>
    </w:p>
    <w:p w14:paraId="4921FE3B" w14:textId="612969A8" w:rsidR="00EE4229" w:rsidRDefault="00EE4229" w:rsidP="00EE4229">
      <w:pPr>
        <w:pStyle w:val="Heading2"/>
        <w:rPr>
          <w:rFonts w:eastAsia="Malgun Gothic"/>
        </w:rPr>
      </w:pPr>
      <w:bookmarkStart w:id="1584" w:name="_Toc152232570"/>
      <w:bookmarkStart w:id="1585" w:name="_Toc170717225"/>
      <w:r>
        <w:rPr>
          <w:rFonts w:eastAsia="Malgun Gothic" w:hint="eastAsia"/>
        </w:rPr>
        <w:t>S</w:t>
      </w:r>
      <w:r>
        <w:rPr>
          <w:rFonts w:eastAsia="Malgun Gothic"/>
        </w:rPr>
        <w:t>upport file updates</w:t>
      </w:r>
      <w:bookmarkEnd w:id="1584"/>
      <w:bookmarkEnd w:id="1585"/>
    </w:p>
    <w:p w14:paraId="7BD6319D" w14:textId="77777777" w:rsidR="00EE4229" w:rsidRPr="00EE4229" w:rsidRDefault="00EE4229" w:rsidP="00EE4229">
      <w:pPr>
        <w:rPr>
          <w:rFonts w:eastAsia="Malgun Gothic"/>
        </w:rPr>
      </w:pPr>
      <w:r w:rsidRPr="00EE4229">
        <w:rPr>
          <w:rFonts w:eastAsia="Malgun Gothic"/>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244E6CCE" w:rsidR="00EE4229" w:rsidRDefault="00EE4229" w:rsidP="00EE4229">
      <w:pPr>
        <w:rPr>
          <w:rFonts w:eastAsia="Malgun Gothic"/>
        </w:rPr>
      </w:pPr>
      <w:r w:rsidRPr="00EE4229">
        <w:rPr>
          <w:rFonts w:eastAsia="Malgun Gothic"/>
        </w:rPr>
        <w:t xml:space="preserve">Updates, in form of a New Edition or a replacement, or deletions of a support file may require concurrent updates to feature or information type instance attributes that depend on the file; for example, </w:t>
      </w:r>
      <w:del w:id="1586" w:author="Greenblue" w:date="2024-09-06T17:13:00Z">
        <w:r w:rsidRPr="00EE4229" w:rsidDel="002814EB">
          <w:rPr>
            <w:rFonts w:eastAsia="Malgun Gothic"/>
          </w:rPr>
          <w:delText xml:space="preserve">pictorialRepresentation, </w:delText>
        </w:r>
      </w:del>
      <w:r w:rsidRPr="00EE4229">
        <w:rPr>
          <w:rFonts w:eastAsia="Malgun Gothic"/>
        </w:rPr>
        <w:t>fileReference, and fileLocator attributes.</w:t>
      </w:r>
    </w:p>
    <w:p w14:paraId="2E4B30D6" w14:textId="04CD491D" w:rsidR="00EE4229" w:rsidRDefault="00EE4229" w:rsidP="00EE4229">
      <w:pPr>
        <w:pStyle w:val="Heading2"/>
        <w:rPr>
          <w:rFonts w:eastAsia="Malgun Gothic"/>
        </w:rPr>
      </w:pPr>
      <w:bookmarkStart w:id="1587" w:name="_Toc152232571"/>
      <w:bookmarkStart w:id="1588" w:name="_Toc170717226"/>
      <w:r>
        <w:rPr>
          <w:rFonts w:eastAsia="Malgun Gothic" w:hint="eastAsia"/>
        </w:rPr>
        <w:t>F</w:t>
      </w:r>
      <w:r>
        <w:rPr>
          <w:rFonts w:eastAsia="Malgun Gothic"/>
        </w:rPr>
        <w:t>eature and Portrayal Catalogues</w:t>
      </w:r>
      <w:bookmarkEnd w:id="1587"/>
      <w:bookmarkEnd w:id="1588"/>
    </w:p>
    <w:p w14:paraId="42EBF3D5" w14:textId="1CFF6C2A" w:rsidR="00EE4229" w:rsidRDefault="00EE4229" w:rsidP="00EE4229">
      <w:pPr>
        <w:rPr>
          <w:rFonts w:eastAsia="Malgun Gothic"/>
        </w:rPr>
      </w:pPr>
      <w:r w:rsidRPr="00EE4229">
        <w:rPr>
          <w:rFonts w:eastAsia="Malgun Gothic"/>
        </w:rPr>
        <w:t>For each new version of the S-128 Product Specification a new Feature and Portrayal Catalogue may be released. The system must be able to manage datasets and their Catalogues that are created on different versions of the S-128 Product Specification.</w:t>
      </w:r>
    </w:p>
    <w:p w14:paraId="31E5039C" w14:textId="797A212E" w:rsidR="00EE4229" w:rsidRDefault="00EE4229" w:rsidP="00EE4229">
      <w:pPr>
        <w:pStyle w:val="Heading2"/>
        <w:rPr>
          <w:rFonts w:eastAsia="Malgun Gothic"/>
        </w:rPr>
      </w:pPr>
      <w:bookmarkStart w:id="1589" w:name="_Toc152232572"/>
      <w:bookmarkStart w:id="1590" w:name="_Toc170717227"/>
      <w:r>
        <w:rPr>
          <w:rFonts w:eastAsia="Malgun Gothic" w:hint="eastAsia"/>
        </w:rPr>
        <w:t>F</w:t>
      </w:r>
      <w:r>
        <w:rPr>
          <w:rFonts w:eastAsia="Malgun Gothic"/>
        </w:rPr>
        <w:t>eature history, version, and change tracking</w:t>
      </w:r>
      <w:bookmarkEnd w:id="1589"/>
      <w:bookmarkEnd w:id="1590"/>
    </w:p>
    <w:p w14:paraId="0FD8DBE1" w14:textId="58B1AAC0" w:rsidR="00EE4229" w:rsidRDefault="00EE4229" w:rsidP="00EE4229">
      <w:pPr>
        <w:rPr>
          <w:rFonts w:eastAsia="Malgun Gothic"/>
        </w:rPr>
      </w:pPr>
      <w:r w:rsidRPr="00EE4229">
        <w:rPr>
          <w:rFonts w:eastAsia="Malgun Gothic"/>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4A0DB8D7" w14:textId="3109BBF6" w:rsidR="00EE4229" w:rsidRDefault="00EE4229" w:rsidP="00EE4229">
      <w:pPr>
        <w:pStyle w:val="Heading2"/>
        <w:rPr>
          <w:rFonts w:eastAsia="Malgun Gothic"/>
        </w:rPr>
      </w:pPr>
      <w:bookmarkStart w:id="1591" w:name="_Toc152232573"/>
      <w:bookmarkStart w:id="1592" w:name="_Toc170717228"/>
      <w:r>
        <w:rPr>
          <w:rFonts w:eastAsia="Malgun Gothic" w:hint="eastAsia"/>
        </w:rPr>
        <w:t>D</w:t>
      </w:r>
      <w:r>
        <w:rPr>
          <w:rFonts w:eastAsia="Malgun Gothic"/>
        </w:rPr>
        <w:t>ataset encryption</w:t>
      </w:r>
      <w:bookmarkEnd w:id="1591"/>
      <w:bookmarkEnd w:id="1592"/>
    </w:p>
    <w:p w14:paraId="0E917881" w14:textId="360711A7" w:rsidR="00EE4229" w:rsidRDefault="00BE5A47" w:rsidP="00EE4229">
      <w:pPr>
        <w:rPr>
          <w:rFonts w:eastAsia="Malgun Gothic"/>
        </w:rPr>
      </w:pPr>
      <w:ins w:id="1593" w:author="Greenblue" w:date="2024-10-02T17:50:00Z">
        <w:r>
          <w:t>Dataset encryption should follow S-100 Ed 5.2 Part 15</w:t>
        </w:r>
      </w:ins>
      <w:del w:id="1594" w:author="Greenblue" w:date="2024-10-02T17:50:00Z">
        <w:r w:rsidR="00EE4229" w:rsidRPr="00EE4229" w:rsidDel="00BE5A47">
          <w:rPr>
            <w:rFonts w:eastAsia="Malgun Gothic"/>
          </w:rPr>
          <w:delText>Details about dataset encryption are still to be determined, and may mirror the method described in S- 101</w:delText>
        </w:r>
      </w:del>
      <w:r w:rsidR="00EE4229" w:rsidRPr="00EE4229">
        <w:rPr>
          <w:rFonts w:eastAsia="Malgun Gothic"/>
        </w:rPr>
        <w:t>.</w:t>
      </w:r>
    </w:p>
    <w:p w14:paraId="0A60266D" w14:textId="77777777" w:rsidR="00896826" w:rsidRDefault="00896826" w:rsidP="00EE4229">
      <w:pPr>
        <w:rPr>
          <w:rFonts w:eastAsia="Malgun Gothic"/>
        </w:rPr>
      </w:pPr>
    </w:p>
    <w:p w14:paraId="643BC142" w14:textId="22CD80CB" w:rsidR="008018B3" w:rsidRPr="008233BF" w:rsidRDefault="008018B3" w:rsidP="00972855">
      <w:pPr>
        <w:pStyle w:val="Heading1"/>
      </w:pPr>
      <w:bookmarkStart w:id="1595" w:name="_Toc225648363"/>
      <w:bookmarkStart w:id="1596" w:name="_Toc225065220"/>
      <w:bookmarkStart w:id="1597" w:name="_Toc152232574"/>
      <w:bookmarkStart w:id="1598" w:name="_Toc170717229"/>
      <w:r w:rsidRPr="008233BF">
        <w:t>Portrayal</w:t>
      </w:r>
      <w:bookmarkEnd w:id="1595"/>
      <w:bookmarkEnd w:id="1596"/>
      <w:bookmarkEnd w:id="1597"/>
      <w:bookmarkEnd w:id="1598"/>
      <w:r w:rsidR="009E66AF">
        <w:t xml:space="preserve"> </w:t>
      </w:r>
    </w:p>
    <w:p w14:paraId="127398F9" w14:textId="77777777" w:rsidR="00D00582" w:rsidRPr="00D00582" w:rsidRDefault="00D00582" w:rsidP="00D00582">
      <w:pPr>
        <w:rPr>
          <w:ins w:id="1599" w:author="Greenblue" w:date="2024-02-13T18:37:00Z"/>
        </w:rPr>
      </w:pPr>
      <w:ins w:id="1600" w:author="Greenblue" w:date="2024-02-13T18:37:00Z">
        <w:r w:rsidRPr="00D00582">
          <w:t xml:space="preserve">S-128 portrayal is covered by the portrayal model as defined in S-100. The Portrayal Catalogue defines symbology and the portrayal rules for each feature/attribute combination contained in the Feature Catalogue. </w:t>
        </w:r>
      </w:ins>
    </w:p>
    <w:p w14:paraId="6371E4A1" w14:textId="461180E8" w:rsidR="00417334" w:rsidRPr="00D00582" w:rsidDel="00D00582" w:rsidRDefault="00D00582" w:rsidP="00C53B69">
      <w:pPr>
        <w:rPr>
          <w:del w:id="1601" w:author="Greenblue" w:date="2024-02-13T18:37:00Z"/>
        </w:rPr>
      </w:pPr>
      <w:ins w:id="1602" w:author="Greenblue" w:date="2024-02-13T18:37:00Z">
        <w:r w:rsidRPr="00D00582">
          <w:t>S-128 uses the portrayal process defined in S-100 Part 9.</w:t>
        </w:r>
      </w:ins>
      <w:del w:id="1603" w:author="Greenblue" w:date="2024-02-13T18:37:00Z">
        <w:r w:rsidR="00F741EE" w:rsidRPr="00F741EE" w:rsidDel="00D00582">
          <w:delText>Portrayal is not defined in this version of S-128 Catalogue of Nautical Products Specification. Users are free to choose the means and methodology of portrayal as they see best suited for their needs. It should be noted that future versions of S-128 may include a Portrayal Catalogue, and any implementer should therefore anticipate this, and make sufficient provisions in any system supporting S-128.</w:delText>
        </w:r>
      </w:del>
    </w:p>
    <w:p w14:paraId="288B0E76" w14:textId="77777777" w:rsidR="00D00582" w:rsidRPr="00D00582" w:rsidRDefault="00D00582" w:rsidP="00D00582">
      <w:pPr>
        <w:rPr>
          <w:ins w:id="1604" w:author="Greenblue" w:date="2024-02-13T18:37:00Z"/>
        </w:rPr>
      </w:pPr>
    </w:p>
    <w:p w14:paraId="1CEA9AA2" w14:textId="619918E5" w:rsidR="00D00582" w:rsidRDefault="00D00582" w:rsidP="00D00582">
      <w:pPr>
        <w:pStyle w:val="Heading2"/>
        <w:rPr>
          <w:ins w:id="1605" w:author="Greenblue" w:date="2024-02-13T18:37:00Z"/>
        </w:rPr>
      </w:pPr>
      <w:bookmarkStart w:id="1606" w:name="_Toc170717230"/>
      <w:ins w:id="1607" w:author="Greenblue" w:date="2024-02-13T18:37:00Z">
        <w:r>
          <w:t>Portrayal Catalogue</w:t>
        </w:r>
        <w:bookmarkEnd w:id="1606"/>
      </w:ins>
    </w:p>
    <w:p w14:paraId="495CECD9" w14:textId="425CC200" w:rsidR="00D00582" w:rsidRDefault="00D00582" w:rsidP="00D00582">
      <w:pPr>
        <w:rPr>
          <w:ins w:id="1608" w:author="Greenblue" w:date="2024-02-13T18:38:00Z"/>
          <w:rFonts w:eastAsia="Malgun Gothic"/>
        </w:rPr>
      </w:pPr>
      <w:ins w:id="1609" w:author="Greenblue" w:date="2024-02-13T18:38:00Z">
        <w:r w:rsidRPr="00D00582">
          <w:rPr>
            <w:rFonts w:eastAsia="Malgun Gothic"/>
          </w:rPr>
          <w:t>Citation information for the Portrayal Catalogue is provided in Table 9-1 below</w:t>
        </w:r>
      </w:ins>
    </w:p>
    <w:p w14:paraId="7B8B47FF" w14:textId="77C016E4" w:rsidR="00D00582" w:rsidRPr="00852FBF" w:rsidRDefault="00D00582" w:rsidP="00852FBF">
      <w:pPr>
        <w:pStyle w:val="Caption"/>
        <w:keepNext/>
        <w:jc w:val="center"/>
        <w:rPr>
          <w:ins w:id="1610" w:author="Greenblue" w:date="2024-02-13T18:38:00Z"/>
        </w:rPr>
      </w:pPr>
      <w:ins w:id="1611" w:author="Greenblue" w:date="2024-02-13T18:38:00Z">
        <w:r>
          <w:lastRenderedPageBreak/>
          <w:t>Table 9-</w:t>
        </w:r>
        <w:r>
          <w:fldChar w:fldCharType="begin"/>
        </w:r>
        <w:r>
          <w:instrText xml:space="preserve"> SEQ Table \* ARABIC \s 1 </w:instrText>
        </w:r>
        <w:r>
          <w:fldChar w:fldCharType="separate"/>
        </w:r>
      </w:ins>
      <w:ins w:id="1612" w:author="Viestintävirasto" w:date="2024-12-13T14:15:00Z">
        <w:r w:rsidR="00A83023">
          <w:rPr>
            <w:noProof/>
          </w:rPr>
          <w:t>1</w:t>
        </w:r>
      </w:ins>
      <w:ins w:id="1613" w:author="Greenblue" w:date="2024-02-13T18:38:00Z">
        <w:r>
          <w:fldChar w:fldCharType="end"/>
        </w:r>
        <w:r>
          <w:t xml:space="preserve"> S-128 </w:t>
        </w:r>
        <w:r w:rsidRPr="00894B0C">
          <w:t>Portrayal Catalogue</w:t>
        </w:r>
      </w:ins>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14:paraId="38C3DD0D" w14:textId="77777777" w:rsidTr="00175CD1">
        <w:trPr>
          <w:trHeight w:val="328"/>
          <w:ins w:id="1614" w:author="Greenblue" w:date="2024-02-13T18:38:00Z"/>
        </w:trPr>
        <w:tc>
          <w:tcPr>
            <w:tcW w:w="699" w:type="dxa"/>
            <w:tcBorders>
              <w:bottom w:val="double" w:sz="4" w:space="0" w:color="auto"/>
            </w:tcBorders>
            <w:shd w:val="clear" w:color="auto" w:fill="D9D9D9"/>
          </w:tcPr>
          <w:p w14:paraId="68059A36" w14:textId="77777777" w:rsidR="00D00582" w:rsidRDefault="00D00582" w:rsidP="00175CD1">
            <w:pPr>
              <w:pStyle w:val="TableParagraph"/>
              <w:spacing w:before="56"/>
              <w:ind w:left="107"/>
              <w:rPr>
                <w:ins w:id="1615" w:author="Greenblue" w:date="2024-02-13T18:38:00Z"/>
                <w:b/>
                <w:sz w:val="18"/>
              </w:rPr>
            </w:pPr>
            <w:ins w:id="1616" w:author="Greenblue" w:date="2024-02-13T18:38:00Z">
              <w:r>
                <w:rPr>
                  <w:b/>
                  <w:sz w:val="18"/>
                </w:rPr>
                <w:t>No.</w:t>
              </w:r>
            </w:ins>
          </w:p>
        </w:tc>
        <w:tc>
          <w:tcPr>
            <w:tcW w:w="2268" w:type="dxa"/>
            <w:tcBorders>
              <w:bottom w:val="double" w:sz="4" w:space="0" w:color="auto"/>
            </w:tcBorders>
            <w:shd w:val="clear" w:color="auto" w:fill="D9D9D9"/>
          </w:tcPr>
          <w:p w14:paraId="39F9F836" w14:textId="77777777" w:rsidR="00D00582" w:rsidRDefault="00D00582" w:rsidP="00175CD1">
            <w:pPr>
              <w:pStyle w:val="TableParagraph"/>
              <w:spacing w:before="56"/>
              <w:ind w:left="110"/>
              <w:rPr>
                <w:ins w:id="1617" w:author="Greenblue" w:date="2024-02-13T18:38:00Z"/>
                <w:b/>
                <w:sz w:val="18"/>
              </w:rPr>
            </w:pPr>
            <w:ins w:id="1618" w:author="Greenblue" w:date="2024-02-13T18:38:00Z">
              <w:r w:rsidRPr="00894B0C">
                <w:rPr>
                  <w:b/>
                  <w:sz w:val="18"/>
                </w:rPr>
                <w:t>ISO class or attribute</w:t>
              </w:r>
            </w:ins>
          </w:p>
        </w:tc>
        <w:tc>
          <w:tcPr>
            <w:tcW w:w="1843" w:type="dxa"/>
            <w:tcBorders>
              <w:bottom w:val="double" w:sz="4" w:space="0" w:color="auto"/>
            </w:tcBorders>
            <w:shd w:val="clear" w:color="auto" w:fill="D9D9D9"/>
          </w:tcPr>
          <w:p w14:paraId="45B40D5A" w14:textId="77777777" w:rsidR="00D00582" w:rsidRDefault="00D00582" w:rsidP="00175CD1">
            <w:pPr>
              <w:pStyle w:val="TableParagraph"/>
              <w:spacing w:before="56"/>
              <w:ind w:left="211"/>
              <w:rPr>
                <w:ins w:id="1619" w:author="Greenblue" w:date="2024-02-13T18:38:00Z"/>
                <w:b/>
                <w:sz w:val="18"/>
              </w:rPr>
            </w:pPr>
            <w:ins w:id="1620" w:author="Greenblue" w:date="2024-02-13T18:38:00Z">
              <w:r w:rsidRPr="00894B0C">
                <w:rPr>
                  <w:b/>
                  <w:sz w:val="18"/>
                </w:rPr>
                <w:t>Type</w:t>
              </w:r>
            </w:ins>
          </w:p>
        </w:tc>
        <w:tc>
          <w:tcPr>
            <w:tcW w:w="4121" w:type="dxa"/>
            <w:tcBorders>
              <w:bottom w:val="double" w:sz="4" w:space="0" w:color="auto"/>
            </w:tcBorders>
            <w:shd w:val="clear" w:color="auto" w:fill="D9D9D9"/>
          </w:tcPr>
          <w:p w14:paraId="27711874" w14:textId="77777777" w:rsidR="00D00582" w:rsidRDefault="00D00582" w:rsidP="00175CD1">
            <w:pPr>
              <w:pStyle w:val="TableParagraph"/>
              <w:spacing w:before="56"/>
              <w:ind w:left="110"/>
              <w:rPr>
                <w:ins w:id="1621" w:author="Greenblue" w:date="2024-02-13T18:38:00Z"/>
                <w:b/>
                <w:sz w:val="18"/>
              </w:rPr>
            </w:pPr>
            <w:ins w:id="1622" w:author="Greenblue" w:date="2024-02-13T18:38:00Z">
              <w:r w:rsidRPr="00894B0C">
                <w:rPr>
                  <w:b/>
                  <w:sz w:val="18"/>
                </w:rPr>
                <w:t>Value</w:t>
              </w:r>
            </w:ins>
          </w:p>
        </w:tc>
      </w:tr>
      <w:tr w:rsidR="00D00582" w14:paraId="574F2F14" w14:textId="77777777" w:rsidTr="00175CD1">
        <w:trPr>
          <w:trHeight w:val="404"/>
          <w:ins w:id="1623" w:author="Greenblue" w:date="2024-02-13T18:38:00Z"/>
        </w:trPr>
        <w:tc>
          <w:tcPr>
            <w:tcW w:w="699" w:type="dxa"/>
            <w:tcBorders>
              <w:top w:val="double" w:sz="4" w:space="0" w:color="auto"/>
            </w:tcBorders>
            <w:shd w:val="clear" w:color="auto" w:fill="auto"/>
            <w:vAlign w:val="center"/>
          </w:tcPr>
          <w:p w14:paraId="4D041D6E" w14:textId="77777777" w:rsidR="00D00582" w:rsidRDefault="00D00582" w:rsidP="00175CD1">
            <w:pPr>
              <w:pStyle w:val="TableParagraph"/>
              <w:ind w:left="110" w:right="130"/>
              <w:jc w:val="both"/>
              <w:rPr>
                <w:ins w:id="1624" w:author="Greenblue" w:date="2024-02-13T18:38:00Z"/>
                <w:sz w:val="18"/>
              </w:rPr>
            </w:pPr>
            <w:ins w:id="1625" w:author="Greenblue" w:date="2024-02-13T18:38:00Z">
              <w:r w:rsidRPr="00894B0C">
                <w:rPr>
                  <w:sz w:val="18"/>
                </w:rPr>
                <w:t>--</w:t>
              </w:r>
            </w:ins>
          </w:p>
        </w:tc>
        <w:tc>
          <w:tcPr>
            <w:tcW w:w="2268" w:type="dxa"/>
            <w:tcBorders>
              <w:top w:val="double" w:sz="4" w:space="0" w:color="auto"/>
            </w:tcBorders>
            <w:shd w:val="clear" w:color="auto" w:fill="auto"/>
            <w:vAlign w:val="center"/>
          </w:tcPr>
          <w:p w14:paraId="31E9D968" w14:textId="77777777" w:rsidR="00D00582" w:rsidRDefault="00D00582" w:rsidP="00175CD1">
            <w:pPr>
              <w:pStyle w:val="TableParagraph"/>
              <w:ind w:left="110" w:right="130"/>
              <w:jc w:val="both"/>
              <w:rPr>
                <w:ins w:id="1626" w:author="Greenblue" w:date="2024-02-13T18:38:00Z"/>
                <w:sz w:val="18"/>
              </w:rPr>
            </w:pPr>
            <w:ins w:id="1627" w:author="Greenblue" w:date="2024-02-13T18:38:00Z">
              <w:r w:rsidRPr="00894B0C">
                <w:rPr>
                  <w:sz w:val="18"/>
                </w:rPr>
                <w:t>CI_Citation</w:t>
              </w:r>
            </w:ins>
          </w:p>
        </w:tc>
        <w:tc>
          <w:tcPr>
            <w:tcW w:w="1843" w:type="dxa"/>
            <w:tcBorders>
              <w:top w:val="double" w:sz="4" w:space="0" w:color="auto"/>
            </w:tcBorders>
            <w:shd w:val="clear" w:color="auto" w:fill="auto"/>
            <w:vAlign w:val="center"/>
          </w:tcPr>
          <w:p w14:paraId="73463974" w14:textId="77777777" w:rsidR="00D00582" w:rsidRDefault="00D00582" w:rsidP="00175CD1">
            <w:pPr>
              <w:pStyle w:val="TableParagraph"/>
              <w:ind w:left="110" w:right="130"/>
              <w:jc w:val="both"/>
              <w:rPr>
                <w:ins w:id="1628" w:author="Greenblue" w:date="2024-02-13T18:38:00Z"/>
                <w:sz w:val="18"/>
              </w:rPr>
            </w:pPr>
            <w:ins w:id="1629" w:author="Greenblue" w:date="2024-02-13T18:38:00Z">
              <w:r w:rsidRPr="00894B0C">
                <w:rPr>
                  <w:sz w:val="18"/>
                </w:rPr>
                <w:t>Class</w:t>
              </w:r>
            </w:ins>
          </w:p>
        </w:tc>
        <w:tc>
          <w:tcPr>
            <w:tcW w:w="4121" w:type="dxa"/>
            <w:tcBorders>
              <w:top w:val="double" w:sz="4" w:space="0" w:color="auto"/>
            </w:tcBorders>
            <w:shd w:val="clear" w:color="auto" w:fill="auto"/>
            <w:vAlign w:val="center"/>
          </w:tcPr>
          <w:p w14:paraId="68170CB3" w14:textId="77777777" w:rsidR="00D00582" w:rsidRDefault="00D00582" w:rsidP="00175CD1">
            <w:pPr>
              <w:pStyle w:val="TableParagraph"/>
              <w:ind w:left="110" w:right="130"/>
              <w:jc w:val="both"/>
              <w:rPr>
                <w:ins w:id="1630" w:author="Greenblue" w:date="2024-02-13T18:38:00Z"/>
                <w:sz w:val="18"/>
              </w:rPr>
            </w:pPr>
            <w:ins w:id="1631" w:author="Greenblue" w:date="2024-02-13T18:38:00Z">
              <w:r w:rsidRPr="00894B0C">
                <w:rPr>
                  <w:sz w:val="18"/>
                </w:rPr>
                <w:t>--</w:t>
              </w:r>
            </w:ins>
          </w:p>
        </w:tc>
      </w:tr>
      <w:tr w:rsidR="00D00582" w14:paraId="5CA77CD0" w14:textId="77777777" w:rsidTr="00175CD1">
        <w:trPr>
          <w:trHeight w:val="424"/>
          <w:ins w:id="1632" w:author="Greenblue" w:date="2024-02-13T18:38:00Z"/>
        </w:trPr>
        <w:tc>
          <w:tcPr>
            <w:tcW w:w="699" w:type="dxa"/>
            <w:shd w:val="clear" w:color="auto" w:fill="auto"/>
            <w:vAlign w:val="center"/>
          </w:tcPr>
          <w:p w14:paraId="13CDFC5E" w14:textId="77777777" w:rsidR="00D00582" w:rsidRPr="008C4D47" w:rsidRDefault="00D00582" w:rsidP="00175CD1">
            <w:pPr>
              <w:pStyle w:val="TableParagraph"/>
              <w:ind w:left="110" w:right="130"/>
              <w:jc w:val="both"/>
              <w:rPr>
                <w:ins w:id="1633" w:author="Greenblue" w:date="2024-02-13T18:38:00Z"/>
                <w:sz w:val="18"/>
              </w:rPr>
            </w:pPr>
            <w:ins w:id="1634" w:author="Greenblue" w:date="2024-02-13T18:38:00Z">
              <w:r w:rsidRPr="008C4D47">
                <w:rPr>
                  <w:rFonts w:hint="eastAsia"/>
                  <w:sz w:val="18"/>
                </w:rPr>
                <w:t>1</w:t>
              </w:r>
            </w:ins>
          </w:p>
        </w:tc>
        <w:tc>
          <w:tcPr>
            <w:tcW w:w="2268" w:type="dxa"/>
            <w:shd w:val="clear" w:color="auto" w:fill="auto"/>
            <w:vAlign w:val="center"/>
          </w:tcPr>
          <w:p w14:paraId="60575D6A" w14:textId="77777777" w:rsidR="00D00582" w:rsidRDefault="00D00582" w:rsidP="00175CD1">
            <w:pPr>
              <w:pStyle w:val="TableParagraph"/>
              <w:ind w:left="110" w:right="130" w:firstLineChars="95" w:firstLine="171"/>
              <w:jc w:val="both"/>
              <w:rPr>
                <w:ins w:id="1635" w:author="Greenblue" w:date="2024-02-13T18:38:00Z"/>
                <w:sz w:val="18"/>
              </w:rPr>
            </w:pPr>
            <w:ins w:id="1636" w:author="Greenblue" w:date="2024-02-13T18:38:00Z">
              <w:r w:rsidRPr="00894B0C">
                <w:rPr>
                  <w:sz w:val="18"/>
                </w:rPr>
                <w:t>title</w:t>
              </w:r>
            </w:ins>
          </w:p>
        </w:tc>
        <w:tc>
          <w:tcPr>
            <w:tcW w:w="1843" w:type="dxa"/>
            <w:shd w:val="clear" w:color="auto" w:fill="auto"/>
            <w:vAlign w:val="center"/>
          </w:tcPr>
          <w:p w14:paraId="12A79F5A" w14:textId="77777777" w:rsidR="00D00582" w:rsidRDefault="00D00582" w:rsidP="00175CD1">
            <w:pPr>
              <w:pStyle w:val="TableParagraph"/>
              <w:ind w:left="110" w:right="130"/>
              <w:jc w:val="both"/>
              <w:rPr>
                <w:ins w:id="1637" w:author="Greenblue" w:date="2024-02-13T18:38:00Z"/>
                <w:sz w:val="18"/>
              </w:rPr>
            </w:pPr>
            <w:ins w:id="1638" w:author="Greenblue" w:date="2024-02-13T18:38:00Z">
              <w:r w:rsidRPr="00894B0C">
                <w:rPr>
                  <w:sz w:val="18"/>
                </w:rPr>
                <w:t>CharacterString</w:t>
              </w:r>
            </w:ins>
          </w:p>
        </w:tc>
        <w:tc>
          <w:tcPr>
            <w:tcW w:w="4121" w:type="dxa"/>
            <w:shd w:val="clear" w:color="auto" w:fill="auto"/>
            <w:vAlign w:val="center"/>
          </w:tcPr>
          <w:p w14:paraId="4398EC21" w14:textId="77777777" w:rsidR="00D00582" w:rsidRDefault="00D00582" w:rsidP="00175CD1">
            <w:pPr>
              <w:pStyle w:val="TableParagraph"/>
              <w:ind w:left="110" w:right="130"/>
              <w:jc w:val="both"/>
              <w:rPr>
                <w:ins w:id="1639" w:author="Greenblue" w:date="2024-02-13T18:38:00Z"/>
                <w:sz w:val="18"/>
              </w:rPr>
            </w:pPr>
            <w:ins w:id="1640" w:author="Greenblue" w:date="2024-02-13T18:38:00Z">
              <w:r w:rsidRPr="00894B0C">
                <w:rPr>
                  <w:sz w:val="18"/>
                </w:rPr>
                <w:t>S-1</w:t>
              </w:r>
              <w:r>
                <w:rPr>
                  <w:sz w:val="18"/>
                </w:rPr>
                <w:t>28</w:t>
              </w:r>
              <w:r w:rsidRPr="00894B0C">
                <w:rPr>
                  <w:sz w:val="18"/>
                </w:rPr>
                <w:t xml:space="preserve"> Portrayal Catalogue</w:t>
              </w:r>
            </w:ins>
          </w:p>
        </w:tc>
      </w:tr>
      <w:tr w:rsidR="00D00582" w14:paraId="3F96D8E5" w14:textId="77777777" w:rsidTr="00175CD1">
        <w:trPr>
          <w:trHeight w:val="424"/>
          <w:ins w:id="1641" w:author="Greenblue" w:date="2024-02-13T18:38:00Z"/>
        </w:trPr>
        <w:tc>
          <w:tcPr>
            <w:tcW w:w="699" w:type="dxa"/>
            <w:shd w:val="clear" w:color="auto" w:fill="auto"/>
            <w:vAlign w:val="center"/>
          </w:tcPr>
          <w:p w14:paraId="206C14B3" w14:textId="77777777" w:rsidR="00D00582" w:rsidRPr="008C4D47" w:rsidRDefault="00D00582" w:rsidP="00175CD1">
            <w:pPr>
              <w:pStyle w:val="TableParagraph"/>
              <w:ind w:left="110" w:right="130"/>
              <w:jc w:val="both"/>
              <w:rPr>
                <w:ins w:id="1642" w:author="Greenblue" w:date="2024-02-13T18:38:00Z"/>
                <w:sz w:val="18"/>
              </w:rPr>
            </w:pPr>
            <w:ins w:id="1643" w:author="Greenblue" w:date="2024-02-13T18:38:00Z">
              <w:r w:rsidRPr="008C4D47">
                <w:rPr>
                  <w:rFonts w:hint="eastAsia"/>
                  <w:sz w:val="18"/>
                </w:rPr>
                <w:t>2</w:t>
              </w:r>
            </w:ins>
          </w:p>
        </w:tc>
        <w:tc>
          <w:tcPr>
            <w:tcW w:w="2268" w:type="dxa"/>
            <w:shd w:val="clear" w:color="auto" w:fill="auto"/>
            <w:vAlign w:val="center"/>
          </w:tcPr>
          <w:p w14:paraId="6D62E866" w14:textId="77777777" w:rsidR="00D00582" w:rsidRDefault="00D00582" w:rsidP="00175CD1">
            <w:pPr>
              <w:pStyle w:val="TableParagraph"/>
              <w:ind w:left="110" w:right="130" w:firstLineChars="95" w:firstLine="171"/>
              <w:jc w:val="both"/>
              <w:rPr>
                <w:ins w:id="1644" w:author="Greenblue" w:date="2024-02-13T18:38:00Z"/>
                <w:sz w:val="18"/>
              </w:rPr>
            </w:pPr>
            <w:ins w:id="1645" w:author="Greenblue" w:date="2024-02-13T18:38:00Z">
              <w:r w:rsidRPr="00894B0C">
                <w:rPr>
                  <w:sz w:val="18"/>
                </w:rPr>
                <w:t>date</w:t>
              </w:r>
            </w:ins>
          </w:p>
        </w:tc>
        <w:tc>
          <w:tcPr>
            <w:tcW w:w="1843" w:type="dxa"/>
            <w:shd w:val="clear" w:color="auto" w:fill="auto"/>
            <w:vAlign w:val="center"/>
          </w:tcPr>
          <w:p w14:paraId="067A74F0" w14:textId="77777777" w:rsidR="00D00582" w:rsidRDefault="00D00582" w:rsidP="00175CD1">
            <w:pPr>
              <w:pStyle w:val="TableParagraph"/>
              <w:ind w:left="110" w:right="130"/>
              <w:jc w:val="both"/>
              <w:rPr>
                <w:ins w:id="1646" w:author="Greenblue" w:date="2024-02-13T18:38:00Z"/>
                <w:sz w:val="18"/>
              </w:rPr>
            </w:pPr>
            <w:ins w:id="1647" w:author="Greenblue" w:date="2024-02-13T18:38:00Z">
              <w:r w:rsidRPr="00894B0C">
                <w:rPr>
                  <w:sz w:val="18"/>
                </w:rPr>
                <w:t>CI_Date (class)</w:t>
              </w:r>
            </w:ins>
          </w:p>
        </w:tc>
        <w:tc>
          <w:tcPr>
            <w:tcW w:w="4121" w:type="dxa"/>
            <w:shd w:val="clear" w:color="auto" w:fill="auto"/>
            <w:vAlign w:val="center"/>
          </w:tcPr>
          <w:p w14:paraId="22E4D39C" w14:textId="77777777" w:rsidR="00D00582" w:rsidRDefault="00D00582" w:rsidP="00175CD1">
            <w:pPr>
              <w:pStyle w:val="TableParagraph"/>
              <w:ind w:left="110" w:right="130"/>
              <w:jc w:val="both"/>
              <w:rPr>
                <w:ins w:id="1648" w:author="Greenblue" w:date="2024-02-13T18:38:00Z"/>
                <w:sz w:val="18"/>
              </w:rPr>
            </w:pPr>
            <w:ins w:id="1649" w:author="Greenblue" w:date="2024-02-13T18:38:00Z">
              <w:r w:rsidRPr="00894B0C">
                <w:rPr>
                  <w:sz w:val="18"/>
                </w:rPr>
                <w:t>--</w:t>
              </w:r>
            </w:ins>
          </w:p>
        </w:tc>
      </w:tr>
      <w:tr w:rsidR="00D00582" w14:paraId="0DC3C0FE" w14:textId="77777777" w:rsidTr="00175CD1">
        <w:trPr>
          <w:trHeight w:val="424"/>
          <w:ins w:id="1650" w:author="Greenblue" w:date="2024-02-13T18:38:00Z"/>
        </w:trPr>
        <w:tc>
          <w:tcPr>
            <w:tcW w:w="699" w:type="dxa"/>
            <w:shd w:val="clear" w:color="auto" w:fill="auto"/>
            <w:vAlign w:val="center"/>
          </w:tcPr>
          <w:p w14:paraId="190B9F23" w14:textId="77777777" w:rsidR="00D00582" w:rsidRPr="008C4D47" w:rsidRDefault="00D00582" w:rsidP="00175CD1">
            <w:pPr>
              <w:pStyle w:val="TableParagraph"/>
              <w:ind w:left="110" w:right="130"/>
              <w:jc w:val="both"/>
              <w:rPr>
                <w:ins w:id="1651" w:author="Greenblue" w:date="2024-02-13T18:38:00Z"/>
                <w:sz w:val="18"/>
              </w:rPr>
            </w:pPr>
            <w:ins w:id="1652" w:author="Greenblue" w:date="2024-02-13T18:38:00Z">
              <w:r w:rsidRPr="008C4D47">
                <w:rPr>
                  <w:rFonts w:hint="eastAsia"/>
                  <w:sz w:val="18"/>
                </w:rPr>
                <w:t>2</w:t>
              </w:r>
              <w:r w:rsidRPr="008C4D47">
                <w:rPr>
                  <w:sz w:val="18"/>
                </w:rPr>
                <w:t>.1</w:t>
              </w:r>
            </w:ins>
          </w:p>
        </w:tc>
        <w:tc>
          <w:tcPr>
            <w:tcW w:w="2268" w:type="dxa"/>
            <w:shd w:val="clear" w:color="auto" w:fill="auto"/>
            <w:vAlign w:val="center"/>
          </w:tcPr>
          <w:p w14:paraId="6DE4C24D" w14:textId="77777777" w:rsidR="00D00582" w:rsidRDefault="00D00582" w:rsidP="00175CD1">
            <w:pPr>
              <w:pStyle w:val="TableParagraph"/>
              <w:ind w:left="110" w:right="130" w:firstLineChars="176" w:firstLine="317"/>
              <w:jc w:val="both"/>
              <w:rPr>
                <w:ins w:id="1653" w:author="Greenblue" w:date="2024-02-13T18:38:00Z"/>
                <w:sz w:val="18"/>
              </w:rPr>
            </w:pPr>
            <w:ins w:id="1654" w:author="Greenblue" w:date="2024-02-13T18:38:00Z">
              <w:r w:rsidRPr="00894B0C">
                <w:rPr>
                  <w:sz w:val="18"/>
                </w:rPr>
                <w:t>date</w:t>
              </w:r>
            </w:ins>
          </w:p>
        </w:tc>
        <w:tc>
          <w:tcPr>
            <w:tcW w:w="1843" w:type="dxa"/>
            <w:shd w:val="clear" w:color="auto" w:fill="auto"/>
            <w:vAlign w:val="center"/>
          </w:tcPr>
          <w:p w14:paraId="7BFEF3D6" w14:textId="77777777" w:rsidR="00D00582" w:rsidRDefault="00D00582" w:rsidP="00175CD1">
            <w:pPr>
              <w:pStyle w:val="TableParagraph"/>
              <w:ind w:left="110" w:right="130"/>
              <w:jc w:val="both"/>
              <w:rPr>
                <w:ins w:id="1655" w:author="Greenblue" w:date="2024-02-13T18:38:00Z"/>
                <w:sz w:val="18"/>
              </w:rPr>
            </w:pPr>
            <w:ins w:id="1656" w:author="Greenblue" w:date="2024-02-13T18:38:00Z">
              <w:r w:rsidRPr="00894B0C">
                <w:rPr>
                  <w:sz w:val="18"/>
                </w:rPr>
                <w:t>DateTime</w:t>
              </w:r>
            </w:ins>
          </w:p>
        </w:tc>
        <w:tc>
          <w:tcPr>
            <w:tcW w:w="4121" w:type="dxa"/>
            <w:shd w:val="clear" w:color="auto" w:fill="auto"/>
            <w:vAlign w:val="center"/>
          </w:tcPr>
          <w:p w14:paraId="7EDD6049" w14:textId="77777777" w:rsidR="00D00582" w:rsidRDefault="00D00582" w:rsidP="00175CD1">
            <w:pPr>
              <w:pStyle w:val="TableParagraph"/>
              <w:ind w:left="110" w:right="130"/>
              <w:jc w:val="both"/>
              <w:rPr>
                <w:ins w:id="1657" w:author="Greenblue" w:date="2024-02-13T18:38:00Z"/>
                <w:sz w:val="18"/>
              </w:rPr>
            </w:pPr>
            <w:ins w:id="1658"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6268014A" w14:textId="77777777" w:rsidTr="00175CD1">
        <w:trPr>
          <w:trHeight w:val="424"/>
          <w:ins w:id="1659" w:author="Greenblue" w:date="2024-02-13T18:38:00Z"/>
        </w:trPr>
        <w:tc>
          <w:tcPr>
            <w:tcW w:w="699" w:type="dxa"/>
            <w:shd w:val="clear" w:color="auto" w:fill="auto"/>
            <w:vAlign w:val="center"/>
          </w:tcPr>
          <w:p w14:paraId="29CF761D" w14:textId="77777777" w:rsidR="00D00582" w:rsidRPr="008C4D47" w:rsidRDefault="00D00582" w:rsidP="00175CD1">
            <w:pPr>
              <w:pStyle w:val="TableParagraph"/>
              <w:ind w:left="110" w:right="130"/>
              <w:jc w:val="both"/>
              <w:rPr>
                <w:ins w:id="1660" w:author="Greenblue" w:date="2024-02-13T18:38:00Z"/>
                <w:sz w:val="18"/>
              </w:rPr>
            </w:pPr>
            <w:ins w:id="1661" w:author="Greenblue" w:date="2024-02-13T18:38:00Z">
              <w:r w:rsidRPr="008C4D47">
                <w:rPr>
                  <w:rFonts w:hint="eastAsia"/>
                  <w:sz w:val="18"/>
                </w:rPr>
                <w:t>2</w:t>
              </w:r>
              <w:r w:rsidRPr="008C4D47">
                <w:rPr>
                  <w:sz w:val="18"/>
                </w:rPr>
                <w:t>.2</w:t>
              </w:r>
            </w:ins>
          </w:p>
        </w:tc>
        <w:tc>
          <w:tcPr>
            <w:tcW w:w="2268" w:type="dxa"/>
            <w:shd w:val="clear" w:color="auto" w:fill="auto"/>
            <w:vAlign w:val="center"/>
          </w:tcPr>
          <w:p w14:paraId="16F305F6" w14:textId="77777777" w:rsidR="00D00582" w:rsidRDefault="00D00582" w:rsidP="00175CD1">
            <w:pPr>
              <w:pStyle w:val="TableParagraph"/>
              <w:ind w:left="110" w:right="130" w:firstLineChars="176" w:firstLine="317"/>
              <w:jc w:val="both"/>
              <w:rPr>
                <w:ins w:id="1662" w:author="Greenblue" w:date="2024-02-13T18:38:00Z"/>
                <w:sz w:val="18"/>
              </w:rPr>
            </w:pPr>
            <w:ins w:id="1663" w:author="Greenblue" w:date="2024-02-13T18:38:00Z">
              <w:r w:rsidRPr="008C4D47">
                <w:rPr>
                  <w:sz w:val="18"/>
                </w:rPr>
                <w:t>dateType</w:t>
              </w:r>
            </w:ins>
          </w:p>
        </w:tc>
        <w:tc>
          <w:tcPr>
            <w:tcW w:w="1843" w:type="dxa"/>
            <w:shd w:val="clear" w:color="auto" w:fill="auto"/>
            <w:vAlign w:val="center"/>
          </w:tcPr>
          <w:p w14:paraId="04387687" w14:textId="77777777" w:rsidR="00D00582" w:rsidRDefault="00D00582" w:rsidP="00175CD1">
            <w:pPr>
              <w:pStyle w:val="TableParagraph"/>
              <w:ind w:left="110" w:right="130"/>
              <w:jc w:val="both"/>
              <w:rPr>
                <w:ins w:id="1664" w:author="Greenblue" w:date="2024-02-13T18:38:00Z"/>
                <w:sz w:val="18"/>
              </w:rPr>
            </w:pPr>
            <w:ins w:id="1665" w:author="Greenblue" w:date="2024-02-13T18:38:00Z">
              <w:r w:rsidRPr="008C4D47">
                <w:rPr>
                  <w:sz w:val="18"/>
                </w:rPr>
                <w:t>CI_DateTypeCode (ISO codelist)</w:t>
              </w:r>
            </w:ins>
          </w:p>
        </w:tc>
        <w:tc>
          <w:tcPr>
            <w:tcW w:w="4121" w:type="dxa"/>
            <w:shd w:val="clear" w:color="auto" w:fill="auto"/>
            <w:vAlign w:val="center"/>
          </w:tcPr>
          <w:p w14:paraId="0527C973" w14:textId="77777777" w:rsidR="00D00582" w:rsidRDefault="00D00582" w:rsidP="00175CD1">
            <w:pPr>
              <w:pStyle w:val="TableParagraph"/>
              <w:ind w:left="110" w:right="130"/>
              <w:jc w:val="both"/>
              <w:rPr>
                <w:ins w:id="1666" w:author="Greenblue" w:date="2024-02-13T18:38:00Z"/>
                <w:sz w:val="18"/>
              </w:rPr>
            </w:pPr>
            <w:ins w:id="1667" w:author="Greenblue" w:date="2024-02-13T18:38:00Z">
              <w:r w:rsidRPr="008C4D47">
                <w:rPr>
                  <w:sz w:val="18"/>
                </w:rPr>
                <w:t>publication</w:t>
              </w:r>
            </w:ins>
          </w:p>
        </w:tc>
      </w:tr>
      <w:tr w:rsidR="00D00582" w14:paraId="09A84AE8" w14:textId="77777777" w:rsidTr="00175CD1">
        <w:trPr>
          <w:trHeight w:val="424"/>
          <w:ins w:id="1668" w:author="Greenblue" w:date="2024-02-13T18:38:00Z"/>
        </w:trPr>
        <w:tc>
          <w:tcPr>
            <w:tcW w:w="699" w:type="dxa"/>
            <w:shd w:val="clear" w:color="auto" w:fill="auto"/>
            <w:vAlign w:val="center"/>
          </w:tcPr>
          <w:p w14:paraId="4B065CC8" w14:textId="77777777" w:rsidR="00D00582" w:rsidRPr="008C4D47" w:rsidRDefault="00D00582" w:rsidP="00175CD1">
            <w:pPr>
              <w:pStyle w:val="TableParagraph"/>
              <w:ind w:left="110" w:right="130"/>
              <w:jc w:val="both"/>
              <w:rPr>
                <w:ins w:id="1669" w:author="Greenblue" w:date="2024-02-13T18:38:00Z"/>
                <w:sz w:val="18"/>
              </w:rPr>
            </w:pPr>
            <w:ins w:id="1670" w:author="Greenblue" w:date="2024-02-13T18:38:00Z">
              <w:r w:rsidRPr="008C4D47">
                <w:rPr>
                  <w:rFonts w:hint="eastAsia"/>
                  <w:sz w:val="18"/>
                </w:rPr>
                <w:t>3</w:t>
              </w:r>
            </w:ins>
          </w:p>
        </w:tc>
        <w:tc>
          <w:tcPr>
            <w:tcW w:w="2268" w:type="dxa"/>
            <w:shd w:val="clear" w:color="auto" w:fill="auto"/>
            <w:vAlign w:val="center"/>
          </w:tcPr>
          <w:p w14:paraId="4E2249E2" w14:textId="77777777" w:rsidR="00D00582" w:rsidRDefault="00D00582" w:rsidP="00175CD1">
            <w:pPr>
              <w:pStyle w:val="TableParagraph"/>
              <w:ind w:left="110" w:right="130" w:firstLineChars="95" w:firstLine="171"/>
              <w:jc w:val="both"/>
              <w:rPr>
                <w:ins w:id="1671" w:author="Greenblue" w:date="2024-02-13T18:38:00Z"/>
                <w:sz w:val="18"/>
              </w:rPr>
            </w:pPr>
            <w:ins w:id="1672" w:author="Greenblue" w:date="2024-02-13T18:38:00Z">
              <w:r w:rsidRPr="008C4D47">
                <w:rPr>
                  <w:sz w:val="18"/>
                </w:rPr>
                <w:t>edition</w:t>
              </w:r>
            </w:ins>
          </w:p>
        </w:tc>
        <w:tc>
          <w:tcPr>
            <w:tcW w:w="1843" w:type="dxa"/>
            <w:shd w:val="clear" w:color="auto" w:fill="auto"/>
            <w:vAlign w:val="center"/>
          </w:tcPr>
          <w:p w14:paraId="14794C27" w14:textId="77777777" w:rsidR="00D00582" w:rsidRDefault="00D00582" w:rsidP="00175CD1">
            <w:pPr>
              <w:pStyle w:val="TableParagraph"/>
              <w:ind w:left="110" w:right="130"/>
              <w:jc w:val="both"/>
              <w:rPr>
                <w:ins w:id="1673" w:author="Greenblue" w:date="2024-02-13T18:38:00Z"/>
                <w:sz w:val="18"/>
              </w:rPr>
            </w:pPr>
            <w:ins w:id="1674" w:author="Greenblue" w:date="2024-02-13T18:38:00Z">
              <w:r w:rsidRPr="008C4D47">
                <w:rPr>
                  <w:sz w:val="18"/>
                </w:rPr>
                <w:t>CharacterString</w:t>
              </w:r>
            </w:ins>
          </w:p>
        </w:tc>
        <w:tc>
          <w:tcPr>
            <w:tcW w:w="4121" w:type="dxa"/>
            <w:shd w:val="clear" w:color="auto" w:fill="auto"/>
            <w:vAlign w:val="center"/>
          </w:tcPr>
          <w:p w14:paraId="0C6B40F9" w14:textId="77777777" w:rsidR="00D00582" w:rsidRDefault="00D00582" w:rsidP="00175CD1">
            <w:pPr>
              <w:pStyle w:val="TableParagraph"/>
              <w:ind w:left="110" w:right="130"/>
              <w:jc w:val="both"/>
              <w:rPr>
                <w:ins w:id="1675" w:author="Greenblue" w:date="2024-02-13T18:38:00Z"/>
                <w:sz w:val="18"/>
              </w:rPr>
            </w:pPr>
            <w:ins w:id="1676" w:author="Greenblue" w:date="2024-02-13T18:38:00Z">
              <w:r w:rsidRPr="008C4D47">
                <w:rPr>
                  <w:sz w:val="18"/>
                </w:rPr>
                <w:t>1.0.0</w:t>
              </w:r>
            </w:ins>
          </w:p>
        </w:tc>
      </w:tr>
      <w:tr w:rsidR="00D00582" w14:paraId="089EAB92" w14:textId="77777777" w:rsidTr="00175CD1">
        <w:trPr>
          <w:trHeight w:val="424"/>
          <w:ins w:id="1677" w:author="Greenblue" w:date="2024-02-13T18:38:00Z"/>
        </w:trPr>
        <w:tc>
          <w:tcPr>
            <w:tcW w:w="699" w:type="dxa"/>
            <w:shd w:val="clear" w:color="auto" w:fill="auto"/>
            <w:vAlign w:val="center"/>
          </w:tcPr>
          <w:p w14:paraId="184E4D79" w14:textId="77777777" w:rsidR="00D00582" w:rsidRPr="008C4D47" w:rsidRDefault="00D00582" w:rsidP="00175CD1">
            <w:pPr>
              <w:pStyle w:val="TableParagraph"/>
              <w:ind w:left="110" w:right="130"/>
              <w:jc w:val="both"/>
              <w:rPr>
                <w:ins w:id="1678" w:author="Greenblue" w:date="2024-02-13T18:38:00Z"/>
                <w:sz w:val="18"/>
              </w:rPr>
            </w:pPr>
            <w:ins w:id="1679" w:author="Greenblue" w:date="2024-02-13T18:38:00Z">
              <w:r w:rsidRPr="008C4D47">
                <w:rPr>
                  <w:rFonts w:hint="eastAsia"/>
                  <w:sz w:val="18"/>
                </w:rPr>
                <w:t>4</w:t>
              </w:r>
            </w:ins>
          </w:p>
        </w:tc>
        <w:tc>
          <w:tcPr>
            <w:tcW w:w="2268" w:type="dxa"/>
            <w:shd w:val="clear" w:color="auto" w:fill="auto"/>
            <w:vAlign w:val="center"/>
          </w:tcPr>
          <w:p w14:paraId="0EFECE5C" w14:textId="77777777" w:rsidR="00D00582" w:rsidRDefault="00D00582" w:rsidP="00175CD1">
            <w:pPr>
              <w:pStyle w:val="TableParagraph"/>
              <w:ind w:left="110" w:right="130" w:firstLineChars="95" w:firstLine="171"/>
              <w:jc w:val="both"/>
              <w:rPr>
                <w:ins w:id="1680" w:author="Greenblue" w:date="2024-02-13T18:38:00Z"/>
                <w:sz w:val="18"/>
              </w:rPr>
            </w:pPr>
            <w:ins w:id="1681" w:author="Greenblue" w:date="2024-02-13T18:38:00Z">
              <w:r w:rsidRPr="008C4D47">
                <w:rPr>
                  <w:sz w:val="18"/>
                </w:rPr>
                <w:t>editionDate</w:t>
              </w:r>
            </w:ins>
          </w:p>
        </w:tc>
        <w:tc>
          <w:tcPr>
            <w:tcW w:w="1843" w:type="dxa"/>
            <w:shd w:val="clear" w:color="auto" w:fill="auto"/>
            <w:vAlign w:val="center"/>
          </w:tcPr>
          <w:p w14:paraId="603F6A20" w14:textId="77777777" w:rsidR="00D00582" w:rsidRDefault="00D00582" w:rsidP="00175CD1">
            <w:pPr>
              <w:pStyle w:val="TableParagraph"/>
              <w:ind w:left="110" w:right="130"/>
              <w:jc w:val="both"/>
              <w:rPr>
                <w:ins w:id="1682" w:author="Greenblue" w:date="2024-02-13T18:38:00Z"/>
                <w:sz w:val="18"/>
              </w:rPr>
            </w:pPr>
            <w:ins w:id="1683" w:author="Greenblue" w:date="2024-02-13T18:38:00Z">
              <w:r w:rsidRPr="008C4D47">
                <w:rPr>
                  <w:sz w:val="18"/>
                </w:rPr>
                <w:t>DateTime</w:t>
              </w:r>
            </w:ins>
          </w:p>
        </w:tc>
        <w:tc>
          <w:tcPr>
            <w:tcW w:w="4121" w:type="dxa"/>
            <w:shd w:val="clear" w:color="auto" w:fill="auto"/>
            <w:vAlign w:val="center"/>
          </w:tcPr>
          <w:p w14:paraId="7BD72B22" w14:textId="77777777" w:rsidR="00D00582" w:rsidRDefault="00D00582" w:rsidP="00175CD1">
            <w:pPr>
              <w:pStyle w:val="TableParagraph"/>
              <w:ind w:left="110" w:right="130"/>
              <w:jc w:val="both"/>
              <w:rPr>
                <w:ins w:id="1684" w:author="Greenblue" w:date="2024-02-13T18:38:00Z"/>
                <w:sz w:val="18"/>
              </w:rPr>
            </w:pPr>
            <w:ins w:id="1685"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7E5331CD" w14:textId="77777777" w:rsidTr="00175CD1">
        <w:trPr>
          <w:trHeight w:val="424"/>
          <w:ins w:id="1686" w:author="Greenblue" w:date="2024-02-13T18:38:00Z"/>
        </w:trPr>
        <w:tc>
          <w:tcPr>
            <w:tcW w:w="699" w:type="dxa"/>
            <w:shd w:val="clear" w:color="auto" w:fill="auto"/>
            <w:vAlign w:val="center"/>
          </w:tcPr>
          <w:p w14:paraId="4A28A906" w14:textId="77777777" w:rsidR="00D00582" w:rsidRPr="008C4D47" w:rsidRDefault="00D00582" w:rsidP="00175CD1">
            <w:pPr>
              <w:pStyle w:val="TableParagraph"/>
              <w:ind w:left="110" w:right="130"/>
              <w:jc w:val="both"/>
              <w:rPr>
                <w:ins w:id="1687" w:author="Greenblue" w:date="2024-02-13T18:38:00Z"/>
                <w:sz w:val="18"/>
              </w:rPr>
            </w:pPr>
            <w:ins w:id="1688" w:author="Greenblue" w:date="2024-02-13T18:38:00Z">
              <w:r w:rsidRPr="008C4D47">
                <w:rPr>
                  <w:rFonts w:hint="eastAsia"/>
                  <w:sz w:val="18"/>
                </w:rPr>
                <w:t>5</w:t>
              </w:r>
            </w:ins>
          </w:p>
        </w:tc>
        <w:tc>
          <w:tcPr>
            <w:tcW w:w="2268" w:type="dxa"/>
            <w:shd w:val="clear" w:color="auto" w:fill="auto"/>
            <w:vAlign w:val="center"/>
          </w:tcPr>
          <w:p w14:paraId="14E932BC" w14:textId="77777777" w:rsidR="00D00582" w:rsidRDefault="00D00582" w:rsidP="00175CD1">
            <w:pPr>
              <w:pStyle w:val="TableParagraph"/>
              <w:ind w:left="110" w:right="130" w:firstLineChars="95" w:firstLine="171"/>
              <w:jc w:val="both"/>
              <w:rPr>
                <w:ins w:id="1689" w:author="Greenblue" w:date="2024-02-13T18:38:00Z"/>
                <w:sz w:val="18"/>
              </w:rPr>
            </w:pPr>
            <w:ins w:id="1690" w:author="Greenblue" w:date="2024-02-13T18:38:00Z">
              <w:r w:rsidRPr="008C4D47">
                <w:rPr>
                  <w:sz w:val="18"/>
                </w:rPr>
                <w:t>citedResponsibleParty</w:t>
              </w:r>
            </w:ins>
          </w:p>
        </w:tc>
        <w:tc>
          <w:tcPr>
            <w:tcW w:w="1843" w:type="dxa"/>
            <w:shd w:val="clear" w:color="auto" w:fill="auto"/>
            <w:vAlign w:val="center"/>
          </w:tcPr>
          <w:p w14:paraId="514C0AD2" w14:textId="77777777" w:rsidR="00D00582" w:rsidRDefault="00D00582" w:rsidP="00175CD1">
            <w:pPr>
              <w:pStyle w:val="TableParagraph"/>
              <w:ind w:left="110" w:right="130"/>
              <w:jc w:val="both"/>
              <w:rPr>
                <w:ins w:id="1691" w:author="Greenblue" w:date="2024-02-13T18:38:00Z"/>
                <w:sz w:val="18"/>
              </w:rPr>
            </w:pPr>
            <w:ins w:id="1692" w:author="Greenblue" w:date="2024-02-13T18:38:00Z">
              <w:r w:rsidRPr="008C4D47">
                <w:rPr>
                  <w:sz w:val="18"/>
                </w:rPr>
                <w:t>CI_Responsibility (class)</w:t>
              </w:r>
            </w:ins>
          </w:p>
        </w:tc>
        <w:tc>
          <w:tcPr>
            <w:tcW w:w="4121" w:type="dxa"/>
            <w:shd w:val="clear" w:color="auto" w:fill="auto"/>
            <w:vAlign w:val="center"/>
          </w:tcPr>
          <w:p w14:paraId="6D4800CA" w14:textId="77777777" w:rsidR="00D00582" w:rsidRDefault="00D00582" w:rsidP="00175CD1">
            <w:pPr>
              <w:pStyle w:val="TableParagraph"/>
              <w:ind w:left="110" w:right="130"/>
              <w:jc w:val="both"/>
              <w:rPr>
                <w:ins w:id="1693" w:author="Greenblue" w:date="2024-02-13T18:38:00Z"/>
                <w:sz w:val="18"/>
              </w:rPr>
            </w:pPr>
            <w:ins w:id="1694" w:author="Greenblue" w:date="2024-02-13T18:38:00Z">
              <w:r w:rsidRPr="00894B0C">
                <w:rPr>
                  <w:sz w:val="18"/>
                </w:rPr>
                <w:t>--</w:t>
              </w:r>
            </w:ins>
          </w:p>
        </w:tc>
      </w:tr>
      <w:tr w:rsidR="00D00582" w14:paraId="39F9B125" w14:textId="77777777" w:rsidTr="00175CD1">
        <w:trPr>
          <w:trHeight w:val="424"/>
          <w:ins w:id="1695" w:author="Greenblue" w:date="2024-02-13T18:38:00Z"/>
        </w:trPr>
        <w:tc>
          <w:tcPr>
            <w:tcW w:w="699" w:type="dxa"/>
            <w:shd w:val="clear" w:color="auto" w:fill="auto"/>
            <w:vAlign w:val="center"/>
          </w:tcPr>
          <w:p w14:paraId="58AA7F61" w14:textId="77777777" w:rsidR="00D00582" w:rsidRPr="008C4D47" w:rsidRDefault="00D00582" w:rsidP="00175CD1">
            <w:pPr>
              <w:pStyle w:val="TableParagraph"/>
              <w:ind w:left="110" w:right="130"/>
              <w:jc w:val="both"/>
              <w:rPr>
                <w:ins w:id="1696" w:author="Greenblue" w:date="2024-02-13T18:38:00Z"/>
                <w:sz w:val="18"/>
              </w:rPr>
            </w:pPr>
            <w:ins w:id="1697" w:author="Greenblue" w:date="2024-02-13T18:38:00Z">
              <w:r w:rsidRPr="008C4D47">
                <w:rPr>
                  <w:rFonts w:hint="eastAsia"/>
                  <w:sz w:val="18"/>
                </w:rPr>
                <w:t>5</w:t>
              </w:r>
              <w:r w:rsidRPr="008C4D47">
                <w:rPr>
                  <w:sz w:val="18"/>
                </w:rPr>
                <w:t>.1</w:t>
              </w:r>
            </w:ins>
          </w:p>
        </w:tc>
        <w:tc>
          <w:tcPr>
            <w:tcW w:w="2268" w:type="dxa"/>
            <w:shd w:val="clear" w:color="auto" w:fill="auto"/>
            <w:vAlign w:val="center"/>
          </w:tcPr>
          <w:p w14:paraId="1FE59A76" w14:textId="77777777" w:rsidR="00D00582" w:rsidRDefault="00D00582" w:rsidP="00175CD1">
            <w:pPr>
              <w:pStyle w:val="TableParagraph"/>
              <w:ind w:left="110" w:right="130" w:firstLineChars="176" w:firstLine="317"/>
              <w:jc w:val="both"/>
              <w:rPr>
                <w:ins w:id="1698" w:author="Greenblue" w:date="2024-02-13T18:38:00Z"/>
                <w:sz w:val="18"/>
              </w:rPr>
            </w:pPr>
            <w:ins w:id="1699" w:author="Greenblue" w:date="2024-02-13T18:38:00Z">
              <w:r w:rsidRPr="008C4D47">
                <w:rPr>
                  <w:sz w:val="18"/>
                </w:rPr>
                <w:t>role</w:t>
              </w:r>
            </w:ins>
          </w:p>
        </w:tc>
        <w:tc>
          <w:tcPr>
            <w:tcW w:w="1843" w:type="dxa"/>
            <w:shd w:val="clear" w:color="auto" w:fill="auto"/>
            <w:vAlign w:val="center"/>
          </w:tcPr>
          <w:p w14:paraId="46635BC3" w14:textId="77777777" w:rsidR="00D00582" w:rsidRDefault="00D00582" w:rsidP="00175CD1">
            <w:pPr>
              <w:pStyle w:val="TableParagraph"/>
              <w:ind w:left="110" w:right="130"/>
              <w:jc w:val="both"/>
              <w:rPr>
                <w:ins w:id="1700" w:author="Greenblue" w:date="2024-02-13T18:38:00Z"/>
                <w:sz w:val="18"/>
              </w:rPr>
            </w:pPr>
            <w:ins w:id="1701" w:author="Greenblue" w:date="2024-02-13T18:38:00Z">
              <w:r w:rsidRPr="008C4D47">
                <w:rPr>
                  <w:sz w:val="18"/>
                </w:rPr>
                <w:t xml:space="preserve">CI_RoleCode </w:t>
              </w:r>
              <w:r>
                <w:rPr>
                  <w:sz w:val="18"/>
                </w:rPr>
                <w:br/>
              </w:r>
              <w:r w:rsidRPr="008C4D47">
                <w:rPr>
                  <w:sz w:val="18"/>
                </w:rPr>
                <w:t>(ISO codelist)</w:t>
              </w:r>
            </w:ins>
          </w:p>
        </w:tc>
        <w:tc>
          <w:tcPr>
            <w:tcW w:w="4121" w:type="dxa"/>
            <w:shd w:val="clear" w:color="auto" w:fill="auto"/>
            <w:vAlign w:val="center"/>
          </w:tcPr>
          <w:p w14:paraId="6CC418D6" w14:textId="77777777" w:rsidR="00D00582" w:rsidRDefault="00D00582" w:rsidP="00175CD1">
            <w:pPr>
              <w:pStyle w:val="TableParagraph"/>
              <w:ind w:left="110" w:right="130"/>
              <w:jc w:val="both"/>
              <w:rPr>
                <w:ins w:id="1702" w:author="Greenblue" w:date="2024-02-13T18:38:00Z"/>
                <w:sz w:val="18"/>
              </w:rPr>
            </w:pPr>
            <w:ins w:id="1703" w:author="Greenblue" w:date="2024-02-13T18:38:00Z">
              <w:r w:rsidRPr="008C4D47">
                <w:rPr>
                  <w:sz w:val="18"/>
                </w:rPr>
                <w:t>publisher</w:t>
              </w:r>
            </w:ins>
          </w:p>
        </w:tc>
      </w:tr>
      <w:tr w:rsidR="00D00582" w14:paraId="122D2004" w14:textId="77777777" w:rsidTr="00175CD1">
        <w:trPr>
          <w:trHeight w:val="424"/>
          <w:ins w:id="1704" w:author="Greenblue" w:date="2024-02-13T18:38:00Z"/>
        </w:trPr>
        <w:tc>
          <w:tcPr>
            <w:tcW w:w="699" w:type="dxa"/>
            <w:shd w:val="clear" w:color="auto" w:fill="auto"/>
            <w:vAlign w:val="center"/>
          </w:tcPr>
          <w:p w14:paraId="3B0DA565" w14:textId="77777777" w:rsidR="00D00582" w:rsidRPr="008C4D47" w:rsidRDefault="00D00582" w:rsidP="00175CD1">
            <w:pPr>
              <w:pStyle w:val="TableParagraph"/>
              <w:ind w:left="110" w:right="130"/>
              <w:jc w:val="both"/>
              <w:rPr>
                <w:ins w:id="1705" w:author="Greenblue" w:date="2024-02-13T18:38:00Z"/>
                <w:sz w:val="18"/>
              </w:rPr>
            </w:pPr>
            <w:ins w:id="1706" w:author="Greenblue" w:date="2024-02-13T18:38:00Z">
              <w:r w:rsidRPr="008C4D47">
                <w:rPr>
                  <w:rFonts w:hint="eastAsia"/>
                  <w:sz w:val="18"/>
                </w:rPr>
                <w:t>5</w:t>
              </w:r>
              <w:r w:rsidRPr="008C4D47">
                <w:rPr>
                  <w:sz w:val="18"/>
                </w:rPr>
                <w:t>.2</w:t>
              </w:r>
            </w:ins>
          </w:p>
        </w:tc>
        <w:tc>
          <w:tcPr>
            <w:tcW w:w="2268" w:type="dxa"/>
            <w:shd w:val="clear" w:color="auto" w:fill="auto"/>
            <w:vAlign w:val="center"/>
          </w:tcPr>
          <w:p w14:paraId="158EDC13" w14:textId="77777777" w:rsidR="00D00582" w:rsidRDefault="00D00582" w:rsidP="00175CD1">
            <w:pPr>
              <w:pStyle w:val="TableParagraph"/>
              <w:ind w:left="110" w:right="130" w:firstLineChars="176" w:firstLine="317"/>
              <w:jc w:val="both"/>
              <w:rPr>
                <w:ins w:id="1707" w:author="Greenblue" w:date="2024-02-13T18:38:00Z"/>
                <w:sz w:val="18"/>
              </w:rPr>
            </w:pPr>
            <w:ins w:id="1708" w:author="Greenblue" w:date="2024-02-13T18:38:00Z">
              <w:r w:rsidRPr="008C4D47">
                <w:rPr>
                  <w:sz w:val="18"/>
                </w:rPr>
                <w:t>party</w:t>
              </w:r>
            </w:ins>
          </w:p>
        </w:tc>
        <w:tc>
          <w:tcPr>
            <w:tcW w:w="1843" w:type="dxa"/>
            <w:shd w:val="clear" w:color="auto" w:fill="auto"/>
            <w:vAlign w:val="center"/>
          </w:tcPr>
          <w:p w14:paraId="249D8A37" w14:textId="77777777" w:rsidR="00D00582" w:rsidRDefault="00D00582" w:rsidP="00175CD1">
            <w:pPr>
              <w:pStyle w:val="TableParagraph"/>
              <w:ind w:left="110" w:right="130"/>
              <w:jc w:val="both"/>
              <w:rPr>
                <w:ins w:id="1709" w:author="Greenblue" w:date="2024-02-13T18:38:00Z"/>
                <w:sz w:val="18"/>
              </w:rPr>
            </w:pPr>
            <w:ins w:id="1710" w:author="Greenblue" w:date="2024-02-13T18:38:00Z">
              <w:r w:rsidRPr="008C4D47">
                <w:rPr>
                  <w:sz w:val="18"/>
                </w:rPr>
                <w:t>CI_Organisation (class)</w:t>
              </w:r>
            </w:ins>
          </w:p>
        </w:tc>
        <w:tc>
          <w:tcPr>
            <w:tcW w:w="4121" w:type="dxa"/>
            <w:shd w:val="clear" w:color="auto" w:fill="auto"/>
            <w:vAlign w:val="center"/>
          </w:tcPr>
          <w:p w14:paraId="4ACC1421" w14:textId="77777777" w:rsidR="00D00582" w:rsidRDefault="00D00582" w:rsidP="00175CD1">
            <w:pPr>
              <w:pStyle w:val="TableParagraph"/>
              <w:ind w:left="110" w:right="130"/>
              <w:jc w:val="both"/>
              <w:rPr>
                <w:ins w:id="1711" w:author="Greenblue" w:date="2024-02-13T18:38:00Z"/>
                <w:sz w:val="18"/>
              </w:rPr>
            </w:pPr>
            <w:ins w:id="1712" w:author="Greenblue" w:date="2024-02-13T18:38:00Z">
              <w:r w:rsidRPr="00894B0C">
                <w:rPr>
                  <w:sz w:val="18"/>
                </w:rPr>
                <w:t>--</w:t>
              </w:r>
            </w:ins>
          </w:p>
        </w:tc>
      </w:tr>
      <w:tr w:rsidR="00D00582" w14:paraId="7513C00F" w14:textId="77777777" w:rsidTr="00175CD1">
        <w:trPr>
          <w:trHeight w:val="424"/>
          <w:ins w:id="1713" w:author="Greenblue" w:date="2024-02-13T18:38:00Z"/>
        </w:trPr>
        <w:tc>
          <w:tcPr>
            <w:tcW w:w="699" w:type="dxa"/>
            <w:shd w:val="clear" w:color="auto" w:fill="auto"/>
            <w:vAlign w:val="center"/>
          </w:tcPr>
          <w:p w14:paraId="6831EDC0" w14:textId="77777777" w:rsidR="00D00582" w:rsidRPr="008C4D47" w:rsidRDefault="00D00582" w:rsidP="00175CD1">
            <w:pPr>
              <w:pStyle w:val="TableParagraph"/>
              <w:ind w:left="110" w:right="130"/>
              <w:jc w:val="both"/>
              <w:rPr>
                <w:ins w:id="1714" w:author="Greenblue" w:date="2024-02-13T18:38:00Z"/>
                <w:sz w:val="18"/>
              </w:rPr>
            </w:pPr>
            <w:ins w:id="1715" w:author="Greenblue" w:date="2024-02-13T18:38:00Z">
              <w:r w:rsidRPr="008C4D47">
                <w:rPr>
                  <w:rFonts w:hint="eastAsia"/>
                  <w:sz w:val="18"/>
                </w:rPr>
                <w:t>5</w:t>
              </w:r>
              <w:r w:rsidRPr="008C4D47">
                <w:rPr>
                  <w:sz w:val="18"/>
                </w:rPr>
                <w:t>.2.1</w:t>
              </w:r>
            </w:ins>
          </w:p>
        </w:tc>
        <w:tc>
          <w:tcPr>
            <w:tcW w:w="2268" w:type="dxa"/>
            <w:shd w:val="clear" w:color="auto" w:fill="auto"/>
            <w:vAlign w:val="center"/>
          </w:tcPr>
          <w:p w14:paraId="5E7AD6B5" w14:textId="77777777" w:rsidR="00D00582" w:rsidRDefault="00D00582" w:rsidP="00175CD1">
            <w:pPr>
              <w:pStyle w:val="TableParagraph"/>
              <w:ind w:left="110" w:right="130" w:firstLineChars="333" w:firstLine="599"/>
              <w:jc w:val="both"/>
              <w:rPr>
                <w:ins w:id="1716" w:author="Greenblue" w:date="2024-02-13T18:38:00Z"/>
                <w:sz w:val="18"/>
              </w:rPr>
            </w:pPr>
            <w:ins w:id="1717" w:author="Greenblue" w:date="2024-02-13T18:38:00Z">
              <w:r w:rsidRPr="008C4D47">
                <w:rPr>
                  <w:sz w:val="18"/>
                </w:rPr>
                <w:t>name</w:t>
              </w:r>
            </w:ins>
          </w:p>
        </w:tc>
        <w:tc>
          <w:tcPr>
            <w:tcW w:w="1843" w:type="dxa"/>
            <w:shd w:val="clear" w:color="auto" w:fill="auto"/>
            <w:vAlign w:val="center"/>
          </w:tcPr>
          <w:p w14:paraId="298BD68A" w14:textId="77777777" w:rsidR="00D00582" w:rsidRDefault="00D00582" w:rsidP="00175CD1">
            <w:pPr>
              <w:pStyle w:val="TableParagraph"/>
              <w:ind w:left="110" w:right="130"/>
              <w:jc w:val="both"/>
              <w:rPr>
                <w:ins w:id="1718" w:author="Greenblue" w:date="2024-02-13T18:38:00Z"/>
                <w:sz w:val="18"/>
              </w:rPr>
            </w:pPr>
            <w:ins w:id="1719" w:author="Greenblue" w:date="2024-02-13T18:38:00Z">
              <w:r w:rsidRPr="008C4D47">
                <w:rPr>
                  <w:sz w:val="18"/>
                </w:rPr>
                <w:t>CharacterString</w:t>
              </w:r>
            </w:ins>
          </w:p>
        </w:tc>
        <w:tc>
          <w:tcPr>
            <w:tcW w:w="4121" w:type="dxa"/>
            <w:shd w:val="clear" w:color="auto" w:fill="auto"/>
            <w:vAlign w:val="center"/>
          </w:tcPr>
          <w:p w14:paraId="74B23E7A" w14:textId="77777777" w:rsidR="00D00582" w:rsidRDefault="00D00582" w:rsidP="00175CD1">
            <w:pPr>
              <w:pStyle w:val="TableParagraph"/>
              <w:ind w:left="110" w:right="130"/>
              <w:jc w:val="both"/>
              <w:rPr>
                <w:ins w:id="1720" w:author="Greenblue" w:date="2024-02-13T18:38:00Z"/>
                <w:sz w:val="18"/>
              </w:rPr>
            </w:pPr>
            <w:ins w:id="1721" w:author="Greenblue" w:date="2024-02-13T18:38:00Z">
              <w:r w:rsidRPr="008C4D47">
                <w:rPr>
                  <w:sz w:val="18"/>
                </w:rPr>
                <w:t>International Hydrographic Organization</w:t>
              </w:r>
            </w:ins>
          </w:p>
        </w:tc>
      </w:tr>
      <w:tr w:rsidR="00D00582" w14:paraId="2CEBDCE0" w14:textId="77777777" w:rsidTr="00175CD1">
        <w:trPr>
          <w:trHeight w:val="424"/>
          <w:ins w:id="1722" w:author="Greenblue" w:date="2024-02-13T18:38:00Z"/>
        </w:trPr>
        <w:tc>
          <w:tcPr>
            <w:tcW w:w="699" w:type="dxa"/>
            <w:shd w:val="clear" w:color="auto" w:fill="auto"/>
            <w:vAlign w:val="center"/>
          </w:tcPr>
          <w:p w14:paraId="11BBF577" w14:textId="77777777" w:rsidR="00D00582" w:rsidRPr="008C4D47" w:rsidRDefault="00D00582" w:rsidP="00175CD1">
            <w:pPr>
              <w:pStyle w:val="TableParagraph"/>
              <w:ind w:left="110" w:right="130"/>
              <w:jc w:val="both"/>
              <w:rPr>
                <w:ins w:id="1723" w:author="Greenblue" w:date="2024-02-13T18:38:00Z"/>
                <w:sz w:val="18"/>
              </w:rPr>
            </w:pPr>
            <w:ins w:id="1724" w:author="Greenblue" w:date="2024-02-13T18:38:00Z">
              <w:r w:rsidRPr="008C4D47">
                <w:rPr>
                  <w:rFonts w:hint="eastAsia"/>
                  <w:sz w:val="18"/>
                </w:rPr>
                <w:t>6</w:t>
              </w:r>
            </w:ins>
          </w:p>
        </w:tc>
        <w:tc>
          <w:tcPr>
            <w:tcW w:w="2268" w:type="dxa"/>
            <w:shd w:val="clear" w:color="auto" w:fill="auto"/>
            <w:vAlign w:val="center"/>
          </w:tcPr>
          <w:p w14:paraId="72C48D00" w14:textId="77777777" w:rsidR="00D00582" w:rsidRDefault="00D00582" w:rsidP="00175CD1">
            <w:pPr>
              <w:pStyle w:val="TableParagraph"/>
              <w:ind w:left="110" w:right="130" w:firstLineChars="95" w:firstLine="171"/>
              <w:jc w:val="both"/>
              <w:rPr>
                <w:ins w:id="1725" w:author="Greenblue" w:date="2024-02-13T18:38:00Z"/>
                <w:sz w:val="18"/>
              </w:rPr>
            </w:pPr>
            <w:ins w:id="1726" w:author="Greenblue" w:date="2024-02-13T18:38:00Z">
              <w:r w:rsidRPr="008C4D47">
                <w:rPr>
                  <w:sz w:val="18"/>
                </w:rPr>
                <w:t>otherCitationDetails</w:t>
              </w:r>
            </w:ins>
          </w:p>
        </w:tc>
        <w:tc>
          <w:tcPr>
            <w:tcW w:w="1843" w:type="dxa"/>
            <w:shd w:val="clear" w:color="auto" w:fill="auto"/>
            <w:vAlign w:val="center"/>
          </w:tcPr>
          <w:p w14:paraId="796230BB" w14:textId="77777777" w:rsidR="00D00582" w:rsidRDefault="00D00582" w:rsidP="00175CD1">
            <w:pPr>
              <w:pStyle w:val="TableParagraph"/>
              <w:ind w:left="110" w:right="130"/>
              <w:jc w:val="both"/>
              <w:rPr>
                <w:ins w:id="1727" w:author="Greenblue" w:date="2024-02-13T18:38:00Z"/>
                <w:sz w:val="18"/>
              </w:rPr>
            </w:pPr>
            <w:ins w:id="1728" w:author="Greenblue" w:date="2024-02-13T18:38:00Z">
              <w:r w:rsidRPr="008C4D47">
                <w:rPr>
                  <w:sz w:val="18"/>
                </w:rPr>
                <w:t>CharacterString</w:t>
              </w:r>
            </w:ins>
          </w:p>
        </w:tc>
        <w:tc>
          <w:tcPr>
            <w:tcW w:w="4121" w:type="dxa"/>
            <w:shd w:val="clear" w:color="auto" w:fill="auto"/>
            <w:vAlign w:val="center"/>
          </w:tcPr>
          <w:p w14:paraId="46F48053" w14:textId="77777777" w:rsidR="00D00582" w:rsidRDefault="00D00582" w:rsidP="00175CD1">
            <w:pPr>
              <w:pStyle w:val="TableParagraph"/>
              <w:ind w:left="110" w:right="130"/>
              <w:jc w:val="both"/>
              <w:rPr>
                <w:ins w:id="1729" w:author="Greenblue" w:date="2024-02-13T18:38:00Z"/>
                <w:sz w:val="18"/>
              </w:rPr>
            </w:pPr>
            <w:ins w:id="1730" w:author="Greenblue" w:date="2024-02-13T18:38:00Z">
              <w:r w:rsidRPr="008C4D47">
                <w:rPr>
                  <w:sz w:val="18"/>
                </w:rPr>
                <w:t>(reserved)</w:t>
              </w:r>
            </w:ins>
          </w:p>
        </w:tc>
      </w:tr>
      <w:tr w:rsidR="00D00582" w14:paraId="1790C378" w14:textId="77777777" w:rsidTr="00175CD1">
        <w:trPr>
          <w:trHeight w:val="424"/>
          <w:ins w:id="1731" w:author="Greenblue" w:date="2024-02-13T18:38:00Z"/>
        </w:trPr>
        <w:tc>
          <w:tcPr>
            <w:tcW w:w="699" w:type="dxa"/>
            <w:shd w:val="clear" w:color="auto" w:fill="auto"/>
            <w:vAlign w:val="center"/>
          </w:tcPr>
          <w:p w14:paraId="6F85465A" w14:textId="77777777" w:rsidR="00D00582" w:rsidRPr="008C4D47" w:rsidRDefault="00D00582" w:rsidP="00175CD1">
            <w:pPr>
              <w:pStyle w:val="TableParagraph"/>
              <w:ind w:left="110" w:right="130"/>
              <w:jc w:val="both"/>
              <w:rPr>
                <w:ins w:id="1732" w:author="Greenblue" w:date="2024-02-13T18:38:00Z"/>
                <w:sz w:val="18"/>
              </w:rPr>
            </w:pPr>
            <w:ins w:id="1733" w:author="Greenblue" w:date="2024-02-13T18:38:00Z">
              <w:r w:rsidRPr="008C4D47">
                <w:rPr>
                  <w:rFonts w:hint="eastAsia"/>
                  <w:sz w:val="18"/>
                </w:rPr>
                <w:t>7</w:t>
              </w:r>
            </w:ins>
          </w:p>
        </w:tc>
        <w:tc>
          <w:tcPr>
            <w:tcW w:w="2268" w:type="dxa"/>
            <w:shd w:val="clear" w:color="auto" w:fill="auto"/>
            <w:vAlign w:val="center"/>
          </w:tcPr>
          <w:p w14:paraId="66E8E7C0" w14:textId="77777777" w:rsidR="00D00582" w:rsidRDefault="00D00582" w:rsidP="00175CD1">
            <w:pPr>
              <w:pStyle w:val="TableParagraph"/>
              <w:ind w:left="110" w:right="130" w:firstLineChars="95" w:firstLine="171"/>
              <w:jc w:val="both"/>
              <w:rPr>
                <w:ins w:id="1734" w:author="Greenblue" w:date="2024-02-13T18:38:00Z"/>
                <w:sz w:val="18"/>
              </w:rPr>
            </w:pPr>
            <w:ins w:id="1735" w:author="Greenblue" w:date="2024-02-13T18:38:00Z">
              <w:r w:rsidRPr="008C4D47">
                <w:rPr>
                  <w:sz w:val="18"/>
                </w:rPr>
                <w:t>onlineResource</w:t>
              </w:r>
            </w:ins>
          </w:p>
        </w:tc>
        <w:tc>
          <w:tcPr>
            <w:tcW w:w="1843" w:type="dxa"/>
            <w:shd w:val="clear" w:color="auto" w:fill="auto"/>
            <w:vAlign w:val="center"/>
          </w:tcPr>
          <w:p w14:paraId="100F90BD" w14:textId="77777777" w:rsidR="00D00582" w:rsidRDefault="00D00582" w:rsidP="00175CD1">
            <w:pPr>
              <w:pStyle w:val="TableParagraph"/>
              <w:ind w:left="110" w:right="130"/>
              <w:jc w:val="both"/>
              <w:rPr>
                <w:ins w:id="1736" w:author="Greenblue" w:date="2024-02-13T18:38:00Z"/>
                <w:sz w:val="18"/>
              </w:rPr>
            </w:pPr>
            <w:ins w:id="1737" w:author="Greenblue" w:date="2024-02-13T18:38:00Z">
              <w:r w:rsidRPr="008C4D47">
                <w:rPr>
                  <w:sz w:val="18"/>
                </w:rPr>
                <w:t>CI_OnlineResource (class)</w:t>
              </w:r>
            </w:ins>
          </w:p>
        </w:tc>
        <w:tc>
          <w:tcPr>
            <w:tcW w:w="4121" w:type="dxa"/>
            <w:shd w:val="clear" w:color="auto" w:fill="auto"/>
            <w:vAlign w:val="center"/>
          </w:tcPr>
          <w:p w14:paraId="403049EC" w14:textId="77777777" w:rsidR="00D00582" w:rsidRDefault="00D00582" w:rsidP="00175CD1">
            <w:pPr>
              <w:pStyle w:val="TableParagraph"/>
              <w:ind w:left="110" w:right="130"/>
              <w:jc w:val="both"/>
              <w:rPr>
                <w:ins w:id="1738" w:author="Greenblue" w:date="2024-02-13T18:38:00Z"/>
                <w:sz w:val="18"/>
              </w:rPr>
            </w:pPr>
            <w:ins w:id="1739" w:author="Greenblue" w:date="2024-02-13T18:38:00Z">
              <w:r w:rsidRPr="00894B0C">
                <w:rPr>
                  <w:sz w:val="18"/>
                </w:rPr>
                <w:t>--</w:t>
              </w:r>
            </w:ins>
          </w:p>
        </w:tc>
      </w:tr>
      <w:tr w:rsidR="00D00582" w14:paraId="7C80887C" w14:textId="77777777" w:rsidTr="00175CD1">
        <w:trPr>
          <w:trHeight w:val="424"/>
          <w:ins w:id="1740" w:author="Greenblue" w:date="2024-02-13T18:38:00Z"/>
        </w:trPr>
        <w:tc>
          <w:tcPr>
            <w:tcW w:w="699" w:type="dxa"/>
            <w:shd w:val="clear" w:color="auto" w:fill="auto"/>
            <w:vAlign w:val="center"/>
          </w:tcPr>
          <w:p w14:paraId="27A7992E" w14:textId="77777777" w:rsidR="00D00582" w:rsidRPr="008C4D47" w:rsidRDefault="00D00582" w:rsidP="00175CD1">
            <w:pPr>
              <w:pStyle w:val="TableParagraph"/>
              <w:ind w:left="110" w:right="130"/>
              <w:jc w:val="both"/>
              <w:rPr>
                <w:ins w:id="1741" w:author="Greenblue" w:date="2024-02-13T18:38:00Z"/>
                <w:sz w:val="18"/>
              </w:rPr>
            </w:pPr>
            <w:ins w:id="1742" w:author="Greenblue" w:date="2024-02-13T18:38:00Z">
              <w:r w:rsidRPr="008C4D47">
                <w:rPr>
                  <w:rFonts w:hint="eastAsia"/>
                  <w:sz w:val="18"/>
                </w:rPr>
                <w:t>7</w:t>
              </w:r>
              <w:r w:rsidRPr="008C4D47">
                <w:rPr>
                  <w:sz w:val="18"/>
                </w:rPr>
                <w:t>.1</w:t>
              </w:r>
            </w:ins>
          </w:p>
        </w:tc>
        <w:tc>
          <w:tcPr>
            <w:tcW w:w="2268" w:type="dxa"/>
            <w:shd w:val="clear" w:color="auto" w:fill="auto"/>
            <w:vAlign w:val="center"/>
          </w:tcPr>
          <w:p w14:paraId="63AC313B" w14:textId="77777777" w:rsidR="00D00582" w:rsidRDefault="00D00582" w:rsidP="00175CD1">
            <w:pPr>
              <w:pStyle w:val="TableParagraph"/>
              <w:ind w:left="110" w:right="130" w:firstLineChars="176" w:firstLine="317"/>
              <w:jc w:val="both"/>
              <w:rPr>
                <w:ins w:id="1743" w:author="Greenblue" w:date="2024-02-13T18:38:00Z"/>
                <w:sz w:val="18"/>
              </w:rPr>
            </w:pPr>
            <w:ins w:id="1744" w:author="Greenblue" w:date="2024-02-13T18:38:00Z">
              <w:r w:rsidRPr="008C4D47">
                <w:rPr>
                  <w:sz w:val="18"/>
                </w:rPr>
                <w:t>linkage</w:t>
              </w:r>
            </w:ins>
          </w:p>
        </w:tc>
        <w:tc>
          <w:tcPr>
            <w:tcW w:w="1843" w:type="dxa"/>
            <w:shd w:val="clear" w:color="auto" w:fill="auto"/>
            <w:vAlign w:val="center"/>
          </w:tcPr>
          <w:p w14:paraId="5FE99520" w14:textId="77777777" w:rsidR="00D00582" w:rsidRDefault="00D00582" w:rsidP="00175CD1">
            <w:pPr>
              <w:pStyle w:val="TableParagraph"/>
              <w:ind w:left="110" w:right="130"/>
              <w:jc w:val="both"/>
              <w:rPr>
                <w:ins w:id="1745" w:author="Greenblue" w:date="2024-02-13T18:38:00Z"/>
                <w:sz w:val="18"/>
              </w:rPr>
            </w:pPr>
            <w:ins w:id="1746" w:author="Greenblue" w:date="2024-02-13T18:38:00Z">
              <w:r w:rsidRPr="008C4D47">
                <w:rPr>
                  <w:sz w:val="18"/>
                </w:rPr>
                <w:t>CharacterString (URL)</w:t>
              </w:r>
            </w:ins>
          </w:p>
        </w:tc>
        <w:tc>
          <w:tcPr>
            <w:tcW w:w="4121" w:type="dxa"/>
            <w:shd w:val="clear" w:color="auto" w:fill="auto"/>
            <w:vAlign w:val="center"/>
          </w:tcPr>
          <w:p w14:paraId="1F0ACDA9" w14:textId="77777777" w:rsidR="00D00582" w:rsidRDefault="00D00582" w:rsidP="00175CD1">
            <w:pPr>
              <w:pStyle w:val="TableParagraph"/>
              <w:ind w:left="110" w:right="130"/>
              <w:jc w:val="both"/>
              <w:rPr>
                <w:ins w:id="1747" w:author="Greenblue" w:date="2024-02-13T18:38:00Z"/>
                <w:sz w:val="18"/>
              </w:rPr>
            </w:pPr>
            <w:ins w:id="1748" w:author="Greenblue" w:date="2024-02-13T18:38:00Z">
              <w:r w:rsidRPr="008C4D47">
                <w:rPr>
                  <w:sz w:val="18"/>
                </w:rPr>
                <w:t>https://registry.iho.int/</w:t>
              </w:r>
            </w:ins>
          </w:p>
        </w:tc>
      </w:tr>
      <w:tr w:rsidR="00D00582" w14:paraId="100878FA" w14:textId="77777777" w:rsidTr="00175CD1">
        <w:trPr>
          <w:trHeight w:val="424"/>
          <w:ins w:id="1749" w:author="Greenblue" w:date="2024-02-13T18:38:00Z"/>
        </w:trPr>
        <w:tc>
          <w:tcPr>
            <w:tcW w:w="699" w:type="dxa"/>
            <w:shd w:val="clear" w:color="auto" w:fill="auto"/>
            <w:vAlign w:val="center"/>
          </w:tcPr>
          <w:p w14:paraId="6A00F0CF" w14:textId="77777777" w:rsidR="00D00582" w:rsidRPr="008C4D47" w:rsidRDefault="00D00582" w:rsidP="00175CD1">
            <w:pPr>
              <w:pStyle w:val="TableParagraph"/>
              <w:ind w:left="110" w:right="130"/>
              <w:jc w:val="both"/>
              <w:rPr>
                <w:ins w:id="1750" w:author="Greenblue" w:date="2024-02-13T18:38:00Z"/>
                <w:sz w:val="18"/>
              </w:rPr>
            </w:pPr>
            <w:ins w:id="1751" w:author="Greenblue" w:date="2024-02-13T18:38:00Z">
              <w:r w:rsidRPr="008C4D47">
                <w:rPr>
                  <w:rFonts w:hint="eastAsia"/>
                  <w:sz w:val="18"/>
                </w:rPr>
                <w:t>7</w:t>
              </w:r>
              <w:r w:rsidRPr="008C4D47">
                <w:rPr>
                  <w:sz w:val="18"/>
                </w:rPr>
                <w:t>.2</w:t>
              </w:r>
            </w:ins>
          </w:p>
        </w:tc>
        <w:tc>
          <w:tcPr>
            <w:tcW w:w="2268" w:type="dxa"/>
            <w:shd w:val="clear" w:color="auto" w:fill="auto"/>
            <w:vAlign w:val="center"/>
          </w:tcPr>
          <w:p w14:paraId="41232777" w14:textId="77777777" w:rsidR="00D00582" w:rsidRDefault="00D00582" w:rsidP="00175CD1">
            <w:pPr>
              <w:pStyle w:val="TableParagraph"/>
              <w:ind w:left="110" w:right="130" w:firstLineChars="176" w:firstLine="317"/>
              <w:jc w:val="both"/>
              <w:rPr>
                <w:ins w:id="1752" w:author="Greenblue" w:date="2024-02-13T18:38:00Z"/>
                <w:sz w:val="18"/>
              </w:rPr>
            </w:pPr>
            <w:ins w:id="1753" w:author="Greenblue" w:date="2024-02-13T18:38:00Z">
              <w:r w:rsidRPr="008C4D47">
                <w:rPr>
                  <w:sz w:val="18"/>
                </w:rPr>
                <w:t>name</w:t>
              </w:r>
            </w:ins>
          </w:p>
        </w:tc>
        <w:tc>
          <w:tcPr>
            <w:tcW w:w="1843" w:type="dxa"/>
            <w:shd w:val="clear" w:color="auto" w:fill="auto"/>
            <w:vAlign w:val="center"/>
          </w:tcPr>
          <w:p w14:paraId="7CADDA24" w14:textId="77777777" w:rsidR="00D00582" w:rsidRDefault="00D00582" w:rsidP="00175CD1">
            <w:pPr>
              <w:pStyle w:val="TableParagraph"/>
              <w:ind w:left="110" w:right="130"/>
              <w:jc w:val="both"/>
              <w:rPr>
                <w:ins w:id="1754" w:author="Greenblue" w:date="2024-02-13T18:38:00Z"/>
                <w:sz w:val="18"/>
              </w:rPr>
            </w:pPr>
            <w:ins w:id="1755" w:author="Greenblue" w:date="2024-02-13T18:38:00Z">
              <w:r w:rsidRPr="008C4D47">
                <w:rPr>
                  <w:sz w:val="18"/>
                </w:rPr>
                <w:t>CharacterString</w:t>
              </w:r>
            </w:ins>
          </w:p>
        </w:tc>
        <w:tc>
          <w:tcPr>
            <w:tcW w:w="4121" w:type="dxa"/>
            <w:shd w:val="clear" w:color="auto" w:fill="auto"/>
            <w:vAlign w:val="center"/>
          </w:tcPr>
          <w:p w14:paraId="34969615" w14:textId="77777777" w:rsidR="00D00582" w:rsidRDefault="00D00582" w:rsidP="00175CD1">
            <w:pPr>
              <w:pStyle w:val="TableParagraph"/>
              <w:ind w:left="110" w:right="130"/>
              <w:jc w:val="both"/>
              <w:rPr>
                <w:ins w:id="1756" w:author="Greenblue" w:date="2024-02-13T18:38:00Z"/>
                <w:sz w:val="18"/>
              </w:rPr>
            </w:pPr>
            <w:ins w:id="1757" w:author="Greenblue" w:date="2024-02-13T18:38:00Z">
              <w:r w:rsidRPr="008C4D47">
                <w:rPr>
                  <w:sz w:val="18"/>
                </w:rPr>
                <w:t>S-128 Portrayal Catalogue</w:t>
              </w:r>
            </w:ins>
          </w:p>
        </w:tc>
      </w:tr>
      <w:tr w:rsidR="00D00582" w14:paraId="38F48EB6" w14:textId="77777777" w:rsidTr="00175CD1">
        <w:trPr>
          <w:trHeight w:val="424"/>
          <w:ins w:id="1758" w:author="Greenblue" w:date="2024-02-13T18:38:00Z"/>
        </w:trPr>
        <w:tc>
          <w:tcPr>
            <w:tcW w:w="699" w:type="dxa"/>
            <w:shd w:val="clear" w:color="auto" w:fill="auto"/>
            <w:vAlign w:val="center"/>
          </w:tcPr>
          <w:p w14:paraId="3015BE07" w14:textId="77777777" w:rsidR="00D00582" w:rsidRPr="008C4D47" w:rsidRDefault="00D00582" w:rsidP="00175CD1">
            <w:pPr>
              <w:pStyle w:val="TableParagraph"/>
              <w:ind w:left="110" w:right="130"/>
              <w:jc w:val="both"/>
              <w:rPr>
                <w:ins w:id="1759" w:author="Greenblue" w:date="2024-02-13T18:38:00Z"/>
                <w:sz w:val="18"/>
              </w:rPr>
            </w:pPr>
            <w:ins w:id="1760" w:author="Greenblue" w:date="2024-02-13T18:38:00Z">
              <w:r w:rsidRPr="008C4D47">
                <w:rPr>
                  <w:rFonts w:hint="eastAsia"/>
                  <w:sz w:val="18"/>
                </w:rPr>
                <w:t>7</w:t>
              </w:r>
              <w:r w:rsidRPr="008C4D47">
                <w:rPr>
                  <w:sz w:val="18"/>
                </w:rPr>
                <w:t>.3</w:t>
              </w:r>
            </w:ins>
          </w:p>
        </w:tc>
        <w:tc>
          <w:tcPr>
            <w:tcW w:w="2268" w:type="dxa"/>
            <w:shd w:val="clear" w:color="auto" w:fill="auto"/>
            <w:vAlign w:val="center"/>
          </w:tcPr>
          <w:p w14:paraId="4D27D6A7" w14:textId="77777777" w:rsidR="00D00582" w:rsidRDefault="00D00582" w:rsidP="00175CD1">
            <w:pPr>
              <w:pStyle w:val="TableParagraph"/>
              <w:ind w:left="110" w:right="130" w:firstLineChars="176" w:firstLine="317"/>
              <w:jc w:val="both"/>
              <w:rPr>
                <w:ins w:id="1761" w:author="Greenblue" w:date="2024-02-13T18:38:00Z"/>
                <w:sz w:val="18"/>
              </w:rPr>
            </w:pPr>
            <w:ins w:id="1762" w:author="Greenblue" w:date="2024-02-13T18:38:00Z">
              <w:r w:rsidRPr="008C4D47">
                <w:rPr>
                  <w:sz w:val="18"/>
                </w:rPr>
                <w:t>description</w:t>
              </w:r>
            </w:ins>
          </w:p>
        </w:tc>
        <w:tc>
          <w:tcPr>
            <w:tcW w:w="1843" w:type="dxa"/>
            <w:shd w:val="clear" w:color="auto" w:fill="auto"/>
            <w:vAlign w:val="center"/>
          </w:tcPr>
          <w:p w14:paraId="0C62A2C8" w14:textId="77777777" w:rsidR="00D00582" w:rsidRDefault="00D00582" w:rsidP="00175CD1">
            <w:pPr>
              <w:pStyle w:val="TableParagraph"/>
              <w:ind w:left="110" w:right="130"/>
              <w:jc w:val="both"/>
              <w:rPr>
                <w:ins w:id="1763" w:author="Greenblue" w:date="2024-02-13T18:38:00Z"/>
                <w:sz w:val="18"/>
              </w:rPr>
            </w:pPr>
            <w:ins w:id="1764" w:author="Greenblue" w:date="2024-02-13T18:38:00Z">
              <w:r w:rsidRPr="008C4D47">
                <w:rPr>
                  <w:sz w:val="18"/>
                </w:rPr>
                <w:t>CharacterString</w:t>
              </w:r>
            </w:ins>
          </w:p>
        </w:tc>
        <w:tc>
          <w:tcPr>
            <w:tcW w:w="4121" w:type="dxa"/>
            <w:shd w:val="clear" w:color="auto" w:fill="auto"/>
            <w:vAlign w:val="center"/>
          </w:tcPr>
          <w:p w14:paraId="3F0B8B87" w14:textId="77777777" w:rsidR="00D00582" w:rsidRDefault="00D00582" w:rsidP="00175CD1">
            <w:pPr>
              <w:pStyle w:val="TableParagraph"/>
              <w:ind w:left="110" w:right="130"/>
              <w:jc w:val="both"/>
              <w:rPr>
                <w:ins w:id="1765" w:author="Greenblue" w:date="2024-02-13T18:38:00Z"/>
                <w:sz w:val="18"/>
              </w:rPr>
            </w:pPr>
            <w:ins w:id="1766" w:author="Greenblue" w:date="2024-02-13T18:38:00Z">
              <w:r w:rsidRPr="008C4D47">
                <w:rPr>
                  <w:sz w:val="18"/>
                </w:rPr>
                <w:t>XML Portrayal Catalogue accompanied by related files for symbols, colour profiles, rules, etc</w:t>
              </w:r>
            </w:ins>
          </w:p>
        </w:tc>
      </w:tr>
    </w:tbl>
    <w:p w14:paraId="36497230" w14:textId="77777777" w:rsidR="00D00582" w:rsidRPr="006073E9" w:rsidRDefault="00D00582" w:rsidP="00D00582">
      <w:pPr>
        <w:rPr>
          <w:ins w:id="1767" w:author="Greenblue" w:date="2024-02-13T18:37:00Z"/>
          <w:rFonts w:eastAsia="Malgun Gothic"/>
        </w:rPr>
      </w:pPr>
    </w:p>
    <w:p w14:paraId="1F6F58AE" w14:textId="77777777" w:rsidR="008018B3" w:rsidRDefault="008018B3" w:rsidP="00C53B69"/>
    <w:p w14:paraId="0DA9DDB6" w14:textId="767FE449" w:rsidR="006C34D9" w:rsidRDefault="00866DFE" w:rsidP="001C2735">
      <w:pPr>
        <w:pStyle w:val="Heading1"/>
      </w:pPr>
      <w:bookmarkStart w:id="1768" w:name="_Toc152232575"/>
      <w:bookmarkStart w:id="1769" w:name="_Toc170717231"/>
      <w:r w:rsidRPr="008233BF">
        <w:t>Data Product format (encoding)</w:t>
      </w:r>
      <w:bookmarkEnd w:id="1768"/>
      <w:bookmarkEnd w:id="1769"/>
      <w:r w:rsidR="009E66AF">
        <w:t xml:space="preserve"> </w:t>
      </w:r>
    </w:p>
    <w:p w14:paraId="48AB4211" w14:textId="77777777" w:rsidR="00B82002" w:rsidRPr="008233BF" w:rsidRDefault="00B82002" w:rsidP="00666E30">
      <w:pPr>
        <w:pStyle w:val="Heading2"/>
      </w:pPr>
      <w:bookmarkStart w:id="1770" w:name="_Toc152232576"/>
      <w:bookmarkStart w:id="1771" w:name="_Toc170717232"/>
      <w:r w:rsidRPr="008233BF">
        <w:t>Introduction</w:t>
      </w:r>
      <w:bookmarkEnd w:id="1770"/>
      <w:bookmarkEnd w:id="1771"/>
    </w:p>
    <w:p w14:paraId="49D59820" w14:textId="77777777" w:rsidR="001D5E90" w:rsidRDefault="001D5E90" w:rsidP="001D5E90">
      <w:r>
        <w:t>The principal encoding will be the Open Geospatial Consortium (OGC), Geography Markup Language</w:t>
      </w:r>
      <w:r>
        <w:rPr>
          <w:spacing w:val="1"/>
        </w:rPr>
        <w:t xml:space="preserve"> </w:t>
      </w:r>
      <w:r>
        <w:t>(GML) format. GML is an XML grammar designed to express geographical features. It serves as a</w:t>
      </w:r>
      <w:r>
        <w:rPr>
          <w:spacing w:val="1"/>
        </w:rPr>
        <w:t xml:space="preserve"> </w:t>
      </w:r>
      <w:r>
        <w:t>modelling language for geographic systems as well as an open interchange format for geographic</w:t>
      </w:r>
      <w:r>
        <w:rPr>
          <w:spacing w:val="1"/>
        </w:rPr>
        <w:t xml:space="preserve"> </w:t>
      </w:r>
      <w:r>
        <w:t>transactions.</w:t>
      </w:r>
    </w:p>
    <w:p w14:paraId="77F128FB" w14:textId="30FF83F1" w:rsidR="005C26E0" w:rsidRDefault="005C26E0" w:rsidP="00F85D5F">
      <w:pPr>
        <w:pStyle w:val="Label1"/>
        <w:spacing w:after="120" w:line="240" w:lineRule="auto"/>
      </w:pPr>
      <w:r w:rsidRPr="005C26E0">
        <w:t>Format Name:</w:t>
      </w:r>
      <w:r>
        <w:tab/>
      </w:r>
      <w:r>
        <w:tab/>
      </w:r>
      <w:r w:rsidR="00F85D5F" w:rsidRPr="00F85D5F">
        <w:rPr>
          <w:b w:val="0"/>
          <w:bCs/>
          <w:sz w:val="20"/>
          <w:szCs w:val="20"/>
        </w:rPr>
        <w:t>GML</w:t>
      </w:r>
    </w:p>
    <w:p w14:paraId="79BE174C" w14:textId="108AE635" w:rsidR="005C26E0" w:rsidRDefault="005C26E0" w:rsidP="00F85D5F">
      <w:pPr>
        <w:pStyle w:val="Label1"/>
        <w:spacing w:after="120" w:line="240" w:lineRule="auto"/>
      </w:pPr>
      <w:r w:rsidRPr="005C26E0">
        <w:t>Version:</w:t>
      </w:r>
      <w:r w:rsidRPr="005C26E0">
        <w:tab/>
      </w:r>
      <w:r>
        <w:tab/>
      </w:r>
      <w:r w:rsidR="00F85D5F" w:rsidRPr="00F85D5F">
        <w:rPr>
          <w:b w:val="0"/>
          <w:bCs/>
          <w:sz w:val="20"/>
          <w:szCs w:val="20"/>
        </w:rPr>
        <w:t>3.2.1</w:t>
      </w:r>
    </w:p>
    <w:p w14:paraId="0C90B107" w14:textId="36993DDC" w:rsidR="005C26E0" w:rsidRDefault="005C26E0" w:rsidP="00F85D5F">
      <w:pPr>
        <w:pStyle w:val="Label1"/>
        <w:spacing w:after="120" w:line="240" w:lineRule="auto"/>
      </w:pPr>
      <w:r w:rsidRPr="005C26E0">
        <w:t>Character Set:</w:t>
      </w:r>
      <w:r>
        <w:tab/>
      </w:r>
      <w:r w:rsidR="00F85D5F" w:rsidRPr="00F85D5F">
        <w:rPr>
          <w:b w:val="0"/>
          <w:bCs/>
          <w:sz w:val="20"/>
          <w:szCs w:val="20"/>
        </w:rPr>
        <w:t>UTF-8</w:t>
      </w:r>
    </w:p>
    <w:p w14:paraId="25E41B1B" w14:textId="5DF0548E" w:rsidR="005C26E0" w:rsidRDefault="005C26E0" w:rsidP="00F85D5F">
      <w:pPr>
        <w:pStyle w:val="Label1"/>
        <w:spacing w:after="120" w:line="240" w:lineRule="auto"/>
        <w:rPr>
          <w:b w:val="0"/>
          <w:bCs/>
          <w:sz w:val="20"/>
          <w:szCs w:val="20"/>
        </w:rPr>
      </w:pPr>
      <w:r w:rsidRPr="005C26E0">
        <w:t>Specification:</w:t>
      </w:r>
      <w:r>
        <w:tab/>
      </w:r>
      <w:r>
        <w:tab/>
      </w:r>
      <w:hyperlink r:id="rId38" w:history="1">
        <w:r w:rsidR="00F85D5F" w:rsidRPr="002A25BD">
          <w:rPr>
            <w:rStyle w:val="Hyperlink"/>
            <w:b w:val="0"/>
            <w:bCs/>
            <w:sz w:val="20"/>
            <w:szCs w:val="20"/>
            <w:lang w:val="en-GB"/>
          </w:rPr>
          <w:t>https://www.ogc.org</w:t>
        </w:r>
      </w:hyperlink>
    </w:p>
    <w:p w14:paraId="6E962868" w14:textId="77777777" w:rsidR="0056283F" w:rsidRDefault="0056283F" w:rsidP="00F85D5F">
      <w:pPr>
        <w:pStyle w:val="Label1"/>
        <w:spacing w:after="120" w:line="240" w:lineRule="auto"/>
        <w:rPr>
          <w:b w:val="0"/>
          <w:bCs/>
          <w:sz w:val="20"/>
          <w:szCs w:val="20"/>
        </w:rPr>
      </w:pPr>
    </w:p>
    <w:p w14:paraId="4A99633C" w14:textId="51896027" w:rsidR="00F85D5F" w:rsidRDefault="0032631A" w:rsidP="0056283F">
      <w:pPr>
        <w:pStyle w:val="Heading2"/>
        <w:rPr>
          <w:rFonts w:eastAsia="Malgun Gothic"/>
        </w:rPr>
      </w:pPr>
      <w:bookmarkStart w:id="1772" w:name="_Toc170717233"/>
      <w:bookmarkStart w:id="1773" w:name="_Toc152232577"/>
      <w:ins w:id="1774" w:author="USER" w:date="2024-03-22T18:45:00Z">
        <w:r w:rsidRPr="0032631A">
          <w:rPr>
            <w:rFonts w:eastAsia="Malgun Gothic"/>
          </w:rPr>
          <w:lastRenderedPageBreak/>
          <w:t>Coordinate encoding in spatial primitives</w:t>
        </w:r>
      </w:ins>
      <w:bookmarkEnd w:id="1772"/>
      <w:del w:id="1775" w:author="USER" w:date="2024-03-22T18:45:00Z">
        <w:r w:rsidR="0056283F" w:rsidDel="0032631A">
          <w:rPr>
            <w:rFonts w:eastAsia="Malgun Gothic" w:hint="eastAsia"/>
          </w:rPr>
          <w:delText>E</w:delText>
        </w:r>
        <w:r w:rsidR="0056283F" w:rsidDel="0032631A">
          <w:rPr>
            <w:rFonts w:eastAsia="Malgun Gothic"/>
          </w:rPr>
          <w:delText>ncoding of latitude and longitude</w:delText>
        </w:r>
      </w:del>
      <w:bookmarkEnd w:id="1773"/>
    </w:p>
    <w:p w14:paraId="16EBC451" w14:textId="3D1D5895" w:rsidR="0056283F" w:rsidRDefault="0056283F" w:rsidP="0056283F">
      <w:pPr>
        <w:rPr>
          <w:ins w:id="1776" w:author="USER" w:date="2024-03-22T18:45:00Z"/>
        </w:rPr>
      </w:pPr>
      <w:r w:rsidRPr="0056283F">
        <w:t>Values of latitude and longitude must not be more accurate than 7 decimal places. Coordinates must be encoded as decimals in the format described in clause</w:t>
      </w:r>
      <w:r>
        <w:t xml:space="preserve"> </w:t>
      </w:r>
      <w:r w:rsidR="009C424C">
        <w:fldChar w:fldCharType="begin"/>
      </w:r>
      <w:r w:rsidR="009C424C">
        <w:instrText xml:space="preserve"> REF _Ref148216113 \r </w:instrText>
      </w:r>
      <w:r w:rsidR="009C424C">
        <w:fldChar w:fldCharType="separate"/>
      </w:r>
      <w:r w:rsidR="00A83023">
        <w:t>10.2.1</w:t>
      </w:r>
      <w:r w:rsidR="009C424C">
        <w:fldChar w:fldCharType="end"/>
      </w:r>
      <w:r>
        <w:t>.</w:t>
      </w:r>
    </w:p>
    <w:p w14:paraId="4BAC1E1C" w14:textId="1BD2A76D" w:rsidR="0032631A" w:rsidRPr="0032631A" w:rsidRDefault="0032631A" w:rsidP="0056283F">
      <w:pPr>
        <w:rPr>
          <w:lang w:eastAsia="en-US"/>
        </w:rPr>
      </w:pPr>
      <w:ins w:id="1777" w:author="USER" w:date="2024-03-22T18:45:00Z">
        <w:r w:rsidRPr="0032631A">
          <w:rPr>
            <w:lang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ins>
    </w:p>
    <w:p w14:paraId="3E9DB0BF" w14:textId="753109A9" w:rsidR="0056283F" w:rsidRDefault="0056283F" w:rsidP="0056283F">
      <w:pPr>
        <w:pStyle w:val="Heading3"/>
        <w:ind w:left="8292" w:right="200" w:hanging="8092"/>
        <w:rPr>
          <w:lang w:eastAsia="en-US"/>
        </w:rPr>
      </w:pPr>
      <w:bookmarkStart w:id="1778" w:name="_Ref148216113"/>
      <w:bookmarkStart w:id="1779" w:name="_Toc152232578"/>
      <w:bookmarkStart w:id="1780" w:name="_Toc170717234"/>
      <w:r>
        <w:rPr>
          <w:lang w:eastAsia="en-US"/>
        </w:rPr>
        <w:t>Encoding of coordinates as decimals</w:t>
      </w:r>
      <w:bookmarkEnd w:id="1778"/>
      <w:bookmarkEnd w:id="1779"/>
      <w:bookmarkEnd w:id="1780"/>
    </w:p>
    <w:p w14:paraId="125107C1" w14:textId="482DB34D" w:rsidR="0056283F" w:rsidRPr="0056283F" w:rsidRDefault="00B41B97" w:rsidP="0056283F">
      <w:pPr>
        <w:rPr>
          <w:lang w:eastAsia="en-US"/>
        </w:rPr>
      </w:pPr>
      <w:r w:rsidRPr="00B41B97">
        <w:rPr>
          <w:lang w:eastAsia="en-US"/>
        </w:rPr>
        <w:t>Values should be coded as decimal numbers with 7 or fewer digits after the decimal. The normative encoding is in degrees, with an accuracy of 10</w:t>
      </w:r>
      <w:r w:rsidRPr="00852FBF">
        <w:rPr>
          <w:vertAlign w:val="superscript"/>
          <w:lang w:eastAsia="en-US"/>
        </w:rPr>
        <w:t>-7</w:t>
      </w:r>
      <w:r w:rsidRPr="00B41B97">
        <w:rPr>
          <w:lang w:eastAsia="en-US"/>
        </w:rPr>
        <w:t xml:space="preserve"> degrees; that is, 7 digits after the decimal point.</w:t>
      </w:r>
    </w:p>
    <w:p w14:paraId="416ADA0F" w14:textId="77777777" w:rsidR="00B41B97" w:rsidRPr="00B41B97" w:rsidRDefault="00B41B97" w:rsidP="00B41B97">
      <w:pPr>
        <w:rPr>
          <w:rFonts w:eastAsia="Malgun Gothic"/>
        </w:rPr>
      </w:pPr>
      <w:r w:rsidRPr="00B41B97">
        <w:rPr>
          <w:rFonts w:eastAsia="Malgun Gothic"/>
        </w:rPr>
        <w:t>The decimal point must be indicated by the “.” character.</w:t>
      </w:r>
    </w:p>
    <w:p w14:paraId="286490C9" w14:textId="3B3C4C6A" w:rsidR="0056283F" w:rsidRDefault="00B41B97" w:rsidP="00B41B97">
      <w:pPr>
        <w:rPr>
          <w:rFonts w:eastAsia="Malgun Gothic"/>
        </w:rPr>
      </w:pPr>
      <w:r w:rsidRPr="00B41B97">
        <w:rPr>
          <w:rFonts w:eastAsia="Malgun Gothic"/>
        </w:rPr>
        <w:t>Trailing zeroes after the decimal point (and the decimal point itself if appropriate) may be omitted at producer discretion, but the accuracy must still be as indicated (for example, 10</w:t>
      </w:r>
      <w:r w:rsidRPr="00852FBF">
        <w:rPr>
          <w:rFonts w:eastAsia="Malgun Gothic"/>
          <w:vertAlign w:val="superscript"/>
        </w:rPr>
        <w:t>-7</w:t>
      </w:r>
      <w:r w:rsidRPr="00B41B97">
        <w:rPr>
          <w:rFonts w:eastAsia="Malgun Gothic"/>
        </w:rPr>
        <w:t xml:space="preserve"> degrees for coordinates of default accuracy).</w:t>
      </w:r>
    </w:p>
    <w:p w14:paraId="5592C3CD" w14:textId="5D1F5D71" w:rsidR="00B41B97" w:rsidRDefault="00B41B97" w:rsidP="00B41B97">
      <w:pPr>
        <w:pStyle w:val="Heading2"/>
        <w:rPr>
          <w:rFonts w:eastAsia="Malgun Gothic"/>
        </w:rPr>
      </w:pPr>
      <w:bookmarkStart w:id="1781" w:name="_Toc152232579"/>
      <w:bookmarkStart w:id="1782" w:name="_Toc170717235"/>
      <w:r>
        <w:rPr>
          <w:rFonts w:eastAsia="Malgun Gothic" w:hint="eastAsia"/>
        </w:rPr>
        <w:t>N</w:t>
      </w:r>
      <w:r>
        <w:rPr>
          <w:rFonts w:eastAsia="Malgun Gothic"/>
        </w:rPr>
        <w:t>umeric attribute encoding</w:t>
      </w:r>
      <w:bookmarkEnd w:id="1781"/>
      <w:bookmarkEnd w:id="1782"/>
    </w:p>
    <w:p w14:paraId="0B5B0E16" w14:textId="6D23C479" w:rsidR="00B41B97" w:rsidRDefault="00B41B97" w:rsidP="00B41B97">
      <w:pPr>
        <w:rPr>
          <w:rFonts w:eastAsia="Malgun Gothic"/>
        </w:rPr>
      </w:pPr>
      <w:r w:rsidRPr="00B41B97">
        <w:rPr>
          <w:rFonts w:eastAsia="Malgun Gothic"/>
        </w:rPr>
        <w:t>Floating point and integer attribute values must not contain leading zeros. Floating point attribute values must not contain non-significant trailing zeros.</w:t>
      </w:r>
    </w:p>
    <w:p w14:paraId="64B0C8AF" w14:textId="7F104131" w:rsidR="00B41B97" w:rsidRDefault="00B41B97" w:rsidP="00B41B97">
      <w:pPr>
        <w:pStyle w:val="Heading2"/>
        <w:rPr>
          <w:rFonts w:eastAsia="Malgun Gothic"/>
        </w:rPr>
      </w:pPr>
      <w:bookmarkStart w:id="1783" w:name="_Toc152232580"/>
      <w:bookmarkStart w:id="1784" w:name="_Toc170717236"/>
      <w:r>
        <w:rPr>
          <w:rFonts w:eastAsia="Malgun Gothic" w:hint="eastAsia"/>
        </w:rPr>
        <w:t>T</w:t>
      </w:r>
      <w:r>
        <w:rPr>
          <w:rFonts w:eastAsia="Malgun Gothic"/>
        </w:rPr>
        <w:t>ext attribute values</w:t>
      </w:r>
      <w:bookmarkEnd w:id="1783"/>
      <w:bookmarkEnd w:id="1784"/>
    </w:p>
    <w:p w14:paraId="38FEDC03" w14:textId="4356306D" w:rsidR="00B41B97" w:rsidRDefault="00B41B97" w:rsidP="00B41B97">
      <w:pPr>
        <w:rPr>
          <w:rFonts w:eastAsia="Malgun Gothic"/>
        </w:rPr>
      </w:pPr>
      <w:r w:rsidRPr="00B41B97">
        <w:rPr>
          <w:rFonts w:eastAsia="Malgun Gothic"/>
        </w:rPr>
        <w:t>Character strings must be encoded using the character set defined in ISO 10646-1, in Unicode Transformation Format-8 (UTF-8).</w:t>
      </w:r>
    </w:p>
    <w:p w14:paraId="47DBC09B" w14:textId="567221DE" w:rsidR="00A61E22" w:rsidRDefault="00A61E22" w:rsidP="00A61E22">
      <w:pPr>
        <w:pStyle w:val="Heading2"/>
        <w:rPr>
          <w:rFonts w:eastAsia="Malgun Gothic"/>
        </w:rPr>
      </w:pPr>
      <w:bookmarkStart w:id="1785" w:name="_Toc152232581"/>
      <w:bookmarkStart w:id="1786" w:name="_Toc170717237"/>
      <w:r>
        <w:rPr>
          <w:rFonts w:eastAsia="Malgun Gothic" w:hint="eastAsia"/>
        </w:rPr>
        <w:t>M</w:t>
      </w:r>
      <w:r>
        <w:rPr>
          <w:rFonts w:eastAsia="Malgun Gothic"/>
        </w:rPr>
        <w:t>andatory attribute values</w:t>
      </w:r>
      <w:bookmarkEnd w:id="1785"/>
      <w:bookmarkEnd w:id="1786"/>
    </w:p>
    <w:p w14:paraId="3236678F" w14:textId="77777777" w:rsidR="00A61E22" w:rsidRPr="00A61E22" w:rsidRDefault="00A61E22" w:rsidP="00A61E22">
      <w:pPr>
        <w:spacing w:after="0" w:line="240" w:lineRule="auto"/>
      </w:pPr>
      <w:r w:rsidRPr="00A61E22">
        <w:t>There are four reasons why attribute values may be considered mandatory:</w:t>
      </w:r>
    </w:p>
    <w:p w14:paraId="6F81C717" w14:textId="77777777" w:rsidR="00A61E22" w:rsidRDefault="00A61E22">
      <w:pPr>
        <w:pStyle w:val="ListParagraph"/>
        <w:widowControl w:val="0"/>
        <w:numPr>
          <w:ilvl w:val="0"/>
          <w:numId w:val="23"/>
        </w:numPr>
        <w:tabs>
          <w:tab w:val="left" w:pos="767"/>
        </w:tabs>
        <w:autoSpaceDE w:val="0"/>
        <w:autoSpaceDN w:val="0"/>
        <w:spacing w:before="62" w:after="0" w:line="240" w:lineRule="auto"/>
        <w:ind w:hanging="285"/>
        <w:jc w:val="left"/>
      </w:pPr>
      <w:r>
        <w:t>They</w:t>
      </w:r>
      <w:r>
        <w:rPr>
          <w:spacing w:val="-6"/>
        </w:rPr>
        <w:t xml:space="preserve"> </w:t>
      </w:r>
      <w:r>
        <w:t>determine</w:t>
      </w:r>
      <w:r>
        <w:rPr>
          <w:spacing w:val="-1"/>
        </w:rPr>
        <w:t xml:space="preserve"> </w:t>
      </w:r>
      <w:r>
        <w:t>whether a</w:t>
      </w:r>
      <w:r>
        <w:rPr>
          <w:spacing w:val="-1"/>
        </w:rPr>
        <w:t xml:space="preserve"> </w:t>
      </w:r>
      <w:r>
        <w:t>feature</w:t>
      </w:r>
      <w:r>
        <w:rPr>
          <w:spacing w:val="1"/>
        </w:rPr>
        <w:t xml:space="preserve"> </w:t>
      </w:r>
      <w:r>
        <w:t>is in</w:t>
      </w:r>
      <w:r>
        <w:rPr>
          <w:spacing w:val="-2"/>
        </w:rPr>
        <w:t xml:space="preserve"> </w:t>
      </w:r>
      <w:r>
        <w:t>the</w:t>
      </w:r>
      <w:r>
        <w:rPr>
          <w:spacing w:val="-1"/>
        </w:rPr>
        <w:t xml:space="preserve"> </w:t>
      </w:r>
      <w:r>
        <w:t>display</w:t>
      </w:r>
      <w:r>
        <w:rPr>
          <w:spacing w:val="-2"/>
        </w:rPr>
        <w:t xml:space="preserve"> </w:t>
      </w:r>
      <w:r>
        <w:t>base.</w:t>
      </w:r>
    </w:p>
    <w:p w14:paraId="60BFBA2F" w14:textId="77777777" w:rsidR="00A61E22" w:rsidRDefault="00A61E22">
      <w:pPr>
        <w:pStyle w:val="ListParagraph"/>
        <w:widowControl w:val="0"/>
        <w:numPr>
          <w:ilvl w:val="0"/>
          <w:numId w:val="23"/>
        </w:numPr>
        <w:tabs>
          <w:tab w:val="left" w:pos="767"/>
        </w:tabs>
        <w:autoSpaceDE w:val="0"/>
        <w:autoSpaceDN w:val="0"/>
        <w:spacing w:before="57" w:after="0" w:line="240" w:lineRule="auto"/>
        <w:ind w:hanging="285"/>
        <w:jc w:val="left"/>
      </w:pPr>
      <w:r>
        <w:t>Certain</w:t>
      </w:r>
      <w:r>
        <w:rPr>
          <w:spacing w:val="-3"/>
        </w:rPr>
        <w:t xml:space="preserve"> </w:t>
      </w:r>
      <w:r>
        <w:t>features</w:t>
      </w:r>
      <w:r>
        <w:rPr>
          <w:spacing w:val="-1"/>
        </w:rPr>
        <w:t xml:space="preserve"> </w:t>
      </w:r>
      <w:r>
        <w:t>make</w:t>
      </w:r>
      <w:r>
        <w:rPr>
          <w:spacing w:val="-2"/>
        </w:rPr>
        <w:t xml:space="preserve"> </w:t>
      </w:r>
      <w:r>
        <w:t>no</w:t>
      </w:r>
      <w:r>
        <w:rPr>
          <w:spacing w:val="-2"/>
        </w:rPr>
        <w:t xml:space="preserve"> </w:t>
      </w:r>
      <w:r>
        <w:t>logical</w:t>
      </w:r>
      <w:r>
        <w:rPr>
          <w:spacing w:val="-4"/>
        </w:rPr>
        <w:t xml:space="preserve"> </w:t>
      </w:r>
      <w:r>
        <w:t>sense without</w:t>
      </w:r>
      <w:r>
        <w:rPr>
          <w:spacing w:val="-2"/>
        </w:rPr>
        <w:t xml:space="preserve"> </w:t>
      </w:r>
      <w:r>
        <w:t>specific</w:t>
      </w:r>
      <w:r>
        <w:rPr>
          <w:spacing w:val="-1"/>
        </w:rPr>
        <w:t xml:space="preserve"> </w:t>
      </w:r>
      <w:r>
        <w:t>attributes.</w:t>
      </w:r>
    </w:p>
    <w:p w14:paraId="36568E97" w14:textId="77777777" w:rsidR="00A61E22" w:rsidRDefault="00A61E22">
      <w:pPr>
        <w:pStyle w:val="ListParagraph"/>
        <w:widowControl w:val="0"/>
        <w:numPr>
          <w:ilvl w:val="0"/>
          <w:numId w:val="23"/>
        </w:numPr>
        <w:tabs>
          <w:tab w:val="left" w:pos="767"/>
        </w:tabs>
        <w:autoSpaceDE w:val="0"/>
        <w:autoSpaceDN w:val="0"/>
        <w:spacing w:before="60" w:after="0" w:line="240" w:lineRule="auto"/>
        <w:ind w:hanging="285"/>
        <w:jc w:val="left"/>
      </w:pPr>
      <w:r>
        <w:t>Some</w:t>
      </w:r>
      <w:r>
        <w:rPr>
          <w:spacing w:val="-3"/>
        </w:rPr>
        <w:t xml:space="preserve"> </w:t>
      </w:r>
      <w:r>
        <w:t>attributes</w:t>
      </w:r>
      <w:r>
        <w:rPr>
          <w:spacing w:val="-2"/>
        </w:rPr>
        <w:t xml:space="preserve"> </w:t>
      </w:r>
      <w:r>
        <w:t>are necessary</w:t>
      </w:r>
      <w:r>
        <w:rPr>
          <w:spacing w:val="-5"/>
        </w:rPr>
        <w:t xml:space="preserve"> </w:t>
      </w:r>
      <w:r>
        <w:t>to</w:t>
      </w:r>
      <w:r>
        <w:rPr>
          <w:spacing w:val="-1"/>
        </w:rPr>
        <w:t xml:space="preserve"> </w:t>
      </w:r>
      <w:r>
        <w:t>determine</w:t>
      </w:r>
      <w:r>
        <w:rPr>
          <w:spacing w:val="-1"/>
        </w:rPr>
        <w:t xml:space="preserve"> </w:t>
      </w:r>
      <w:r>
        <w:t>which symbol</w:t>
      </w:r>
      <w:r>
        <w:rPr>
          <w:spacing w:val="-2"/>
        </w:rPr>
        <w:t xml:space="preserve"> </w:t>
      </w:r>
      <w:r>
        <w:t>is</w:t>
      </w:r>
      <w:r>
        <w:rPr>
          <w:spacing w:val="-1"/>
        </w:rPr>
        <w:t xml:space="preserve"> </w:t>
      </w:r>
      <w:r>
        <w:t>to</w:t>
      </w:r>
      <w:r>
        <w:rPr>
          <w:spacing w:val="-1"/>
        </w:rPr>
        <w:t xml:space="preserve"> </w:t>
      </w:r>
      <w:r>
        <w:t>be displayed.</w:t>
      </w:r>
    </w:p>
    <w:p w14:paraId="31A917D0" w14:textId="77777777" w:rsidR="00A61E22" w:rsidRDefault="00A61E22">
      <w:pPr>
        <w:pStyle w:val="ListParagraph"/>
        <w:widowControl w:val="0"/>
        <w:numPr>
          <w:ilvl w:val="0"/>
          <w:numId w:val="23"/>
        </w:numPr>
        <w:tabs>
          <w:tab w:val="left" w:pos="767"/>
        </w:tabs>
        <w:autoSpaceDE w:val="0"/>
        <w:autoSpaceDN w:val="0"/>
        <w:spacing w:before="57" w:after="0" w:line="240" w:lineRule="auto"/>
        <w:ind w:hanging="285"/>
        <w:jc w:val="left"/>
      </w:pPr>
      <w:r>
        <w:t>Some</w:t>
      </w:r>
      <w:r>
        <w:rPr>
          <w:spacing w:val="-2"/>
        </w:rPr>
        <w:t xml:space="preserve"> </w:t>
      </w:r>
      <w:r>
        <w:t>attributes</w:t>
      </w:r>
      <w:r>
        <w:rPr>
          <w:spacing w:val="-1"/>
        </w:rPr>
        <w:t xml:space="preserve"> </w:t>
      </w:r>
      <w:r>
        <w:t>are</w:t>
      </w:r>
      <w:r>
        <w:rPr>
          <w:spacing w:val="-2"/>
        </w:rPr>
        <w:t xml:space="preserve"> </w:t>
      </w:r>
      <w:r>
        <w:t>required</w:t>
      </w:r>
      <w:r>
        <w:rPr>
          <w:spacing w:val="-2"/>
        </w:rPr>
        <w:t xml:space="preserve"> </w:t>
      </w:r>
      <w:r>
        <w:t>for</w:t>
      </w:r>
      <w:r>
        <w:rPr>
          <w:spacing w:val="-2"/>
        </w:rPr>
        <w:t xml:space="preserve"> </w:t>
      </w:r>
      <w:r>
        <w:t>safety</w:t>
      </w:r>
      <w:r>
        <w:rPr>
          <w:spacing w:val="-6"/>
        </w:rPr>
        <w:t xml:space="preserve"> </w:t>
      </w:r>
      <w:r>
        <w:t>of navigation.</w:t>
      </w:r>
    </w:p>
    <w:p w14:paraId="18806BB8" w14:textId="6FFA46BF" w:rsidR="00A61E22" w:rsidRDefault="00A61E22" w:rsidP="00A61E22">
      <w:pPr>
        <w:spacing w:before="240" w:line="240" w:lineRule="auto"/>
      </w:pPr>
      <w:r w:rsidRPr="00A61E22">
        <w:t>All mandatory attributes are identified in the Feature Catalogue and summarized in Annex A – Data Classification and Encoding Guide.</w:t>
      </w:r>
    </w:p>
    <w:p w14:paraId="7469EEB8" w14:textId="4CB6FBE8" w:rsidR="00B07510" w:rsidDel="0012194F" w:rsidRDefault="00B07510" w:rsidP="00175CD1">
      <w:pPr>
        <w:pStyle w:val="Heading2"/>
        <w:rPr>
          <w:del w:id="1787" w:author="Greenblue" w:date="2024-02-13T18:40:00Z"/>
          <w:rFonts w:eastAsia="Malgun Gothic"/>
        </w:rPr>
      </w:pPr>
      <w:bookmarkStart w:id="1788" w:name="_Toc152232582"/>
      <w:del w:id="1789" w:author="Greenblue" w:date="2024-02-13T18:40:00Z">
        <w:r w:rsidRPr="0012194F" w:rsidDel="0012194F">
          <w:rPr>
            <w:rFonts w:eastAsia="Malgun Gothic" w:hint="eastAsia"/>
          </w:rPr>
          <w:delText>U</w:delText>
        </w:r>
        <w:r w:rsidRPr="0012194F" w:rsidDel="0012194F">
          <w:rPr>
            <w:rFonts w:eastAsia="Malgun Gothic"/>
          </w:rPr>
          <w:delText>nknown attribute values</w:delText>
        </w:r>
        <w:bookmarkStart w:id="1790" w:name="_Toc158918264"/>
        <w:bookmarkStart w:id="1791" w:name="_Toc158918367"/>
        <w:bookmarkStart w:id="1792" w:name="_Toc158918470"/>
        <w:bookmarkStart w:id="1793" w:name="_Toc158918573"/>
        <w:bookmarkStart w:id="1794" w:name="_Toc158923581"/>
        <w:bookmarkStart w:id="1795" w:name="_Toc158923712"/>
        <w:bookmarkStart w:id="1796" w:name="_Toc158985652"/>
        <w:bookmarkStart w:id="1797" w:name="_Toc158985783"/>
        <w:bookmarkStart w:id="1798" w:name="_Toc158988918"/>
        <w:bookmarkStart w:id="1799" w:name="_Toc162544268"/>
        <w:bookmarkStart w:id="1800" w:name="_Toc170717238"/>
        <w:bookmarkEnd w:id="1788"/>
        <w:bookmarkEnd w:id="1790"/>
        <w:bookmarkEnd w:id="1791"/>
        <w:bookmarkEnd w:id="1792"/>
        <w:bookmarkEnd w:id="1793"/>
        <w:bookmarkEnd w:id="1794"/>
        <w:bookmarkEnd w:id="1795"/>
        <w:bookmarkEnd w:id="1796"/>
        <w:bookmarkEnd w:id="1797"/>
        <w:bookmarkEnd w:id="1798"/>
        <w:bookmarkEnd w:id="1799"/>
        <w:bookmarkEnd w:id="1800"/>
      </w:del>
    </w:p>
    <w:p w14:paraId="287339F6" w14:textId="06F3AEB0" w:rsidR="00B07510" w:rsidRPr="0012194F" w:rsidDel="0012194F" w:rsidRDefault="00B07510" w:rsidP="00175CD1">
      <w:pPr>
        <w:rPr>
          <w:del w:id="1801" w:author="Greenblue" w:date="2024-02-13T18:40:00Z"/>
          <w:rFonts w:eastAsia="Malgun Gothic"/>
        </w:rPr>
      </w:pPr>
      <w:del w:id="1802" w:author="Greenblue" w:date="2024-02-13T18:40:00Z">
        <w:r w:rsidRPr="0012194F" w:rsidDel="0012194F">
          <w:rPr>
            <w:rFonts w:eastAsia="Malgun Gothic"/>
          </w:rPr>
          <w:delText>When a mandatory attribute code or tag is present but the attribute value is missing, it means that the producer wishes to indicate that this attribute value is unknown. Missing mandatory attributes must be “nilled”.</w:delText>
        </w:r>
        <w:bookmarkStart w:id="1803" w:name="_Toc158918265"/>
        <w:bookmarkStart w:id="1804" w:name="_Toc158918368"/>
        <w:bookmarkStart w:id="1805" w:name="_Toc158918471"/>
        <w:bookmarkStart w:id="1806" w:name="_Toc158918574"/>
        <w:bookmarkStart w:id="1807" w:name="_Toc158923582"/>
        <w:bookmarkStart w:id="1808" w:name="_Toc158923713"/>
        <w:bookmarkStart w:id="1809" w:name="_Toc158985653"/>
        <w:bookmarkStart w:id="1810" w:name="_Toc158985784"/>
        <w:bookmarkStart w:id="1811" w:name="_Toc158988919"/>
        <w:bookmarkStart w:id="1812" w:name="_Toc162544269"/>
        <w:bookmarkStart w:id="1813" w:name="_Toc170717239"/>
        <w:bookmarkEnd w:id="1803"/>
        <w:bookmarkEnd w:id="1804"/>
        <w:bookmarkEnd w:id="1805"/>
        <w:bookmarkEnd w:id="1806"/>
        <w:bookmarkEnd w:id="1807"/>
        <w:bookmarkEnd w:id="1808"/>
        <w:bookmarkEnd w:id="1809"/>
        <w:bookmarkEnd w:id="1810"/>
        <w:bookmarkEnd w:id="1811"/>
        <w:bookmarkEnd w:id="1812"/>
        <w:bookmarkEnd w:id="1813"/>
      </w:del>
    </w:p>
    <w:p w14:paraId="76191653" w14:textId="73DEB9B2" w:rsidR="00B07510" w:rsidDel="0012194F" w:rsidRDefault="00B07510" w:rsidP="00B07510">
      <w:pPr>
        <w:rPr>
          <w:del w:id="1814" w:author="Greenblue" w:date="2024-02-13T18:40:00Z"/>
          <w:rFonts w:eastAsia="Malgun Gothic"/>
        </w:rPr>
      </w:pPr>
      <w:del w:id="1815" w:author="Greenblue" w:date="2024-02-13T18:40:00Z">
        <w:r w:rsidRPr="00B07510" w:rsidDel="0012194F">
          <w:rPr>
            <w:rFonts w:eastAsia="Malgun Gothic"/>
          </w:rPr>
          <w:delText>Optional attributes must be omitted altogether if the value is unknown or missing. They must not be “nilled.”</w:delText>
        </w:r>
        <w:bookmarkStart w:id="1816" w:name="_Toc158918266"/>
        <w:bookmarkStart w:id="1817" w:name="_Toc158918369"/>
        <w:bookmarkStart w:id="1818" w:name="_Toc158918472"/>
        <w:bookmarkStart w:id="1819" w:name="_Toc158918575"/>
        <w:bookmarkStart w:id="1820" w:name="_Toc158923583"/>
        <w:bookmarkStart w:id="1821" w:name="_Toc158923714"/>
        <w:bookmarkStart w:id="1822" w:name="_Toc158985654"/>
        <w:bookmarkStart w:id="1823" w:name="_Toc158985785"/>
        <w:bookmarkStart w:id="1824" w:name="_Toc158988920"/>
        <w:bookmarkStart w:id="1825" w:name="_Toc162544270"/>
        <w:bookmarkStart w:id="1826" w:name="_Toc170717240"/>
        <w:bookmarkEnd w:id="1816"/>
        <w:bookmarkEnd w:id="1817"/>
        <w:bookmarkEnd w:id="1818"/>
        <w:bookmarkEnd w:id="1819"/>
        <w:bookmarkEnd w:id="1820"/>
        <w:bookmarkEnd w:id="1821"/>
        <w:bookmarkEnd w:id="1822"/>
        <w:bookmarkEnd w:id="1823"/>
        <w:bookmarkEnd w:id="1824"/>
        <w:bookmarkEnd w:id="1825"/>
        <w:bookmarkEnd w:id="1826"/>
      </w:del>
    </w:p>
    <w:p w14:paraId="591EF879" w14:textId="232A66A2" w:rsidR="00B07510" w:rsidDel="0012194F" w:rsidRDefault="00B07510" w:rsidP="00B07510">
      <w:pPr>
        <w:rPr>
          <w:del w:id="1827" w:author="Greenblue" w:date="2024-02-13T18:40:00Z"/>
          <w:rFonts w:eastAsia="Malgun Gothic"/>
        </w:rPr>
      </w:pPr>
      <w:del w:id="1828" w:author="Greenblue" w:date="2024-02-13T18:40:00Z">
        <w:r w:rsidDel="0012194F">
          <w:rPr>
            <w:rFonts w:eastAsia="Malgun Gothic" w:hint="eastAsia"/>
          </w:rPr>
          <w:delText>E</w:delText>
        </w:r>
        <w:r w:rsidDel="0012194F">
          <w:rPr>
            <w:rFonts w:eastAsia="Malgun Gothic"/>
          </w:rPr>
          <w:delText>XAMPLE: A NauticalProduct feature has unknown publicationNumber (mandatory attribute) and datasetName (optional attribute). The feature could be coded as:</w:delText>
        </w:r>
        <w:bookmarkStart w:id="1829" w:name="_Toc158918267"/>
        <w:bookmarkStart w:id="1830" w:name="_Toc158918370"/>
        <w:bookmarkStart w:id="1831" w:name="_Toc158918473"/>
        <w:bookmarkStart w:id="1832" w:name="_Toc158918576"/>
        <w:bookmarkStart w:id="1833" w:name="_Toc158923584"/>
        <w:bookmarkStart w:id="1834" w:name="_Toc158923715"/>
        <w:bookmarkStart w:id="1835" w:name="_Toc158985655"/>
        <w:bookmarkStart w:id="1836" w:name="_Toc158985786"/>
        <w:bookmarkStart w:id="1837" w:name="_Toc158988921"/>
        <w:bookmarkStart w:id="1838" w:name="_Toc162544271"/>
        <w:bookmarkStart w:id="1839" w:name="_Toc170717241"/>
        <w:bookmarkEnd w:id="1829"/>
        <w:bookmarkEnd w:id="1830"/>
        <w:bookmarkEnd w:id="1831"/>
        <w:bookmarkEnd w:id="1832"/>
        <w:bookmarkEnd w:id="1833"/>
        <w:bookmarkEnd w:id="1834"/>
        <w:bookmarkEnd w:id="1835"/>
        <w:bookmarkEnd w:id="1836"/>
        <w:bookmarkEnd w:id="1837"/>
        <w:bookmarkEnd w:id="1838"/>
        <w:bookmarkEnd w:id="1839"/>
      </w:del>
    </w:p>
    <w:p w14:paraId="45C9147F" w14:textId="05180BE2" w:rsidR="00B07510" w:rsidDel="0012194F" w:rsidRDefault="00046E0A" w:rsidP="00046E0A">
      <w:pPr>
        <w:pStyle w:val="NoSpacing2"/>
        <w:rPr>
          <w:del w:id="1840" w:author="Greenblue" w:date="2024-02-13T18:40:00Z"/>
          <w:rFonts w:eastAsia="Malgun Gothic"/>
          <w:lang w:eastAsia="ko-KR"/>
        </w:rPr>
      </w:pPr>
      <w:del w:id="1841" w:author="Greenblue" w:date="2024-02-13T18:40:00Z">
        <w:r w:rsidDel="0012194F">
          <w:rPr>
            <w:rFonts w:eastAsia="Malgun Gothic"/>
            <w:lang w:eastAsia="ko-KR"/>
          </w:rPr>
          <w:tab/>
        </w:r>
        <w:r w:rsidDel="0012194F">
          <w:rPr>
            <w:rFonts w:eastAsia="Malgun Gothic" w:hint="eastAsia"/>
            <w:lang w:eastAsia="ko-KR"/>
          </w:rPr>
          <w:delText>&lt;</w:delText>
        </w:r>
        <w:r w:rsidDel="0012194F">
          <w:rPr>
            <w:rFonts w:eastAsia="Malgun Gothic"/>
            <w:lang w:eastAsia="ko-KR"/>
          </w:rPr>
          <w:delText>S128:NauticalProduct&gt;</w:delText>
        </w:r>
        <w:bookmarkStart w:id="1842" w:name="_Toc158918268"/>
        <w:bookmarkStart w:id="1843" w:name="_Toc158918371"/>
        <w:bookmarkStart w:id="1844" w:name="_Toc158918474"/>
        <w:bookmarkStart w:id="1845" w:name="_Toc158918577"/>
        <w:bookmarkStart w:id="1846" w:name="_Toc158923585"/>
        <w:bookmarkStart w:id="1847" w:name="_Toc158923716"/>
        <w:bookmarkStart w:id="1848" w:name="_Toc158985656"/>
        <w:bookmarkStart w:id="1849" w:name="_Toc158985787"/>
        <w:bookmarkStart w:id="1850" w:name="_Toc158988922"/>
        <w:bookmarkStart w:id="1851" w:name="_Toc162544272"/>
        <w:bookmarkStart w:id="1852" w:name="_Toc170717242"/>
        <w:bookmarkEnd w:id="1842"/>
        <w:bookmarkEnd w:id="1843"/>
        <w:bookmarkEnd w:id="1844"/>
        <w:bookmarkEnd w:id="1845"/>
        <w:bookmarkEnd w:id="1846"/>
        <w:bookmarkEnd w:id="1847"/>
        <w:bookmarkEnd w:id="1848"/>
        <w:bookmarkEnd w:id="1849"/>
        <w:bookmarkEnd w:id="1850"/>
        <w:bookmarkEnd w:id="1851"/>
        <w:bookmarkEnd w:id="1852"/>
      </w:del>
    </w:p>
    <w:p w14:paraId="09AF80D6" w14:textId="068C8B90" w:rsidR="00046E0A" w:rsidDel="0012194F" w:rsidRDefault="00046E0A" w:rsidP="00046E0A">
      <w:pPr>
        <w:pStyle w:val="NoSpacing2"/>
        <w:rPr>
          <w:del w:id="1853" w:author="Greenblue" w:date="2024-02-13T18:40:00Z"/>
          <w:rFonts w:eastAsia="Malgun Gothic"/>
          <w:lang w:eastAsia="ko-KR"/>
        </w:rPr>
      </w:pPr>
      <w:del w:id="1854" w:author="Greenblue" w:date="2024-02-13T18:40:00Z">
        <w:r w:rsidDel="0012194F">
          <w:rPr>
            <w:rFonts w:eastAsia="Malgun Gothic"/>
            <w:lang w:eastAsia="ko-KR"/>
          </w:rPr>
          <w:tab/>
        </w:r>
        <w:r w:rsidDel="0012194F">
          <w:rPr>
            <w:rFonts w:eastAsia="Malgun Gothic"/>
            <w:lang w:eastAsia="ko-KR"/>
          </w:rPr>
          <w:tab/>
          <w:delText>&lt;publicationNumber xsi:nil=”true”/&gt;</w:delText>
        </w:r>
        <w:bookmarkStart w:id="1855" w:name="_Toc158918269"/>
        <w:bookmarkStart w:id="1856" w:name="_Toc158918372"/>
        <w:bookmarkStart w:id="1857" w:name="_Toc158918475"/>
        <w:bookmarkStart w:id="1858" w:name="_Toc158918578"/>
        <w:bookmarkStart w:id="1859" w:name="_Toc158923586"/>
        <w:bookmarkStart w:id="1860" w:name="_Toc158923717"/>
        <w:bookmarkStart w:id="1861" w:name="_Toc158985657"/>
        <w:bookmarkStart w:id="1862" w:name="_Toc158985788"/>
        <w:bookmarkStart w:id="1863" w:name="_Toc158988923"/>
        <w:bookmarkStart w:id="1864" w:name="_Toc162544273"/>
        <w:bookmarkStart w:id="1865" w:name="_Toc170717243"/>
        <w:bookmarkEnd w:id="1855"/>
        <w:bookmarkEnd w:id="1856"/>
        <w:bookmarkEnd w:id="1857"/>
        <w:bookmarkEnd w:id="1858"/>
        <w:bookmarkEnd w:id="1859"/>
        <w:bookmarkEnd w:id="1860"/>
        <w:bookmarkEnd w:id="1861"/>
        <w:bookmarkEnd w:id="1862"/>
        <w:bookmarkEnd w:id="1863"/>
        <w:bookmarkEnd w:id="1864"/>
        <w:bookmarkEnd w:id="1865"/>
      </w:del>
    </w:p>
    <w:p w14:paraId="10F30643" w14:textId="04E2B0E9" w:rsidR="00046E0A" w:rsidDel="0012194F" w:rsidRDefault="00046E0A" w:rsidP="00046E0A">
      <w:pPr>
        <w:pStyle w:val="NoSpacing2"/>
        <w:rPr>
          <w:del w:id="1866" w:author="Greenblue" w:date="2024-02-13T18:40:00Z"/>
          <w:rFonts w:eastAsia="Malgun Gothic"/>
          <w:lang w:eastAsia="ko-KR"/>
        </w:rPr>
      </w:pPr>
      <w:del w:id="1867" w:author="Greenblue" w:date="2024-02-13T18:40:00Z">
        <w:r w:rsidDel="0012194F">
          <w:rPr>
            <w:rFonts w:eastAsia="Malgun Gothic"/>
            <w:lang w:eastAsia="ko-KR"/>
          </w:rPr>
          <w:tab/>
        </w:r>
        <w:r w:rsidDel="0012194F">
          <w:rPr>
            <w:rFonts w:eastAsia="Malgun Gothic"/>
            <w:lang w:eastAsia="ko-KR"/>
          </w:rPr>
          <w:tab/>
          <w:delText>&lt;datasetName&gt;111KR00&lt;/</w:delText>
        </w:r>
        <w:r w:rsidRPr="00046E0A" w:rsidDel="0012194F">
          <w:rPr>
            <w:rFonts w:eastAsia="Malgun Gothic"/>
            <w:lang w:eastAsia="ko-KR"/>
          </w:rPr>
          <w:delText>datasetName</w:delText>
        </w:r>
        <w:r w:rsidDel="0012194F">
          <w:rPr>
            <w:rFonts w:eastAsia="Malgun Gothic"/>
            <w:lang w:eastAsia="ko-KR"/>
          </w:rPr>
          <w:delText>&gt;</w:delText>
        </w:r>
        <w:bookmarkStart w:id="1868" w:name="_Toc158918270"/>
        <w:bookmarkStart w:id="1869" w:name="_Toc158918373"/>
        <w:bookmarkStart w:id="1870" w:name="_Toc158918476"/>
        <w:bookmarkStart w:id="1871" w:name="_Toc158918579"/>
        <w:bookmarkStart w:id="1872" w:name="_Toc158923587"/>
        <w:bookmarkStart w:id="1873" w:name="_Toc158923718"/>
        <w:bookmarkStart w:id="1874" w:name="_Toc158985658"/>
        <w:bookmarkStart w:id="1875" w:name="_Toc158985789"/>
        <w:bookmarkStart w:id="1876" w:name="_Toc158988924"/>
        <w:bookmarkStart w:id="1877" w:name="_Toc162544274"/>
        <w:bookmarkStart w:id="1878" w:name="_Toc170717244"/>
        <w:bookmarkEnd w:id="1868"/>
        <w:bookmarkEnd w:id="1869"/>
        <w:bookmarkEnd w:id="1870"/>
        <w:bookmarkEnd w:id="1871"/>
        <w:bookmarkEnd w:id="1872"/>
        <w:bookmarkEnd w:id="1873"/>
        <w:bookmarkEnd w:id="1874"/>
        <w:bookmarkEnd w:id="1875"/>
        <w:bookmarkEnd w:id="1876"/>
        <w:bookmarkEnd w:id="1877"/>
        <w:bookmarkEnd w:id="1878"/>
      </w:del>
    </w:p>
    <w:p w14:paraId="7D1F20EC" w14:textId="07A985CF" w:rsidR="00046E0A" w:rsidDel="0012194F" w:rsidRDefault="00046E0A" w:rsidP="00046E0A">
      <w:pPr>
        <w:pStyle w:val="NoSpacing2"/>
        <w:rPr>
          <w:del w:id="1879" w:author="Greenblue" w:date="2024-02-13T18:40:00Z"/>
          <w:rFonts w:eastAsia="Malgun Gothic"/>
          <w:lang w:eastAsia="ko-KR"/>
        </w:rPr>
      </w:pPr>
      <w:del w:id="1880" w:author="Greenblue" w:date="2024-02-13T18:40:00Z">
        <w:r w:rsidDel="0012194F">
          <w:rPr>
            <w:rFonts w:eastAsia="Malgun Gothic"/>
            <w:lang w:eastAsia="ko-KR"/>
          </w:rPr>
          <w:tab/>
        </w:r>
        <w:r w:rsidDel="0012194F">
          <w:rPr>
            <w:rFonts w:eastAsia="Malgun Gothic"/>
            <w:lang w:eastAsia="ko-KR"/>
          </w:rPr>
          <w:tab/>
          <w:delText>… Other attributes …</w:delText>
        </w:r>
        <w:bookmarkStart w:id="1881" w:name="_Toc158918271"/>
        <w:bookmarkStart w:id="1882" w:name="_Toc158918374"/>
        <w:bookmarkStart w:id="1883" w:name="_Toc158918477"/>
        <w:bookmarkStart w:id="1884" w:name="_Toc158918580"/>
        <w:bookmarkStart w:id="1885" w:name="_Toc158923588"/>
        <w:bookmarkStart w:id="1886" w:name="_Toc158923719"/>
        <w:bookmarkStart w:id="1887" w:name="_Toc158985659"/>
        <w:bookmarkStart w:id="1888" w:name="_Toc158985790"/>
        <w:bookmarkStart w:id="1889" w:name="_Toc158988925"/>
        <w:bookmarkStart w:id="1890" w:name="_Toc162544275"/>
        <w:bookmarkStart w:id="1891" w:name="_Toc170717245"/>
        <w:bookmarkEnd w:id="1881"/>
        <w:bookmarkEnd w:id="1882"/>
        <w:bookmarkEnd w:id="1883"/>
        <w:bookmarkEnd w:id="1884"/>
        <w:bookmarkEnd w:id="1885"/>
        <w:bookmarkEnd w:id="1886"/>
        <w:bookmarkEnd w:id="1887"/>
        <w:bookmarkEnd w:id="1888"/>
        <w:bookmarkEnd w:id="1889"/>
        <w:bookmarkEnd w:id="1890"/>
        <w:bookmarkEnd w:id="1891"/>
      </w:del>
    </w:p>
    <w:p w14:paraId="75D58239" w14:textId="0D6E4918" w:rsidR="00046E0A" w:rsidRPr="00046E0A" w:rsidDel="0012194F" w:rsidRDefault="00046E0A" w:rsidP="00046E0A">
      <w:pPr>
        <w:pStyle w:val="NoSpacing2"/>
        <w:spacing w:after="240"/>
        <w:rPr>
          <w:del w:id="1892" w:author="Greenblue" w:date="2024-02-13T18:40:00Z"/>
          <w:rFonts w:eastAsia="Malgun Gothic"/>
          <w:lang w:eastAsia="ko-KR"/>
        </w:rPr>
      </w:pPr>
      <w:del w:id="1893" w:author="Greenblue" w:date="2024-02-13T18:40:00Z">
        <w:r w:rsidDel="0012194F">
          <w:rPr>
            <w:rFonts w:eastAsia="Malgun Gothic"/>
            <w:lang w:eastAsia="ko-KR"/>
          </w:rPr>
          <w:tab/>
        </w:r>
        <w:r w:rsidRPr="00046E0A" w:rsidDel="0012194F">
          <w:rPr>
            <w:rFonts w:eastAsia="Malgun Gothic" w:hint="eastAsia"/>
            <w:lang w:eastAsia="ko-KR"/>
          </w:rPr>
          <w:delText>&lt;</w:delText>
        </w:r>
        <w:r w:rsidDel="0012194F">
          <w:rPr>
            <w:rFonts w:eastAsia="Malgun Gothic"/>
            <w:lang w:eastAsia="ko-KR"/>
          </w:rPr>
          <w:delText>/</w:delText>
        </w:r>
        <w:r w:rsidRPr="00046E0A" w:rsidDel="0012194F">
          <w:rPr>
            <w:rFonts w:eastAsia="Malgun Gothic"/>
            <w:lang w:eastAsia="ko-KR"/>
          </w:rPr>
          <w:delText>S128:NauticalProduct&gt;</w:delText>
        </w:r>
        <w:bookmarkStart w:id="1894" w:name="_Toc158918272"/>
        <w:bookmarkStart w:id="1895" w:name="_Toc158918375"/>
        <w:bookmarkStart w:id="1896" w:name="_Toc158918478"/>
        <w:bookmarkStart w:id="1897" w:name="_Toc158918581"/>
        <w:bookmarkStart w:id="1898" w:name="_Toc158923589"/>
        <w:bookmarkStart w:id="1899" w:name="_Toc158923720"/>
        <w:bookmarkStart w:id="1900" w:name="_Toc158985660"/>
        <w:bookmarkStart w:id="1901" w:name="_Toc158985791"/>
        <w:bookmarkStart w:id="1902" w:name="_Toc158988926"/>
        <w:bookmarkStart w:id="1903" w:name="_Toc162544276"/>
        <w:bookmarkStart w:id="1904" w:name="_Toc170717246"/>
        <w:bookmarkEnd w:id="1894"/>
        <w:bookmarkEnd w:id="1895"/>
        <w:bookmarkEnd w:id="1896"/>
        <w:bookmarkEnd w:id="1897"/>
        <w:bookmarkEnd w:id="1898"/>
        <w:bookmarkEnd w:id="1899"/>
        <w:bookmarkEnd w:id="1900"/>
        <w:bookmarkEnd w:id="1901"/>
        <w:bookmarkEnd w:id="1902"/>
        <w:bookmarkEnd w:id="1903"/>
        <w:bookmarkEnd w:id="1904"/>
      </w:del>
    </w:p>
    <w:p w14:paraId="4EC7E287" w14:textId="4338029E" w:rsidR="00046E0A" w:rsidDel="0005119E" w:rsidRDefault="00046E0A" w:rsidP="00046E0A">
      <w:pPr>
        <w:pStyle w:val="Heading2"/>
        <w:rPr>
          <w:del w:id="1905" w:author="Harin Oh" w:date="2023-11-30T13:40:00Z"/>
          <w:rFonts w:eastAsia="Malgun Gothic"/>
        </w:rPr>
      </w:pPr>
      <w:bookmarkStart w:id="1906" w:name="_Toc152232583"/>
      <w:del w:id="1907" w:author="Harin Oh" w:date="2023-11-30T13:40:00Z">
        <w:r w:rsidDel="0005119E">
          <w:rPr>
            <w:rFonts w:eastAsia="Malgun Gothic" w:hint="eastAsia"/>
          </w:rPr>
          <w:delText>S</w:delText>
        </w:r>
        <w:r w:rsidDel="0005119E">
          <w:rPr>
            <w:rFonts w:eastAsia="Malgun Gothic"/>
          </w:rPr>
          <w:delText>tructure of dataset</w:delText>
        </w:r>
        <w:r w:rsidR="00431CFD" w:rsidDel="0005119E">
          <w:rPr>
            <w:rFonts w:eastAsia="Malgun Gothic"/>
          </w:rPr>
          <w:delText xml:space="preserve"> files</w:delText>
        </w:r>
        <w:bookmarkStart w:id="1908" w:name="_Toc158918273"/>
        <w:bookmarkStart w:id="1909" w:name="_Toc158918376"/>
        <w:bookmarkStart w:id="1910" w:name="_Toc158918479"/>
        <w:bookmarkStart w:id="1911" w:name="_Toc158918582"/>
        <w:bookmarkStart w:id="1912" w:name="_Toc158923590"/>
        <w:bookmarkStart w:id="1913" w:name="_Toc158923721"/>
        <w:bookmarkStart w:id="1914" w:name="_Toc158985661"/>
        <w:bookmarkStart w:id="1915" w:name="_Toc158985792"/>
        <w:bookmarkStart w:id="1916" w:name="_Toc158988927"/>
        <w:bookmarkStart w:id="1917" w:name="_Toc162544277"/>
        <w:bookmarkStart w:id="1918" w:name="_Toc170717247"/>
        <w:bookmarkEnd w:id="1906"/>
        <w:bookmarkEnd w:id="1908"/>
        <w:bookmarkEnd w:id="1909"/>
        <w:bookmarkEnd w:id="1910"/>
        <w:bookmarkEnd w:id="1911"/>
        <w:bookmarkEnd w:id="1912"/>
        <w:bookmarkEnd w:id="1913"/>
        <w:bookmarkEnd w:id="1914"/>
        <w:bookmarkEnd w:id="1915"/>
        <w:bookmarkEnd w:id="1916"/>
        <w:bookmarkEnd w:id="1917"/>
        <w:bookmarkEnd w:id="1918"/>
      </w:del>
    </w:p>
    <w:p w14:paraId="37224E3D" w14:textId="3B8FD014" w:rsidR="00046E0A" w:rsidDel="0005119E" w:rsidRDefault="00431CFD" w:rsidP="00046E0A">
      <w:pPr>
        <w:pStyle w:val="Heading3"/>
        <w:ind w:left="8292" w:right="200" w:hanging="8092"/>
        <w:rPr>
          <w:del w:id="1919" w:author="Harin Oh" w:date="2023-11-30T13:40:00Z"/>
          <w:lang w:eastAsia="en-US"/>
        </w:rPr>
      </w:pPr>
      <w:bookmarkStart w:id="1920" w:name="_Toc152232584"/>
      <w:del w:id="1921" w:author="Harin Oh" w:date="2023-11-30T13:40:00Z">
        <w:r w:rsidDel="0005119E">
          <w:rPr>
            <w:lang w:eastAsia="en-US"/>
          </w:rPr>
          <w:delText>Sequence of objects</w:delText>
        </w:r>
        <w:bookmarkStart w:id="1922" w:name="_Toc158918274"/>
        <w:bookmarkStart w:id="1923" w:name="_Toc158918377"/>
        <w:bookmarkStart w:id="1924" w:name="_Toc158918480"/>
        <w:bookmarkStart w:id="1925" w:name="_Toc158918583"/>
        <w:bookmarkStart w:id="1926" w:name="_Toc158923591"/>
        <w:bookmarkStart w:id="1927" w:name="_Toc158923722"/>
        <w:bookmarkStart w:id="1928" w:name="_Toc158985662"/>
        <w:bookmarkStart w:id="1929" w:name="_Toc158985793"/>
        <w:bookmarkStart w:id="1930" w:name="_Toc158988928"/>
        <w:bookmarkStart w:id="1931" w:name="_Toc162544278"/>
        <w:bookmarkStart w:id="1932" w:name="_Toc170717248"/>
        <w:bookmarkEnd w:id="1920"/>
        <w:bookmarkEnd w:id="1922"/>
        <w:bookmarkEnd w:id="1923"/>
        <w:bookmarkEnd w:id="1924"/>
        <w:bookmarkEnd w:id="1925"/>
        <w:bookmarkEnd w:id="1926"/>
        <w:bookmarkEnd w:id="1927"/>
        <w:bookmarkEnd w:id="1928"/>
        <w:bookmarkEnd w:id="1929"/>
        <w:bookmarkEnd w:id="1930"/>
        <w:bookmarkEnd w:id="1931"/>
        <w:bookmarkEnd w:id="1932"/>
      </w:del>
    </w:p>
    <w:p w14:paraId="7A797E63" w14:textId="78B83B2B" w:rsidR="00046E0A" w:rsidDel="0005119E" w:rsidRDefault="002D53A2" w:rsidP="00046E0A">
      <w:pPr>
        <w:rPr>
          <w:del w:id="1933" w:author="Harin Oh" w:date="2023-11-30T13:40:00Z"/>
          <w:rFonts w:eastAsia="Malgun Gothic"/>
        </w:rPr>
      </w:pPr>
      <w:del w:id="1934" w:author="Harin Oh" w:date="2023-11-30T13:40:00Z">
        <w:r w:rsidDel="0005119E">
          <w:rPr>
            <w:rFonts w:eastAsia="Malgun Gothic" w:hint="eastAsia"/>
          </w:rPr>
          <w:delText>T</w:delText>
        </w:r>
        <w:r w:rsidDel="0005119E">
          <w:rPr>
            <w:rFonts w:eastAsia="Malgun Gothic"/>
          </w:rPr>
          <w:delText>he order of data objects in each dataset file is described below:</w:delText>
        </w:r>
        <w:bookmarkStart w:id="1935" w:name="_Toc158918275"/>
        <w:bookmarkStart w:id="1936" w:name="_Toc158918378"/>
        <w:bookmarkStart w:id="1937" w:name="_Toc158918481"/>
        <w:bookmarkStart w:id="1938" w:name="_Toc158918584"/>
        <w:bookmarkStart w:id="1939" w:name="_Toc158923592"/>
        <w:bookmarkStart w:id="1940" w:name="_Toc158923723"/>
        <w:bookmarkStart w:id="1941" w:name="_Toc158985663"/>
        <w:bookmarkStart w:id="1942" w:name="_Toc158985794"/>
        <w:bookmarkStart w:id="1943" w:name="_Toc158988929"/>
        <w:bookmarkStart w:id="1944" w:name="_Toc162544279"/>
        <w:bookmarkStart w:id="1945" w:name="_Toc170717249"/>
        <w:bookmarkEnd w:id="1935"/>
        <w:bookmarkEnd w:id="1936"/>
        <w:bookmarkEnd w:id="1937"/>
        <w:bookmarkEnd w:id="1938"/>
        <w:bookmarkEnd w:id="1939"/>
        <w:bookmarkEnd w:id="1940"/>
        <w:bookmarkEnd w:id="1941"/>
        <w:bookmarkEnd w:id="1942"/>
        <w:bookmarkEnd w:id="1943"/>
        <w:bookmarkEnd w:id="1944"/>
        <w:bookmarkEnd w:id="1945"/>
      </w:del>
    </w:p>
    <w:p w14:paraId="05E874F0" w14:textId="22B3ED5F" w:rsidR="002D53A2" w:rsidDel="0005119E" w:rsidRDefault="002D53A2" w:rsidP="002D53A2">
      <w:pPr>
        <w:spacing w:after="0" w:line="276" w:lineRule="auto"/>
        <w:rPr>
          <w:del w:id="1946" w:author="Harin Oh" w:date="2023-11-30T13:40:00Z"/>
          <w:rFonts w:eastAsia="Malgun Gothic"/>
        </w:rPr>
      </w:pPr>
      <w:del w:id="1947" w:author="Harin Oh" w:date="2023-11-30T13:40:00Z">
        <w:r w:rsidDel="0005119E">
          <w:rPr>
            <w:rFonts w:eastAsia="Malgun Gothic"/>
          </w:rPr>
          <w:tab/>
          <w:delText>Dataset identification information</w:delText>
        </w:r>
        <w:bookmarkStart w:id="1948" w:name="_Toc158918276"/>
        <w:bookmarkStart w:id="1949" w:name="_Toc158918379"/>
        <w:bookmarkStart w:id="1950" w:name="_Toc158918482"/>
        <w:bookmarkStart w:id="1951" w:name="_Toc158918585"/>
        <w:bookmarkStart w:id="1952" w:name="_Toc158923593"/>
        <w:bookmarkStart w:id="1953" w:name="_Toc158923724"/>
        <w:bookmarkStart w:id="1954" w:name="_Toc158985664"/>
        <w:bookmarkStart w:id="1955" w:name="_Toc158985795"/>
        <w:bookmarkStart w:id="1956" w:name="_Toc158988930"/>
        <w:bookmarkStart w:id="1957" w:name="_Toc162544280"/>
        <w:bookmarkStart w:id="1958" w:name="_Toc170717250"/>
        <w:bookmarkEnd w:id="1948"/>
        <w:bookmarkEnd w:id="1949"/>
        <w:bookmarkEnd w:id="1950"/>
        <w:bookmarkEnd w:id="1951"/>
        <w:bookmarkEnd w:id="1952"/>
        <w:bookmarkEnd w:id="1953"/>
        <w:bookmarkEnd w:id="1954"/>
        <w:bookmarkEnd w:id="1955"/>
        <w:bookmarkEnd w:id="1956"/>
        <w:bookmarkEnd w:id="1957"/>
        <w:bookmarkEnd w:id="1958"/>
      </w:del>
    </w:p>
    <w:p w14:paraId="778C4AC4" w14:textId="5D09B431" w:rsidR="002D53A2" w:rsidDel="0005119E" w:rsidRDefault="002D53A2" w:rsidP="002D53A2">
      <w:pPr>
        <w:spacing w:after="0" w:line="276" w:lineRule="auto"/>
        <w:rPr>
          <w:del w:id="1959" w:author="Harin Oh" w:date="2023-11-30T13:40:00Z"/>
          <w:rFonts w:eastAsia="Malgun Gothic"/>
        </w:rPr>
      </w:pPr>
      <w:del w:id="1960" w:author="Harin Oh" w:date="2023-11-30T13:40:00Z">
        <w:r w:rsidDel="0005119E">
          <w:rPr>
            <w:rFonts w:eastAsia="Malgun Gothic"/>
          </w:rPr>
          <w:tab/>
          <w:delText>Spatial records for by-reference geometries</w:delText>
        </w:r>
        <w:bookmarkStart w:id="1961" w:name="_Toc158918277"/>
        <w:bookmarkStart w:id="1962" w:name="_Toc158918380"/>
        <w:bookmarkStart w:id="1963" w:name="_Toc158918483"/>
        <w:bookmarkStart w:id="1964" w:name="_Toc158918586"/>
        <w:bookmarkStart w:id="1965" w:name="_Toc158923594"/>
        <w:bookmarkStart w:id="1966" w:name="_Toc158923725"/>
        <w:bookmarkStart w:id="1967" w:name="_Toc158985665"/>
        <w:bookmarkStart w:id="1968" w:name="_Toc158985796"/>
        <w:bookmarkStart w:id="1969" w:name="_Toc158988931"/>
        <w:bookmarkStart w:id="1970" w:name="_Toc162544281"/>
        <w:bookmarkStart w:id="1971" w:name="_Toc170717251"/>
        <w:bookmarkEnd w:id="1961"/>
        <w:bookmarkEnd w:id="1962"/>
        <w:bookmarkEnd w:id="1963"/>
        <w:bookmarkEnd w:id="1964"/>
        <w:bookmarkEnd w:id="1965"/>
        <w:bookmarkEnd w:id="1966"/>
        <w:bookmarkEnd w:id="1967"/>
        <w:bookmarkEnd w:id="1968"/>
        <w:bookmarkEnd w:id="1969"/>
        <w:bookmarkEnd w:id="1970"/>
        <w:bookmarkEnd w:id="1971"/>
      </w:del>
    </w:p>
    <w:p w14:paraId="35F0FC8F" w14:textId="7474388A" w:rsidR="002D53A2" w:rsidDel="0005119E" w:rsidRDefault="002D53A2" w:rsidP="002D53A2">
      <w:pPr>
        <w:spacing w:after="0" w:line="276" w:lineRule="auto"/>
        <w:rPr>
          <w:del w:id="1972" w:author="Harin Oh" w:date="2023-11-30T13:40:00Z"/>
          <w:rFonts w:eastAsia="Malgun Gothic"/>
        </w:rPr>
      </w:pPr>
      <w:del w:id="1973" w:author="Harin Oh" w:date="2023-11-30T13:40:00Z">
        <w:r w:rsidDel="0005119E">
          <w:rPr>
            <w:rFonts w:eastAsia="Malgun Gothic"/>
          </w:rPr>
          <w:tab/>
        </w:r>
        <w:r w:rsidDel="0005119E">
          <w:rPr>
            <w:rFonts w:eastAsia="Malgun Gothic"/>
          </w:rPr>
          <w:tab/>
          <w:delText>Point</w:delText>
        </w:r>
        <w:bookmarkStart w:id="1974" w:name="_Toc158918278"/>
        <w:bookmarkStart w:id="1975" w:name="_Toc158918381"/>
        <w:bookmarkStart w:id="1976" w:name="_Toc158918484"/>
        <w:bookmarkStart w:id="1977" w:name="_Toc158918587"/>
        <w:bookmarkStart w:id="1978" w:name="_Toc158923595"/>
        <w:bookmarkStart w:id="1979" w:name="_Toc158923726"/>
        <w:bookmarkStart w:id="1980" w:name="_Toc158985666"/>
        <w:bookmarkStart w:id="1981" w:name="_Toc158985797"/>
        <w:bookmarkStart w:id="1982" w:name="_Toc158988932"/>
        <w:bookmarkStart w:id="1983" w:name="_Toc162544282"/>
        <w:bookmarkStart w:id="1984" w:name="_Toc170717252"/>
        <w:bookmarkEnd w:id="1974"/>
        <w:bookmarkEnd w:id="1975"/>
        <w:bookmarkEnd w:id="1976"/>
        <w:bookmarkEnd w:id="1977"/>
        <w:bookmarkEnd w:id="1978"/>
        <w:bookmarkEnd w:id="1979"/>
        <w:bookmarkEnd w:id="1980"/>
        <w:bookmarkEnd w:id="1981"/>
        <w:bookmarkEnd w:id="1982"/>
        <w:bookmarkEnd w:id="1983"/>
        <w:bookmarkEnd w:id="1984"/>
      </w:del>
    </w:p>
    <w:p w14:paraId="0C041654" w14:textId="78777D5E" w:rsidR="002D53A2" w:rsidDel="0005119E" w:rsidRDefault="002D53A2" w:rsidP="002D53A2">
      <w:pPr>
        <w:spacing w:after="0" w:line="276" w:lineRule="auto"/>
        <w:rPr>
          <w:del w:id="1985" w:author="Harin Oh" w:date="2023-11-30T13:40:00Z"/>
          <w:rFonts w:eastAsia="Malgun Gothic"/>
        </w:rPr>
      </w:pPr>
      <w:del w:id="1986" w:author="Harin Oh" w:date="2023-11-30T13:40:00Z">
        <w:r w:rsidDel="0005119E">
          <w:rPr>
            <w:rFonts w:eastAsia="Malgun Gothic"/>
          </w:rPr>
          <w:tab/>
        </w:r>
        <w:r w:rsidDel="0005119E">
          <w:rPr>
            <w:rFonts w:eastAsia="Malgun Gothic"/>
          </w:rPr>
          <w:tab/>
          <w:delText>Multi point</w:delText>
        </w:r>
        <w:bookmarkStart w:id="1987" w:name="_Toc158918279"/>
        <w:bookmarkStart w:id="1988" w:name="_Toc158918382"/>
        <w:bookmarkStart w:id="1989" w:name="_Toc158918485"/>
        <w:bookmarkStart w:id="1990" w:name="_Toc158918588"/>
        <w:bookmarkStart w:id="1991" w:name="_Toc158923596"/>
        <w:bookmarkStart w:id="1992" w:name="_Toc158923727"/>
        <w:bookmarkStart w:id="1993" w:name="_Toc158985667"/>
        <w:bookmarkStart w:id="1994" w:name="_Toc158985798"/>
        <w:bookmarkStart w:id="1995" w:name="_Toc158988933"/>
        <w:bookmarkStart w:id="1996" w:name="_Toc162544283"/>
        <w:bookmarkStart w:id="1997" w:name="_Toc170717253"/>
        <w:bookmarkEnd w:id="1987"/>
        <w:bookmarkEnd w:id="1988"/>
        <w:bookmarkEnd w:id="1989"/>
        <w:bookmarkEnd w:id="1990"/>
        <w:bookmarkEnd w:id="1991"/>
        <w:bookmarkEnd w:id="1992"/>
        <w:bookmarkEnd w:id="1993"/>
        <w:bookmarkEnd w:id="1994"/>
        <w:bookmarkEnd w:id="1995"/>
        <w:bookmarkEnd w:id="1996"/>
        <w:bookmarkEnd w:id="1997"/>
      </w:del>
    </w:p>
    <w:p w14:paraId="79EDB5AC" w14:textId="09CB0BF6" w:rsidR="002D53A2" w:rsidDel="0005119E" w:rsidRDefault="002D53A2" w:rsidP="002D53A2">
      <w:pPr>
        <w:spacing w:after="0" w:line="276" w:lineRule="auto"/>
        <w:rPr>
          <w:del w:id="1998" w:author="Harin Oh" w:date="2023-11-30T13:40:00Z"/>
          <w:rFonts w:eastAsia="Malgun Gothic"/>
        </w:rPr>
      </w:pPr>
      <w:del w:id="1999" w:author="Harin Oh" w:date="2023-11-30T13:40:00Z">
        <w:r w:rsidDel="0005119E">
          <w:rPr>
            <w:rFonts w:eastAsia="Malgun Gothic"/>
          </w:rPr>
          <w:tab/>
        </w:r>
        <w:r w:rsidDel="0005119E">
          <w:rPr>
            <w:rFonts w:eastAsia="Malgun Gothic"/>
          </w:rPr>
          <w:tab/>
          <w:delText>Curve</w:delText>
        </w:r>
        <w:bookmarkStart w:id="2000" w:name="_Toc158918280"/>
        <w:bookmarkStart w:id="2001" w:name="_Toc158918383"/>
        <w:bookmarkStart w:id="2002" w:name="_Toc158918486"/>
        <w:bookmarkStart w:id="2003" w:name="_Toc158918589"/>
        <w:bookmarkStart w:id="2004" w:name="_Toc158923597"/>
        <w:bookmarkStart w:id="2005" w:name="_Toc158923728"/>
        <w:bookmarkStart w:id="2006" w:name="_Toc158985668"/>
        <w:bookmarkStart w:id="2007" w:name="_Toc158985799"/>
        <w:bookmarkStart w:id="2008" w:name="_Toc158988934"/>
        <w:bookmarkStart w:id="2009" w:name="_Toc162544284"/>
        <w:bookmarkStart w:id="2010" w:name="_Toc170717254"/>
        <w:bookmarkEnd w:id="2000"/>
        <w:bookmarkEnd w:id="2001"/>
        <w:bookmarkEnd w:id="2002"/>
        <w:bookmarkEnd w:id="2003"/>
        <w:bookmarkEnd w:id="2004"/>
        <w:bookmarkEnd w:id="2005"/>
        <w:bookmarkEnd w:id="2006"/>
        <w:bookmarkEnd w:id="2007"/>
        <w:bookmarkEnd w:id="2008"/>
        <w:bookmarkEnd w:id="2009"/>
        <w:bookmarkEnd w:id="2010"/>
      </w:del>
    </w:p>
    <w:p w14:paraId="44B83FE4" w14:textId="6FB74A72" w:rsidR="002D53A2" w:rsidDel="0005119E" w:rsidRDefault="002D53A2" w:rsidP="002D53A2">
      <w:pPr>
        <w:spacing w:after="0" w:line="276" w:lineRule="auto"/>
        <w:rPr>
          <w:del w:id="2011" w:author="Harin Oh" w:date="2023-11-30T13:40:00Z"/>
          <w:rFonts w:eastAsia="Malgun Gothic"/>
        </w:rPr>
      </w:pPr>
      <w:del w:id="2012" w:author="Harin Oh" w:date="2023-11-30T13:40:00Z">
        <w:r w:rsidDel="0005119E">
          <w:rPr>
            <w:rFonts w:eastAsia="Malgun Gothic"/>
          </w:rPr>
          <w:tab/>
        </w:r>
        <w:r w:rsidDel="0005119E">
          <w:rPr>
            <w:rFonts w:eastAsia="Malgun Gothic"/>
          </w:rPr>
          <w:tab/>
          <w:delText>Composite Cureve</w:delText>
        </w:r>
        <w:bookmarkStart w:id="2013" w:name="_Toc158918281"/>
        <w:bookmarkStart w:id="2014" w:name="_Toc158918384"/>
        <w:bookmarkStart w:id="2015" w:name="_Toc158918487"/>
        <w:bookmarkStart w:id="2016" w:name="_Toc158918590"/>
        <w:bookmarkStart w:id="2017" w:name="_Toc158923598"/>
        <w:bookmarkStart w:id="2018" w:name="_Toc158923729"/>
        <w:bookmarkStart w:id="2019" w:name="_Toc158985669"/>
        <w:bookmarkStart w:id="2020" w:name="_Toc158985800"/>
        <w:bookmarkStart w:id="2021" w:name="_Toc158988935"/>
        <w:bookmarkStart w:id="2022" w:name="_Toc162544285"/>
        <w:bookmarkStart w:id="2023" w:name="_Toc170717255"/>
        <w:bookmarkEnd w:id="2013"/>
        <w:bookmarkEnd w:id="2014"/>
        <w:bookmarkEnd w:id="2015"/>
        <w:bookmarkEnd w:id="2016"/>
        <w:bookmarkEnd w:id="2017"/>
        <w:bookmarkEnd w:id="2018"/>
        <w:bookmarkEnd w:id="2019"/>
        <w:bookmarkEnd w:id="2020"/>
        <w:bookmarkEnd w:id="2021"/>
        <w:bookmarkEnd w:id="2022"/>
        <w:bookmarkEnd w:id="2023"/>
      </w:del>
    </w:p>
    <w:p w14:paraId="7E3D0DB5" w14:textId="270C6491" w:rsidR="002D53A2" w:rsidDel="0005119E" w:rsidRDefault="002D53A2" w:rsidP="002D53A2">
      <w:pPr>
        <w:spacing w:after="0" w:line="276" w:lineRule="auto"/>
        <w:rPr>
          <w:del w:id="2024" w:author="Harin Oh" w:date="2023-11-30T13:40:00Z"/>
          <w:rFonts w:eastAsia="Malgun Gothic"/>
        </w:rPr>
      </w:pPr>
      <w:del w:id="2025" w:author="Harin Oh" w:date="2023-11-30T13:40:00Z">
        <w:r w:rsidDel="0005119E">
          <w:rPr>
            <w:rFonts w:eastAsia="Malgun Gothic"/>
          </w:rPr>
          <w:tab/>
        </w:r>
        <w:r w:rsidDel="0005119E">
          <w:rPr>
            <w:rFonts w:eastAsia="Malgun Gothic"/>
          </w:rPr>
          <w:tab/>
          <w:delText>Surface</w:delText>
        </w:r>
        <w:bookmarkStart w:id="2026" w:name="_Toc158918282"/>
        <w:bookmarkStart w:id="2027" w:name="_Toc158918385"/>
        <w:bookmarkStart w:id="2028" w:name="_Toc158918488"/>
        <w:bookmarkStart w:id="2029" w:name="_Toc158918591"/>
        <w:bookmarkStart w:id="2030" w:name="_Toc158923599"/>
        <w:bookmarkStart w:id="2031" w:name="_Toc158923730"/>
        <w:bookmarkStart w:id="2032" w:name="_Toc158985670"/>
        <w:bookmarkStart w:id="2033" w:name="_Toc158985801"/>
        <w:bookmarkStart w:id="2034" w:name="_Toc158988936"/>
        <w:bookmarkStart w:id="2035" w:name="_Toc162544286"/>
        <w:bookmarkStart w:id="2036" w:name="_Toc170717256"/>
        <w:bookmarkEnd w:id="2026"/>
        <w:bookmarkEnd w:id="2027"/>
        <w:bookmarkEnd w:id="2028"/>
        <w:bookmarkEnd w:id="2029"/>
        <w:bookmarkEnd w:id="2030"/>
        <w:bookmarkEnd w:id="2031"/>
        <w:bookmarkEnd w:id="2032"/>
        <w:bookmarkEnd w:id="2033"/>
        <w:bookmarkEnd w:id="2034"/>
        <w:bookmarkEnd w:id="2035"/>
        <w:bookmarkEnd w:id="2036"/>
      </w:del>
    </w:p>
    <w:p w14:paraId="36D755CA" w14:textId="7FCA2911" w:rsidR="002D53A2" w:rsidDel="0005119E" w:rsidRDefault="002D53A2" w:rsidP="002D53A2">
      <w:pPr>
        <w:spacing w:after="0" w:line="276" w:lineRule="auto"/>
        <w:rPr>
          <w:del w:id="2037" w:author="Harin Oh" w:date="2023-11-30T13:40:00Z"/>
          <w:rFonts w:eastAsia="Malgun Gothic"/>
        </w:rPr>
      </w:pPr>
      <w:del w:id="2038" w:author="Harin Oh" w:date="2023-11-30T13:40:00Z">
        <w:r w:rsidDel="0005119E">
          <w:rPr>
            <w:rFonts w:eastAsia="Malgun Gothic"/>
          </w:rPr>
          <w:tab/>
          <w:delText>Information objexts</w:delText>
        </w:r>
        <w:bookmarkStart w:id="2039" w:name="_Toc158918283"/>
        <w:bookmarkStart w:id="2040" w:name="_Toc158918386"/>
        <w:bookmarkStart w:id="2041" w:name="_Toc158918489"/>
        <w:bookmarkStart w:id="2042" w:name="_Toc158918592"/>
        <w:bookmarkStart w:id="2043" w:name="_Toc158923600"/>
        <w:bookmarkStart w:id="2044" w:name="_Toc158923731"/>
        <w:bookmarkStart w:id="2045" w:name="_Toc158985671"/>
        <w:bookmarkStart w:id="2046" w:name="_Toc158985802"/>
        <w:bookmarkStart w:id="2047" w:name="_Toc158988937"/>
        <w:bookmarkStart w:id="2048" w:name="_Toc162544287"/>
        <w:bookmarkStart w:id="2049" w:name="_Toc170717257"/>
        <w:bookmarkEnd w:id="2039"/>
        <w:bookmarkEnd w:id="2040"/>
        <w:bookmarkEnd w:id="2041"/>
        <w:bookmarkEnd w:id="2042"/>
        <w:bookmarkEnd w:id="2043"/>
        <w:bookmarkEnd w:id="2044"/>
        <w:bookmarkEnd w:id="2045"/>
        <w:bookmarkEnd w:id="2046"/>
        <w:bookmarkEnd w:id="2047"/>
        <w:bookmarkEnd w:id="2048"/>
        <w:bookmarkEnd w:id="2049"/>
      </w:del>
    </w:p>
    <w:p w14:paraId="74D74133" w14:textId="6A1B5855" w:rsidR="002D53A2" w:rsidDel="0005119E" w:rsidRDefault="002D53A2" w:rsidP="002D53A2">
      <w:pPr>
        <w:spacing w:after="0" w:line="276" w:lineRule="auto"/>
        <w:rPr>
          <w:del w:id="2050" w:author="Harin Oh" w:date="2023-11-30T13:40:00Z"/>
          <w:rFonts w:eastAsia="Malgun Gothic"/>
        </w:rPr>
      </w:pPr>
      <w:del w:id="2051" w:author="Harin Oh" w:date="2023-11-30T13:40:00Z">
        <w:r w:rsidDel="0005119E">
          <w:rPr>
            <w:rFonts w:eastAsia="Malgun Gothic"/>
          </w:rPr>
          <w:tab/>
          <w:delText>Feature objects (geometry may be encoded inline or by referce)</w:delText>
        </w:r>
        <w:bookmarkStart w:id="2052" w:name="_Toc158918284"/>
        <w:bookmarkStart w:id="2053" w:name="_Toc158918387"/>
        <w:bookmarkStart w:id="2054" w:name="_Toc158918490"/>
        <w:bookmarkStart w:id="2055" w:name="_Toc158918593"/>
        <w:bookmarkStart w:id="2056" w:name="_Toc158923601"/>
        <w:bookmarkStart w:id="2057" w:name="_Toc158923732"/>
        <w:bookmarkStart w:id="2058" w:name="_Toc158985672"/>
        <w:bookmarkStart w:id="2059" w:name="_Toc158985803"/>
        <w:bookmarkStart w:id="2060" w:name="_Toc158988938"/>
        <w:bookmarkStart w:id="2061" w:name="_Toc162544288"/>
        <w:bookmarkStart w:id="2062" w:name="_Toc170717258"/>
        <w:bookmarkEnd w:id="2052"/>
        <w:bookmarkEnd w:id="2053"/>
        <w:bookmarkEnd w:id="2054"/>
        <w:bookmarkEnd w:id="2055"/>
        <w:bookmarkEnd w:id="2056"/>
        <w:bookmarkEnd w:id="2057"/>
        <w:bookmarkEnd w:id="2058"/>
        <w:bookmarkEnd w:id="2059"/>
        <w:bookmarkEnd w:id="2060"/>
        <w:bookmarkEnd w:id="2061"/>
        <w:bookmarkEnd w:id="2062"/>
      </w:del>
    </w:p>
    <w:p w14:paraId="2FF5B914" w14:textId="6AC870BE" w:rsidR="002D53A2" w:rsidDel="0005119E" w:rsidRDefault="002D53A2" w:rsidP="002D53A2">
      <w:pPr>
        <w:spacing w:after="0" w:line="276" w:lineRule="auto"/>
        <w:rPr>
          <w:del w:id="2063" w:author="Harin Oh" w:date="2023-11-30T13:40:00Z"/>
          <w:rFonts w:eastAsia="Malgun Gothic"/>
        </w:rPr>
      </w:pPr>
      <w:del w:id="2064" w:author="Harin Oh" w:date="2023-11-30T13:40:00Z">
        <w:r w:rsidDel="0005119E">
          <w:rPr>
            <w:rFonts w:eastAsia="Malgun Gothic"/>
          </w:rPr>
          <w:tab/>
        </w:r>
        <w:r w:rsidDel="0005119E">
          <w:rPr>
            <w:rFonts w:eastAsia="Malgun Gothic"/>
          </w:rPr>
          <w:tab/>
          <w:delText>Meta features</w:delText>
        </w:r>
        <w:bookmarkStart w:id="2065" w:name="_Toc158918285"/>
        <w:bookmarkStart w:id="2066" w:name="_Toc158918388"/>
        <w:bookmarkStart w:id="2067" w:name="_Toc158918491"/>
        <w:bookmarkStart w:id="2068" w:name="_Toc158918594"/>
        <w:bookmarkStart w:id="2069" w:name="_Toc158923602"/>
        <w:bookmarkStart w:id="2070" w:name="_Toc158923733"/>
        <w:bookmarkStart w:id="2071" w:name="_Toc158985673"/>
        <w:bookmarkStart w:id="2072" w:name="_Toc158985804"/>
        <w:bookmarkStart w:id="2073" w:name="_Toc158988939"/>
        <w:bookmarkStart w:id="2074" w:name="_Toc162544289"/>
        <w:bookmarkStart w:id="2075" w:name="_Toc170717259"/>
        <w:bookmarkEnd w:id="2065"/>
        <w:bookmarkEnd w:id="2066"/>
        <w:bookmarkEnd w:id="2067"/>
        <w:bookmarkEnd w:id="2068"/>
        <w:bookmarkEnd w:id="2069"/>
        <w:bookmarkEnd w:id="2070"/>
        <w:bookmarkEnd w:id="2071"/>
        <w:bookmarkEnd w:id="2072"/>
        <w:bookmarkEnd w:id="2073"/>
        <w:bookmarkEnd w:id="2074"/>
        <w:bookmarkEnd w:id="2075"/>
      </w:del>
    </w:p>
    <w:p w14:paraId="53AD2309" w14:textId="7F18F6AF" w:rsidR="002D53A2" w:rsidDel="0005119E" w:rsidRDefault="002D53A2" w:rsidP="002D53A2">
      <w:pPr>
        <w:spacing w:line="276" w:lineRule="auto"/>
        <w:rPr>
          <w:del w:id="2076" w:author="Harin Oh" w:date="2023-11-30T13:40:00Z"/>
          <w:rFonts w:eastAsia="Malgun Gothic"/>
        </w:rPr>
      </w:pPr>
      <w:del w:id="2077" w:author="Harin Oh" w:date="2023-11-30T13:40:00Z">
        <w:r w:rsidDel="0005119E">
          <w:rPr>
            <w:rFonts w:eastAsia="Malgun Gothic"/>
          </w:rPr>
          <w:tab/>
        </w:r>
        <w:r w:rsidDel="0005119E">
          <w:rPr>
            <w:rFonts w:eastAsia="Malgun Gothic"/>
          </w:rPr>
          <w:tab/>
          <w:delText>Geo features</w:delText>
        </w:r>
        <w:bookmarkStart w:id="2078" w:name="_Toc158918286"/>
        <w:bookmarkStart w:id="2079" w:name="_Toc158918389"/>
        <w:bookmarkStart w:id="2080" w:name="_Toc158918492"/>
        <w:bookmarkStart w:id="2081" w:name="_Toc158918595"/>
        <w:bookmarkStart w:id="2082" w:name="_Toc158923603"/>
        <w:bookmarkStart w:id="2083" w:name="_Toc158923734"/>
        <w:bookmarkStart w:id="2084" w:name="_Toc158985674"/>
        <w:bookmarkStart w:id="2085" w:name="_Toc158985805"/>
        <w:bookmarkStart w:id="2086" w:name="_Toc158988940"/>
        <w:bookmarkStart w:id="2087" w:name="_Toc162544290"/>
        <w:bookmarkStart w:id="2088" w:name="_Toc170717260"/>
        <w:bookmarkEnd w:id="2078"/>
        <w:bookmarkEnd w:id="2079"/>
        <w:bookmarkEnd w:id="2080"/>
        <w:bookmarkEnd w:id="2081"/>
        <w:bookmarkEnd w:id="2082"/>
        <w:bookmarkEnd w:id="2083"/>
        <w:bookmarkEnd w:id="2084"/>
        <w:bookmarkEnd w:id="2085"/>
        <w:bookmarkEnd w:id="2086"/>
        <w:bookmarkEnd w:id="2087"/>
        <w:bookmarkEnd w:id="2088"/>
      </w:del>
    </w:p>
    <w:p w14:paraId="5CD824A4" w14:textId="1FA800C3" w:rsidR="002D53A2" w:rsidDel="0005119E" w:rsidRDefault="002D53A2" w:rsidP="002D53A2">
      <w:pPr>
        <w:pStyle w:val="Heading2"/>
        <w:rPr>
          <w:del w:id="2089" w:author="Harin Oh" w:date="2023-11-30T13:40:00Z"/>
          <w:rFonts w:eastAsia="Malgun Gothic"/>
        </w:rPr>
      </w:pPr>
      <w:bookmarkStart w:id="2090" w:name="_Toc152232585"/>
      <w:del w:id="2091" w:author="Harin Oh" w:date="2023-11-30T13:40:00Z">
        <w:r w:rsidDel="0005119E">
          <w:rPr>
            <w:rFonts w:eastAsia="Malgun Gothic" w:hint="eastAsia"/>
          </w:rPr>
          <w:delText>O</w:delText>
        </w:r>
        <w:r w:rsidDel="0005119E">
          <w:rPr>
            <w:rFonts w:eastAsia="Malgun Gothic"/>
          </w:rPr>
          <w:delText>bject identifiers</w:delText>
        </w:r>
        <w:bookmarkStart w:id="2092" w:name="_Toc158918287"/>
        <w:bookmarkStart w:id="2093" w:name="_Toc158918390"/>
        <w:bookmarkStart w:id="2094" w:name="_Toc158918493"/>
        <w:bookmarkStart w:id="2095" w:name="_Toc158918596"/>
        <w:bookmarkStart w:id="2096" w:name="_Toc158923604"/>
        <w:bookmarkStart w:id="2097" w:name="_Toc158923735"/>
        <w:bookmarkStart w:id="2098" w:name="_Toc158985675"/>
        <w:bookmarkStart w:id="2099" w:name="_Toc158985806"/>
        <w:bookmarkStart w:id="2100" w:name="_Toc158988941"/>
        <w:bookmarkStart w:id="2101" w:name="_Toc162544291"/>
        <w:bookmarkStart w:id="2102" w:name="_Toc170717261"/>
        <w:bookmarkEnd w:id="2090"/>
        <w:bookmarkEnd w:id="2092"/>
        <w:bookmarkEnd w:id="2093"/>
        <w:bookmarkEnd w:id="2094"/>
        <w:bookmarkEnd w:id="2095"/>
        <w:bookmarkEnd w:id="2096"/>
        <w:bookmarkEnd w:id="2097"/>
        <w:bookmarkEnd w:id="2098"/>
        <w:bookmarkEnd w:id="2099"/>
        <w:bookmarkEnd w:id="2100"/>
        <w:bookmarkEnd w:id="2101"/>
        <w:bookmarkEnd w:id="2102"/>
      </w:del>
    </w:p>
    <w:p w14:paraId="4BBB9022" w14:textId="1F36EFCF" w:rsidR="002D53A2" w:rsidRPr="002D53A2" w:rsidDel="0005119E" w:rsidRDefault="002D53A2" w:rsidP="002D53A2">
      <w:pPr>
        <w:rPr>
          <w:del w:id="2103" w:author="Harin Oh" w:date="2023-11-30T13:40:00Z"/>
          <w:rFonts w:eastAsia="Malgun Gothic"/>
        </w:rPr>
      </w:pPr>
      <w:del w:id="2104" w:author="Harin Oh" w:date="2023-11-30T13:40:00Z">
        <w:r w:rsidRPr="002D53A2" w:rsidDel="0005119E">
          <w:rPr>
            <w:rFonts w:eastAsia="Malgun Gothic"/>
          </w:rPr>
          <w:delText xml:space="preserve">The “name” of feature records must provide a unique world-wide identifier of feature records. The “name” of the record is the combination of the subfields </w:delText>
        </w:r>
        <w:r w:rsidRPr="002D53A2" w:rsidDel="0005119E">
          <w:rPr>
            <w:rFonts w:eastAsia="Malgun Gothic"/>
            <w:b/>
            <w:bCs/>
          </w:rPr>
          <w:delText>agency</w:delText>
        </w:r>
        <w:r w:rsidRPr="002D53A2" w:rsidDel="0005119E">
          <w:rPr>
            <w:rFonts w:eastAsia="Malgun Gothic"/>
          </w:rPr>
          <w:delText xml:space="preserve">, </w:delText>
        </w:r>
        <w:r w:rsidRPr="002D53A2" w:rsidDel="0005119E">
          <w:rPr>
            <w:rFonts w:eastAsia="Malgun Gothic"/>
            <w:b/>
            <w:bCs/>
          </w:rPr>
          <w:delText>featureObjectIdentifier</w:delText>
        </w:r>
        <w:r w:rsidRPr="002D53A2" w:rsidDel="0005119E">
          <w:rPr>
            <w:rFonts w:eastAsia="Malgun Gothic"/>
          </w:rPr>
          <w:delText xml:space="preserve">, and </w:delText>
        </w:r>
        <w:r w:rsidRPr="002D53A2" w:rsidDel="0005119E">
          <w:rPr>
            <w:rFonts w:eastAsia="Malgun Gothic"/>
            <w:b/>
            <w:bCs/>
          </w:rPr>
          <w:delText>featureIdentificationSubdivision</w:delText>
        </w:r>
        <w:r w:rsidRPr="002D53A2" w:rsidDel="0005119E">
          <w:rPr>
            <w:rFonts w:eastAsia="Malgun Gothic"/>
          </w:rPr>
          <w:delText xml:space="preserve"> elements of the </w:delText>
        </w:r>
        <w:r w:rsidRPr="002D53A2" w:rsidDel="0005119E">
          <w:rPr>
            <w:rFonts w:eastAsia="Malgun Gothic"/>
            <w:b/>
            <w:bCs/>
          </w:rPr>
          <w:delText>featureObjectIdentifier</w:delText>
        </w:r>
        <w:r w:rsidRPr="002D53A2" w:rsidDel="0005119E">
          <w:rPr>
            <w:rFonts w:eastAsia="Malgun Gothic"/>
          </w:rPr>
          <w:delText xml:space="preserve"> element of the object.</w:delText>
        </w:r>
        <w:bookmarkStart w:id="2105" w:name="_Toc158918288"/>
        <w:bookmarkStart w:id="2106" w:name="_Toc158918391"/>
        <w:bookmarkStart w:id="2107" w:name="_Toc158918494"/>
        <w:bookmarkStart w:id="2108" w:name="_Toc158918597"/>
        <w:bookmarkStart w:id="2109" w:name="_Toc158923605"/>
        <w:bookmarkStart w:id="2110" w:name="_Toc158923736"/>
        <w:bookmarkStart w:id="2111" w:name="_Toc158985676"/>
        <w:bookmarkStart w:id="2112" w:name="_Toc158985807"/>
        <w:bookmarkStart w:id="2113" w:name="_Toc158988942"/>
        <w:bookmarkStart w:id="2114" w:name="_Toc162544292"/>
        <w:bookmarkStart w:id="2115" w:name="_Toc170717262"/>
        <w:bookmarkEnd w:id="2105"/>
        <w:bookmarkEnd w:id="2106"/>
        <w:bookmarkEnd w:id="2107"/>
        <w:bookmarkEnd w:id="2108"/>
        <w:bookmarkEnd w:id="2109"/>
        <w:bookmarkEnd w:id="2110"/>
        <w:bookmarkEnd w:id="2111"/>
        <w:bookmarkEnd w:id="2112"/>
        <w:bookmarkEnd w:id="2113"/>
        <w:bookmarkEnd w:id="2114"/>
        <w:bookmarkEnd w:id="2115"/>
      </w:del>
    </w:p>
    <w:p w14:paraId="6EBDA0B8" w14:textId="709C790B" w:rsidR="002D53A2" w:rsidDel="0005119E" w:rsidRDefault="002D53A2" w:rsidP="002D53A2">
      <w:pPr>
        <w:rPr>
          <w:del w:id="2116" w:author="Harin Oh" w:date="2023-11-30T13:40:00Z"/>
          <w:rFonts w:eastAsia="Malgun Gothic"/>
        </w:rPr>
      </w:pPr>
      <w:del w:id="2117" w:author="Harin Oh" w:date="2023-11-30T13:40:00Z">
        <w:r w:rsidRPr="002D53A2" w:rsidDel="0005119E">
          <w:rPr>
            <w:rFonts w:eastAsia="Malgun Gothic"/>
          </w:rPr>
          <w:delText xml:space="preserve">Features, information types, collection objects, meta features, and geometries (inline or external) are all required by the Schema to have a </w:delText>
        </w:r>
        <w:r w:rsidRPr="002D53A2" w:rsidDel="0005119E">
          <w:rPr>
            <w:rFonts w:eastAsia="Malgun Gothic"/>
            <w:b/>
            <w:bCs/>
          </w:rPr>
          <w:delText>gml:id</w:delText>
        </w:r>
        <w:r w:rsidRPr="002D53A2" w:rsidDel="0005119E">
          <w:rPr>
            <w:rFonts w:eastAsia="Malgun Gothic"/>
          </w:rPr>
          <w:delText xml:space="preserve"> attribute with a value that is unique within the dataset. The </w:delText>
        </w:r>
        <w:r w:rsidRPr="002D53A2" w:rsidDel="0005119E">
          <w:rPr>
            <w:rFonts w:eastAsia="Malgun Gothic"/>
            <w:b/>
            <w:bCs/>
          </w:rPr>
          <w:delText>gml:id</w:delText>
        </w:r>
        <w:r w:rsidRPr="002D53A2" w:rsidDel="0005119E">
          <w:rPr>
            <w:rFonts w:eastAsia="Malgun Gothic"/>
          </w:rPr>
          <w:delText xml:space="preserve"> values must be used as the reference for the object from another object in the same dataset or another dataset.</w:delText>
        </w:r>
        <w:bookmarkStart w:id="2118" w:name="_Toc158918289"/>
        <w:bookmarkStart w:id="2119" w:name="_Toc158918392"/>
        <w:bookmarkStart w:id="2120" w:name="_Toc158918495"/>
        <w:bookmarkStart w:id="2121" w:name="_Toc158918598"/>
        <w:bookmarkStart w:id="2122" w:name="_Toc158923606"/>
        <w:bookmarkStart w:id="2123" w:name="_Toc158923737"/>
        <w:bookmarkStart w:id="2124" w:name="_Toc158985677"/>
        <w:bookmarkStart w:id="2125" w:name="_Toc158985808"/>
        <w:bookmarkStart w:id="2126" w:name="_Toc158988943"/>
        <w:bookmarkStart w:id="2127" w:name="_Toc162544293"/>
        <w:bookmarkStart w:id="2128" w:name="_Toc170717263"/>
        <w:bookmarkEnd w:id="2118"/>
        <w:bookmarkEnd w:id="2119"/>
        <w:bookmarkEnd w:id="2120"/>
        <w:bookmarkEnd w:id="2121"/>
        <w:bookmarkEnd w:id="2122"/>
        <w:bookmarkEnd w:id="2123"/>
        <w:bookmarkEnd w:id="2124"/>
        <w:bookmarkEnd w:id="2125"/>
        <w:bookmarkEnd w:id="2126"/>
        <w:bookmarkEnd w:id="2127"/>
        <w:bookmarkEnd w:id="2128"/>
      </w:del>
    </w:p>
    <w:p w14:paraId="57D5F4BF" w14:textId="599373E2" w:rsidR="002D53A2" w:rsidRDefault="002D53A2" w:rsidP="002D53A2">
      <w:pPr>
        <w:pStyle w:val="Heading2"/>
        <w:rPr>
          <w:rFonts w:eastAsia="Malgun Gothic"/>
        </w:rPr>
      </w:pPr>
      <w:bookmarkStart w:id="2129" w:name="_Toc152232586"/>
      <w:bookmarkStart w:id="2130" w:name="_Toc170717264"/>
      <w:r>
        <w:rPr>
          <w:rFonts w:eastAsia="Malgun Gothic" w:hint="eastAsia"/>
        </w:rPr>
        <w:t>D</w:t>
      </w:r>
      <w:r>
        <w:rPr>
          <w:rFonts w:eastAsia="Malgun Gothic"/>
        </w:rPr>
        <w:t>ata overlap</w:t>
      </w:r>
      <w:bookmarkEnd w:id="2129"/>
      <w:bookmarkEnd w:id="2130"/>
    </w:p>
    <w:p w14:paraId="6AC5B547" w14:textId="03403171" w:rsidR="002D53A2" w:rsidRDefault="002D53A2" w:rsidP="002D53A2">
      <w:pPr>
        <w:rPr>
          <w:rFonts w:eastAsia="Malgun Gothic"/>
        </w:rPr>
      </w:pPr>
      <w:r w:rsidRPr="002D53A2">
        <w:rPr>
          <w:rFonts w:eastAsia="Malgun Gothic"/>
        </w:rPr>
        <w:t>S-128 datasets can overlap other S-128 datasets.</w:t>
      </w:r>
    </w:p>
    <w:p w14:paraId="5A5F2CE8" w14:textId="4A0F0575" w:rsidR="002D53A2" w:rsidRDefault="002D53A2" w:rsidP="002D53A2">
      <w:pPr>
        <w:pStyle w:val="Heading2"/>
        <w:rPr>
          <w:rFonts w:eastAsia="Malgun Gothic"/>
        </w:rPr>
      </w:pPr>
      <w:bookmarkStart w:id="2131" w:name="_Toc152232587"/>
      <w:bookmarkStart w:id="2132" w:name="_Toc170717265"/>
      <w:r>
        <w:rPr>
          <w:rFonts w:eastAsia="Malgun Gothic" w:hint="eastAsia"/>
        </w:rPr>
        <w:t>D</w:t>
      </w:r>
      <w:r>
        <w:rPr>
          <w:rFonts w:eastAsia="Malgun Gothic"/>
        </w:rPr>
        <w:t>ata extent</w:t>
      </w:r>
      <w:bookmarkEnd w:id="2131"/>
      <w:bookmarkEnd w:id="2132"/>
    </w:p>
    <w:p w14:paraId="6D84FBA6" w14:textId="4C2DAB3E" w:rsidR="002D53A2" w:rsidRDefault="002D53A2" w:rsidP="002D53A2">
      <w:pPr>
        <w:rPr>
          <w:rFonts w:eastAsia="Malgun Gothic"/>
        </w:rPr>
      </w:pPr>
      <w:r w:rsidRPr="002D53A2">
        <w:rPr>
          <w:rFonts w:eastAsia="Malgun Gothic"/>
        </w:rPr>
        <w:t>Datasets must not cross the 180° meridian of longitude.</w:t>
      </w:r>
    </w:p>
    <w:p w14:paraId="3D3D4EAA" w14:textId="77777777" w:rsidR="00D10B10" w:rsidRDefault="00D10B10" w:rsidP="002D53A2">
      <w:pPr>
        <w:rPr>
          <w:rFonts w:eastAsia="Malgun Gothic"/>
        </w:rPr>
      </w:pPr>
    </w:p>
    <w:p w14:paraId="3AF0B22D" w14:textId="77777777" w:rsidR="0054652A" w:rsidRDefault="0054652A" w:rsidP="00972855">
      <w:pPr>
        <w:pStyle w:val="Heading1"/>
      </w:pPr>
      <w:bookmarkStart w:id="2133" w:name="_Toc225648364"/>
      <w:bookmarkStart w:id="2134" w:name="_Toc225065221"/>
      <w:bookmarkStart w:id="2135" w:name="_Toc152232588"/>
      <w:bookmarkStart w:id="2136" w:name="_Toc170717266"/>
      <w:bookmarkStart w:id="2137" w:name="_Toc225648340"/>
      <w:bookmarkStart w:id="2138" w:name="_Toc225065197"/>
      <w:r w:rsidRPr="008233BF">
        <w:lastRenderedPageBreak/>
        <w:t>Data Product Delivery</w:t>
      </w:r>
      <w:bookmarkEnd w:id="2133"/>
      <w:bookmarkEnd w:id="2134"/>
      <w:bookmarkEnd w:id="2135"/>
      <w:bookmarkEnd w:id="2136"/>
      <w:r w:rsidR="004E22F9">
        <w:t xml:space="preserve"> </w:t>
      </w:r>
    </w:p>
    <w:p w14:paraId="3EF03A3F" w14:textId="1D4DBB35" w:rsidR="00ED586A" w:rsidRDefault="00743C1A" w:rsidP="00666E30">
      <w:pPr>
        <w:pStyle w:val="Heading2"/>
      </w:pPr>
      <w:bookmarkStart w:id="2139" w:name="_Toc152232589"/>
      <w:bookmarkStart w:id="2140" w:name="_Toc170717267"/>
      <w:r>
        <w:t>Data product delivery information</w:t>
      </w:r>
      <w:bookmarkEnd w:id="2139"/>
      <w:bookmarkEnd w:id="2140"/>
    </w:p>
    <w:p w14:paraId="6D0B939C" w14:textId="35956CE3" w:rsidR="00743C1A" w:rsidRDefault="00743C1A" w:rsidP="00743C1A">
      <w:r>
        <w:t>This data Product Specification defines GML as the primary format in which CNP data products are</w:t>
      </w:r>
      <w:r>
        <w:rPr>
          <w:spacing w:val="1"/>
        </w:rPr>
        <w:t xml:space="preserve"> </w:t>
      </w:r>
      <w:r>
        <w:t>delivered.</w:t>
      </w:r>
      <w:r>
        <w:rPr>
          <w:spacing w:val="-3"/>
        </w:rPr>
        <w:t xml:space="preserve"> </w:t>
      </w:r>
      <w:r>
        <w:t>The</w:t>
      </w:r>
      <w:r>
        <w:rPr>
          <w:spacing w:val="-3"/>
        </w:rPr>
        <w:t xml:space="preserve"> </w:t>
      </w:r>
      <w:r>
        <w:t>delivery</w:t>
      </w:r>
      <w:r>
        <w:rPr>
          <w:spacing w:val="-5"/>
        </w:rPr>
        <w:t xml:space="preserve"> </w:t>
      </w:r>
      <w:r>
        <w:t>format</w:t>
      </w:r>
      <w:r>
        <w:rPr>
          <w:spacing w:val="-3"/>
        </w:rPr>
        <w:t xml:space="preserve"> </w:t>
      </w:r>
      <w:r>
        <w:t>is</w:t>
      </w:r>
      <w:r>
        <w:rPr>
          <w:spacing w:val="-2"/>
        </w:rPr>
        <w:t xml:space="preserve"> </w:t>
      </w:r>
      <w:r>
        <w:t>described</w:t>
      </w:r>
      <w:r>
        <w:rPr>
          <w:spacing w:val="-2"/>
        </w:rPr>
        <w:t xml:space="preserve"> </w:t>
      </w:r>
      <w:r>
        <w:t>by</w:t>
      </w:r>
      <w:r>
        <w:rPr>
          <w:spacing w:val="-6"/>
        </w:rPr>
        <w:t xml:space="preserve"> </w:t>
      </w:r>
      <w:r>
        <w:t>the</w:t>
      </w:r>
      <w:r>
        <w:rPr>
          <w:spacing w:val="-2"/>
        </w:rPr>
        <w:t xml:space="preserve"> </w:t>
      </w:r>
      <w:r>
        <w:t>following</w:t>
      </w:r>
      <w:r>
        <w:rPr>
          <w:spacing w:val="-3"/>
        </w:rPr>
        <w:t xml:space="preserve"> </w:t>
      </w:r>
      <w:r>
        <w:t>items</w:t>
      </w:r>
      <w:r>
        <w:rPr>
          <w:spacing w:val="-3"/>
        </w:rPr>
        <w:t xml:space="preserve"> </w:t>
      </w:r>
      <w:r>
        <w:t>(from</w:t>
      </w:r>
      <w:r>
        <w:rPr>
          <w:spacing w:val="2"/>
        </w:rPr>
        <w:t xml:space="preserve"> </w:t>
      </w:r>
      <w:r>
        <w:t>ISO</w:t>
      </w:r>
      <w:r>
        <w:rPr>
          <w:spacing w:val="-2"/>
        </w:rPr>
        <w:t xml:space="preserve"> </w:t>
      </w:r>
      <w:r>
        <w:t>19131</w:t>
      </w:r>
      <w:ins w:id="2141" w:author="Greenblue" w:date="2024-02-13T15:40:00Z">
        <w:r w:rsidR="00066C10">
          <w:t>:2008</w:t>
        </w:r>
      </w:ins>
      <w:del w:id="2142" w:author="Greenblue" w:date="2024-02-13T15:39:00Z">
        <w:r w:rsidDel="00837EF7">
          <w:delText>:2005</w:delText>
        </w:r>
      </w:del>
      <w:r>
        <w:t>)</w:t>
      </w:r>
      <w:r>
        <w:rPr>
          <w:spacing w:val="-2"/>
        </w:rPr>
        <w:t xml:space="preserve"> </w:t>
      </w:r>
      <w:r>
        <w:t>format</w:t>
      </w:r>
      <w:r>
        <w:rPr>
          <w:spacing w:val="-3"/>
        </w:rPr>
        <w:t xml:space="preserve"> </w:t>
      </w:r>
      <w:r>
        <w:t>name,</w:t>
      </w:r>
      <w:r>
        <w:rPr>
          <w:spacing w:val="-53"/>
        </w:rPr>
        <w:t xml:space="preserve"> </w:t>
      </w:r>
      <w:r>
        <w:t>version,</w:t>
      </w:r>
      <w:r>
        <w:rPr>
          <w:spacing w:val="-2"/>
        </w:rPr>
        <w:t xml:space="preserve"> </w:t>
      </w:r>
      <w:r>
        <w:t>specification,</w:t>
      </w:r>
      <w:r>
        <w:rPr>
          <w:spacing w:val="-1"/>
        </w:rPr>
        <w:t xml:space="preserve"> </w:t>
      </w:r>
      <w:r>
        <w:t>language,</w:t>
      </w:r>
      <w:r>
        <w:rPr>
          <w:spacing w:val="2"/>
        </w:rPr>
        <w:t xml:space="preserve"> </w:t>
      </w:r>
      <w:r>
        <w:t>and</w:t>
      </w:r>
      <w:r>
        <w:rPr>
          <w:spacing w:val="-1"/>
        </w:rPr>
        <w:t xml:space="preserve"> </w:t>
      </w:r>
      <w:r>
        <w:t>character</w:t>
      </w:r>
      <w:r>
        <w:rPr>
          <w:spacing w:val="-1"/>
        </w:rPr>
        <w:t xml:space="preserve"> </w:t>
      </w:r>
      <w:r>
        <w:t>set.</w:t>
      </w:r>
    </w:p>
    <w:p w14:paraId="045AE846" w14:textId="540167BF" w:rsidR="00975884" w:rsidDel="0067767A" w:rsidRDefault="00975884" w:rsidP="0067767A">
      <w:pPr>
        <w:pStyle w:val="Caption"/>
        <w:keepNext/>
        <w:tabs>
          <w:tab w:val="center" w:pos="4544"/>
          <w:tab w:val="left" w:pos="6890"/>
        </w:tabs>
        <w:jc w:val="left"/>
        <w:rPr>
          <w:del w:id="2143" w:author="Greenblue" w:date="2024-09-10T11:30:00Z"/>
        </w:rPr>
      </w:pPr>
      <w:del w:id="2144" w:author="Greenblue" w:date="2024-09-10T11:30:00Z">
        <w:r w:rsidDel="0067767A">
          <w:delText xml:space="preserve">Table </w:delText>
        </w:r>
        <w:r w:rsidR="00915364" w:rsidDel="0067767A">
          <w:fldChar w:fldCharType="begin"/>
        </w:r>
        <w:r w:rsidR="00915364" w:rsidDel="0067767A">
          <w:delInstrText xml:space="preserve"> STYLEREF 1 \s </w:delInstrText>
        </w:r>
        <w:r w:rsidR="00915364" w:rsidDel="0067767A">
          <w:fldChar w:fldCharType="separate"/>
        </w:r>
        <w:r w:rsidR="00DF7FD4" w:rsidDel="0067767A">
          <w:rPr>
            <w:noProof/>
          </w:rPr>
          <w:delText>11</w:delText>
        </w:r>
        <w:r w:rsidR="00915364" w:rsidDel="0067767A">
          <w:rPr>
            <w:noProof/>
          </w:rPr>
          <w:fldChar w:fldCharType="end"/>
        </w:r>
        <w:r w:rsidR="009629AC" w:rsidDel="0067767A">
          <w:noBreakHyphen/>
        </w:r>
        <w:r w:rsidR="00915364" w:rsidDel="0067767A">
          <w:fldChar w:fldCharType="begin"/>
        </w:r>
        <w:r w:rsidR="00915364" w:rsidDel="0067767A">
          <w:delInstrText xml:space="preserve"> SEQ Table \* ARABIC \s 1 </w:delInstrText>
        </w:r>
        <w:r w:rsidR="00915364" w:rsidDel="0067767A">
          <w:fldChar w:fldCharType="separate"/>
        </w:r>
        <w:r w:rsidR="00DF7FD4" w:rsidDel="0067767A">
          <w:rPr>
            <w:noProof/>
          </w:rPr>
          <w:delText>1</w:delText>
        </w:r>
        <w:r w:rsidR="00915364" w:rsidDel="0067767A">
          <w:rPr>
            <w:noProof/>
          </w:rPr>
          <w:fldChar w:fldCharType="end"/>
        </w:r>
        <w:r w:rsidDel="0067767A">
          <w:delText xml:space="preserve"> Data product delivery format</w:delText>
        </w:r>
      </w:del>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6520"/>
        <w:gridCol w:w="1134"/>
      </w:tblGrid>
      <w:tr w:rsidR="00BB6AB0" w:rsidDel="0067767A" w14:paraId="4B2CD92A" w14:textId="6C417B7F">
        <w:trPr>
          <w:trHeight w:val="326"/>
          <w:del w:id="2145" w:author="Greenblue" w:date="2024-09-10T11:30:00Z"/>
        </w:trPr>
        <w:tc>
          <w:tcPr>
            <w:tcW w:w="1418" w:type="dxa"/>
            <w:shd w:val="clear" w:color="auto" w:fill="D9D9D9"/>
          </w:tcPr>
          <w:p w14:paraId="1A78319F" w14:textId="54F5E4C0" w:rsidR="00386788" w:rsidDel="0067767A" w:rsidRDefault="00386788">
            <w:pPr>
              <w:pStyle w:val="TableParagraph"/>
              <w:spacing w:before="54"/>
              <w:ind w:left="107"/>
              <w:rPr>
                <w:del w:id="2146" w:author="Greenblue" w:date="2024-09-10T11:30:00Z"/>
                <w:b/>
                <w:sz w:val="18"/>
              </w:rPr>
            </w:pPr>
            <w:del w:id="2147" w:author="Greenblue" w:date="2024-09-10T11:30:00Z">
              <w:r w:rsidDel="0067767A">
                <w:rPr>
                  <w:b/>
                  <w:sz w:val="18"/>
                </w:rPr>
                <w:delText>Name</w:delText>
              </w:r>
            </w:del>
          </w:p>
        </w:tc>
        <w:tc>
          <w:tcPr>
            <w:tcW w:w="6520" w:type="dxa"/>
            <w:shd w:val="clear" w:color="auto" w:fill="D9D9D9"/>
          </w:tcPr>
          <w:p w14:paraId="10145B82" w14:textId="7855814C" w:rsidR="00386788" w:rsidDel="0067767A" w:rsidRDefault="00386788">
            <w:pPr>
              <w:pStyle w:val="TableParagraph"/>
              <w:spacing w:before="54"/>
              <w:ind w:left="107"/>
              <w:rPr>
                <w:del w:id="2148" w:author="Greenblue" w:date="2024-09-10T11:30:00Z"/>
                <w:b/>
                <w:sz w:val="18"/>
              </w:rPr>
            </w:pPr>
            <w:del w:id="2149" w:author="Greenblue" w:date="2024-09-10T11:30:00Z">
              <w:r w:rsidDel="0067767A">
                <w:rPr>
                  <w:b/>
                  <w:sz w:val="18"/>
                </w:rPr>
                <w:delText>ISO</w:delText>
              </w:r>
              <w:r w:rsidDel="0067767A">
                <w:rPr>
                  <w:b/>
                  <w:spacing w:val="-2"/>
                  <w:sz w:val="18"/>
                </w:rPr>
                <w:delText xml:space="preserve"> </w:delText>
              </w:r>
              <w:r w:rsidDel="0067767A">
                <w:rPr>
                  <w:b/>
                  <w:sz w:val="18"/>
                </w:rPr>
                <w:delText>19131</w:delText>
              </w:r>
              <w:r w:rsidDel="0067767A">
                <w:rPr>
                  <w:b/>
                  <w:spacing w:val="-3"/>
                  <w:sz w:val="18"/>
                </w:rPr>
                <w:delText xml:space="preserve"> </w:delText>
              </w:r>
              <w:r w:rsidDel="0067767A">
                <w:rPr>
                  <w:b/>
                  <w:sz w:val="18"/>
                </w:rPr>
                <w:delText>Elements</w:delText>
              </w:r>
            </w:del>
          </w:p>
        </w:tc>
        <w:tc>
          <w:tcPr>
            <w:tcW w:w="1134" w:type="dxa"/>
            <w:shd w:val="clear" w:color="auto" w:fill="D9D9D9"/>
          </w:tcPr>
          <w:p w14:paraId="78074D49" w14:textId="034E41DD" w:rsidR="00386788" w:rsidDel="0067767A" w:rsidRDefault="00386788">
            <w:pPr>
              <w:pStyle w:val="TableParagraph"/>
              <w:spacing w:before="54"/>
              <w:ind w:left="107"/>
              <w:rPr>
                <w:del w:id="2150" w:author="Greenblue" w:date="2024-09-10T11:30:00Z"/>
                <w:b/>
                <w:sz w:val="18"/>
              </w:rPr>
            </w:pPr>
            <w:del w:id="2151" w:author="Greenblue" w:date="2024-09-10T11:30:00Z">
              <w:r w:rsidDel="0067767A">
                <w:rPr>
                  <w:b/>
                  <w:sz w:val="18"/>
                </w:rPr>
                <w:delText>Value</w:delText>
              </w:r>
            </w:del>
          </w:p>
        </w:tc>
      </w:tr>
      <w:tr w:rsidR="00BB6AB0" w:rsidDel="0067767A" w14:paraId="4B674197" w14:textId="6AB69BF3">
        <w:trPr>
          <w:trHeight w:val="535"/>
          <w:del w:id="2152" w:author="Greenblue" w:date="2024-09-10T11:30:00Z"/>
        </w:trPr>
        <w:tc>
          <w:tcPr>
            <w:tcW w:w="1418" w:type="dxa"/>
            <w:shd w:val="clear" w:color="auto" w:fill="auto"/>
          </w:tcPr>
          <w:p w14:paraId="1293EC9D" w14:textId="272BAA88" w:rsidR="00386788" w:rsidDel="0067767A" w:rsidRDefault="00386788">
            <w:pPr>
              <w:pStyle w:val="TableParagraph"/>
              <w:ind w:left="107"/>
              <w:rPr>
                <w:del w:id="2153" w:author="Greenblue" w:date="2024-09-10T11:30:00Z"/>
                <w:sz w:val="18"/>
              </w:rPr>
            </w:pPr>
            <w:del w:id="2154" w:author="Greenblue" w:date="2024-09-10T11:30:00Z">
              <w:r w:rsidDel="0067767A">
                <w:rPr>
                  <w:sz w:val="18"/>
                </w:rPr>
                <w:delText>Format</w:delText>
              </w:r>
              <w:r w:rsidDel="0067767A">
                <w:rPr>
                  <w:spacing w:val="-3"/>
                  <w:sz w:val="18"/>
                </w:rPr>
                <w:delText xml:space="preserve"> </w:delText>
              </w:r>
              <w:r w:rsidDel="0067767A">
                <w:rPr>
                  <w:sz w:val="18"/>
                </w:rPr>
                <w:delText>name</w:delText>
              </w:r>
            </w:del>
          </w:p>
        </w:tc>
        <w:tc>
          <w:tcPr>
            <w:tcW w:w="6520" w:type="dxa"/>
            <w:shd w:val="clear" w:color="auto" w:fill="auto"/>
          </w:tcPr>
          <w:p w14:paraId="4FE8FA08" w14:textId="5139E378" w:rsidR="00386788" w:rsidDel="0067767A" w:rsidRDefault="00386788">
            <w:pPr>
              <w:pStyle w:val="TableParagraph"/>
              <w:spacing w:line="242" w:lineRule="auto"/>
              <w:ind w:left="107"/>
              <w:rPr>
                <w:del w:id="2155" w:author="Greenblue" w:date="2024-09-10T11:30:00Z"/>
                <w:sz w:val="18"/>
              </w:rPr>
            </w:pPr>
            <w:del w:id="2156"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DPS_DeliveryFormat.formatName</w:delText>
              </w:r>
            </w:del>
          </w:p>
        </w:tc>
        <w:tc>
          <w:tcPr>
            <w:tcW w:w="1134" w:type="dxa"/>
            <w:shd w:val="clear" w:color="auto" w:fill="auto"/>
          </w:tcPr>
          <w:p w14:paraId="37CCEB2F" w14:textId="34D8580C" w:rsidR="00386788" w:rsidDel="0067767A" w:rsidRDefault="00386788">
            <w:pPr>
              <w:pStyle w:val="TableParagraph"/>
              <w:ind w:left="107"/>
              <w:rPr>
                <w:del w:id="2157" w:author="Greenblue" w:date="2024-09-10T11:30:00Z"/>
                <w:sz w:val="18"/>
              </w:rPr>
            </w:pPr>
            <w:del w:id="2158" w:author="Greenblue" w:date="2024-09-10T11:30:00Z">
              <w:r w:rsidDel="0067767A">
                <w:rPr>
                  <w:sz w:val="18"/>
                </w:rPr>
                <w:delText>GML*</w:delText>
              </w:r>
            </w:del>
          </w:p>
        </w:tc>
      </w:tr>
      <w:tr w:rsidR="00BB6AB0" w:rsidDel="0067767A" w14:paraId="50BBD24C" w14:textId="1A1B9E23">
        <w:trPr>
          <w:trHeight w:val="326"/>
          <w:del w:id="2159" w:author="Greenblue" w:date="2024-09-10T11:30:00Z"/>
        </w:trPr>
        <w:tc>
          <w:tcPr>
            <w:tcW w:w="1418" w:type="dxa"/>
            <w:shd w:val="clear" w:color="auto" w:fill="auto"/>
          </w:tcPr>
          <w:p w14:paraId="534C1DB0" w14:textId="7A89A013" w:rsidR="00386788" w:rsidDel="0067767A" w:rsidRDefault="00386788">
            <w:pPr>
              <w:pStyle w:val="TableParagraph"/>
              <w:ind w:left="107"/>
              <w:rPr>
                <w:del w:id="2160" w:author="Greenblue" w:date="2024-09-10T11:30:00Z"/>
                <w:sz w:val="18"/>
              </w:rPr>
            </w:pPr>
            <w:del w:id="2161" w:author="Greenblue" w:date="2024-09-10T11:30:00Z">
              <w:r w:rsidDel="0067767A">
                <w:rPr>
                  <w:sz w:val="18"/>
                </w:rPr>
                <w:delText>Version</w:delText>
              </w:r>
            </w:del>
          </w:p>
        </w:tc>
        <w:tc>
          <w:tcPr>
            <w:tcW w:w="6520" w:type="dxa"/>
            <w:shd w:val="clear" w:color="auto" w:fill="auto"/>
          </w:tcPr>
          <w:p w14:paraId="2A1BCEFE" w14:textId="0CCF0133" w:rsidR="00386788" w:rsidDel="0067767A" w:rsidRDefault="00386788">
            <w:pPr>
              <w:pStyle w:val="TableParagraph"/>
              <w:ind w:left="107"/>
              <w:rPr>
                <w:del w:id="2162" w:author="Greenblue" w:date="2024-09-10T11:30:00Z"/>
                <w:sz w:val="18"/>
              </w:rPr>
            </w:pPr>
            <w:del w:id="2163"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4"/>
                  <w:sz w:val="18"/>
                </w:rPr>
                <w:delText xml:space="preserve"> </w:delText>
              </w:r>
              <w:r w:rsidDel="0067767A">
                <w:rPr>
                  <w:sz w:val="18"/>
                </w:rPr>
                <w:delText>DPS_DeliveryFormat.version</w:delText>
              </w:r>
            </w:del>
          </w:p>
        </w:tc>
        <w:tc>
          <w:tcPr>
            <w:tcW w:w="1134" w:type="dxa"/>
            <w:shd w:val="clear" w:color="auto" w:fill="auto"/>
          </w:tcPr>
          <w:p w14:paraId="07E0A8E3" w14:textId="7C6DC496" w:rsidR="00386788" w:rsidDel="0067767A" w:rsidRDefault="00386788">
            <w:pPr>
              <w:pStyle w:val="TableParagraph"/>
              <w:ind w:left="107"/>
              <w:rPr>
                <w:del w:id="2164" w:author="Greenblue" w:date="2024-09-10T11:30:00Z"/>
                <w:sz w:val="18"/>
              </w:rPr>
            </w:pPr>
            <w:del w:id="2165" w:author="Greenblue" w:date="2024-09-10T11:30:00Z">
              <w:r w:rsidDel="0067767A">
                <w:rPr>
                  <w:sz w:val="18"/>
                </w:rPr>
                <w:delText>3.2.1</w:delText>
              </w:r>
            </w:del>
          </w:p>
        </w:tc>
      </w:tr>
      <w:tr w:rsidR="00BB6AB0" w:rsidDel="0067767A" w14:paraId="7A6416DA" w14:textId="41363FE0">
        <w:trPr>
          <w:trHeight w:val="534"/>
          <w:del w:id="2166" w:author="Greenblue" w:date="2024-09-10T11:30:00Z"/>
        </w:trPr>
        <w:tc>
          <w:tcPr>
            <w:tcW w:w="1418" w:type="dxa"/>
            <w:shd w:val="clear" w:color="auto" w:fill="auto"/>
            <w:tcMar>
              <w:top w:w="85" w:type="dxa"/>
              <w:left w:w="85" w:type="dxa"/>
            </w:tcMar>
          </w:tcPr>
          <w:p w14:paraId="507F9289" w14:textId="308E7111" w:rsidR="0085261B" w:rsidDel="0067767A" w:rsidRDefault="0085261B">
            <w:pPr>
              <w:pStyle w:val="NoSpacing"/>
              <w:widowControl w:val="0"/>
              <w:autoSpaceDE w:val="0"/>
              <w:autoSpaceDN w:val="0"/>
              <w:rPr>
                <w:del w:id="2167" w:author="Greenblue" w:date="2024-09-10T11:30:00Z"/>
                <w:rFonts w:eastAsia="Malgun Gothic"/>
                <w:sz w:val="22"/>
                <w:lang w:eastAsia="ko-KR"/>
              </w:rPr>
            </w:pPr>
            <w:del w:id="2168" w:author="Greenblue" w:date="2024-09-10T11:30:00Z">
              <w:r w:rsidDel="0067767A">
                <w:rPr>
                  <w:rFonts w:eastAsia="Malgun Gothic"/>
                  <w:sz w:val="18"/>
                </w:rPr>
                <w:delText>Specification descript</w:delText>
              </w:r>
              <w:r w:rsidR="004962DE" w:rsidDel="0067767A">
                <w:rPr>
                  <w:rFonts w:eastAsia="Malgun Gothic"/>
                  <w:sz w:val="18"/>
                </w:rPr>
                <w:delText>i</w:delText>
              </w:r>
              <w:r w:rsidDel="0067767A">
                <w:rPr>
                  <w:rFonts w:eastAsia="Malgun Gothic"/>
                  <w:sz w:val="18"/>
                </w:rPr>
                <w:delText>on</w:delText>
              </w:r>
            </w:del>
          </w:p>
        </w:tc>
        <w:tc>
          <w:tcPr>
            <w:tcW w:w="6520" w:type="dxa"/>
            <w:shd w:val="clear" w:color="auto" w:fill="auto"/>
          </w:tcPr>
          <w:p w14:paraId="4925854F" w14:textId="63947689" w:rsidR="0085261B" w:rsidDel="0067767A" w:rsidRDefault="0085261B">
            <w:pPr>
              <w:pStyle w:val="TableParagraph"/>
              <w:ind w:left="107"/>
              <w:rPr>
                <w:del w:id="2169" w:author="Greenblue" w:date="2024-09-10T11:30:00Z"/>
                <w:sz w:val="18"/>
              </w:rPr>
            </w:pPr>
            <w:del w:id="2170"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DPS_DeliveryFormat.specification</w:delText>
              </w:r>
            </w:del>
          </w:p>
        </w:tc>
        <w:tc>
          <w:tcPr>
            <w:tcW w:w="1134" w:type="dxa"/>
            <w:shd w:val="clear" w:color="auto" w:fill="auto"/>
          </w:tcPr>
          <w:p w14:paraId="3F7804FC" w14:textId="51944C0C" w:rsidR="0085261B" w:rsidDel="0067767A" w:rsidRDefault="0085261B">
            <w:pPr>
              <w:pStyle w:val="TableParagraph"/>
              <w:ind w:left="107"/>
              <w:rPr>
                <w:del w:id="2171" w:author="Greenblue" w:date="2024-09-10T11:30:00Z"/>
                <w:sz w:val="18"/>
              </w:rPr>
            </w:pPr>
            <w:del w:id="2172" w:author="Greenblue" w:date="2024-09-10T11:30:00Z">
              <w:r w:rsidDel="0067767A">
                <w:rPr>
                  <w:sz w:val="18"/>
                </w:rPr>
                <w:delText>GML*</w:delText>
              </w:r>
            </w:del>
          </w:p>
        </w:tc>
      </w:tr>
      <w:tr w:rsidR="00BB6AB0" w:rsidDel="0067767A" w14:paraId="470C0938" w14:textId="0CA8CAE6">
        <w:trPr>
          <w:trHeight w:val="326"/>
          <w:del w:id="2173" w:author="Greenblue" w:date="2024-09-10T11:30:00Z"/>
        </w:trPr>
        <w:tc>
          <w:tcPr>
            <w:tcW w:w="1418" w:type="dxa"/>
            <w:shd w:val="clear" w:color="auto" w:fill="auto"/>
          </w:tcPr>
          <w:p w14:paraId="6CCDAB32" w14:textId="593D5435" w:rsidR="0085261B" w:rsidDel="0067767A" w:rsidRDefault="0085261B">
            <w:pPr>
              <w:pStyle w:val="TableParagraph"/>
              <w:ind w:left="107"/>
              <w:rPr>
                <w:del w:id="2174" w:author="Greenblue" w:date="2024-09-10T11:30:00Z"/>
                <w:sz w:val="18"/>
              </w:rPr>
            </w:pPr>
            <w:del w:id="2175" w:author="Greenblue" w:date="2024-09-10T11:30:00Z">
              <w:r w:rsidDel="0067767A">
                <w:rPr>
                  <w:sz w:val="18"/>
                </w:rPr>
                <w:delText>Language</w:delText>
              </w:r>
            </w:del>
          </w:p>
        </w:tc>
        <w:tc>
          <w:tcPr>
            <w:tcW w:w="6520" w:type="dxa"/>
            <w:shd w:val="clear" w:color="auto" w:fill="auto"/>
          </w:tcPr>
          <w:p w14:paraId="292D7CB3" w14:textId="20D45B4F" w:rsidR="0085261B" w:rsidDel="0067767A" w:rsidRDefault="0085261B">
            <w:pPr>
              <w:pStyle w:val="TableParagraph"/>
              <w:ind w:left="107"/>
              <w:rPr>
                <w:del w:id="2176" w:author="Greenblue" w:date="2024-09-10T11:30:00Z"/>
                <w:sz w:val="18"/>
              </w:rPr>
            </w:pPr>
            <w:del w:id="2177"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8"/>
                  <w:sz w:val="18"/>
                </w:rPr>
                <w:delText xml:space="preserve"> </w:delText>
              </w:r>
              <w:r w:rsidDel="0067767A">
                <w:rPr>
                  <w:sz w:val="18"/>
                </w:rPr>
                <w:delText>DPS_DeliveryFormat.language</w:delText>
              </w:r>
            </w:del>
          </w:p>
        </w:tc>
        <w:tc>
          <w:tcPr>
            <w:tcW w:w="1134" w:type="dxa"/>
            <w:shd w:val="clear" w:color="auto" w:fill="auto"/>
          </w:tcPr>
          <w:p w14:paraId="5115A948" w14:textId="0DBFA850" w:rsidR="0085261B" w:rsidDel="0067767A" w:rsidRDefault="0085261B">
            <w:pPr>
              <w:pStyle w:val="TableParagraph"/>
              <w:ind w:left="107"/>
              <w:rPr>
                <w:del w:id="2178" w:author="Greenblue" w:date="2024-09-10T11:30:00Z"/>
                <w:sz w:val="18"/>
              </w:rPr>
            </w:pPr>
            <w:del w:id="2179" w:author="Greenblue" w:date="2024-09-10T11:30:00Z">
              <w:r w:rsidDel="0067767A">
                <w:rPr>
                  <w:sz w:val="18"/>
                </w:rPr>
                <w:delText>English</w:delText>
              </w:r>
            </w:del>
          </w:p>
        </w:tc>
      </w:tr>
      <w:tr w:rsidR="00BB6AB0" w:rsidDel="0067767A" w14:paraId="1408C611" w14:textId="76809AC3" w:rsidTr="0012194F">
        <w:trPr>
          <w:trHeight w:val="608"/>
          <w:del w:id="2180" w:author="Greenblue" w:date="2024-09-10T11:30:00Z"/>
        </w:trPr>
        <w:tc>
          <w:tcPr>
            <w:tcW w:w="1418" w:type="dxa"/>
            <w:shd w:val="clear" w:color="auto" w:fill="auto"/>
          </w:tcPr>
          <w:p w14:paraId="33CA8FEC" w14:textId="427C981F" w:rsidR="0085261B" w:rsidDel="0067767A" w:rsidRDefault="0085261B">
            <w:pPr>
              <w:pStyle w:val="TableParagraph"/>
              <w:ind w:left="107"/>
              <w:rPr>
                <w:del w:id="2181" w:author="Greenblue" w:date="2024-09-10T11:30:00Z"/>
                <w:sz w:val="18"/>
              </w:rPr>
            </w:pPr>
            <w:del w:id="2182" w:author="Greenblue" w:date="2024-09-10T11:30:00Z">
              <w:r w:rsidDel="0067767A">
                <w:rPr>
                  <w:sz w:val="18"/>
                </w:rPr>
                <w:delText>Character</w:delText>
              </w:r>
              <w:r w:rsidDel="0067767A">
                <w:rPr>
                  <w:spacing w:val="-1"/>
                  <w:sz w:val="18"/>
                </w:rPr>
                <w:delText xml:space="preserve"> </w:delText>
              </w:r>
              <w:r w:rsidDel="0067767A">
                <w:rPr>
                  <w:sz w:val="18"/>
                </w:rPr>
                <w:delText>set</w:delText>
              </w:r>
            </w:del>
          </w:p>
        </w:tc>
        <w:tc>
          <w:tcPr>
            <w:tcW w:w="6520" w:type="dxa"/>
            <w:shd w:val="clear" w:color="auto" w:fill="auto"/>
          </w:tcPr>
          <w:p w14:paraId="7D001DC2" w14:textId="40E4AA70" w:rsidR="0085261B" w:rsidDel="0067767A" w:rsidRDefault="0085261B">
            <w:pPr>
              <w:pStyle w:val="TableParagraph"/>
              <w:ind w:left="107" w:right="1219"/>
              <w:rPr>
                <w:del w:id="2183" w:author="Greenblue" w:date="2024-09-10T11:30:00Z"/>
                <w:sz w:val="18"/>
              </w:rPr>
            </w:pPr>
            <w:del w:id="2184" w:author="Greenblue" w:date="2024-09-10T11:30:00Z">
              <w:r w:rsidDel="0067767A">
                <w:rPr>
                  <w:sz w:val="18"/>
                </w:rPr>
                <w:delText>DPS_DeliveryInformation.deliveryFormat &gt;</w:delText>
              </w:r>
              <w:r w:rsidDel="0067767A">
                <w:rPr>
                  <w:spacing w:val="1"/>
                  <w:sz w:val="18"/>
                </w:rPr>
                <w:delText xml:space="preserve"> </w:delText>
              </w:r>
              <w:r w:rsidDel="0067767A">
                <w:rPr>
                  <w:sz w:val="18"/>
                </w:rPr>
                <w:delText>DPS_DeliveryFormat.characterSet</w:delText>
              </w:r>
              <w:r w:rsidDel="0067767A">
                <w:rPr>
                  <w:spacing w:val="-7"/>
                  <w:sz w:val="18"/>
                </w:rPr>
                <w:delText xml:space="preserve"> </w:delText>
              </w:r>
              <w:r w:rsidDel="0067767A">
                <w:rPr>
                  <w:sz w:val="18"/>
                </w:rPr>
                <w:delText>&gt;</w:delText>
              </w:r>
              <w:r w:rsidDel="0067767A">
                <w:rPr>
                  <w:spacing w:val="-7"/>
                  <w:sz w:val="18"/>
                </w:rPr>
                <w:delText xml:space="preserve"> </w:delText>
              </w:r>
              <w:r w:rsidDel="0067767A">
                <w:rPr>
                  <w:sz w:val="18"/>
                </w:rPr>
                <w:delText>MD_CharacterSetCode</w:delText>
              </w:r>
            </w:del>
          </w:p>
        </w:tc>
        <w:tc>
          <w:tcPr>
            <w:tcW w:w="1134" w:type="dxa"/>
            <w:shd w:val="clear" w:color="auto" w:fill="auto"/>
          </w:tcPr>
          <w:p w14:paraId="08829131" w14:textId="1F6B67FA" w:rsidR="0085261B" w:rsidDel="0067767A" w:rsidRDefault="0085261B">
            <w:pPr>
              <w:pStyle w:val="TableParagraph"/>
              <w:ind w:left="107"/>
              <w:rPr>
                <w:del w:id="2185" w:author="Greenblue" w:date="2024-09-10T11:30:00Z"/>
                <w:sz w:val="18"/>
              </w:rPr>
            </w:pPr>
            <w:del w:id="2186" w:author="Greenblue" w:date="2024-09-10T11:30:00Z">
              <w:r w:rsidDel="0067767A">
                <w:rPr>
                  <w:sz w:val="18"/>
                </w:rPr>
                <w:delText>004 –</w:delText>
              </w:r>
              <w:r w:rsidDel="0067767A">
                <w:rPr>
                  <w:spacing w:val="-2"/>
                  <w:sz w:val="18"/>
                </w:rPr>
                <w:delText xml:space="preserve"> </w:delText>
              </w:r>
              <w:r w:rsidDel="0067767A">
                <w:rPr>
                  <w:sz w:val="18"/>
                </w:rPr>
                <w:delText>utf</w:delText>
              </w:r>
            </w:del>
            <w:del w:id="2187" w:author="Greenblue" w:date="2024-09-10T11:29:00Z">
              <w:r w:rsidDel="0067767A">
                <w:rPr>
                  <w:sz w:val="18"/>
                </w:rPr>
                <w:delText>8</w:delText>
              </w:r>
            </w:del>
          </w:p>
        </w:tc>
      </w:tr>
    </w:tbl>
    <w:p w14:paraId="6458F76A" w14:textId="7BF5DC11" w:rsidR="00743C1A" w:rsidRDefault="00D07E87" w:rsidP="00D3046D">
      <w:pPr>
        <w:spacing w:before="240"/>
      </w:pPr>
      <w:r>
        <w:t>* GML is an XML encoding for the transport and storage of geographic information, including both the</w:t>
      </w:r>
      <w:r>
        <w:rPr>
          <w:spacing w:val="1"/>
        </w:rPr>
        <w:t xml:space="preserve"> </w:t>
      </w:r>
      <w:r>
        <w:t>geometry</w:t>
      </w:r>
      <w:r>
        <w:rPr>
          <w:spacing w:val="-13"/>
        </w:rPr>
        <w:t xml:space="preserve"> </w:t>
      </w:r>
      <w:r>
        <w:t>and</w:t>
      </w:r>
      <w:r>
        <w:rPr>
          <w:spacing w:val="-7"/>
        </w:rPr>
        <w:t xml:space="preserve"> </w:t>
      </w:r>
      <w:r>
        <w:t>the</w:t>
      </w:r>
      <w:r>
        <w:rPr>
          <w:spacing w:val="-7"/>
        </w:rPr>
        <w:t xml:space="preserve"> </w:t>
      </w:r>
      <w:r>
        <w:t>properties</w:t>
      </w:r>
      <w:r>
        <w:rPr>
          <w:spacing w:val="-6"/>
        </w:rPr>
        <w:t xml:space="preserve"> </w:t>
      </w:r>
      <w:r>
        <w:t>of</w:t>
      </w:r>
      <w:r>
        <w:rPr>
          <w:spacing w:val="-5"/>
        </w:rPr>
        <w:t xml:space="preserve"> </w:t>
      </w:r>
      <w:r>
        <w:t>geographic</w:t>
      </w:r>
      <w:r>
        <w:rPr>
          <w:spacing w:val="-6"/>
        </w:rPr>
        <w:t xml:space="preserve"> </w:t>
      </w:r>
      <w:r>
        <w:t>features,</w:t>
      </w:r>
      <w:r>
        <w:rPr>
          <w:spacing w:val="-7"/>
        </w:rPr>
        <w:t xml:space="preserve"> </w:t>
      </w:r>
      <w:r>
        <w:t>between</w:t>
      </w:r>
      <w:r>
        <w:rPr>
          <w:spacing w:val="-7"/>
        </w:rPr>
        <w:t xml:space="preserve"> </w:t>
      </w:r>
      <w:r>
        <w:t>distributed</w:t>
      </w:r>
      <w:r>
        <w:rPr>
          <w:spacing w:val="-6"/>
        </w:rPr>
        <w:t xml:space="preserve"> </w:t>
      </w:r>
      <w:r>
        <w:t>systems.</w:t>
      </w:r>
      <w:r>
        <w:rPr>
          <w:spacing w:val="-9"/>
        </w:rPr>
        <w:t xml:space="preserve"> </w:t>
      </w:r>
      <w:r>
        <w:t>The</w:t>
      </w:r>
      <w:r>
        <w:rPr>
          <w:spacing w:val="-7"/>
        </w:rPr>
        <w:t xml:space="preserve"> </w:t>
      </w:r>
      <w:r>
        <w:t>XML</w:t>
      </w:r>
      <w:r>
        <w:rPr>
          <w:spacing w:val="-7"/>
        </w:rPr>
        <w:t xml:space="preserve"> </w:t>
      </w:r>
      <w:r>
        <w:t>Schema</w:t>
      </w:r>
      <w:r>
        <w:rPr>
          <w:spacing w:val="-9"/>
        </w:rPr>
        <w:t xml:space="preserve"> </w:t>
      </w:r>
      <w:r>
        <w:t>for</w:t>
      </w:r>
      <w:r>
        <w:rPr>
          <w:spacing w:val="-53"/>
        </w:rPr>
        <w:t xml:space="preserve"> </w:t>
      </w:r>
      <w:r>
        <w:t>the GML</w:t>
      </w:r>
      <w:r>
        <w:rPr>
          <w:spacing w:val="1"/>
        </w:rPr>
        <w:t xml:space="preserve"> </w:t>
      </w:r>
      <w:r>
        <w:t>Application</w:t>
      </w:r>
      <w:r>
        <w:rPr>
          <w:spacing w:val="1"/>
        </w:rPr>
        <w:t xml:space="preserve"> </w:t>
      </w:r>
      <w:r>
        <w:t>Schema is</w:t>
      </w:r>
      <w:r>
        <w:rPr>
          <w:spacing w:val="1"/>
        </w:rPr>
        <w:t xml:space="preserve"> </w:t>
      </w:r>
      <w:r>
        <w:t>provided</w:t>
      </w:r>
      <w:r>
        <w:rPr>
          <w:spacing w:val="1"/>
        </w:rPr>
        <w:t xml:space="preserve"> </w:t>
      </w:r>
      <w:r>
        <w:t>in a</w:t>
      </w:r>
      <w:r>
        <w:rPr>
          <w:spacing w:val="1"/>
        </w:rPr>
        <w:t xml:space="preserve"> </w:t>
      </w:r>
      <w:r>
        <w:t>Schema document S128.xsd</w:t>
      </w:r>
      <w:r>
        <w:rPr>
          <w:spacing w:val="1"/>
        </w:rPr>
        <w:t xml:space="preserve"> </w:t>
      </w:r>
      <w:r>
        <w:t>which</w:t>
      </w:r>
      <w:r>
        <w:rPr>
          <w:spacing w:val="1"/>
        </w:rPr>
        <w:t xml:space="preserve"> </w:t>
      </w:r>
      <w:r>
        <w:t>imports</w:t>
      </w:r>
      <w:r>
        <w:rPr>
          <w:spacing w:val="1"/>
        </w:rPr>
        <w:t xml:space="preserve"> </w:t>
      </w:r>
      <w:r>
        <w:t>other</w:t>
      </w:r>
      <w:r>
        <w:rPr>
          <w:spacing w:val="1"/>
        </w:rPr>
        <w:t xml:space="preserve"> </w:t>
      </w:r>
      <w:r>
        <w:t>Schema(s)</w:t>
      </w:r>
      <w:r>
        <w:rPr>
          <w:spacing w:val="1"/>
        </w:rPr>
        <w:t xml:space="preserve"> </w:t>
      </w:r>
      <w:r>
        <w:t>defining</w:t>
      </w:r>
      <w:r>
        <w:rPr>
          <w:spacing w:val="1"/>
        </w:rPr>
        <w:t xml:space="preserve"> </w:t>
      </w:r>
      <w:r>
        <w:t>common</w:t>
      </w:r>
      <w:r>
        <w:rPr>
          <w:spacing w:val="1"/>
        </w:rPr>
        <w:t xml:space="preserve"> </w:t>
      </w:r>
      <w:r>
        <w:t>types.</w:t>
      </w:r>
      <w:r>
        <w:rPr>
          <w:spacing w:val="1"/>
        </w:rPr>
        <w:t xml:space="preserve"> </w:t>
      </w:r>
      <w:r>
        <w:t>(All</w:t>
      </w:r>
      <w:r>
        <w:rPr>
          <w:spacing w:val="1"/>
        </w:rPr>
        <w:t xml:space="preserve"> </w:t>
      </w:r>
      <w:r>
        <w:t>files</w:t>
      </w:r>
      <w:r>
        <w:rPr>
          <w:spacing w:val="1"/>
        </w:rPr>
        <w:t xml:space="preserve"> </w:t>
      </w:r>
      <w:r>
        <w:t>are</w:t>
      </w:r>
      <w:r>
        <w:rPr>
          <w:spacing w:val="1"/>
        </w:rPr>
        <w:t xml:space="preserve"> </w:t>
      </w:r>
      <w:r>
        <w:t>available</w:t>
      </w:r>
      <w:r>
        <w:rPr>
          <w:spacing w:val="1"/>
        </w:rPr>
        <w:t xml:space="preserve"> </w:t>
      </w:r>
      <w:r>
        <w:t>on</w:t>
      </w:r>
      <w:r>
        <w:rPr>
          <w:spacing w:val="1"/>
        </w:rPr>
        <w:t xml:space="preserve"> </w:t>
      </w:r>
      <w:r>
        <w:t>the</w:t>
      </w:r>
      <w:r>
        <w:rPr>
          <w:spacing w:val="1"/>
        </w:rPr>
        <w:t xml:space="preserve"> </w:t>
      </w:r>
      <w:r>
        <w:t>S-100</w:t>
      </w:r>
      <w:r>
        <w:rPr>
          <w:spacing w:val="1"/>
        </w:rPr>
        <w:t xml:space="preserve"> </w:t>
      </w:r>
      <w:r>
        <w:t>distribution</w:t>
      </w:r>
      <w:r>
        <w:rPr>
          <w:spacing w:val="1"/>
        </w:rPr>
        <w:t xml:space="preserve"> </w:t>
      </w:r>
      <w:r>
        <w:t>site</w:t>
      </w:r>
      <w:r>
        <w:rPr>
          <w:color w:val="0000FF"/>
          <w:spacing w:val="1"/>
        </w:rPr>
        <w:t xml:space="preserve"> </w:t>
      </w:r>
      <w:hyperlink r:id="rId39">
        <w:r>
          <w:rPr>
            <w:color w:val="0000FF"/>
            <w:u w:val="single" w:color="0000FF"/>
          </w:rPr>
          <w:t>https://github.com/IHO-S100WG</w:t>
        </w:r>
      </w:hyperlink>
      <w:r>
        <w:t>). Feature instance shall validate against S128.xsd and conform to all</w:t>
      </w:r>
      <w:r>
        <w:rPr>
          <w:spacing w:val="1"/>
        </w:rPr>
        <w:t xml:space="preserve"> </w:t>
      </w:r>
      <w:r>
        <w:t>other requirements specified in this data Product Specification including all constraints not captured in</w:t>
      </w:r>
      <w:r>
        <w:rPr>
          <w:spacing w:val="1"/>
        </w:rPr>
        <w:t xml:space="preserve"> </w:t>
      </w:r>
      <w:r>
        <w:t>the</w:t>
      </w:r>
      <w:r>
        <w:rPr>
          <w:spacing w:val="-2"/>
        </w:rPr>
        <w:t xml:space="preserve"> </w:t>
      </w:r>
      <w:r>
        <w:t>XML</w:t>
      </w:r>
      <w:r>
        <w:rPr>
          <w:spacing w:val="1"/>
        </w:rPr>
        <w:t xml:space="preserve"> </w:t>
      </w:r>
      <w:r>
        <w:t>Schema</w:t>
      </w:r>
      <w:r>
        <w:rPr>
          <w:spacing w:val="-1"/>
        </w:rPr>
        <w:t xml:space="preserve"> </w:t>
      </w:r>
      <w:r>
        <w:t>document.</w:t>
      </w:r>
    </w:p>
    <w:p w14:paraId="7F48108C" w14:textId="16FE9A84" w:rsidR="00D07E87" w:rsidRDefault="00D07E87" w:rsidP="00D07E87">
      <w:pPr>
        <w:pStyle w:val="Heading3"/>
        <w:ind w:left="8292" w:right="200" w:hanging="8092"/>
        <w:rPr>
          <w:lang w:eastAsia="en-US"/>
        </w:rPr>
      </w:pPr>
      <w:bookmarkStart w:id="2188" w:name="_Toc152232590"/>
      <w:bookmarkStart w:id="2189" w:name="_Toc170717268"/>
      <w:r w:rsidRPr="008233BF">
        <w:rPr>
          <w:lang w:eastAsia="en-US"/>
        </w:rPr>
        <w:t>Data</w:t>
      </w:r>
      <w:r>
        <w:rPr>
          <w:lang w:eastAsia="en-US"/>
        </w:rPr>
        <w:t>s</w:t>
      </w:r>
      <w:r w:rsidRPr="008233BF">
        <w:rPr>
          <w:lang w:eastAsia="en-US"/>
        </w:rPr>
        <w:t>et</w:t>
      </w:r>
      <w:del w:id="2190" w:author="USER" w:date="2024-03-22T18:46:00Z">
        <w:r w:rsidRPr="008233BF" w:rsidDel="0032631A">
          <w:rPr>
            <w:lang w:eastAsia="en-US"/>
          </w:rPr>
          <w:delText>s</w:delText>
        </w:r>
      </w:del>
      <w:r>
        <w:rPr>
          <w:lang w:eastAsia="en-US"/>
        </w:rPr>
        <w:t xml:space="preserve"> </w:t>
      </w:r>
      <w:r w:rsidR="00D3046D">
        <w:rPr>
          <w:lang w:eastAsia="en-US"/>
        </w:rPr>
        <w:t xml:space="preserve"> loading</w:t>
      </w:r>
      <w:bookmarkEnd w:id="2188"/>
      <w:bookmarkEnd w:id="2189"/>
    </w:p>
    <w:p w14:paraId="261ABA37" w14:textId="0045C4AB" w:rsidR="00D3046D" w:rsidRPr="00D3046D" w:rsidRDefault="00D3046D" w:rsidP="00D3046D">
      <w:pPr>
        <w:rPr>
          <w:lang w:eastAsia="en-US"/>
        </w:rPr>
      </w:pPr>
      <w:r w:rsidRPr="00D3046D">
        <w:rPr>
          <w:lang w:eastAsia="en-US"/>
        </w:rPr>
        <w:t xml:space="preserve">Datasets must always be loaded in the order of base dataset first, then update datasets in the corrected sequential order. Systems are not to load updates out of order, for example if update 1-5 is present and update </w:t>
      </w:r>
      <w:del w:id="2191" w:author="USER" w:date="2024-03-22T18:47:00Z">
        <w:r w:rsidRPr="00D3046D" w:rsidDel="0032631A">
          <w:rPr>
            <w:lang w:eastAsia="en-US"/>
          </w:rPr>
          <w:delText>1-</w:delText>
        </w:r>
      </w:del>
      <w:r w:rsidRPr="00D3046D">
        <w:rPr>
          <w:lang w:eastAsia="en-US"/>
        </w:rPr>
        <w:t xml:space="preserve">6 is missing, update </w:t>
      </w:r>
      <w:del w:id="2192" w:author="USER" w:date="2024-03-22T18:47:00Z">
        <w:r w:rsidRPr="00D3046D" w:rsidDel="0032631A">
          <w:rPr>
            <w:lang w:eastAsia="en-US"/>
          </w:rPr>
          <w:delText>1-</w:delText>
        </w:r>
      </w:del>
      <w:r w:rsidRPr="00D3046D">
        <w:rPr>
          <w:lang w:eastAsia="en-US"/>
        </w:rPr>
        <w:t>7 must not be loaded.</w:t>
      </w:r>
    </w:p>
    <w:p w14:paraId="4BCF581E" w14:textId="5D239721" w:rsidR="00D3046D" w:rsidRDefault="00D3046D" w:rsidP="00D3046D">
      <w:pPr>
        <w:pStyle w:val="Heading3"/>
        <w:ind w:left="8292" w:right="200" w:hanging="8092"/>
        <w:rPr>
          <w:lang w:eastAsia="en-US"/>
        </w:rPr>
      </w:pPr>
      <w:bookmarkStart w:id="2193" w:name="_Toc152232591"/>
      <w:bookmarkStart w:id="2194" w:name="_Toc170717269"/>
      <w:r>
        <w:rPr>
          <w:lang w:eastAsia="en-US"/>
        </w:rPr>
        <w:t>New Editions</w:t>
      </w:r>
      <w:bookmarkEnd w:id="2193"/>
      <w:bookmarkEnd w:id="2194"/>
    </w:p>
    <w:p w14:paraId="3679B5D5" w14:textId="7328B069" w:rsidR="00D3046D" w:rsidRDefault="00D3046D" w:rsidP="00D3046D">
      <w:pPr>
        <w:rPr>
          <w:ins w:id="2195" w:author="USER" w:date="2024-03-27T16:18:00Z"/>
          <w:lang w:eastAsia="en-US"/>
        </w:rPr>
      </w:pPr>
      <w:r w:rsidRPr="00D3046D">
        <w:rPr>
          <w:lang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B90CDF" w:rsidRDefault="00B90CDF" w:rsidP="00B90CDF">
      <w:pPr>
        <w:pStyle w:val="Heading3"/>
        <w:ind w:left="8292" w:right="200" w:hanging="8092"/>
        <w:rPr>
          <w:ins w:id="2196" w:author="USER" w:date="2024-03-27T16:18:00Z"/>
        </w:rPr>
      </w:pPr>
      <w:bookmarkStart w:id="2197" w:name="_Toc170717270"/>
      <w:ins w:id="2198" w:author="USER" w:date="2024-03-27T16:19:00Z">
        <w:r>
          <w:t>Update</w:t>
        </w:r>
      </w:ins>
      <w:bookmarkEnd w:id="2197"/>
    </w:p>
    <w:p w14:paraId="14896B9D" w14:textId="3959126E" w:rsidR="00975884" w:rsidRDefault="00143D25" w:rsidP="00743C1A">
      <w:pPr>
        <w:rPr>
          <w:ins w:id="2199" w:author="USER" w:date="2024-03-27T17:10:00Z"/>
        </w:rPr>
      </w:pPr>
      <w:ins w:id="2200" w:author="USER" w:date="2024-03-27T17:10:00Z">
        <w:r w:rsidRPr="00143D25">
          <w:t>When an update to a dataset is received by the system it must add new features or replace definitions but it’s not possible to delete features. For full details of the updating procedure please refer to S-100 edition 5.2 part 10.b 11.5 Updating.</w:t>
        </w:r>
      </w:ins>
    </w:p>
    <w:p w14:paraId="56CB8D91" w14:textId="4F701430" w:rsidR="00143D25" w:rsidRPr="00143D25" w:rsidRDefault="00143D25" w:rsidP="00143D25">
      <w:pPr>
        <w:rPr>
          <w:ins w:id="2201" w:author="USER" w:date="2024-03-27T17:10:00Z"/>
          <w:rFonts w:eastAsiaTheme="minorEastAsia"/>
        </w:rPr>
      </w:pPr>
      <w:ins w:id="2202" w:author="USER" w:date="2024-03-27T17:10:00Z">
        <w:r w:rsidRPr="00143D25">
          <w:rPr>
            <w:rFonts w:eastAsiaTheme="minorEastAsia"/>
          </w:rPr>
          <w:t>Data servers can create a single S-128 catalogue per S-100 product type, e.g. an S-128 for S-101 and an S-128 for S-102, or a mixed S-128 catalogue file with multiple products. When an S-128 is created for one product type, the S-128 should not alter the revision status of the other products in the ECDIS.</w:t>
        </w:r>
      </w:ins>
    </w:p>
    <w:p w14:paraId="2924D10A" w14:textId="5A02C80B" w:rsidR="00143D25" w:rsidRPr="00143D25" w:rsidRDefault="00143D25" w:rsidP="00143D25">
      <w:pPr>
        <w:rPr>
          <w:rFonts w:eastAsiaTheme="minorEastAsia"/>
        </w:rPr>
      </w:pPr>
      <w:ins w:id="2203" w:author="USER" w:date="2024-03-27T17:10:00Z">
        <w:r w:rsidRPr="00143D25">
          <w:rPr>
            <w:rFonts w:eastAsiaTheme="minorEastAsia"/>
          </w:rPr>
          <w:t>Not every S-100 Exchange set will contain an S-128 file. If an S-128 file has not been received and updated within 4 weeks of the last S-128 file loaded, the ECDIS update status of all products must be set to ‘Not Up To Date’.</w:t>
        </w:r>
      </w:ins>
    </w:p>
    <w:p w14:paraId="3368EE90" w14:textId="77777777" w:rsidR="00E83228" w:rsidRDefault="00E83228" w:rsidP="00666E30">
      <w:pPr>
        <w:pStyle w:val="Heading2"/>
        <w:rPr>
          <w:lang w:eastAsia="en-US"/>
        </w:rPr>
      </w:pPr>
      <w:bookmarkStart w:id="2204" w:name="_Toc152232592"/>
      <w:bookmarkStart w:id="2205" w:name="_Toc170717271"/>
      <w:r>
        <w:rPr>
          <w:lang w:eastAsia="en-US"/>
        </w:rPr>
        <w:t>Dataset</w:t>
      </w:r>
      <w:bookmarkEnd w:id="2204"/>
      <w:bookmarkEnd w:id="2205"/>
    </w:p>
    <w:p w14:paraId="5B94D17E" w14:textId="77777777" w:rsidR="00183503" w:rsidRDefault="00183503" w:rsidP="00A44EE6">
      <w:pPr>
        <w:pStyle w:val="Heading3"/>
        <w:ind w:left="8292" w:right="200" w:hanging="8092"/>
        <w:rPr>
          <w:lang w:eastAsia="en-US"/>
        </w:rPr>
      </w:pPr>
      <w:bookmarkStart w:id="2206" w:name="_Toc225648341"/>
      <w:bookmarkStart w:id="2207" w:name="_Toc225648342"/>
      <w:bookmarkStart w:id="2208" w:name="_Toc152232593"/>
      <w:bookmarkStart w:id="2209" w:name="_Toc170717272"/>
      <w:r w:rsidRPr="008233BF">
        <w:rPr>
          <w:lang w:eastAsia="en-US"/>
        </w:rPr>
        <w:t>Data</w:t>
      </w:r>
      <w:r w:rsidR="00064E25">
        <w:rPr>
          <w:lang w:eastAsia="en-US"/>
        </w:rPr>
        <w:t>s</w:t>
      </w:r>
      <w:r w:rsidRPr="008233BF">
        <w:rPr>
          <w:lang w:eastAsia="en-US"/>
        </w:rPr>
        <w:t>ets</w:t>
      </w:r>
      <w:bookmarkEnd w:id="2206"/>
      <w:bookmarkEnd w:id="2207"/>
      <w:bookmarkEnd w:id="2208"/>
      <w:bookmarkEnd w:id="2209"/>
      <w:r>
        <w:rPr>
          <w:lang w:eastAsia="en-US"/>
        </w:rPr>
        <w:t xml:space="preserve"> </w:t>
      </w:r>
    </w:p>
    <w:p w14:paraId="17AC53D5" w14:textId="7F8DF294" w:rsidR="009629AC" w:rsidRDefault="001130BF" w:rsidP="001130BF">
      <w:pPr>
        <w:rPr>
          <w:lang w:eastAsia="en-US"/>
        </w:rPr>
      </w:pPr>
      <w:r w:rsidRPr="001130BF">
        <w:rPr>
          <w:lang w:eastAsia="en-US"/>
        </w:rPr>
        <w:t xml:space="preserve">A dataset is a grouping of features, attributes, geometry, and metadata which comprises a specific coverage. The types of CNP datasets produces and contained within an Exchange Set are listed in </w:t>
      </w:r>
      <w:r w:rsidR="00994AEA">
        <w:rPr>
          <w:lang w:eastAsia="en-US"/>
        </w:rPr>
        <w:fldChar w:fldCharType="begin"/>
      </w:r>
      <w:r w:rsidR="00994AEA">
        <w:rPr>
          <w:lang w:eastAsia="en-US"/>
        </w:rPr>
        <w:instrText xml:space="preserve"> REF _Ref148215660 </w:instrText>
      </w:r>
      <w:r w:rsidR="00994AEA">
        <w:rPr>
          <w:lang w:eastAsia="en-US"/>
        </w:rPr>
        <w:fldChar w:fldCharType="separate"/>
      </w:r>
      <w:ins w:id="2210" w:author="Viestintävirasto" w:date="2024-12-13T14:15:00Z">
        <w:r w:rsidR="00A83023">
          <w:t xml:space="preserve">Table </w:t>
        </w:r>
        <w:r w:rsidR="00A83023">
          <w:rPr>
            <w:noProof/>
          </w:rPr>
          <w:t>11</w:t>
        </w:r>
        <w:r w:rsidR="00A83023">
          <w:noBreakHyphen/>
        </w:r>
        <w:r w:rsidR="00A83023">
          <w:rPr>
            <w:noProof/>
          </w:rPr>
          <w:t>1</w:t>
        </w:r>
      </w:ins>
      <w:del w:id="2211" w:author="Viestintävirasto" w:date="2024-12-13T14:15:00Z">
        <w:r w:rsidR="00DF7FD4" w:rsidDel="00A83023">
          <w:delText xml:space="preserve">Table </w:delText>
        </w:r>
        <w:r w:rsidR="00DF7FD4" w:rsidDel="00A83023">
          <w:rPr>
            <w:noProof/>
          </w:rPr>
          <w:delText>11</w:delText>
        </w:r>
        <w:r w:rsidR="00DF7FD4" w:rsidDel="00A83023">
          <w:noBreakHyphen/>
        </w:r>
        <w:r w:rsidR="00DF7FD4" w:rsidDel="00A83023">
          <w:rPr>
            <w:noProof/>
          </w:rPr>
          <w:delText>2</w:delText>
        </w:r>
      </w:del>
      <w:r w:rsidR="00994AEA">
        <w:rPr>
          <w:lang w:eastAsia="en-US"/>
        </w:rPr>
        <w:fldChar w:fldCharType="end"/>
      </w:r>
      <w:r w:rsidRPr="001130BF">
        <w:rPr>
          <w:lang w:eastAsia="en-US"/>
        </w:rPr>
        <w:t xml:space="preserve"> below:</w:t>
      </w:r>
    </w:p>
    <w:p w14:paraId="1CD57040" w14:textId="3A31E153" w:rsidR="009629AC" w:rsidRDefault="009629AC" w:rsidP="009629AC">
      <w:pPr>
        <w:pStyle w:val="Caption"/>
        <w:keepNext/>
        <w:jc w:val="center"/>
      </w:pPr>
      <w:bookmarkStart w:id="2212" w:name="_Ref148215660"/>
      <w:r>
        <w:t xml:space="preserve">Table </w:t>
      </w:r>
      <w:r w:rsidR="009C424C">
        <w:fldChar w:fldCharType="begin"/>
      </w:r>
      <w:r w:rsidR="009C424C">
        <w:instrText xml:space="preserve"> STYLEREF 1 \s </w:instrText>
      </w:r>
      <w:r w:rsidR="009C424C">
        <w:fldChar w:fldCharType="separate"/>
      </w:r>
      <w:r w:rsidR="00A83023">
        <w:rPr>
          <w:noProof/>
        </w:rPr>
        <w:t>11</w:t>
      </w:r>
      <w:r w:rsidR="009C424C">
        <w:rPr>
          <w:noProof/>
        </w:rPr>
        <w:fldChar w:fldCharType="end"/>
      </w:r>
      <w:r>
        <w:noBreakHyphen/>
      </w:r>
      <w:r w:rsidR="009C424C">
        <w:fldChar w:fldCharType="begin"/>
      </w:r>
      <w:r w:rsidR="009C424C">
        <w:instrText xml:space="preserve"> SEQ Table \* ARABIC \s 1 </w:instrText>
      </w:r>
      <w:r w:rsidR="009C424C">
        <w:fldChar w:fldCharType="separate"/>
      </w:r>
      <w:ins w:id="2213" w:author="Viestintävirasto" w:date="2024-12-13T14:15:00Z">
        <w:r w:rsidR="00A83023">
          <w:rPr>
            <w:noProof/>
          </w:rPr>
          <w:t>1</w:t>
        </w:r>
      </w:ins>
      <w:del w:id="2214" w:author="Viestintävirasto" w:date="2024-12-13T14:15:00Z">
        <w:r w:rsidR="00DF7FD4" w:rsidDel="00A83023">
          <w:rPr>
            <w:noProof/>
          </w:rPr>
          <w:delText>2</w:delText>
        </w:r>
      </w:del>
      <w:r w:rsidR="009C424C">
        <w:rPr>
          <w:noProof/>
        </w:rPr>
        <w:fldChar w:fldCharType="end"/>
      </w:r>
      <w:bookmarkEnd w:id="2212"/>
      <w:r>
        <w:t xml:space="preserve"> 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14:paraId="5EFC337A" w14:textId="77777777">
        <w:trPr>
          <w:trHeight w:val="326"/>
        </w:trPr>
        <w:tc>
          <w:tcPr>
            <w:tcW w:w="3056" w:type="dxa"/>
            <w:shd w:val="clear" w:color="auto" w:fill="D9D9D9"/>
          </w:tcPr>
          <w:p w14:paraId="6E3EB505" w14:textId="77777777" w:rsidR="009629AC" w:rsidRDefault="009629AC">
            <w:pPr>
              <w:pStyle w:val="TableParagraph"/>
              <w:spacing w:before="54"/>
              <w:ind w:left="107"/>
              <w:rPr>
                <w:b/>
                <w:sz w:val="18"/>
              </w:rPr>
            </w:pPr>
            <w:r>
              <w:rPr>
                <w:b/>
                <w:sz w:val="18"/>
              </w:rPr>
              <w:t>Dataset</w:t>
            </w:r>
          </w:p>
        </w:tc>
        <w:tc>
          <w:tcPr>
            <w:tcW w:w="6160" w:type="dxa"/>
            <w:shd w:val="clear" w:color="auto" w:fill="D9D9D9"/>
          </w:tcPr>
          <w:p w14:paraId="76B37E2B" w14:textId="77777777" w:rsidR="009629AC" w:rsidRDefault="009629AC">
            <w:pPr>
              <w:pStyle w:val="TableParagraph"/>
              <w:spacing w:before="54"/>
              <w:ind w:left="107"/>
              <w:rPr>
                <w:b/>
                <w:sz w:val="18"/>
              </w:rPr>
            </w:pPr>
            <w:r>
              <w:rPr>
                <w:b/>
                <w:sz w:val="18"/>
              </w:rPr>
              <w:t>Explanations</w:t>
            </w:r>
          </w:p>
        </w:tc>
      </w:tr>
      <w:tr w:rsidR="00BB6AB0" w14:paraId="529C68DA" w14:textId="77777777" w:rsidTr="00FE1F96">
        <w:trPr>
          <w:trHeight w:val="328"/>
        </w:trPr>
        <w:tc>
          <w:tcPr>
            <w:tcW w:w="3056" w:type="dxa"/>
            <w:shd w:val="clear" w:color="auto" w:fill="auto"/>
          </w:tcPr>
          <w:p w14:paraId="0C4FB2E7" w14:textId="77777777" w:rsidR="009629AC" w:rsidRDefault="009629AC">
            <w:pPr>
              <w:pStyle w:val="TableParagraph"/>
              <w:ind w:left="107"/>
              <w:rPr>
                <w:sz w:val="18"/>
              </w:rPr>
            </w:pPr>
            <w:r>
              <w:rPr>
                <w:sz w:val="18"/>
              </w:rPr>
              <w:t>New</w:t>
            </w:r>
            <w:r>
              <w:rPr>
                <w:spacing w:val="-5"/>
                <w:sz w:val="18"/>
              </w:rPr>
              <w:t xml:space="preserve"> </w:t>
            </w:r>
            <w:r>
              <w:rPr>
                <w:sz w:val="18"/>
              </w:rPr>
              <w:t>dataset</w:t>
            </w:r>
            <w:r>
              <w:rPr>
                <w:spacing w:val="-2"/>
                <w:sz w:val="18"/>
              </w:rPr>
              <w:t xml:space="preserve"> </w:t>
            </w:r>
            <w:r>
              <w:rPr>
                <w:sz w:val="18"/>
              </w:rPr>
              <w:t>(base</w:t>
            </w:r>
            <w:r>
              <w:rPr>
                <w:spacing w:val="-2"/>
                <w:sz w:val="18"/>
              </w:rPr>
              <w:t xml:space="preserve"> </w:t>
            </w:r>
            <w:r>
              <w:rPr>
                <w:sz w:val="18"/>
              </w:rPr>
              <w:t>dataset)</w:t>
            </w:r>
            <w:del w:id="2215" w:author="USER" w:date="2024-03-27T17:12:00Z">
              <w:r w:rsidDel="00143D25">
                <w:rPr>
                  <w:sz w:val="18"/>
                </w:rPr>
                <w:delText>:</w:delText>
              </w:r>
            </w:del>
          </w:p>
        </w:tc>
        <w:tc>
          <w:tcPr>
            <w:tcW w:w="6160" w:type="dxa"/>
            <w:shd w:val="clear" w:color="auto" w:fill="auto"/>
          </w:tcPr>
          <w:p w14:paraId="688F0AC0" w14:textId="218C4FED" w:rsidR="00413C9B" w:rsidRDefault="00BB1DC2" w:rsidP="00413C9B">
            <w:pPr>
              <w:pStyle w:val="TableParagraph"/>
              <w:ind w:left="107"/>
              <w:rPr>
                <w:sz w:val="18"/>
              </w:rPr>
            </w:pPr>
            <w:ins w:id="2216" w:author="Greenblue" w:date="2024-10-10T10:36:00Z">
              <w:r w:rsidRPr="00BB1DC2">
                <w:rPr>
                  <w:rFonts w:eastAsia="MS Mincho"/>
                  <w:color w:val="000000"/>
                  <w:sz w:val="18"/>
                  <w:szCs w:val="18"/>
                  <w:shd w:val="clear" w:color="auto" w:fill="FFFFFF"/>
                  <w:lang w:eastAsia="ko-KR"/>
                </w:rPr>
                <w:t>No data has previously been produced for this area</w:t>
              </w:r>
              <w:r w:rsidRPr="00BB1DC2">
                <w:rPr>
                  <w:rFonts w:eastAsia="MS Mincho"/>
                  <w:b/>
                  <w:bCs/>
                  <w:color w:val="000000"/>
                  <w:sz w:val="18"/>
                  <w:szCs w:val="18"/>
                  <w:shd w:val="clear" w:color="auto" w:fill="FFFFFF"/>
                  <w:lang w:eastAsia="ko-KR"/>
                </w:rPr>
                <w:t> </w:t>
              </w:r>
              <w:r w:rsidRPr="00413C9B">
                <w:rPr>
                  <w:rFonts w:eastAsia="MS Mincho"/>
                  <w:bCs/>
                  <w:color w:val="000000"/>
                  <w:sz w:val="18"/>
                  <w:szCs w:val="18"/>
                  <w:shd w:val="clear" w:color="auto" w:fill="FFFFFF"/>
                  <w:lang w:eastAsia="ko-KR"/>
                </w:rPr>
                <w:t>or there is a significant change from the existing, for example, coverage or extent.</w:t>
              </w:r>
            </w:ins>
            <w:del w:id="2217" w:author="Greenblue" w:date="2024-10-10T10:36:00Z">
              <w:r w:rsidR="009629AC" w:rsidDel="00BB1DC2">
                <w:rPr>
                  <w:sz w:val="18"/>
                </w:rPr>
                <w:delText>Data</w:delText>
              </w:r>
              <w:r w:rsidR="009629AC" w:rsidDel="00BB1DC2">
                <w:rPr>
                  <w:spacing w:val="-3"/>
                  <w:sz w:val="18"/>
                </w:rPr>
                <w:delText xml:space="preserve"> </w:delText>
              </w:r>
              <w:r w:rsidR="009629AC" w:rsidDel="00BB1DC2">
                <w:rPr>
                  <w:sz w:val="18"/>
                </w:rPr>
                <w:delText>for</w:delText>
              </w:r>
              <w:r w:rsidR="009629AC" w:rsidDel="00BB1DC2">
                <w:rPr>
                  <w:spacing w:val="-4"/>
                  <w:sz w:val="18"/>
                </w:rPr>
                <w:delText xml:space="preserve"> </w:delText>
              </w:r>
              <w:r w:rsidR="009629AC" w:rsidDel="00BB1DC2">
                <w:rPr>
                  <w:sz w:val="18"/>
                </w:rPr>
                <w:delText>an</w:delText>
              </w:r>
              <w:r w:rsidR="009629AC" w:rsidDel="00BB1DC2">
                <w:rPr>
                  <w:spacing w:val="-3"/>
                  <w:sz w:val="18"/>
                </w:rPr>
                <w:delText xml:space="preserve"> </w:delText>
              </w:r>
              <w:r w:rsidR="009629AC" w:rsidDel="00BB1DC2">
                <w:rPr>
                  <w:sz w:val="18"/>
                </w:rPr>
                <w:delText>area</w:delText>
              </w:r>
              <w:r w:rsidR="009629AC" w:rsidDel="00BB1DC2">
                <w:rPr>
                  <w:spacing w:val="-3"/>
                  <w:sz w:val="18"/>
                </w:rPr>
                <w:delText xml:space="preserve"> </w:delText>
              </w:r>
              <w:r w:rsidR="009629AC" w:rsidDel="00BB1DC2">
                <w:rPr>
                  <w:sz w:val="18"/>
                </w:rPr>
                <w:delText>different</w:delText>
              </w:r>
              <w:r w:rsidR="009629AC" w:rsidDel="00BB1DC2">
                <w:rPr>
                  <w:spacing w:val="-2"/>
                  <w:sz w:val="18"/>
                </w:rPr>
                <w:delText xml:space="preserve"> </w:delText>
              </w:r>
              <w:r w:rsidR="009629AC" w:rsidDel="00BB1DC2">
                <w:rPr>
                  <w:sz w:val="18"/>
                </w:rPr>
                <w:delText>(in</w:delText>
              </w:r>
              <w:r w:rsidR="009629AC" w:rsidDel="00BB1DC2">
                <w:rPr>
                  <w:spacing w:val="-5"/>
                  <w:sz w:val="18"/>
                </w:rPr>
                <w:delText xml:space="preserve"> </w:delText>
              </w:r>
              <w:r w:rsidR="009629AC" w:rsidDel="00BB1DC2">
                <w:rPr>
                  <w:sz w:val="18"/>
                </w:rPr>
                <w:delText>coverage</w:delText>
              </w:r>
              <w:r w:rsidR="009629AC" w:rsidDel="00BB1DC2">
                <w:rPr>
                  <w:spacing w:val="-2"/>
                  <w:sz w:val="18"/>
                </w:rPr>
                <w:delText xml:space="preserve"> </w:delText>
              </w:r>
              <w:r w:rsidR="009629AC" w:rsidDel="00BB1DC2">
                <w:rPr>
                  <w:sz w:val="18"/>
                </w:rPr>
                <w:delText>and/or</w:delText>
              </w:r>
              <w:r w:rsidR="009629AC" w:rsidDel="00BB1DC2">
                <w:rPr>
                  <w:spacing w:val="-5"/>
                  <w:sz w:val="18"/>
                </w:rPr>
                <w:delText xml:space="preserve"> </w:delText>
              </w:r>
              <w:r w:rsidR="009629AC" w:rsidDel="00BB1DC2">
                <w:rPr>
                  <w:sz w:val="18"/>
                </w:rPr>
                <w:delText>extent)</w:delText>
              </w:r>
              <w:r w:rsidR="009629AC" w:rsidDel="00BB1DC2">
                <w:rPr>
                  <w:spacing w:val="-3"/>
                  <w:sz w:val="18"/>
                </w:rPr>
                <w:delText xml:space="preserve"> </w:delText>
              </w:r>
              <w:r w:rsidR="009629AC" w:rsidDel="00BB1DC2">
                <w:rPr>
                  <w:sz w:val="18"/>
                </w:rPr>
                <w:delText>to</w:delText>
              </w:r>
              <w:r w:rsidR="009629AC" w:rsidDel="00BB1DC2">
                <w:rPr>
                  <w:spacing w:val="-3"/>
                  <w:sz w:val="18"/>
                </w:rPr>
                <w:delText xml:space="preserve"> </w:delText>
              </w:r>
              <w:r w:rsidR="009629AC" w:rsidDel="00BB1DC2">
                <w:rPr>
                  <w:sz w:val="18"/>
                </w:rPr>
                <w:delText>existing</w:delText>
              </w:r>
              <w:r w:rsidR="009629AC" w:rsidDel="00BB1DC2">
                <w:rPr>
                  <w:spacing w:val="-2"/>
                  <w:sz w:val="18"/>
                </w:rPr>
                <w:delText xml:space="preserve"> </w:delText>
              </w:r>
              <w:r w:rsidR="009629AC" w:rsidDel="00BB1DC2">
                <w:rPr>
                  <w:sz w:val="18"/>
                </w:rPr>
                <w:delText>datasets.</w:delText>
              </w:r>
            </w:del>
          </w:p>
        </w:tc>
      </w:tr>
      <w:tr w:rsidR="00BB6AB0" w14:paraId="6A21A5CC" w14:textId="77777777" w:rsidTr="00FE1F96">
        <w:trPr>
          <w:trHeight w:val="1154"/>
        </w:trPr>
        <w:tc>
          <w:tcPr>
            <w:tcW w:w="3056" w:type="dxa"/>
            <w:shd w:val="clear" w:color="auto" w:fill="auto"/>
          </w:tcPr>
          <w:p w14:paraId="556F4BC2" w14:textId="34519866" w:rsidR="009629AC" w:rsidRDefault="009629AC">
            <w:pPr>
              <w:pStyle w:val="TableParagraph"/>
              <w:ind w:left="107"/>
              <w:rPr>
                <w:sz w:val="18"/>
              </w:rPr>
            </w:pPr>
            <w:r>
              <w:rPr>
                <w:sz w:val="18"/>
              </w:rPr>
              <w:lastRenderedPageBreak/>
              <w:t>New</w:t>
            </w:r>
            <w:r>
              <w:rPr>
                <w:spacing w:val="-4"/>
                <w:sz w:val="18"/>
              </w:rPr>
              <w:t xml:space="preserve"> </w:t>
            </w:r>
            <w:r>
              <w:rPr>
                <w:sz w:val="18"/>
              </w:rPr>
              <w:t>Edition of</w:t>
            </w:r>
            <w:r>
              <w:rPr>
                <w:spacing w:val="-3"/>
                <w:sz w:val="18"/>
              </w:rPr>
              <w:t xml:space="preserve"> </w:t>
            </w:r>
            <w:r>
              <w:rPr>
                <w:sz w:val="18"/>
              </w:rPr>
              <w:t>a dataset</w:t>
            </w:r>
            <w:ins w:id="2218" w:author="USER" w:date="2024-03-27T17:13:00Z">
              <w:r w:rsidR="00143D25">
                <w:rPr>
                  <w:sz w:val="18"/>
                </w:rPr>
                <w:br/>
              </w:r>
            </w:ins>
            <w:ins w:id="2219"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29BA4624" w14:textId="79774903" w:rsidR="009629AC" w:rsidRDefault="009629AC">
            <w:pPr>
              <w:pStyle w:val="TableParagraph"/>
              <w:ind w:left="107" w:right="118"/>
              <w:rPr>
                <w:sz w:val="18"/>
              </w:rPr>
            </w:pPr>
            <w:del w:id="2220" w:author="USER" w:date="2024-03-27T17:27:00Z">
              <w:r w:rsidDel="00B71833">
                <w:rPr>
                  <w:sz w:val="18"/>
                </w:rPr>
                <w:delText>A re-issue plus new information which has not been previously distributed</w:delText>
              </w:r>
              <w:r w:rsidDel="00B71833">
                <w:rPr>
                  <w:spacing w:val="-47"/>
                  <w:sz w:val="18"/>
                </w:rPr>
                <w:delText xml:space="preserve"> </w:delText>
              </w:r>
              <w:r w:rsidDel="00B71833">
                <w:rPr>
                  <w:sz w:val="18"/>
                </w:rPr>
                <w:delText xml:space="preserve">by Updates. </w:delText>
              </w:r>
            </w:del>
            <w:ins w:id="2221" w:author="USER" w:date="2024-03-27T17:27:00Z">
              <w:r w:rsidR="00B71833" w:rsidRPr="00B71833">
                <w:rPr>
                  <w:sz w:val="18"/>
                </w:rPr>
                <w:t>No data has previously been produced for this area</w:t>
              </w:r>
              <w:r w:rsidR="00B71833">
                <w:rPr>
                  <w:sz w:val="18"/>
                </w:rPr>
                <w:t xml:space="preserve">. </w:t>
              </w:r>
            </w:ins>
            <w:r>
              <w:rPr>
                <w:sz w:val="18"/>
              </w:rPr>
              <w:t>Each New Edition of a dataset must have the same name as</w:t>
            </w:r>
            <w:r>
              <w:rPr>
                <w:spacing w:val="-47"/>
                <w:sz w:val="18"/>
              </w:rPr>
              <w:t xml:space="preserve"> </w:t>
            </w:r>
            <w:r>
              <w:rPr>
                <w:sz w:val="18"/>
              </w:rPr>
              <w:t>the</w:t>
            </w:r>
            <w:r>
              <w:rPr>
                <w:spacing w:val="-3"/>
                <w:sz w:val="18"/>
              </w:rPr>
              <w:t xml:space="preserve"> </w:t>
            </w:r>
            <w:r>
              <w:rPr>
                <w:sz w:val="18"/>
              </w:rPr>
              <w:t>dataset</w:t>
            </w:r>
            <w:r>
              <w:rPr>
                <w:spacing w:val="-3"/>
                <w:sz w:val="18"/>
              </w:rPr>
              <w:t xml:space="preserve"> </w:t>
            </w:r>
            <w:r>
              <w:rPr>
                <w:sz w:val="18"/>
              </w:rPr>
              <w:t>that</w:t>
            </w:r>
            <w:r>
              <w:rPr>
                <w:spacing w:val="-2"/>
                <w:sz w:val="18"/>
              </w:rPr>
              <w:t xml:space="preserve"> </w:t>
            </w:r>
            <w:r>
              <w:rPr>
                <w:sz w:val="18"/>
              </w:rPr>
              <w:t>it</w:t>
            </w:r>
            <w:r>
              <w:rPr>
                <w:spacing w:val="-3"/>
                <w:sz w:val="18"/>
              </w:rPr>
              <w:t xml:space="preserve"> </w:t>
            </w:r>
            <w:r>
              <w:rPr>
                <w:sz w:val="18"/>
              </w:rPr>
              <w:t>replaces</w:t>
            </w:r>
            <w:r>
              <w:rPr>
                <w:spacing w:val="-3"/>
                <w:sz w:val="18"/>
              </w:rPr>
              <w:t xml:space="preserve"> </w:t>
            </w:r>
            <w:r>
              <w:rPr>
                <w:sz w:val="18"/>
              </w:rPr>
              <w:t>and</w:t>
            </w:r>
            <w:r>
              <w:rPr>
                <w:spacing w:val="-3"/>
                <w:sz w:val="18"/>
              </w:rPr>
              <w:t xml:space="preserve"> </w:t>
            </w:r>
            <w:r>
              <w:rPr>
                <w:sz w:val="18"/>
              </w:rPr>
              <w:t>should</w:t>
            </w:r>
            <w:r>
              <w:rPr>
                <w:spacing w:val="-5"/>
                <w:sz w:val="18"/>
              </w:rPr>
              <w:t xml:space="preserve"> </w:t>
            </w:r>
            <w:r>
              <w:rPr>
                <w:sz w:val="18"/>
              </w:rPr>
              <w:t>have</w:t>
            </w:r>
            <w:r>
              <w:rPr>
                <w:spacing w:val="-2"/>
                <w:sz w:val="18"/>
              </w:rPr>
              <w:t xml:space="preserve"> </w:t>
            </w:r>
            <w:r>
              <w:rPr>
                <w:sz w:val="18"/>
              </w:rPr>
              <w:t>the</w:t>
            </w:r>
            <w:r>
              <w:rPr>
                <w:spacing w:val="-3"/>
                <w:sz w:val="18"/>
              </w:rPr>
              <w:t xml:space="preserve"> </w:t>
            </w:r>
            <w:r>
              <w:rPr>
                <w:sz w:val="18"/>
              </w:rPr>
              <w:t>same</w:t>
            </w:r>
            <w:r>
              <w:rPr>
                <w:spacing w:val="-2"/>
                <w:sz w:val="18"/>
              </w:rPr>
              <w:t xml:space="preserve"> </w:t>
            </w:r>
            <w:r>
              <w:rPr>
                <w:sz w:val="18"/>
              </w:rPr>
              <w:t>spatial</w:t>
            </w:r>
            <w:r>
              <w:rPr>
                <w:spacing w:val="-3"/>
                <w:sz w:val="18"/>
              </w:rPr>
              <w:t xml:space="preserve"> </w:t>
            </w:r>
            <w:r>
              <w:rPr>
                <w:sz w:val="18"/>
              </w:rPr>
              <w:t>extents.</w:t>
            </w:r>
            <w:r>
              <w:rPr>
                <w:spacing w:val="-2"/>
                <w:sz w:val="18"/>
              </w:rPr>
              <w:t xml:space="preserve"> </w:t>
            </w:r>
            <w:r>
              <w:rPr>
                <w:sz w:val="18"/>
              </w:rPr>
              <w:t>The</w:t>
            </w:r>
            <w:r>
              <w:rPr>
                <w:spacing w:val="-47"/>
                <w:sz w:val="18"/>
              </w:rPr>
              <w:t xml:space="preserve"> </w:t>
            </w:r>
            <w:r>
              <w:rPr>
                <w:sz w:val="18"/>
              </w:rPr>
              <w:t>Edition number in the dataset discovery metadata shall increment up by</w:t>
            </w:r>
            <w:r>
              <w:rPr>
                <w:spacing w:val="1"/>
                <w:sz w:val="18"/>
              </w:rPr>
              <w:t xml:space="preserve"> </w:t>
            </w:r>
            <w:r>
              <w:rPr>
                <w:sz w:val="18"/>
              </w:rPr>
              <w:t>one</w:t>
            </w:r>
            <w:r>
              <w:rPr>
                <w:spacing w:val="-1"/>
                <w:sz w:val="18"/>
              </w:rPr>
              <w:t xml:space="preserve"> </w:t>
            </w:r>
            <w:r>
              <w:rPr>
                <w:sz w:val="18"/>
              </w:rPr>
              <w:t>from</w:t>
            </w:r>
            <w:r>
              <w:rPr>
                <w:spacing w:val="1"/>
                <w:sz w:val="18"/>
              </w:rPr>
              <w:t xml:space="preserve"> </w:t>
            </w:r>
            <w:r>
              <w:rPr>
                <w:sz w:val="18"/>
              </w:rPr>
              <w:t>the previous</w:t>
            </w:r>
            <w:r>
              <w:rPr>
                <w:spacing w:val="3"/>
                <w:sz w:val="18"/>
              </w:rPr>
              <w:t xml:space="preserve"> </w:t>
            </w:r>
            <w:r>
              <w:rPr>
                <w:sz w:val="18"/>
              </w:rPr>
              <w:t>Edition.</w:t>
            </w:r>
          </w:p>
        </w:tc>
      </w:tr>
      <w:tr w:rsidR="00BB6AB0" w14:paraId="77951B7F" w14:textId="77777777" w:rsidTr="00FE1F96">
        <w:trPr>
          <w:trHeight w:val="741"/>
        </w:trPr>
        <w:tc>
          <w:tcPr>
            <w:tcW w:w="3056" w:type="dxa"/>
            <w:shd w:val="clear" w:color="auto" w:fill="auto"/>
          </w:tcPr>
          <w:p w14:paraId="27E27155" w14:textId="77777777" w:rsidR="009629AC" w:rsidRDefault="009629AC">
            <w:pPr>
              <w:pStyle w:val="TableParagraph"/>
              <w:ind w:left="107"/>
              <w:rPr>
                <w:sz w:val="18"/>
              </w:rPr>
            </w:pPr>
            <w:r>
              <w:rPr>
                <w:sz w:val="18"/>
              </w:rPr>
              <w:t>Update</w:t>
            </w:r>
            <w:r>
              <w:rPr>
                <w:spacing w:val="-3"/>
                <w:sz w:val="18"/>
              </w:rPr>
              <w:t xml:space="preserve"> </w:t>
            </w:r>
            <w:r>
              <w:rPr>
                <w:sz w:val="18"/>
              </w:rPr>
              <w:t>dataset</w:t>
            </w:r>
          </w:p>
        </w:tc>
        <w:tc>
          <w:tcPr>
            <w:tcW w:w="6160" w:type="dxa"/>
            <w:shd w:val="clear" w:color="auto" w:fill="auto"/>
          </w:tcPr>
          <w:p w14:paraId="352284C6" w14:textId="77777777" w:rsidR="009629AC" w:rsidRDefault="009629AC">
            <w:pPr>
              <w:pStyle w:val="TableParagraph"/>
              <w:ind w:left="107" w:right="199"/>
              <w:rPr>
                <w:sz w:val="18"/>
              </w:rPr>
            </w:pPr>
            <w:r>
              <w:rPr>
                <w:sz w:val="18"/>
              </w:rPr>
              <w:t>A delta change of the latest Edition of a dataset. If there is more than one</w:t>
            </w:r>
            <w:r>
              <w:rPr>
                <w:spacing w:val="-47"/>
                <w:sz w:val="18"/>
              </w:rPr>
              <w:t xml:space="preserve"> </w:t>
            </w:r>
            <w:r>
              <w:rPr>
                <w:sz w:val="18"/>
              </w:rPr>
              <w:t>update</w:t>
            </w:r>
            <w:r>
              <w:rPr>
                <w:spacing w:val="-2"/>
                <w:sz w:val="18"/>
              </w:rPr>
              <w:t xml:space="preserve"> </w:t>
            </w:r>
            <w:r>
              <w:rPr>
                <w:sz w:val="18"/>
              </w:rPr>
              <w:t>dataset,</w:t>
            </w:r>
            <w:r>
              <w:rPr>
                <w:spacing w:val="-2"/>
                <w:sz w:val="18"/>
              </w:rPr>
              <w:t xml:space="preserve"> </w:t>
            </w:r>
            <w:r>
              <w:rPr>
                <w:sz w:val="18"/>
              </w:rPr>
              <w:t>the</w:t>
            </w:r>
            <w:r>
              <w:rPr>
                <w:spacing w:val="-2"/>
                <w:sz w:val="18"/>
              </w:rPr>
              <w:t xml:space="preserve"> </w:t>
            </w:r>
            <w:r>
              <w:rPr>
                <w:sz w:val="18"/>
              </w:rPr>
              <w:t>subsequent</w:t>
            </w:r>
            <w:r>
              <w:rPr>
                <w:spacing w:val="-2"/>
                <w:sz w:val="18"/>
              </w:rPr>
              <w:t xml:space="preserve"> </w:t>
            </w:r>
            <w:r>
              <w:rPr>
                <w:sz w:val="18"/>
              </w:rPr>
              <w:t>update</w:t>
            </w:r>
            <w:r>
              <w:rPr>
                <w:spacing w:val="-2"/>
                <w:sz w:val="18"/>
              </w:rPr>
              <w:t xml:space="preserve"> </w:t>
            </w:r>
            <w:r>
              <w:rPr>
                <w:sz w:val="18"/>
              </w:rPr>
              <w:t>will</w:t>
            </w:r>
            <w:r>
              <w:rPr>
                <w:spacing w:val="-3"/>
                <w:sz w:val="18"/>
              </w:rPr>
              <w:t xml:space="preserve"> </w:t>
            </w:r>
            <w:r>
              <w:rPr>
                <w:sz w:val="18"/>
              </w:rPr>
              <w:t>be</w:t>
            </w:r>
            <w:r>
              <w:rPr>
                <w:spacing w:val="-2"/>
                <w:sz w:val="18"/>
              </w:rPr>
              <w:t xml:space="preserve"> </w:t>
            </w:r>
            <w:r>
              <w:rPr>
                <w:sz w:val="18"/>
              </w:rPr>
              <w:t>a</w:t>
            </w:r>
            <w:r>
              <w:rPr>
                <w:spacing w:val="-4"/>
                <w:sz w:val="18"/>
              </w:rPr>
              <w:t xml:space="preserve"> </w:t>
            </w:r>
            <w:r>
              <w:rPr>
                <w:sz w:val="18"/>
              </w:rPr>
              <w:t>delta</w:t>
            </w:r>
            <w:r>
              <w:rPr>
                <w:spacing w:val="-2"/>
                <w:sz w:val="18"/>
              </w:rPr>
              <w:t xml:space="preserve"> </w:t>
            </w:r>
            <w:r>
              <w:rPr>
                <w:sz w:val="18"/>
              </w:rPr>
              <w:t>of</w:t>
            </w:r>
            <w:r>
              <w:rPr>
                <w:spacing w:val="-4"/>
                <w:sz w:val="18"/>
              </w:rPr>
              <w:t xml:space="preserve"> </w:t>
            </w:r>
            <w:r>
              <w:rPr>
                <w:sz w:val="18"/>
              </w:rPr>
              <w:t>the</w:t>
            </w:r>
            <w:r>
              <w:rPr>
                <w:spacing w:val="-5"/>
                <w:sz w:val="18"/>
              </w:rPr>
              <w:t xml:space="preserve"> </w:t>
            </w:r>
            <w:r>
              <w:rPr>
                <w:sz w:val="18"/>
              </w:rPr>
              <w:t>base</w:t>
            </w:r>
            <w:r>
              <w:rPr>
                <w:spacing w:val="-4"/>
                <w:sz w:val="18"/>
              </w:rPr>
              <w:t xml:space="preserve"> </w:t>
            </w:r>
            <w:r>
              <w:rPr>
                <w:sz w:val="18"/>
              </w:rPr>
              <w:t>dataset</w:t>
            </w:r>
          </w:p>
          <w:p w14:paraId="084C70EE" w14:textId="77777777" w:rsidR="009629AC" w:rsidRDefault="009629AC">
            <w:pPr>
              <w:pStyle w:val="TableParagraph"/>
              <w:spacing w:before="1"/>
              <w:ind w:left="107"/>
              <w:rPr>
                <w:sz w:val="18"/>
              </w:rPr>
            </w:pPr>
            <w:r>
              <w:rPr>
                <w:sz w:val="18"/>
              </w:rPr>
              <w:t>+</w:t>
            </w:r>
            <w:r>
              <w:rPr>
                <w:spacing w:val="-3"/>
                <w:sz w:val="18"/>
              </w:rPr>
              <w:t xml:space="preserve"> </w:t>
            </w:r>
            <w:r>
              <w:rPr>
                <w:sz w:val="18"/>
              </w:rPr>
              <w:t>earlier</w:t>
            </w:r>
            <w:r>
              <w:rPr>
                <w:spacing w:val="-2"/>
                <w:sz w:val="18"/>
              </w:rPr>
              <w:t xml:space="preserve"> </w:t>
            </w:r>
            <w:r>
              <w:rPr>
                <w:sz w:val="18"/>
              </w:rPr>
              <w:t>update</w:t>
            </w:r>
            <w:r>
              <w:rPr>
                <w:spacing w:val="-2"/>
                <w:sz w:val="18"/>
              </w:rPr>
              <w:t xml:space="preserve"> </w:t>
            </w:r>
            <w:r>
              <w:rPr>
                <w:sz w:val="18"/>
              </w:rPr>
              <w:t>datasets.</w:t>
            </w:r>
          </w:p>
        </w:tc>
      </w:tr>
      <w:tr w:rsidR="00BB6AB0" w14:paraId="30C195DC" w14:textId="77777777" w:rsidTr="00FE1F96">
        <w:trPr>
          <w:trHeight w:val="741"/>
        </w:trPr>
        <w:tc>
          <w:tcPr>
            <w:tcW w:w="3056" w:type="dxa"/>
            <w:shd w:val="clear" w:color="auto" w:fill="auto"/>
          </w:tcPr>
          <w:p w14:paraId="2E4CCA74" w14:textId="39505EF1" w:rsidR="009629AC" w:rsidRDefault="009629AC">
            <w:pPr>
              <w:pStyle w:val="TableParagraph"/>
              <w:ind w:left="107"/>
              <w:rPr>
                <w:sz w:val="18"/>
              </w:rPr>
            </w:pPr>
            <w:r>
              <w:rPr>
                <w:sz w:val="18"/>
              </w:rPr>
              <w:t>Re-issue</w:t>
            </w:r>
            <w:ins w:id="2222" w:author="USER" w:date="2024-03-27T17:13:00Z">
              <w:r w:rsidR="00143D25">
                <w:rPr>
                  <w:sz w:val="18"/>
                </w:rPr>
                <w:t xml:space="preserve"> </w:t>
              </w:r>
            </w:ins>
            <w:ins w:id="2223"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52FF8C98" w14:textId="77777777" w:rsidR="009629AC" w:rsidRDefault="009629AC">
            <w:pPr>
              <w:pStyle w:val="TableParagraph"/>
              <w:ind w:left="107" w:right="118"/>
              <w:rPr>
                <w:sz w:val="18"/>
              </w:rPr>
            </w:pPr>
            <w:r>
              <w:rPr>
                <w:sz w:val="18"/>
              </w:rPr>
              <w:t>Including all the updates applied to the original dataset up to the date of</w:t>
            </w:r>
            <w:r>
              <w:rPr>
                <w:spacing w:val="1"/>
                <w:sz w:val="18"/>
              </w:rPr>
              <w:t xml:space="preserve"> </w:t>
            </w:r>
            <w:r>
              <w:rPr>
                <w:sz w:val="18"/>
              </w:rPr>
              <w:t>the</w:t>
            </w:r>
            <w:r>
              <w:rPr>
                <w:spacing w:val="-2"/>
                <w:sz w:val="18"/>
              </w:rPr>
              <w:t xml:space="preserve"> </w:t>
            </w:r>
            <w:r>
              <w:rPr>
                <w:sz w:val="18"/>
              </w:rPr>
              <w:t>reissue.</w:t>
            </w:r>
            <w:r>
              <w:rPr>
                <w:spacing w:val="-2"/>
                <w:sz w:val="18"/>
              </w:rPr>
              <w:t xml:space="preserve"> </w:t>
            </w:r>
            <w:r>
              <w:rPr>
                <w:sz w:val="18"/>
              </w:rPr>
              <w:t>A</w:t>
            </w:r>
            <w:r>
              <w:rPr>
                <w:spacing w:val="-5"/>
                <w:sz w:val="18"/>
              </w:rPr>
              <w:t xml:space="preserve"> </w:t>
            </w:r>
            <w:r>
              <w:rPr>
                <w:sz w:val="18"/>
              </w:rPr>
              <w:t>Re-issue</w:t>
            </w:r>
            <w:r>
              <w:rPr>
                <w:spacing w:val="-2"/>
                <w:sz w:val="18"/>
              </w:rPr>
              <w:t xml:space="preserve"> </w:t>
            </w:r>
            <w:r>
              <w:rPr>
                <w:sz w:val="18"/>
              </w:rPr>
              <w:t>does</w:t>
            </w:r>
            <w:r>
              <w:rPr>
                <w:spacing w:val="-3"/>
                <w:sz w:val="18"/>
              </w:rPr>
              <w:t xml:space="preserve"> </w:t>
            </w:r>
            <w:r>
              <w:rPr>
                <w:sz w:val="18"/>
              </w:rPr>
              <w:t>not</w:t>
            </w:r>
            <w:r>
              <w:rPr>
                <w:spacing w:val="-1"/>
                <w:sz w:val="18"/>
              </w:rPr>
              <w:t xml:space="preserve"> </w:t>
            </w:r>
            <w:r>
              <w:rPr>
                <w:sz w:val="18"/>
              </w:rPr>
              <w:t>contain</w:t>
            </w:r>
            <w:r>
              <w:rPr>
                <w:spacing w:val="-2"/>
                <w:sz w:val="18"/>
              </w:rPr>
              <w:t xml:space="preserve"> </w:t>
            </w:r>
            <w:r>
              <w:rPr>
                <w:sz w:val="18"/>
              </w:rPr>
              <w:t>any</w:t>
            </w:r>
            <w:r>
              <w:rPr>
                <w:spacing w:val="-1"/>
                <w:sz w:val="18"/>
              </w:rPr>
              <w:t xml:space="preserve"> </w:t>
            </w:r>
            <w:r>
              <w:rPr>
                <w:sz w:val="18"/>
              </w:rPr>
              <w:t>new</w:t>
            </w:r>
            <w:r>
              <w:rPr>
                <w:spacing w:val="-5"/>
                <w:sz w:val="18"/>
              </w:rPr>
              <w:t xml:space="preserve"> </w:t>
            </w:r>
            <w:r>
              <w:rPr>
                <w:sz w:val="18"/>
              </w:rPr>
              <w:t>information</w:t>
            </w:r>
            <w:r>
              <w:rPr>
                <w:spacing w:val="-4"/>
                <w:sz w:val="18"/>
              </w:rPr>
              <w:t xml:space="preserve"> </w:t>
            </w:r>
            <w:r>
              <w:rPr>
                <w:sz w:val="18"/>
              </w:rPr>
              <w:t>additional</w:t>
            </w:r>
            <w:r>
              <w:rPr>
                <w:spacing w:val="-1"/>
                <w:sz w:val="18"/>
              </w:rPr>
              <w:t xml:space="preserve"> </w:t>
            </w:r>
            <w:r>
              <w:rPr>
                <w:sz w:val="18"/>
              </w:rPr>
              <w:t>to</w:t>
            </w:r>
            <w:r>
              <w:rPr>
                <w:spacing w:val="-47"/>
                <w:sz w:val="18"/>
              </w:rPr>
              <w:t xml:space="preserve"> </w:t>
            </w:r>
            <w:r>
              <w:rPr>
                <w:sz w:val="18"/>
              </w:rPr>
              <w:t>that</w:t>
            </w:r>
            <w:r>
              <w:rPr>
                <w:spacing w:val="-1"/>
                <w:sz w:val="18"/>
              </w:rPr>
              <w:t xml:space="preserve"> </w:t>
            </w:r>
            <w:r>
              <w:rPr>
                <w:sz w:val="18"/>
              </w:rPr>
              <w:t>previously</w:t>
            </w:r>
            <w:r>
              <w:rPr>
                <w:spacing w:val="-2"/>
                <w:sz w:val="18"/>
              </w:rPr>
              <w:t xml:space="preserve"> </w:t>
            </w:r>
            <w:r>
              <w:rPr>
                <w:sz w:val="18"/>
              </w:rPr>
              <w:t>issued by</w:t>
            </w:r>
            <w:r>
              <w:rPr>
                <w:spacing w:val="-2"/>
                <w:sz w:val="18"/>
              </w:rPr>
              <w:t xml:space="preserve"> </w:t>
            </w:r>
            <w:r>
              <w:rPr>
                <w:sz w:val="18"/>
              </w:rPr>
              <w:t>updates.</w:t>
            </w:r>
          </w:p>
        </w:tc>
      </w:tr>
      <w:tr w:rsidR="00BB6AB0" w14:paraId="7EB11801" w14:textId="77777777" w:rsidTr="00FE1F96">
        <w:trPr>
          <w:trHeight w:val="325"/>
        </w:trPr>
        <w:tc>
          <w:tcPr>
            <w:tcW w:w="3056" w:type="dxa"/>
            <w:shd w:val="clear" w:color="auto" w:fill="auto"/>
          </w:tcPr>
          <w:p w14:paraId="0D9EEF51" w14:textId="77777777" w:rsidR="009629AC" w:rsidRDefault="009629AC">
            <w:pPr>
              <w:pStyle w:val="TableParagraph"/>
              <w:ind w:left="107"/>
              <w:rPr>
                <w:sz w:val="18"/>
              </w:rPr>
            </w:pPr>
            <w:r>
              <w:rPr>
                <w:sz w:val="18"/>
              </w:rPr>
              <w:t>Cancellation</w:t>
            </w:r>
          </w:p>
        </w:tc>
        <w:tc>
          <w:tcPr>
            <w:tcW w:w="6160" w:type="dxa"/>
            <w:shd w:val="clear" w:color="auto" w:fill="auto"/>
          </w:tcPr>
          <w:p w14:paraId="6A45DA5D" w14:textId="77777777" w:rsidR="009629AC" w:rsidRDefault="009629AC">
            <w:pPr>
              <w:pStyle w:val="TableParagraph"/>
              <w:ind w:left="107"/>
              <w:rPr>
                <w:ins w:id="2224" w:author="Greenblue" w:date="2024-10-10T10:47:00Z"/>
                <w:sz w:val="18"/>
              </w:rPr>
            </w:pPr>
            <w:del w:id="2225" w:author="Greenblue" w:date="2024-10-10T10:44:00Z">
              <w:r w:rsidDel="00B0200B">
                <w:rPr>
                  <w:sz w:val="18"/>
                </w:rPr>
                <w:delText>Used</w:delText>
              </w:r>
              <w:r w:rsidDel="00B0200B">
                <w:rPr>
                  <w:spacing w:val="-2"/>
                  <w:sz w:val="18"/>
                </w:rPr>
                <w:delText xml:space="preserve"> </w:delText>
              </w:r>
              <w:r w:rsidDel="00B0200B">
                <w:rPr>
                  <w:sz w:val="18"/>
                </w:rPr>
                <w:delText>to</w:delText>
              </w:r>
              <w:r w:rsidDel="00B0200B">
                <w:rPr>
                  <w:spacing w:val="-2"/>
                  <w:sz w:val="18"/>
                </w:rPr>
                <w:delText xml:space="preserve"> </w:delText>
              </w:r>
              <w:r w:rsidDel="00B0200B">
                <w:rPr>
                  <w:sz w:val="18"/>
                </w:rPr>
                <w:delText>cancel</w:delText>
              </w:r>
              <w:r w:rsidDel="00B0200B">
                <w:rPr>
                  <w:spacing w:val="1"/>
                  <w:sz w:val="18"/>
                </w:rPr>
                <w:delText xml:space="preserve"> </w:delText>
              </w:r>
              <w:r w:rsidDel="00B0200B">
                <w:rPr>
                  <w:sz w:val="18"/>
                </w:rPr>
                <w:delText>a</w:delText>
              </w:r>
              <w:r w:rsidDel="00B0200B">
                <w:rPr>
                  <w:spacing w:val="-4"/>
                  <w:sz w:val="18"/>
                </w:rPr>
                <w:delText xml:space="preserve"> </w:delText>
              </w:r>
              <w:r w:rsidDel="00B0200B">
                <w:rPr>
                  <w:sz w:val="18"/>
                </w:rPr>
                <w:delText>dataset</w:delText>
              </w:r>
              <w:r w:rsidDel="00B0200B">
                <w:rPr>
                  <w:spacing w:val="-3"/>
                  <w:sz w:val="18"/>
                </w:rPr>
                <w:delText xml:space="preserve"> </w:delText>
              </w:r>
              <w:r w:rsidDel="00B0200B">
                <w:rPr>
                  <w:sz w:val="18"/>
                </w:rPr>
                <w:delText>and</w:delText>
              </w:r>
              <w:r w:rsidDel="00B0200B">
                <w:rPr>
                  <w:spacing w:val="-6"/>
                  <w:sz w:val="18"/>
                </w:rPr>
                <w:delText xml:space="preserve"> </w:delText>
              </w:r>
              <w:r w:rsidDel="00B0200B">
                <w:rPr>
                  <w:sz w:val="18"/>
                </w:rPr>
                <w:delText>any</w:delText>
              </w:r>
              <w:r w:rsidDel="00B0200B">
                <w:rPr>
                  <w:spacing w:val="-3"/>
                  <w:sz w:val="18"/>
                </w:rPr>
                <w:delText xml:space="preserve"> </w:delText>
              </w:r>
              <w:r w:rsidDel="00B0200B">
                <w:rPr>
                  <w:sz w:val="18"/>
                </w:rPr>
                <w:delText>related</w:delText>
              </w:r>
              <w:r w:rsidDel="00B0200B">
                <w:rPr>
                  <w:spacing w:val="-2"/>
                  <w:sz w:val="18"/>
                </w:rPr>
                <w:delText xml:space="preserve"> </w:delText>
              </w:r>
              <w:r w:rsidDel="00B0200B">
                <w:rPr>
                  <w:sz w:val="18"/>
                </w:rPr>
                <w:delText>update</w:delText>
              </w:r>
              <w:r w:rsidDel="00B0200B">
                <w:rPr>
                  <w:spacing w:val="-1"/>
                  <w:sz w:val="18"/>
                </w:rPr>
                <w:delText xml:space="preserve"> </w:delText>
              </w:r>
              <w:r w:rsidDel="00B0200B">
                <w:rPr>
                  <w:sz w:val="18"/>
                </w:rPr>
                <w:delText>datasets.</w:delText>
              </w:r>
            </w:del>
            <w:ins w:id="2226" w:author="Greenblue" w:date="2024-10-10T10:44:00Z">
              <w:r w:rsidR="00B0200B">
                <w:rPr>
                  <w:sz w:val="18"/>
                </w:rPr>
                <w:t>Indicates the dataset or Catalogue</w:t>
              </w:r>
            </w:ins>
            <w:ins w:id="2227" w:author="Greenblue" w:date="2024-10-10T10:45:00Z">
              <w:r w:rsidR="00B0200B">
                <w:rPr>
                  <w:sz w:val="18"/>
                </w:rPr>
                <w:t xml:space="preserve"> should no longer be used and can be deleted.</w:t>
              </w:r>
            </w:ins>
          </w:p>
          <w:p w14:paraId="4CC3830A" w14:textId="6D6B904D" w:rsidR="004A1EEB" w:rsidRPr="004A1EEB" w:rsidRDefault="004A1EEB" w:rsidP="004A1EEB">
            <w:pPr>
              <w:pStyle w:val="TableParagraph"/>
              <w:ind w:left="107"/>
              <w:rPr>
                <w:ins w:id="2228" w:author="Greenblue" w:date="2024-10-10T10:47:00Z"/>
                <w:sz w:val="18"/>
              </w:rPr>
            </w:pPr>
            <w:ins w:id="2229" w:author="Greenblue" w:date="2024-10-10T10:47:00Z">
              <w:r w:rsidRPr="004A1EEB">
                <w:rPr>
                  <w:sz w:val="18"/>
                </w:rPr>
                <w:t>For a cancellation, set:</w:t>
              </w:r>
            </w:ins>
          </w:p>
          <w:p w14:paraId="0386F1C0" w14:textId="77777777" w:rsidR="004A1EEB" w:rsidRPr="004A1EEB" w:rsidRDefault="004A1EEB" w:rsidP="004A1EEB">
            <w:pPr>
              <w:pStyle w:val="TableParagraph"/>
              <w:ind w:left="107"/>
              <w:rPr>
                <w:ins w:id="2230" w:author="Greenblue" w:date="2024-10-10T10:47:00Z"/>
                <w:sz w:val="18"/>
              </w:rPr>
            </w:pPr>
            <w:ins w:id="2231" w:author="Greenblue" w:date="2024-10-10T10:47:00Z">
              <w:r w:rsidRPr="004A1EEB">
                <w:rPr>
                  <w:sz w:val="18"/>
                </w:rPr>
                <w:t>• fileName = fileName of the cancelled dataset</w:t>
              </w:r>
            </w:ins>
          </w:p>
          <w:p w14:paraId="6AF5016E" w14:textId="77777777" w:rsidR="004A1EEB" w:rsidRPr="004A1EEB" w:rsidRDefault="004A1EEB" w:rsidP="004A1EEB">
            <w:pPr>
              <w:pStyle w:val="TableParagraph"/>
              <w:ind w:left="107"/>
              <w:rPr>
                <w:ins w:id="2232" w:author="Greenblue" w:date="2024-10-10T10:47:00Z"/>
                <w:sz w:val="18"/>
              </w:rPr>
            </w:pPr>
            <w:ins w:id="2233" w:author="Greenblue" w:date="2024-10-10T10:47:00Z">
              <w:r w:rsidRPr="004A1EEB">
                <w:rPr>
                  <w:sz w:val="18"/>
                </w:rPr>
                <w:t>• purpose = cancellation</w:t>
              </w:r>
            </w:ins>
          </w:p>
          <w:p w14:paraId="5444B905" w14:textId="77777777" w:rsidR="004A1EEB" w:rsidRPr="004A1EEB" w:rsidRDefault="004A1EEB" w:rsidP="004A1EEB">
            <w:pPr>
              <w:pStyle w:val="TableParagraph"/>
              <w:ind w:left="107"/>
              <w:rPr>
                <w:ins w:id="2234" w:author="Greenblue" w:date="2024-10-10T10:47:00Z"/>
                <w:sz w:val="18"/>
              </w:rPr>
            </w:pPr>
            <w:ins w:id="2235" w:author="Greenblue" w:date="2024-10-10T10:47:00Z">
              <w:r w:rsidRPr="004A1EEB">
                <w:rPr>
                  <w:sz w:val="18"/>
                </w:rPr>
                <w:t>• issueDate and issueTime = the issue date and time of the cancellation</w:t>
              </w:r>
            </w:ins>
          </w:p>
          <w:p w14:paraId="6B7AC98F" w14:textId="77777777" w:rsidR="004A1EEB" w:rsidRPr="004A1EEB" w:rsidRDefault="004A1EEB" w:rsidP="004A1EEB">
            <w:pPr>
              <w:pStyle w:val="TableParagraph"/>
              <w:ind w:left="107"/>
              <w:rPr>
                <w:ins w:id="2236" w:author="Greenblue" w:date="2024-10-10T10:47:00Z"/>
                <w:sz w:val="18"/>
              </w:rPr>
            </w:pPr>
            <w:ins w:id="2237" w:author="Greenblue" w:date="2024-10-10T10:47:00Z">
              <w:r w:rsidRPr="004A1EEB">
                <w:rPr>
                  <w:sz w:val="18"/>
                </w:rPr>
                <w:t>• replacedData = true if and only if the cancelled dataset is replaced by another dataset; otherwise</w:t>
              </w:r>
            </w:ins>
          </w:p>
          <w:p w14:paraId="60935D7F" w14:textId="77777777" w:rsidR="004A1EEB" w:rsidRPr="004A1EEB" w:rsidRDefault="004A1EEB" w:rsidP="004A1EEB">
            <w:pPr>
              <w:pStyle w:val="TableParagraph"/>
              <w:ind w:left="107"/>
              <w:rPr>
                <w:ins w:id="2238" w:author="Greenblue" w:date="2024-10-10T10:47:00Z"/>
                <w:sz w:val="18"/>
              </w:rPr>
            </w:pPr>
            <w:ins w:id="2239" w:author="Greenblue" w:date="2024-10-10T10:47:00Z">
              <w:r w:rsidRPr="004A1EEB">
                <w:rPr>
                  <w:sz w:val="18"/>
                </w:rPr>
                <w:t>false. This attribute must be populated for a cancellation.</w:t>
              </w:r>
            </w:ins>
          </w:p>
          <w:p w14:paraId="1076B65E" w14:textId="77777777" w:rsidR="004A1EEB" w:rsidRPr="004A1EEB" w:rsidRDefault="004A1EEB" w:rsidP="004A1EEB">
            <w:pPr>
              <w:pStyle w:val="TableParagraph"/>
              <w:ind w:left="107"/>
              <w:rPr>
                <w:ins w:id="2240" w:author="Greenblue" w:date="2024-10-10T10:47:00Z"/>
                <w:sz w:val="18"/>
              </w:rPr>
            </w:pPr>
            <w:ins w:id="2241" w:author="Greenblue" w:date="2024-10-10T10:47:00Z">
              <w:r w:rsidRPr="004A1EEB">
                <w:rPr>
                  <w:sz w:val="18"/>
                </w:rPr>
                <w:t xml:space="preserve">• dataReplacement  =  fileName  of  the  replacement  dataset  (if  and  only  if  the  cancelled  dataset  is </w:t>
              </w:r>
            </w:ins>
          </w:p>
          <w:p w14:paraId="353EF6D6" w14:textId="77777777" w:rsidR="004A1EEB" w:rsidRPr="004A1EEB" w:rsidRDefault="004A1EEB" w:rsidP="004A1EEB">
            <w:pPr>
              <w:pStyle w:val="TableParagraph"/>
              <w:ind w:left="107"/>
              <w:rPr>
                <w:ins w:id="2242" w:author="Greenblue" w:date="2024-10-10T10:47:00Z"/>
                <w:sz w:val="18"/>
              </w:rPr>
            </w:pPr>
            <w:ins w:id="2243" w:author="Greenblue" w:date="2024-10-10T10:47:00Z">
              <w:r w:rsidRPr="004A1EEB">
                <w:rPr>
                  <w:sz w:val="18"/>
                </w:rPr>
                <w:t>replaced by another dataset). This attribute must be populated when replacedData=true.</w:t>
              </w:r>
            </w:ins>
          </w:p>
          <w:p w14:paraId="4B903C8B" w14:textId="77777777" w:rsidR="004A1EEB" w:rsidRPr="004A1EEB" w:rsidRDefault="004A1EEB" w:rsidP="004A1EEB">
            <w:pPr>
              <w:pStyle w:val="TableParagraph"/>
              <w:ind w:left="107"/>
              <w:rPr>
                <w:ins w:id="2244" w:author="Greenblue" w:date="2024-10-10T10:47:00Z"/>
                <w:sz w:val="18"/>
              </w:rPr>
            </w:pPr>
            <w:ins w:id="2245" w:author="Greenblue" w:date="2024-10-10T10:47:00Z">
              <w:r w:rsidRPr="004A1EEB">
                <w:rPr>
                  <w:sz w:val="18"/>
                </w:rPr>
                <w:t xml:space="preserve">• all other mandatory attributes to the same values as in the discovery metadata block for the dataset </w:t>
              </w:r>
            </w:ins>
          </w:p>
          <w:p w14:paraId="254FBA76" w14:textId="776F814D" w:rsidR="004A1EEB" w:rsidRDefault="004A1EEB" w:rsidP="004A1EEB">
            <w:pPr>
              <w:pStyle w:val="TableParagraph"/>
              <w:ind w:left="107"/>
              <w:rPr>
                <w:sz w:val="18"/>
              </w:rPr>
            </w:pPr>
            <w:ins w:id="2246" w:author="Greenblue" w:date="2024-10-10T10:47:00Z">
              <w:r w:rsidRPr="004A1EEB">
                <w:rPr>
                  <w:sz w:val="18"/>
                </w:rPr>
                <w:t>being cancelled.</w:t>
              </w:r>
            </w:ins>
          </w:p>
        </w:tc>
      </w:tr>
    </w:tbl>
    <w:p w14:paraId="0F05DFAF" w14:textId="77777777" w:rsidR="00371257" w:rsidRDefault="00371257" w:rsidP="001130BF">
      <w:pPr>
        <w:rPr>
          <w:ins w:id="2247" w:author="USER" w:date="2024-03-22T19:18:00Z"/>
          <w:lang w:eastAsia="en-US"/>
        </w:rPr>
      </w:pPr>
    </w:p>
    <w:p w14:paraId="52833098" w14:textId="50C41FD4" w:rsidR="009629AC" w:rsidRDefault="00371257" w:rsidP="001130BF">
      <w:pPr>
        <w:rPr>
          <w:lang w:eastAsia="en-US"/>
        </w:rPr>
      </w:pPr>
      <w:ins w:id="2248" w:author="USER" w:date="2024-03-22T19:18:00Z">
        <w:r w:rsidRPr="00371257">
          <w:rPr>
            <w:lang w:eastAsia="en-US"/>
          </w:rPr>
          <w:t>Where the limit of a Data Coverage feature for a base CNP dataset is to be changed, this must be done by issuing a New Edition of the dataset.</w:t>
        </w:r>
      </w:ins>
    </w:p>
    <w:p w14:paraId="76095E34" w14:textId="6500E1B8" w:rsidR="007C3513" w:rsidRDefault="007C3513" w:rsidP="009B2F93">
      <w:pPr>
        <w:pStyle w:val="Heading4"/>
        <w:ind w:left="1064" w:right="200"/>
        <w:rPr>
          <w:lang w:eastAsia="en-US"/>
        </w:rPr>
      </w:pPr>
      <w:r>
        <w:rPr>
          <w:lang w:eastAsia="en-US"/>
        </w:rPr>
        <w:t xml:space="preserve"> Content of update datasets</w:t>
      </w:r>
    </w:p>
    <w:p w14:paraId="7CC7D0BB" w14:textId="77777777" w:rsidR="00CF2D46" w:rsidRDefault="00CF2D46" w:rsidP="00CF2D46">
      <w:pPr>
        <w:rPr>
          <w:lang w:eastAsia="en-US"/>
        </w:rPr>
      </w:pPr>
      <w:r>
        <w:rPr>
          <w:lang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Default="00CF2D46" w:rsidP="00CF2D46">
      <w:pPr>
        <w:rPr>
          <w:lang w:eastAsia="en-US"/>
        </w:rPr>
      </w:pPr>
      <w:r>
        <w:rPr>
          <w:lang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Default="00CF2D46" w:rsidP="00CF2D46">
      <w:pPr>
        <w:rPr>
          <w:lang w:eastAsia="en-US"/>
        </w:rPr>
      </w:pPr>
      <w:r>
        <w:rPr>
          <w:lang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7C3513" w:rsidRDefault="00CF2D46" w:rsidP="00CF2D46">
      <w:pPr>
        <w:rPr>
          <w:lang w:eastAsia="en-US"/>
        </w:rPr>
      </w:pPr>
      <w:r>
        <w:rPr>
          <w:lang w:eastAsia="en-US"/>
        </w:rPr>
        <w:t>Feature and information type instances are deleted without replacement by setting the fixedDateRange.dateEnd attribute of the instance to the date of deletion, which will usually be the issue date of the update.</w:t>
      </w:r>
    </w:p>
    <w:p w14:paraId="63C87BB8" w14:textId="6ACAF982" w:rsidR="00596CE7" w:rsidRDefault="007C3513" w:rsidP="00972855">
      <w:pPr>
        <w:pStyle w:val="Heading4"/>
        <w:ind w:left="1064" w:right="200"/>
        <w:rPr>
          <w:lang w:eastAsia="en-US"/>
        </w:rPr>
      </w:pPr>
      <w:r>
        <w:rPr>
          <w:lang w:eastAsia="en-US"/>
        </w:rPr>
        <w:t xml:space="preserve"> </w:t>
      </w:r>
      <w:r w:rsidR="00596CE7">
        <w:rPr>
          <w:lang w:eastAsia="en-US"/>
        </w:rPr>
        <w:t>Dataset size</w:t>
      </w:r>
    </w:p>
    <w:p w14:paraId="60E24C81" w14:textId="15BA5153" w:rsidR="00476436" w:rsidRDefault="00476436" w:rsidP="00476436">
      <w:pPr>
        <w:spacing w:after="0" w:line="360" w:lineRule="auto"/>
        <w:rPr>
          <w:ins w:id="2249" w:author="Greenblue" w:date="2024-10-10T10:01:00Z"/>
          <w:spacing w:val="1"/>
        </w:rPr>
      </w:pPr>
      <w:bookmarkStart w:id="2250" w:name="_Toc225648343"/>
      <w:bookmarkStart w:id="2251" w:name="_Toc225065200"/>
      <w:r>
        <w:t>CNP datasets sh</w:t>
      </w:r>
      <w:ins w:id="2252" w:author="Greenblue" w:date="2024-10-10T10:01:00Z">
        <w:r w:rsidR="004862C2">
          <w:t>ould</w:t>
        </w:r>
      </w:ins>
      <w:del w:id="2253" w:author="Greenblue" w:date="2024-10-10T10:01:00Z">
        <w:r w:rsidDel="004862C2">
          <w:delText>all</w:delText>
        </w:r>
      </w:del>
      <w:r>
        <w:t xml:space="preserve"> not exceed </w:t>
      </w:r>
      <w:ins w:id="2254" w:author="Greenblue" w:date="2024-10-10T10:01:00Z">
        <w:r w:rsidR="004862C2">
          <w:t>5</w:t>
        </w:r>
      </w:ins>
      <w:del w:id="2255" w:author="Greenblue" w:date="2024-10-10T10:01:00Z">
        <w:r w:rsidDel="004862C2">
          <w:delText>2</w:delText>
        </w:r>
      </w:del>
      <w:r>
        <w:t>0MB.</w:t>
      </w:r>
      <w:r>
        <w:rPr>
          <w:spacing w:val="1"/>
        </w:rPr>
        <w:t xml:space="preserve"> </w:t>
      </w:r>
    </w:p>
    <w:p w14:paraId="09803300" w14:textId="77777777" w:rsidR="004862C2" w:rsidRPr="004862C2" w:rsidRDefault="004862C2" w:rsidP="00476436">
      <w:pPr>
        <w:spacing w:after="0" w:line="360" w:lineRule="auto"/>
        <w:rPr>
          <w:rFonts w:eastAsiaTheme="minorEastAsia"/>
          <w:spacing w:val="1"/>
        </w:rPr>
      </w:pPr>
    </w:p>
    <w:p w14:paraId="4AA6425E" w14:textId="0ADD30E2" w:rsidR="00476436" w:rsidDel="004862C2" w:rsidRDefault="00476436" w:rsidP="00476436">
      <w:pPr>
        <w:rPr>
          <w:del w:id="2256" w:author="Greenblue" w:date="2024-10-10T10:01:00Z"/>
        </w:rPr>
      </w:pPr>
      <w:del w:id="2257" w:author="Greenblue" w:date="2024-10-10T10:01:00Z">
        <w:r w:rsidDel="004862C2">
          <w:lastRenderedPageBreak/>
          <w:delText>Update</w:delText>
        </w:r>
        <w:r w:rsidDel="004862C2">
          <w:rPr>
            <w:spacing w:val="-3"/>
          </w:rPr>
          <w:delText xml:space="preserve"> </w:delText>
        </w:r>
        <w:r w:rsidDel="004862C2">
          <w:delText>datasets</w:delText>
        </w:r>
        <w:r w:rsidDel="004862C2">
          <w:rPr>
            <w:spacing w:val="-2"/>
          </w:rPr>
          <w:delText xml:space="preserve"> </w:delText>
        </w:r>
        <w:r w:rsidDel="004862C2">
          <w:delText>shall</w:delText>
        </w:r>
        <w:r w:rsidDel="004862C2">
          <w:rPr>
            <w:spacing w:val="-1"/>
          </w:rPr>
          <w:delText xml:space="preserve"> </w:delText>
        </w:r>
        <w:r w:rsidDel="004862C2">
          <w:delText>not</w:delText>
        </w:r>
        <w:r w:rsidDel="004862C2">
          <w:rPr>
            <w:spacing w:val="-2"/>
          </w:rPr>
          <w:delText xml:space="preserve"> </w:delText>
        </w:r>
        <w:r w:rsidDel="004862C2">
          <w:delText>exceed</w:delText>
        </w:r>
        <w:r w:rsidDel="004862C2">
          <w:rPr>
            <w:spacing w:val="-3"/>
          </w:rPr>
          <w:delText xml:space="preserve"> </w:delText>
        </w:r>
        <w:r w:rsidDel="004862C2">
          <w:delText>500KB.</w:delText>
        </w:r>
      </w:del>
    </w:p>
    <w:p w14:paraId="1A9CC8A9" w14:textId="77777777" w:rsidR="00183503" w:rsidRDefault="002875C5" w:rsidP="00A44EE6">
      <w:pPr>
        <w:pStyle w:val="Heading3"/>
        <w:ind w:left="8292" w:right="200" w:hanging="8092"/>
        <w:rPr>
          <w:lang w:eastAsia="en-US"/>
        </w:rPr>
      </w:pPr>
      <w:bookmarkStart w:id="2258" w:name="_Ref148213474"/>
      <w:bookmarkStart w:id="2259" w:name="_Toc152232594"/>
      <w:bookmarkStart w:id="2260" w:name="_Toc170717273"/>
      <w:r>
        <w:rPr>
          <w:lang w:eastAsia="en-US"/>
        </w:rPr>
        <w:t>Data</w:t>
      </w:r>
      <w:r w:rsidR="00183503">
        <w:rPr>
          <w:lang w:eastAsia="en-US"/>
        </w:rPr>
        <w:t>set file</w:t>
      </w:r>
      <w:r w:rsidR="00183503" w:rsidRPr="008233BF">
        <w:rPr>
          <w:lang w:eastAsia="en-US"/>
        </w:rPr>
        <w:t xml:space="preserve"> naming</w:t>
      </w:r>
      <w:bookmarkEnd w:id="2250"/>
      <w:bookmarkEnd w:id="2251"/>
      <w:bookmarkEnd w:id="2258"/>
      <w:bookmarkEnd w:id="2259"/>
      <w:bookmarkEnd w:id="2260"/>
      <w:r w:rsidR="00183503">
        <w:rPr>
          <w:lang w:eastAsia="en-US"/>
        </w:rPr>
        <w:t xml:space="preserve"> </w:t>
      </w:r>
    </w:p>
    <w:p w14:paraId="01706A2E" w14:textId="77777777" w:rsidR="00821697" w:rsidRDefault="00821697" w:rsidP="00821697">
      <w:r>
        <w:t>All</w:t>
      </w:r>
      <w:r>
        <w:rPr>
          <w:spacing w:val="-6"/>
        </w:rPr>
        <w:t xml:space="preserve"> </w:t>
      </w:r>
      <w:r>
        <w:t>dataset</w:t>
      </w:r>
      <w:r>
        <w:rPr>
          <w:spacing w:val="-6"/>
        </w:rPr>
        <w:t xml:space="preserve"> </w:t>
      </w:r>
      <w:r>
        <w:t>files</w:t>
      </w:r>
      <w:r>
        <w:rPr>
          <w:spacing w:val="-2"/>
        </w:rPr>
        <w:t xml:space="preserve"> </w:t>
      </w:r>
      <w:r>
        <w:t>will</w:t>
      </w:r>
      <w:r>
        <w:rPr>
          <w:spacing w:val="-4"/>
        </w:rPr>
        <w:t xml:space="preserve"> </w:t>
      </w:r>
      <w:r>
        <w:t>have</w:t>
      </w:r>
      <w:r>
        <w:rPr>
          <w:spacing w:val="-6"/>
        </w:rPr>
        <w:t xml:space="preserve"> </w:t>
      </w:r>
      <w:r>
        <w:t>unique</w:t>
      </w:r>
      <w:r>
        <w:rPr>
          <w:spacing w:val="-3"/>
        </w:rPr>
        <w:t xml:space="preserve"> </w:t>
      </w:r>
      <w:r>
        <w:t>world-wide</w:t>
      </w:r>
      <w:r>
        <w:rPr>
          <w:spacing w:val="-5"/>
        </w:rPr>
        <w:t xml:space="preserve"> </w:t>
      </w:r>
      <w:r>
        <w:t>file</w:t>
      </w:r>
      <w:r>
        <w:rPr>
          <w:spacing w:val="-6"/>
        </w:rPr>
        <w:t xml:space="preserve"> </w:t>
      </w:r>
      <w:r>
        <w:t>identifiers.</w:t>
      </w:r>
      <w:r>
        <w:rPr>
          <w:spacing w:val="-8"/>
        </w:rPr>
        <w:t xml:space="preserve"> </w:t>
      </w:r>
      <w:r>
        <w:t>The</w:t>
      </w:r>
      <w:r>
        <w:rPr>
          <w:spacing w:val="-6"/>
        </w:rPr>
        <w:t xml:space="preserve"> </w:t>
      </w:r>
      <w:r>
        <w:t>file</w:t>
      </w:r>
      <w:r>
        <w:rPr>
          <w:spacing w:val="-6"/>
        </w:rPr>
        <w:t xml:space="preserve"> </w:t>
      </w:r>
      <w:r>
        <w:t>identifier</w:t>
      </w:r>
      <w:r>
        <w:rPr>
          <w:spacing w:val="-5"/>
        </w:rPr>
        <w:t xml:space="preserve"> </w:t>
      </w:r>
      <w:r>
        <w:t>of</w:t>
      </w:r>
      <w:r>
        <w:rPr>
          <w:spacing w:val="-3"/>
        </w:rPr>
        <w:t xml:space="preserve"> </w:t>
      </w:r>
      <w:r>
        <w:t>the</w:t>
      </w:r>
      <w:r>
        <w:rPr>
          <w:spacing w:val="-6"/>
        </w:rPr>
        <w:t xml:space="preserve"> </w:t>
      </w:r>
      <w:r>
        <w:t>dataset</w:t>
      </w:r>
      <w:r>
        <w:rPr>
          <w:spacing w:val="-6"/>
        </w:rPr>
        <w:t xml:space="preserve"> </w:t>
      </w:r>
      <w:r>
        <w:t>should</w:t>
      </w:r>
      <w:r>
        <w:rPr>
          <w:spacing w:val="-3"/>
        </w:rPr>
        <w:t xml:space="preserve"> </w:t>
      </w:r>
      <w:r>
        <w:t>not</w:t>
      </w:r>
      <w:r>
        <w:rPr>
          <w:spacing w:val="-6"/>
        </w:rPr>
        <w:t xml:space="preserve"> </w:t>
      </w:r>
      <w:r>
        <w:t>be</w:t>
      </w:r>
      <w:r>
        <w:rPr>
          <w:spacing w:val="-53"/>
        </w:rPr>
        <w:t xml:space="preserve"> </w:t>
      </w:r>
      <w:r>
        <w:t>used</w:t>
      </w:r>
      <w:r>
        <w:rPr>
          <w:spacing w:val="-2"/>
        </w:rPr>
        <w:t xml:space="preserve"> </w:t>
      </w:r>
      <w:r>
        <w:t>to</w:t>
      </w:r>
      <w:r>
        <w:rPr>
          <w:spacing w:val="-2"/>
        </w:rPr>
        <w:t xml:space="preserve"> </w:t>
      </w:r>
      <w:r>
        <w:t>describe</w:t>
      </w:r>
      <w:r>
        <w:rPr>
          <w:spacing w:val="-3"/>
        </w:rPr>
        <w:t xml:space="preserve"> </w:t>
      </w:r>
      <w:r>
        <w:t>the</w:t>
      </w:r>
      <w:r>
        <w:rPr>
          <w:spacing w:val="-2"/>
        </w:rPr>
        <w:t xml:space="preserve"> </w:t>
      </w:r>
      <w:r>
        <w:t>physical</w:t>
      </w:r>
      <w:r>
        <w:rPr>
          <w:spacing w:val="-6"/>
        </w:rPr>
        <w:t xml:space="preserve"> </w:t>
      </w:r>
      <w:r>
        <w:t>content</w:t>
      </w:r>
      <w:r>
        <w:rPr>
          <w:spacing w:val="-3"/>
        </w:rPr>
        <w:t xml:space="preserve"> </w:t>
      </w:r>
      <w:r>
        <w:t>of</w:t>
      </w:r>
      <w:r>
        <w:rPr>
          <w:spacing w:val="-3"/>
        </w:rPr>
        <w:t xml:space="preserve"> </w:t>
      </w:r>
      <w:r>
        <w:t>the</w:t>
      </w:r>
      <w:r>
        <w:rPr>
          <w:spacing w:val="-2"/>
        </w:rPr>
        <w:t xml:space="preserve"> </w:t>
      </w:r>
      <w:r>
        <w:t>file.</w:t>
      </w:r>
      <w:r>
        <w:rPr>
          <w:spacing w:val="-5"/>
        </w:rPr>
        <w:t xml:space="preserve"> </w:t>
      </w:r>
      <w:r>
        <w:t>The</w:t>
      </w:r>
      <w:r>
        <w:rPr>
          <w:spacing w:val="-3"/>
        </w:rPr>
        <w:t xml:space="preserve"> </w:t>
      </w:r>
      <w:r>
        <w:t>dataset</w:t>
      </w:r>
      <w:r>
        <w:rPr>
          <w:spacing w:val="-3"/>
        </w:rPr>
        <w:t xml:space="preserve"> </w:t>
      </w:r>
      <w:r>
        <w:t>file</w:t>
      </w:r>
      <w:r>
        <w:rPr>
          <w:spacing w:val="-1"/>
        </w:rPr>
        <w:t xml:space="preserve"> </w:t>
      </w:r>
      <w:r>
        <w:t>metadata</w:t>
      </w:r>
      <w:r>
        <w:rPr>
          <w:spacing w:val="-3"/>
        </w:rPr>
        <w:t xml:space="preserve"> </w:t>
      </w:r>
      <w:r>
        <w:t>that</w:t>
      </w:r>
      <w:r>
        <w:rPr>
          <w:spacing w:val="-3"/>
        </w:rPr>
        <w:t xml:space="preserve"> </w:t>
      </w:r>
      <w:r>
        <w:t>accompanies</w:t>
      </w:r>
      <w:r>
        <w:rPr>
          <w:spacing w:val="-1"/>
        </w:rPr>
        <w:t xml:space="preserve"> </w:t>
      </w:r>
      <w:r>
        <w:t>the</w:t>
      </w:r>
      <w:r>
        <w:rPr>
          <w:spacing w:val="-4"/>
        </w:rPr>
        <w:t xml:space="preserve"> </w:t>
      </w:r>
      <w:r>
        <w:t>file</w:t>
      </w:r>
      <w:r>
        <w:rPr>
          <w:spacing w:val="-2"/>
        </w:rPr>
        <w:t xml:space="preserve"> </w:t>
      </w:r>
      <w:r>
        <w:t>will</w:t>
      </w:r>
      <w:r>
        <w:rPr>
          <w:spacing w:val="-53"/>
        </w:rPr>
        <w:t xml:space="preserve"> </w:t>
      </w:r>
      <w:r>
        <w:t>inform</w:t>
      </w:r>
      <w:r>
        <w:rPr>
          <w:spacing w:val="3"/>
        </w:rPr>
        <w:t xml:space="preserve"> </w:t>
      </w:r>
      <w:r>
        <w:t>the</w:t>
      </w:r>
      <w:r>
        <w:rPr>
          <w:spacing w:val="-2"/>
        </w:rPr>
        <w:t xml:space="preserve"> </w:t>
      </w:r>
      <w:r>
        <w:t>user</w:t>
      </w:r>
      <w:r>
        <w:rPr>
          <w:spacing w:val="-1"/>
        </w:rPr>
        <w:t xml:space="preserve"> </w:t>
      </w:r>
      <w:r>
        <w:t>of the</w:t>
      </w:r>
      <w:r>
        <w:rPr>
          <w:spacing w:val="-1"/>
        </w:rPr>
        <w:t xml:space="preserve"> </w:t>
      </w:r>
      <w:r>
        <w:t>name</w:t>
      </w:r>
      <w:r>
        <w:rPr>
          <w:spacing w:val="-2"/>
        </w:rPr>
        <w:t xml:space="preserve"> </w:t>
      </w:r>
      <w:r>
        <w:t>and</w:t>
      </w:r>
      <w:r>
        <w:rPr>
          <w:spacing w:val="1"/>
        </w:rPr>
        <w:t xml:space="preserve"> </w:t>
      </w:r>
      <w:r>
        <w:t>purpose</w:t>
      </w:r>
      <w:r>
        <w:rPr>
          <w:spacing w:val="-2"/>
        </w:rPr>
        <w:t xml:space="preserve"> </w:t>
      </w:r>
      <w:r>
        <w:t>of</w:t>
      </w:r>
      <w:r>
        <w:rPr>
          <w:spacing w:val="1"/>
        </w:rPr>
        <w:t xml:space="preserve"> </w:t>
      </w:r>
      <w:r>
        <w:t>the</w:t>
      </w:r>
      <w:r>
        <w:rPr>
          <w:spacing w:val="-2"/>
        </w:rPr>
        <w:t xml:space="preserve"> </w:t>
      </w:r>
      <w:r>
        <w:t>file</w:t>
      </w:r>
      <w:r>
        <w:rPr>
          <w:spacing w:val="-1"/>
        </w:rPr>
        <w:t xml:space="preserve"> </w:t>
      </w:r>
      <w:r>
        <w:t>(new,</w:t>
      </w:r>
      <w:r>
        <w:rPr>
          <w:spacing w:val="-2"/>
        </w:rPr>
        <w:t xml:space="preserve"> </w:t>
      </w:r>
      <w:r>
        <w:t>replacement</w:t>
      </w:r>
      <w:r>
        <w:rPr>
          <w:spacing w:val="1"/>
        </w:rPr>
        <w:t xml:space="preserve"> </w:t>
      </w:r>
      <w:r>
        <w:t>or</w:t>
      </w:r>
      <w:r>
        <w:rPr>
          <w:spacing w:val="-1"/>
        </w:rPr>
        <w:t xml:space="preserve"> </w:t>
      </w:r>
      <w:r>
        <w:t>deletion).</w:t>
      </w:r>
    </w:p>
    <w:p w14:paraId="50A6213B" w14:textId="77777777" w:rsidR="00821697" w:rsidRDefault="00821697" w:rsidP="00821697">
      <w:pPr>
        <w:spacing w:after="0" w:line="360" w:lineRule="auto"/>
      </w:pPr>
      <w:r>
        <w:t>In</w:t>
      </w:r>
      <w:r>
        <w:rPr>
          <w:spacing w:val="-3"/>
        </w:rPr>
        <w:t xml:space="preserve"> </w:t>
      </w:r>
      <w:r>
        <w:t>this</w:t>
      </w:r>
      <w:r>
        <w:rPr>
          <w:spacing w:val="-2"/>
        </w:rPr>
        <w:t xml:space="preserve"> </w:t>
      </w:r>
      <w:r>
        <w:t>encoding</w:t>
      </w:r>
      <w:r>
        <w:rPr>
          <w:spacing w:val="-3"/>
        </w:rPr>
        <w:t xml:space="preserve"> </w:t>
      </w:r>
      <w:r>
        <w:t>the</w:t>
      </w:r>
      <w:r>
        <w:rPr>
          <w:spacing w:val="-3"/>
        </w:rPr>
        <w:t xml:space="preserve"> </w:t>
      </w:r>
      <w:r>
        <w:t>dataset</w:t>
      </w:r>
      <w:r>
        <w:rPr>
          <w:spacing w:val="-1"/>
        </w:rPr>
        <w:t xml:space="preserve"> </w:t>
      </w:r>
      <w:r>
        <w:t>files</w:t>
      </w:r>
      <w:r>
        <w:rPr>
          <w:spacing w:val="-2"/>
        </w:rPr>
        <w:t xml:space="preserve"> </w:t>
      </w:r>
      <w:r>
        <w:t>are</w:t>
      </w:r>
      <w:r>
        <w:rPr>
          <w:spacing w:val="-2"/>
        </w:rPr>
        <w:t xml:space="preserve"> </w:t>
      </w:r>
      <w:r>
        <w:t>named</w:t>
      </w:r>
      <w:r>
        <w:rPr>
          <w:spacing w:val="-3"/>
        </w:rPr>
        <w:t xml:space="preserve"> </w:t>
      </w:r>
      <w:r>
        <w:t>according</w:t>
      </w:r>
      <w:r>
        <w:rPr>
          <w:spacing w:val="1"/>
        </w:rPr>
        <w:t xml:space="preserve"> </w:t>
      </w:r>
      <w:r>
        <w:t>to</w:t>
      </w:r>
      <w:r>
        <w:rPr>
          <w:spacing w:val="-3"/>
        </w:rPr>
        <w:t xml:space="preserve"> </w:t>
      </w:r>
      <w:r>
        <w:t>the</w:t>
      </w:r>
      <w:r>
        <w:rPr>
          <w:spacing w:val="-3"/>
        </w:rPr>
        <w:t xml:space="preserve"> </w:t>
      </w:r>
      <w:r>
        <w:t>specifications</w:t>
      </w:r>
      <w:r>
        <w:rPr>
          <w:spacing w:val="-2"/>
        </w:rPr>
        <w:t xml:space="preserve"> </w:t>
      </w:r>
      <w:r>
        <w:t>given</w:t>
      </w:r>
      <w:r>
        <w:rPr>
          <w:spacing w:val="-1"/>
        </w:rPr>
        <w:t xml:space="preserve"> </w:t>
      </w:r>
      <w:r>
        <w:t>below:</w:t>
      </w:r>
    </w:p>
    <w:p w14:paraId="3372B1D1" w14:textId="0475D5B7" w:rsidR="00821697" w:rsidRDefault="00821697" w:rsidP="00821697">
      <w:pPr>
        <w:pStyle w:val="BodyText"/>
        <w:ind w:left="482"/>
      </w:pPr>
      <w:r>
        <w:tab/>
        <w:t>128CCCCXXXXXXXXXX.GML</w:t>
      </w:r>
    </w:p>
    <w:p w14:paraId="7D469A72" w14:textId="77777777" w:rsidR="00821697" w:rsidRDefault="00821697" w:rsidP="00821697">
      <w:pPr>
        <w:pStyle w:val="BodyText"/>
        <w:spacing w:before="121"/>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189FF257" w14:textId="77777777" w:rsidR="00821697" w:rsidRDefault="00821697">
      <w:pPr>
        <w:pStyle w:val="ListParagraph"/>
        <w:widowControl w:val="0"/>
        <w:numPr>
          <w:ilvl w:val="0"/>
          <w:numId w:val="18"/>
        </w:numPr>
        <w:tabs>
          <w:tab w:val="left" w:pos="767"/>
        </w:tabs>
        <w:autoSpaceDE w:val="0"/>
        <w:autoSpaceDN w:val="0"/>
        <w:spacing w:before="59" w:after="0" w:line="240" w:lineRule="auto"/>
        <w:ind w:hanging="285"/>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4B20AEE0" w14:textId="41543D0C" w:rsidR="00821697" w:rsidRDefault="00821697">
      <w:pPr>
        <w:pStyle w:val="ListParagraph"/>
        <w:widowControl w:val="0"/>
        <w:numPr>
          <w:ilvl w:val="0"/>
          <w:numId w:val="18"/>
        </w:numPr>
        <w:tabs>
          <w:tab w:val="left" w:pos="767"/>
        </w:tabs>
        <w:autoSpaceDE w:val="0"/>
        <w:autoSpaceDN w:val="0"/>
        <w:spacing w:before="60" w:after="0" w:line="240" w:lineRule="auto"/>
        <w:ind w:right="701"/>
        <w:rPr>
          <w:rFonts w:ascii="Symbol" w:hAnsi="Symbol"/>
        </w:rPr>
      </w:pPr>
      <w:r>
        <w:t xml:space="preserve">The next four characters identify the issuing agency by its alphanumeric agency code </w:t>
      </w:r>
      <w:r w:rsidR="003A2F0A">
        <w:t>i</w:t>
      </w:r>
      <w:r>
        <w:t>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w:t>
      </w:r>
      <w:r>
        <w:rPr>
          <w:spacing w:val="1"/>
        </w:rPr>
        <w:t xml:space="preserve"> </w:t>
      </w:r>
      <w:r>
        <w:t>(for</w:t>
      </w:r>
      <w:r>
        <w:rPr>
          <w:spacing w:val="-2"/>
        </w:rPr>
        <w:t xml:space="preserve"> </w:t>
      </w:r>
      <w:r>
        <w:t>example,</w:t>
      </w:r>
      <w:r>
        <w:rPr>
          <w:spacing w:val="-1"/>
        </w:rPr>
        <w:t xml:space="preserve"> </w:t>
      </w:r>
      <w:r>
        <w:t>“AA00” for</w:t>
      </w:r>
      <w:r>
        <w:rPr>
          <w:spacing w:val="-1"/>
        </w:rPr>
        <w:t xml:space="preserve"> </w:t>
      </w:r>
      <w:r>
        <w:t>IHO).</w:t>
      </w:r>
    </w:p>
    <w:p w14:paraId="3FE194DA" w14:textId="77777777" w:rsidR="00821697" w:rsidRDefault="00821697">
      <w:pPr>
        <w:pStyle w:val="ListParagraph"/>
        <w:widowControl w:val="0"/>
        <w:numPr>
          <w:ilvl w:val="0"/>
          <w:numId w:val="18"/>
        </w:numPr>
        <w:tabs>
          <w:tab w:val="left" w:pos="767"/>
        </w:tabs>
        <w:autoSpaceDE w:val="0"/>
        <w:autoSpaceDN w:val="0"/>
        <w:spacing w:before="58" w:after="0" w:line="240" w:lineRule="auto"/>
        <w:ind w:right="703"/>
        <w:rPr>
          <w:rFonts w:ascii="Symbol" w:hAnsi="Symbol"/>
          <w:color w:val="1F3863"/>
        </w:rPr>
      </w:pPr>
      <w:r>
        <w:t>The eighth up to the seventeenth characters can be used in any way by the producer to provide</w:t>
      </w:r>
      <w:r>
        <w:rPr>
          <w:spacing w:val="1"/>
        </w:rPr>
        <w:t xml:space="preserve"> </w:t>
      </w:r>
      <w:r>
        <w:t>a</w:t>
      </w:r>
      <w:r>
        <w:rPr>
          <w:spacing w:val="-7"/>
        </w:rPr>
        <w:t xml:space="preserve"> </w:t>
      </w:r>
      <w:r>
        <w:t>unique</w:t>
      </w:r>
      <w:r>
        <w:rPr>
          <w:spacing w:val="-5"/>
        </w:rPr>
        <w:t xml:space="preserve"> </w:t>
      </w:r>
      <w:r>
        <w:t>file</w:t>
      </w:r>
      <w:r>
        <w:rPr>
          <w:spacing w:val="-5"/>
        </w:rPr>
        <w:t xml:space="preserve"> </w:t>
      </w:r>
      <w:r>
        <w:t>name</w:t>
      </w:r>
      <w:r>
        <w:rPr>
          <w:spacing w:val="-7"/>
        </w:rPr>
        <w:t xml:space="preserve"> </w:t>
      </w:r>
      <w:r>
        <w:t>for</w:t>
      </w:r>
      <w:r>
        <w:rPr>
          <w:spacing w:val="-5"/>
        </w:rPr>
        <w:t xml:space="preserve"> </w:t>
      </w:r>
      <w:r>
        <w:t>the</w:t>
      </w:r>
      <w:r>
        <w:rPr>
          <w:spacing w:val="-5"/>
        </w:rPr>
        <w:t xml:space="preserve"> </w:t>
      </w:r>
      <w:r>
        <w:t>dataset.</w:t>
      </w:r>
      <w:r>
        <w:rPr>
          <w:spacing w:val="-5"/>
        </w:rPr>
        <w:t xml:space="preserve"> </w:t>
      </w:r>
      <w:r>
        <w:t>The</w:t>
      </w:r>
      <w:r>
        <w:rPr>
          <w:spacing w:val="-7"/>
        </w:rPr>
        <w:t xml:space="preserve"> </w:t>
      </w:r>
      <w:r>
        <w:t>following</w:t>
      </w:r>
      <w:r>
        <w:rPr>
          <w:spacing w:val="-5"/>
        </w:rPr>
        <w:t xml:space="preserve"> </w:t>
      </w:r>
      <w:r>
        <w:t>characters</w:t>
      </w:r>
      <w:r>
        <w:rPr>
          <w:spacing w:val="-4"/>
        </w:rPr>
        <w:t xml:space="preserve"> </w:t>
      </w:r>
      <w:r>
        <w:t>are</w:t>
      </w:r>
      <w:r>
        <w:rPr>
          <w:spacing w:val="-6"/>
        </w:rPr>
        <w:t xml:space="preserve"> </w:t>
      </w:r>
      <w:r>
        <w:t>allowed</w:t>
      </w:r>
      <w:r>
        <w:rPr>
          <w:spacing w:val="-5"/>
        </w:rPr>
        <w:t xml:space="preserve"> </w:t>
      </w:r>
      <w:r>
        <w:t>in</w:t>
      </w:r>
      <w:r>
        <w:rPr>
          <w:spacing w:val="-5"/>
        </w:rPr>
        <w:t xml:space="preserve"> </w:t>
      </w:r>
      <w:r>
        <w:t>the</w:t>
      </w:r>
      <w:r>
        <w:rPr>
          <w:spacing w:val="-7"/>
        </w:rPr>
        <w:t xml:space="preserve"> </w:t>
      </w:r>
      <w:r>
        <w:t>dataset</w:t>
      </w:r>
      <w:r>
        <w:rPr>
          <w:spacing w:val="-6"/>
        </w:rPr>
        <w:t xml:space="preserve"> </w:t>
      </w:r>
      <w:r>
        <w:t>name,</w:t>
      </w:r>
      <w:r>
        <w:rPr>
          <w:spacing w:val="-7"/>
        </w:rPr>
        <w:t xml:space="preserve"> </w:t>
      </w:r>
      <w:r>
        <w:t>A</w:t>
      </w:r>
      <w:r>
        <w:rPr>
          <w:spacing w:val="-7"/>
        </w:rPr>
        <w:t xml:space="preserve"> </w:t>
      </w:r>
      <w:r>
        <w:t>to</w:t>
      </w:r>
      <w:r>
        <w:rPr>
          <w:spacing w:val="-53"/>
        </w:rPr>
        <w:t xml:space="preserve"> </w:t>
      </w:r>
      <w:r>
        <w:t>Z, 0 to 9 and the special character _ (underscore). The ninth through seventeenth characters are</w:t>
      </w:r>
      <w:r>
        <w:rPr>
          <w:spacing w:val="-54"/>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56215450" w14:textId="77777777" w:rsidR="00821697" w:rsidRDefault="00821697" w:rsidP="00821697">
      <w:pPr>
        <w:pStyle w:val="BodyText"/>
      </w:pPr>
    </w:p>
    <w:p w14:paraId="78046C32" w14:textId="04841673" w:rsidR="000D7C94" w:rsidRDefault="000D7C94" w:rsidP="000D7C94">
      <w:pPr>
        <w:pStyle w:val="Heading3"/>
        <w:ind w:left="8292" w:right="200" w:hanging="8092"/>
        <w:rPr>
          <w:lang w:eastAsia="en-US"/>
        </w:rPr>
      </w:pPr>
      <w:bookmarkStart w:id="2261" w:name="_Toc152232595"/>
      <w:bookmarkStart w:id="2262" w:name="_Toc170717274"/>
      <w:r>
        <w:rPr>
          <w:lang w:eastAsia="en-US"/>
        </w:rPr>
        <w:t>Update dataset file</w:t>
      </w:r>
      <w:r w:rsidRPr="008233BF">
        <w:rPr>
          <w:lang w:eastAsia="en-US"/>
        </w:rPr>
        <w:t xml:space="preserve"> naming</w:t>
      </w:r>
      <w:bookmarkEnd w:id="2261"/>
      <w:bookmarkEnd w:id="2262"/>
      <w:r>
        <w:rPr>
          <w:lang w:eastAsia="en-US"/>
        </w:rPr>
        <w:t xml:space="preserve"> </w:t>
      </w:r>
    </w:p>
    <w:p w14:paraId="74471D1B" w14:textId="77777777" w:rsidR="000D7C94" w:rsidRDefault="000D7C94" w:rsidP="000D7C94">
      <w:pPr>
        <w:rPr>
          <w:lang w:eastAsia="en-US"/>
        </w:rPr>
      </w:pPr>
      <w:r>
        <w:rPr>
          <w:lang w:eastAsia="en-US"/>
        </w:rPr>
        <w:t>All update dataset files will have an identical name to the base dataset, aside from the separator and update number sequence.</w:t>
      </w:r>
    </w:p>
    <w:p w14:paraId="3EAF4AA5" w14:textId="67348AAB" w:rsidR="000D7C94" w:rsidRDefault="000D7C94" w:rsidP="000D7C94">
      <w:pPr>
        <w:spacing w:after="0" w:line="360" w:lineRule="auto"/>
        <w:rPr>
          <w:lang w:eastAsia="en-US"/>
        </w:rPr>
      </w:pPr>
      <w:r>
        <w:rPr>
          <w:lang w:eastAsia="en-US"/>
        </w:rPr>
        <w:t>In this encoding the update dataset files are named according to the specifications given below:</w:t>
      </w:r>
    </w:p>
    <w:p w14:paraId="64AE6280" w14:textId="25E8D917" w:rsidR="000D7C94" w:rsidRDefault="000D7C94" w:rsidP="000D7C94">
      <w:pPr>
        <w:spacing w:after="0" w:line="360" w:lineRule="auto"/>
        <w:ind w:firstLine="340"/>
      </w:pPr>
      <w:r>
        <w:t>128CCCCXXXXXXXXXX</w:t>
      </w:r>
      <w:ins w:id="2263" w:author="Greenblue" w:date="2024-02-13T18:42:00Z">
        <w:r w:rsidR="0012194F">
          <w:t>_XXX</w:t>
        </w:r>
      </w:ins>
      <w:r>
        <w:t>.GML</w:t>
      </w:r>
    </w:p>
    <w:p w14:paraId="2F38AC89" w14:textId="77777777" w:rsidR="000D7C94" w:rsidRDefault="000D7C94" w:rsidP="00F47A2B">
      <w:pPr>
        <w:spacing w:after="0" w:line="360" w:lineRule="auto"/>
        <w:rPr>
          <w:lang w:eastAsia="en-US"/>
        </w:rPr>
      </w:pPr>
      <w:r>
        <w:rPr>
          <w:lang w:eastAsia="en-US"/>
        </w:rPr>
        <w:t>The main part forms an identifier where:</w:t>
      </w:r>
    </w:p>
    <w:p w14:paraId="2C3FC15D" w14:textId="2D37D420" w:rsidR="000D7C94" w:rsidRDefault="000D7C94">
      <w:pPr>
        <w:numPr>
          <w:ilvl w:val="0"/>
          <w:numId w:val="22"/>
        </w:numPr>
        <w:spacing w:after="0" w:line="240" w:lineRule="auto"/>
        <w:ind w:left="669" w:hanging="227"/>
        <w:rPr>
          <w:lang w:eastAsia="en-US"/>
        </w:rPr>
      </w:pPr>
      <w:r>
        <w:rPr>
          <w:lang w:eastAsia="en-US"/>
        </w:rPr>
        <w:t>The first up to the seventeenth characters are the same as the dataset being updated and</w:t>
      </w:r>
      <w:r w:rsidR="005B4A20">
        <w:rPr>
          <w:lang w:eastAsia="en-US"/>
        </w:rPr>
        <w:t xml:space="preserve"> t</w:t>
      </w:r>
      <w:r>
        <w:rPr>
          <w:lang w:eastAsia="en-US"/>
        </w:rPr>
        <w:t xml:space="preserve">herefore conform to the rules described in clause </w:t>
      </w:r>
      <w:r>
        <w:rPr>
          <w:lang w:eastAsia="en-US"/>
        </w:rPr>
        <w:fldChar w:fldCharType="begin"/>
      </w:r>
      <w:r>
        <w:rPr>
          <w:lang w:eastAsia="en-US"/>
        </w:rPr>
        <w:instrText xml:space="preserve"> REF _Ref148213474 \r </w:instrText>
      </w:r>
      <w:r w:rsidR="00D20D05">
        <w:rPr>
          <w:lang w:eastAsia="en-US"/>
        </w:rPr>
        <w:instrText xml:space="preserve"> \* MERGEFORMAT </w:instrText>
      </w:r>
      <w:r>
        <w:rPr>
          <w:lang w:eastAsia="en-US"/>
        </w:rPr>
        <w:fldChar w:fldCharType="separate"/>
      </w:r>
      <w:r w:rsidR="00A83023">
        <w:rPr>
          <w:lang w:eastAsia="en-US"/>
        </w:rPr>
        <w:t>11.2.2</w:t>
      </w:r>
      <w:r>
        <w:rPr>
          <w:lang w:eastAsia="en-US"/>
        </w:rPr>
        <w:fldChar w:fldCharType="end"/>
      </w:r>
      <w:r>
        <w:rPr>
          <w:lang w:eastAsia="en-US"/>
        </w:rPr>
        <w:t>.</w:t>
      </w:r>
    </w:p>
    <w:p w14:paraId="24E9CC1A" w14:textId="7E9504F4" w:rsidR="000D7C94" w:rsidRDefault="000D7C94">
      <w:pPr>
        <w:numPr>
          <w:ilvl w:val="0"/>
          <w:numId w:val="22"/>
        </w:numPr>
        <w:spacing w:after="0" w:line="240" w:lineRule="auto"/>
        <w:ind w:left="669" w:hanging="227"/>
        <w:rPr>
          <w:lang w:eastAsia="en-US"/>
        </w:rPr>
      </w:pPr>
      <w:r>
        <w:rPr>
          <w:lang w:eastAsia="en-US"/>
        </w:rPr>
        <w:t>The next character must be an underscore “_”.</w:t>
      </w:r>
    </w:p>
    <w:p w14:paraId="47ED4A7D" w14:textId="3B125DC0" w:rsidR="000D7C94" w:rsidRPr="000D7C94" w:rsidRDefault="000D7C94">
      <w:pPr>
        <w:numPr>
          <w:ilvl w:val="0"/>
          <w:numId w:val="22"/>
        </w:numPr>
        <w:spacing w:line="240" w:lineRule="auto"/>
        <w:ind w:left="669" w:hanging="227"/>
        <w:rPr>
          <w:lang w:eastAsia="en-US"/>
        </w:rPr>
      </w:pPr>
      <w:r>
        <w:rPr>
          <w:lang w:eastAsia="en-US"/>
        </w:rPr>
        <w:t>The next three characters must be numerical (000-999) to indicate the place of the update dataset in the update sequence.</w:t>
      </w:r>
    </w:p>
    <w:p w14:paraId="3C8970F1" w14:textId="27A841C5" w:rsidR="00821697" w:rsidDel="005646DC" w:rsidRDefault="000E6258" w:rsidP="000E6258">
      <w:pPr>
        <w:pStyle w:val="Heading2"/>
        <w:rPr>
          <w:del w:id="2264" w:author="Harin Oh" w:date="2023-11-30T14:15:00Z"/>
          <w:rFonts w:eastAsia="Malgun Gothic"/>
        </w:rPr>
      </w:pPr>
      <w:bookmarkStart w:id="2265" w:name="_Toc152232596"/>
      <w:del w:id="2266" w:author="Harin Oh" w:date="2023-11-30T14:15:00Z">
        <w:r w:rsidDel="005646DC">
          <w:rPr>
            <w:rFonts w:eastAsia="Malgun Gothic" w:hint="eastAsia"/>
          </w:rPr>
          <w:delText>C</w:delText>
        </w:r>
        <w:r w:rsidDel="005646DC">
          <w:rPr>
            <w:rFonts w:eastAsia="Malgun Gothic"/>
          </w:rPr>
          <w:delText>atalogue file naming</w:delText>
        </w:r>
        <w:bookmarkStart w:id="2267" w:name="_Toc158918300"/>
        <w:bookmarkStart w:id="2268" w:name="_Toc158918403"/>
        <w:bookmarkStart w:id="2269" w:name="_Toc158918506"/>
        <w:bookmarkStart w:id="2270" w:name="_Toc158918609"/>
        <w:bookmarkStart w:id="2271" w:name="_Toc158923617"/>
        <w:bookmarkStart w:id="2272" w:name="_Toc158923748"/>
        <w:bookmarkStart w:id="2273" w:name="_Toc158985688"/>
        <w:bookmarkStart w:id="2274" w:name="_Toc158985819"/>
        <w:bookmarkStart w:id="2275" w:name="_Toc158988954"/>
        <w:bookmarkStart w:id="2276" w:name="_Toc162544305"/>
        <w:bookmarkStart w:id="2277" w:name="_Toc170717275"/>
        <w:bookmarkEnd w:id="2265"/>
        <w:bookmarkEnd w:id="2267"/>
        <w:bookmarkEnd w:id="2268"/>
        <w:bookmarkEnd w:id="2269"/>
        <w:bookmarkEnd w:id="2270"/>
        <w:bookmarkEnd w:id="2271"/>
        <w:bookmarkEnd w:id="2272"/>
        <w:bookmarkEnd w:id="2273"/>
        <w:bookmarkEnd w:id="2274"/>
        <w:bookmarkEnd w:id="2275"/>
        <w:bookmarkEnd w:id="2276"/>
        <w:bookmarkEnd w:id="2277"/>
      </w:del>
    </w:p>
    <w:p w14:paraId="6D3CF822" w14:textId="4023A1EC" w:rsidR="000E6258" w:rsidDel="005646DC" w:rsidRDefault="000E6258" w:rsidP="000E6258">
      <w:pPr>
        <w:rPr>
          <w:del w:id="2278" w:author="Harin Oh" w:date="2023-11-30T14:15:00Z"/>
          <w:rFonts w:eastAsia="Malgun Gothic"/>
        </w:rPr>
      </w:pPr>
      <w:del w:id="2279" w:author="Harin Oh" w:date="2023-11-30T14:15:00Z">
        <w:r w:rsidDel="005646DC">
          <w:delText>The Exchange Catalogue acts as the table of contents for the Exchange Set. The Catalogue file of the</w:delText>
        </w:r>
        <w:r w:rsidDel="005646DC">
          <w:rPr>
            <w:spacing w:val="1"/>
          </w:rPr>
          <w:delText xml:space="preserve"> </w:delText>
        </w:r>
        <w:r w:rsidDel="005646DC">
          <w:delText>Exchange Set must be named CATALOG.XML. No other file in the Exchange Set may be named</w:delText>
        </w:r>
        <w:r w:rsidDel="005646DC">
          <w:rPr>
            <w:spacing w:val="1"/>
          </w:rPr>
          <w:delText xml:space="preserve"> </w:delText>
        </w:r>
        <w:r w:rsidDel="005646DC">
          <w:delText>CATALOG.XML.</w:delText>
        </w:r>
        <w:r w:rsidDel="005646DC">
          <w:rPr>
            <w:spacing w:val="-2"/>
          </w:rPr>
          <w:delText xml:space="preserve"> </w:delText>
        </w:r>
        <w:r w:rsidDel="005646DC">
          <w:delText>The</w:delText>
        </w:r>
        <w:r w:rsidDel="005646DC">
          <w:rPr>
            <w:spacing w:val="-2"/>
          </w:rPr>
          <w:delText xml:space="preserve"> </w:delText>
        </w:r>
        <w:r w:rsidDel="005646DC">
          <w:delText>content</w:delText>
        </w:r>
        <w:r w:rsidDel="005646DC">
          <w:rPr>
            <w:spacing w:val="-1"/>
          </w:rPr>
          <w:delText xml:space="preserve"> </w:delText>
        </w:r>
        <w:r w:rsidDel="005646DC">
          <w:delText>of the</w:delText>
        </w:r>
        <w:r w:rsidDel="005646DC">
          <w:rPr>
            <w:spacing w:val="1"/>
          </w:rPr>
          <w:delText xml:space="preserve"> </w:delText>
        </w:r>
        <w:r w:rsidDel="005646DC">
          <w:delText>Exchange</w:delText>
        </w:r>
        <w:r w:rsidDel="005646DC">
          <w:rPr>
            <w:spacing w:val="-2"/>
          </w:rPr>
          <w:delText xml:space="preserve"> </w:delText>
        </w:r>
        <w:r w:rsidDel="005646DC">
          <w:delText>Catalogue</w:delText>
        </w:r>
        <w:r w:rsidDel="005646DC">
          <w:rPr>
            <w:spacing w:val="-1"/>
          </w:rPr>
          <w:delText xml:space="preserve"> </w:delText>
        </w:r>
        <w:r w:rsidDel="005646DC">
          <w:delText>file is described in</w:delText>
        </w:r>
        <w:r w:rsidDel="005646DC">
          <w:rPr>
            <w:spacing w:val="2"/>
          </w:rPr>
          <w:delText xml:space="preserve"> </w:delText>
        </w:r>
        <w:r w:rsidDel="005646DC">
          <w:delText xml:space="preserve">clause </w:delText>
        </w:r>
        <w:r w:rsidDel="005646DC">
          <w:fldChar w:fldCharType="begin"/>
        </w:r>
        <w:r w:rsidDel="005646DC">
          <w:delInstrText xml:space="preserve"> REF _Ref148213800 \r </w:delInstrText>
        </w:r>
        <w:r w:rsidDel="005646DC">
          <w:fldChar w:fldCharType="separate"/>
        </w:r>
        <w:r w:rsidDel="005646DC">
          <w:delText>12</w:delText>
        </w:r>
        <w:r w:rsidDel="005646DC">
          <w:fldChar w:fldCharType="end"/>
        </w:r>
        <w:r w:rsidDel="005646DC">
          <w:delText>.</w:delText>
        </w:r>
        <w:bookmarkStart w:id="2280" w:name="_Toc158918301"/>
        <w:bookmarkStart w:id="2281" w:name="_Toc158918404"/>
        <w:bookmarkStart w:id="2282" w:name="_Toc158918507"/>
        <w:bookmarkStart w:id="2283" w:name="_Toc158918610"/>
        <w:bookmarkStart w:id="2284" w:name="_Toc158923618"/>
        <w:bookmarkStart w:id="2285" w:name="_Toc158923749"/>
        <w:bookmarkStart w:id="2286" w:name="_Toc158985689"/>
        <w:bookmarkStart w:id="2287" w:name="_Toc158985820"/>
        <w:bookmarkStart w:id="2288" w:name="_Toc158988955"/>
        <w:bookmarkStart w:id="2289" w:name="_Toc162544306"/>
        <w:bookmarkStart w:id="2290" w:name="_Toc170717276"/>
        <w:bookmarkEnd w:id="2280"/>
        <w:bookmarkEnd w:id="2281"/>
        <w:bookmarkEnd w:id="2282"/>
        <w:bookmarkEnd w:id="2283"/>
        <w:bookmarkEnd w:id="2284"/>
        <w:bookmarkEnd w:id="2285"/>
        <w:bookmarkEnd w:id="2286"/>
        <w:bookmarkEnd w:id="2287"/>
        <w:bookmarkEnd w:id="2288"/>
        <w:bookmarkEnd w:id="2289"/>
        <w:bookmarkEnd w:id="2290"/>
      </w:del>
    </w:p>
    <w:p w14:paraId="7BD11997" w14:textId="63D79775" w:rsidR="00E83228" w:rsidRPr="005C1DB9" w:rsidRDefault="00E83228" w:rsidP="00666E30">
      <w:pPr>
        <w:pStyle w:val="Heading2"/>
        <w:rPr>
          <w:lang w:eastAsia="en-US"/>
        </w:rPr>
      </w:pPr>
      <w:bookmarkStart w:id="2291" w:name="_Toc152232597"/>
      <w:bookmarkStart w:id="2292" w:name="_Toc170717277"/>
      <w:r w:rsidRPr="005C1DB9">
        <w:rPr>
          <w:lang w:eastAsia="en-US"/>
        </w:rPr>
        <w:t>Support Files</w:t>
      </w:r>
      <w:bookmarkEnd w:id="2291"/>
      <w:bookmarkEnd w:id="2292"/>
    </w:p>
    <w:p w14:paraId="1B7A6BE6" w14:textId="77777777" w:rsidR="00CE50B9" w:rsidRDefault="00CE50B9" w:rsidP="00CE50B9">
      <w:pPr>
        <w:spacing w:after="0" w:line="240" w:lineRule="auto"/>
        <w:rPr>
          <w:lang w:eastAsia="en-US"/>
        </w:rPr>
      </w:pPr>
      <w:r w:rsidRPr="00CE50B9">
        <w:rPr>
          <w:lang w:eastAsia="en-US"/>
        </w:rPr>
        <w:t>Support</w:t>
      </w:r>
      <w:r w:rsidRPr="00CE50B9">
        <w:rPr>
          <w:spacing w:val="-4"/>
          <w:lang w:eastAsia="en-US"/>
        </w:rPr>
        <w:t xml:space="preserve"> </w:t>
      </w:r>
      <w:r w:rsidRPr="00CE50B9">
        <w:rPr>
          <w:lang w:eastAsia="en-US"/>
        </w:rPr>
        <w:t>files</w:t>
      </w:r>
      <w:r w:rsidRPr="00CE50B9">
        <w:rPr>
          <w:spacing w:val="-3"/>
          <w:lang w:eastAsia="en-US"/>
        </w:rPr>
        <w:t xml:space="preserve"> </w:t>
      </w:r>
      <w:r w:rsidRPr="00CE50B9">
        <w:rPr>
          <w:lang w:eastAsia="en-US"/>
        </w:rPr>
        <w:t>contain</w:t>
      </w:r>
      <w:r w:rsidRPr="00CE50B9">
        <w:rPr>
          <w:spacing w:val="-2"/>
          <w:lang w:eastAsia="en-US"/>
        </w:rPr>
        <w:t xml:space="preserve"> </w:t>
      </w:r>
      <w:r w:rsidRPr="00CE50B9">
        <w:rPr>
          <w:lang w:eastAsia="en-US"/>
        </w:rPr>
        <w:t>ancillary</w:t>
      </w:r>
      <w:r w:rsidRPr="00CE50B9">
        <w:rPr>
          <w:spacing w:val="-7"/>
          <w:lang w:eastAsia="en-US"/>
        </w:rPr>
        <w:t xml:space="preserve"> </w:t>
      </w:r>
      <w:r w:rsidRPr="00CE50B9">
        <w:rPr>
          <w:lang w:eastAsia="en-US"/>
        </w:rPr>
        <w:t>textual</w:t>
      </w:r>
      <w:r w:rsidRPr="00CE50B9">
        <w:rPr>
          <w:spacing w:val="-5"/>
          <w:lang w:eastAsia="en-US"/>
        </w:rPr>
        <w:t xml:space="preserve"> </w:t>
      </w:r>
      <w:r w:rsidRPr="00CE50B9">
        <w:rPr>
          <w:lang w:eastAsia="en-US"/>
        </w:rPr>
        <w:t>or graphic information</w:t>
      </w:r>
      <w:r w:rsidRPr="00CE50B9">
        <w:rPr>
          <w:spacing w:val="-2"/>
          <w:lang w:eastAsia="en-US"/>
        </w:rPr>
        <w:t xml:space="preserve"> </w:t>
      </w:r>
      <w:r w:rsidRPr="00CE50B9">
        <w:rPr>
          <w:lang w:eastAsia="en-US"/>
        </w:rPr>
        <w:t>in</w:t>
      </w:r>
      <w:r w:rsidRPr="00CE50B9">
        <w:rPr>
          <w:spacing w:val="-1"/>
          <w:lang w:eastAsia="en-US"/>
        </w:rPr>
        <w:t xml:space="preserve"> </w:t>
      </w:r>
      <w:r w:rsidRPr="00CE50B9">
        <w:rPr>
          <w:lang w:eastAsia="en-US"/>
        </w:rPr>
        <w:t>separate</w:t>
      </w:r>
      <w:r w:rsidRPr="00CE50B9">
        <w:rPr>
          <w:spacing w:val="-3"/>
          <w:lang w:eastAsia="en-US"/>
        </w:rPr>
        <w:t xml:space="preserve"> </w:t>
      </w:r>
      <w:r w:rsidRPr="00CE50B9">
        <w:rPr>
          <w:lang w:eastAsia="en-US"/>
        </w:rPr>
        <w:t>(linked</w:t>
      </w:r>
      <w:r w:rsidRPr="00CE50B9">
        <w:rPr>
          <w:spacing w:val="-4"/>
          <w:lang w:eastAsia="en-US"/>
        </w:rPr>
        <w:t xml:space="preserve"> </w:t>
      </w:r>
      <w:r w:rsidRPr="00CE50B9">
        <w:rPr>
          <w:lang w:eastAsia="en-US"/>
        </w:rPr>
        <w:t>to</w:t>
      </w:r>
      <w:r w:rsidRPr="00CE50B9">
        <w:rPr>
          <w:spacing w:val="-3"/>
          <w:lang w:eastAsia="en-US"/>
        </w:rPr>
        <w:t xml:space="preserve"> </w:t>
      </w:r>
      <w:r w:rsidRPr="00CE50B9">
        <w:rPr>
          <w:lang w:eastAsia="en-US"/>
        </w:rPr>
        <w:t>the</w:t>
      </w:r>
      <w:r w:rsidRPr="00CE50B9">
        <w:rPr>
          <w:spacing w:val="-1"/>
          <w:lang w:eastAsia="en-US"/>
        </w:rPr>
        <w:t xml:space="preserve"> </w:t>
      </w:r>
      <w:r w:rsidRPr="00CE50B9">
        <w:rPr>
          <w:lang w:eastAsia="en-US"/>
        </w:rPr>
        <w:t>dataset)</w:t>
      </w:r>
      <w:r w:rsidRPr="00CE50B9">
        <w:rPr>
          <w:spacing w:val="-3"/>
          <w:lang w:eastAsia="en-US"/>
        </w:rPr>
        <w:t xml:space="preserve"> </w:t>
      </w:r>
      <w:r w:rsidRPr="00CE50B9">
        <w:rPr>
          <w:lang w:eastAsia="en-US"/>
        </w:rPr>
        <w:t>files.</w:t>
      </w:r>
      <w:r w:rsidRPr="00CE50B9">
        <w:rPr>
          <w:spacing w:val="-4"/>
          <w:lang w:eastAsia="en-US"/>
        </w:rPr>
        <w:t xml:space="preserve"> </w:t>
      </w:r>
      <w:r w:rsidRPr="00CE50B9">
        <w:rPr>
          <w:lang w:eastAsia="en-US"/>
        </w:rPr>
        <w:t>The</w:t>
      </w:r>
      <w:r w:rsidRPr="00CE50B9">
        <w:rPr>
          <w:spacing w:val="-53"/>
          <w:lang w:eastAsia="en-US"/>
        </w:rPr>
        <w:t xml:space="preserve"> </w:t>
      </w:r>
      <w:r w:rsidRPr="00CE50B9">
        <w:rPr>
          <w:lang w:eastAsia="en-US"/>
        </w:rPr>
        <w:t>following</w:t>
      </w:r>
      <w:r w:rsidRPr="00CE50B9">
        <w:rPr>
          <w:spacing w:val="-2"/>
          <w:lang w:eastAsia="en-US"/>
        </w:rPr>
        <w:t xml:space="preserve"> </w:t>
      </w:r>
      <w:r w:rsidRPr="00CE50B9">
        <w:rPr>
          <w:lang w:eastAsia="en-US"/>
        </w:rPr>
        <w:t>formats are</w:t>
      </w:r>
      <w:r w:rsidRPr="00CE50B9">
        <w:rPr>
          <w:spacing w:val="-1"/>
          <w:lang w:eastAsia="en-US"/>
        </w:rPr>
        <w:t xml:space="preserve"> </w:t>
      </w:r>
      <w:r w:rsidRPr="00CE50B9">
        <w:rPr>
          <w:lang w:eastAsia="en-US"/>
        </w:rPr>
        <w:t>allowed</w:t>
      </w:r>
      <w:r w:rsidRPr="00CE50B9">
        <w:rPr>
          <w:spacing w:val="-1"/>
          <w:lang w:eastAsia="en-US"/>
        </w:rPr>
        <w:t xml:space="preserve"> </w:t>
      </w:r>
      <w:r w:rsidRPr="00CE50B9">
        <w:rPr>
          <w:lang w:eastAsia="en-US"/>
        </w:rPr>
        <w:t>for</w:t>
      </w:r>
      <w:r w:rsidRPr="00CE50B9">
        <w:rPr>
          <w:spacing w:val="-1"/>
          <w:lang w:eastAsia="en-US"/>
        </w:rPr>
        <w:t xml:space="preserve"> </w:t>
      </w:r>
      <w:r w:rsidRPr="00CE50B9">
        <w:rPr>
          <w:lang w:eastAsia="en-US"/>
        </w:rPr>
        <w:t>support</w:t>
      </w:r>
      <w:r w:rsidRPr="00CE50B9">
        <w:rPr>
          <w:spacing w:val="-1"/>
          <w:lang w:eastAsia="en-US"/>
        </w:rPr>
        <w:t xml:space="preserve"> </w:t>
      </w:r>
      <w:r w:rsidRPr="00CE50B9">
        <w:rPr>
          <w:lang w:eastAsia="en-US"/>
        </w:rPr>
        <w:t>files:</w:t>
      </w:r>
    </w:p>
    <w:p w14:paraId="2281D91D" w14:textId="5A0F63F4" w:rsidR="00CE50B9" w:rsidRPr="00CE50B9" w:rsidRDefault="00CE50B9">
      <w:pPr>
        <w:numPr>
          <w:ilvl w:val="0"/>
          <w:numId w:val="16"/>
        </w:numPr>
        <w:spacing w:before="120" w:line="240" w:lineRule="auto"/>
        <w:ind w:left="669" w:hanging="227"/>
        <w:rPr>
          <w:rFonts w:ascii="Symbol" w:eastAsia="Arial" w:hAnsi="Symbol"/>
          <w:lang w:eastAsia="en-US"/>
        </w:rPr>
      </w:pPr>
      <w:r w:rsidRPr="00CE50B9">
        <w:rPr>
          <w:rFonts w:eastAsia="Arial"/>
          <w:lang w:eastAsia="en-US"/>
        </w:rPr>
        <w:t>Plain</w:t>
      </w:r>
      <w:r w:rsidRPr="00CE50B9">
        <w:rPr>
          <w:rFonts w:eastAsia="Arial"/>
          <w:spacing w:val="-5"/>
          <w:lang w:eastAsia="en-US"/>
        </w:rPr>
        <w:t xml:space="preserve"> </w:t>
      </w:r>
      <w:r w:rsidRPr="00CE50B9">
        <w:rPr>
          <w:rFonts w:eastAsia="Arial"/>
          <w:lang w:eastAsia="en-US"/>
        </w:rPr>
        <w:t>text</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contain</w:t>
      </w:r>
      <w:r w:rsidRPr="00CE50B9">
        <w:rPr>
          <w:rFonts w:eastAsia="Arial"/>
          <w:spacing w:val="-5"/>
          <w:lang w:eastAsia="en-US"/>
        </w:rPr>
        <w:t xml:space="preserve"> </w:t>
      </w:r>
      <w:r w:rsidRPr="00CE50B9">
        <w:rPr>
          <w:rFonts w:eastAsia="Arial"/>
          <w:lang w:eastAsia="en-US"/>
        </w:rPr>
        <w:t>only</w:t>
      </w:r>
      <w:r w:rsidRPr="00CE50B9">
        <w:rPr>
          <w:rFonts w:eastAsia="Arial"/>
          <w:spacing w:val="-8"/>
          <w:lang w:eastAsia="en-US"/>
        </w:rPr>
        <w:t xml:space="preserve"> </w:t>
      </w:r>
      <w:r w:rsidRPr="00CE50B9">
        <w:rPr>
          <w:rFonts w:eastAsia="Arial"/>
          <w:lang w:eastAsia="en-US"/>
        </w:rPr>
        <w:t>general</w:t>
      </w:r>
      <w:r w:rsidRPr="00CE50B9">
        <w:rPr>
          <w:rFonts w:eastAsia="Arial"/>
          <w:spacing w:val="-6"/>
          <w:lang w:eastAsia="en-US"/>
        </w:rPr>
        <w:t xml:space="preserve"> </w:t>
      </w:r>
      <w:r w:rsidRPr="00CE50B9">
        <w:rPr>
          <w:rFonts w:eastAsia="Arial"/>
          <w:lang w:eastAsia="en-US"/>
        </w:rPr>
        <w:t>text</w:t>
      </w:r>
      <w:r w:rsidRPr="00CE50B9">
        <w:rPr>
          <w:rFonts w:eastAsia="Arial"/>
          <w:spacing w:val="-4"/>
          <w:lang w:eastAsia="en-US"/>
        </w:rPr>
        <w:t xml:space="preserve"> </w:t>
      </w:r>
      <w:r w:rsidRPr="00CE50B9">
        <w:rPr>
          <w:rFonts w:eastAsia="Arial"/>
          <w:lang w:eastAsia="en-US"/>
        </w:rPr>
        <w:t>as</w:t>
      </w:r>
      <w:r w:rsidRPr="00CE50B9">
        <w:rPr>
          <w:rFonts w:eastAsia="Arial"/>
          <w:spacing w:val="-5"/>
          <w:lang w:eastAsia="en-US"/>
        </w:rPr>
        <w:t xml:space="preserve"> </w:t>
      </w:r>
      <w:r w:rsidRPr="00CE50B9">
        <w:rPr>
          <w:rFonts w:eastAsia="Arial"/>
          <w:lang w:eastAsia="en-US"/>
        </w:rPr>
        <w:t>defined</w:t>
      </w:r>
      <w:r w:rsidRPr="00CE50B9">
        <w:rPr>
          <w:rFonts w:eastAsia="Arial"/>
          <w:spacing w:val="-7"/>
          <w:lang w:eastAsia="en-US"/>
        </w:rPr>
        <w:t xml:space="preserve"> </w:t>
      </w:r>
      <w:r w:rsidRPr="00CE50B9">
        <w:rPr>
          <w:rFonts w:eastAsia="Arial"/>
          <w:lang w:eastAsia="en-US"/>
        </w:rPr>
        <w:t>in</w:t>
      </w:r>
      <w:r w:rsidRPr="00CE50B9">
        <w:rPr>
          <w:rFonts w:eastAsia="Arial"/>
          <w:spacing w:val="-5"/>
          <w:lang w:eastAsia="en-US"/>
        </w:rPr>
        <w:t xml:space="preserve"> </w:t>
      </w:r>
      <w:r w:rsidRPr="00CE50B9">
        <w:rPr>
          <w:rFonts w:eastAsia="Arial"/>
          <w:lang w:eastAsia="en-US"/>
        </w:rPr>
        <w:t>this</w:t>
      </w:r>
      <w:r w:rsidRPr="00CE50B9">
        <w:rPr>
          <w:rFonts w:eastAsia="Arial"/>
          <w:spacing w:val="1"/>
          <w:lang w:eastAsia="en-US"/>
        </w:rPr>
        <w:t xml:space="preserve"> </w:t>
      </w:r>
      <w:r w:rsidRPr="00CE50B9">
        <w:rPr>
          <w:rFonts w:eastAsia="Arial"/>
          <w:lang w:eastAsia="en-US"/>
        </w:rPr>
        <w:t>Standard.</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use</w:t>
      </w:r>
      <w:r w:rsidRPr="00CE50B9">
        <w:rPr>
          <w:rFonts w:eastAsia="Arial"/>
          <w:spacing w:val="-7"/>
          <w:lang w:eastAsia="en-US"/>
        </w:rPr>
        <w:t xml:space="preserve"> </w:t>
      </w:r>
      <w:r w:rsidRPr="00CE50B9">
        <w:rPr>
          <w:rFonts w:eastAsia="Arial"/>
          <w:lang w:eastAsia="en-US"/>
        </w:rPr>
        <w:t>the</w:t>
      </w:r>
      <w:r w:rsidRPr="00CE50B9">
        <w:rPr>
          <w:rFonts w:eastAsia="Arial"/>
          <w:spacing w:val="-7"/>
          <w:lang w:eastAsia="en-US"/>
        </w:rPr>
        <w:t xml:space="preserve"> </w:t>
      </w:r>
      <w:r w:rsidRPr="00CE50B9">
        <w:rPr>
          <w:rFonts w:eastAsia="Arial"/>
          <w:lang w:eastAsia="en-US"/>
        </w:rPr>
        <w:t>UTF-</w:t>
      </w:r>
      <w:r w:rsidRPr="00CE50B9">
        <w:rPr>
          <w:rFonts w:eastAsia="Arial"/>
          <w:spacing w:val="-53"/>
          <w:lang w:eastAsia="en-US"/>
        </w:rPr>
        <w:t xml:space="preserve"> </w:t>
      </w:r>
      <w:r w:rsidRPr="00CE50B9">
        <w:rPr>
          <w:rFonts w:eastAsia="Arial"/>
          <w:lang w:eastAsia="en-US"/>
        </w:rPr>
        <w:t>8</w:t>
      </w:r>
      <w:r w:rsidRPr="00CE50B9">
        <w:rPr>
          <w:rFonts w:eastAsia="Arial"/>
          <w:spacing w:val="-2"/>
          <w:lang w:eastAsia="en-US"/>
        </w:rPr>
        <w:t xml:space="preserve"> </w:t>
      </w:r>
      <w:r w:rsidRPr="00CE50B9">
        <w:rPr>
          <w:rFonts w:eastAsia="Arial"/>
          <w:lang w:eastAsia="en-US"/>
        </w:rPr>
        <w:t>character</w:t>
      </w:r>
      <w:r w:rsidRPr="00CE50B9">
        <w:rPr>
          <w:rFonts w:eastAsia="Arial"/>
          <w:spacing w:val="-1"/>
          <w:lang w:eastAsia="en-US"/>
        </w:rPr>
        <w:t xml:space="preserve"> </w:t>
      </w:r>
      <w:r w:rsidRPr="00CE50B9">
        <w:rPr>
          <w:rFonts w:eastAsia="Arial"/>
          <w:lang w:eastAsia="en-US"/>
        </w:rPr>
        <w:t>set</w:t>
      </w:r>
      <w:r w:rsidRPr="00CE50B9">
        <w:rPr>
          <w:rFonts w:eastAsia="Arial"/>
          <w:spacing w:val="1"/>
          <w:lang w:eastAsia="en-US"/>
        </w:rPr>
        <w:t xml:space="preserve"> </w:t>
      </w:r>
      <w:r w:rsidRPr="00CE50B9">
        <w:rPr>
          <w:rFonts w:eastAsia="Arial"/>
          <w:lang w:eastAsia="en-US"/>
        </w:rPr>
        <w:t>encoding.</w:t>
      </w:r>
    </w:p>
    <w:p w14:paraId="6A72EAD3" w14:textId="77777777" w:rsidR="00CE50B9" w:rsidRPr="00CE50B9" w:rsidRDefault="00CE50B9">
      <w:pPr>
        <w:widowControl w:val="0"/>
        <w:numPr>
          <w:ilvl w:val="0"/>
          <w:numId w:val="16"/>
        </w:numPr>
        <w:tabs>
          <w:tab w:val="left" w:pos="767"/>
        </w:tabs>
        <w:autoSpaceDE w:val="0"/>
        <w:autoSpaceDN w:val="0"/>
        <w:spacing w:before="58" w:after="0" w:line="240" w:lineRule="auto"/>
        <w:ind w:left="782" w:right="703" w:hanging="340"/>
        <w:jc w:val="left"/>
        <w:rPr>
          <w:rFonts w:ascii="Symbol" w:eastAsia="Arial" w:hAnsi="Symbol"/>
          <w:lang w:eastAsia="en-US"/>
        </w:rPr>
      </w:pPr>
      <w:r w:rsidRPr="00CE50B9">
        <w:rPr>
          <w:rFonts w:eastAsia="Arial"/>
          <w:spacing w:val="-1"/>
          <w:lang w:eastAsia="en-US"/>
        </w:rPr>
        <w:t>HTML</w:t>
      </w:r>
      <w:r w:rsidRPr="00CE50B9">
        <w:rPr>
          <w:rFonts w:eastAsia="Arial"/>
          <w:spacing w:val="-11"/>
          <w:lang w:eastAsia="en-US"/>
        </w:rPr>
        <w:t xml:space="preserve"> </w:t>
      </w:r>
      <w:r w:rsidRPr="00CE50B9">
        <w:rPr>
          <w:rFonts w:eastAsia="Arial"/>
          <w:spacing w:val="-1"/>
          <w:lang w:eastAsia="en-US"/>
        </w:rPr>
        <w:t>and</w:t>
      </w:r>
      <w:r w:rsidRPr="00CE50B9">
        <w:rPr>
          <w:rFonts w:eastAsia="Arial"/>
          <w:spacing w:val="-11"/>
          <w:lang w:eastAsia="en-US"/>
        </w:rPr>
        <w:t xml:space="preserve"> </w:t>
      </w:r>
      <w:r w:rsidRPr="00CE50B9">
        <w:rPr>
          <w:rFonts w:eastAsia="Arial"/>
          <w:spacing w:val="-1"/>
          <w:lang w:eastAsia="en-US"/>
        </w:rPr>
        <w:t>XML</w:t>
      </w:r>
      <w:r w:rsidRPr="00CE50B9">
        <w:rPr>
          <w:rFonts w:eastAsia="Arial"/>
          <w:spacing w:val="-11"/>
          <w:lang w:eastAsia="en-US"/>
        </w:rPr>
        <w:t xml:space="preserve"> </w:t>
      </w:r>
      <w:r w:rsidRPr="00CE50B9">
        <w:rPr>
          <w:rFonts w:eastAsia="Arial"/>
          <w:spacing w:val="-1"/>
          <w:lang w:eastAsia="en-US"/>
        </w:rPr>
        <w:t>files</w:t>
      </w:r>
      <w:r w:rsidRPr="00CE50B9">
        <w:rPr>
          <w:rFonts w:eastAsia="Arial"/>
          <w:spacing w:val="-10"/>
          <w:lang w:eastAsia="en-US"/>
        </w:rPr>
        <w:t xml:space="preserve"> </w:t>
      </w:r>
      <w:r w:rsidRPr="00CE50B9">
        <w:rPr>
          <w:rFonts w:eastAsia="Arial"/>
          <w:lang w:eastAsia="en-US"/>
        </w:rPr>
        <w:t>must</w:t>
      </w:r>
      <w:r w:rsidRPr="00CE50B9">
        <w:rPr>
          <w:rFonts w:eastAsia="Arial"/>
          <w:spacing w:val="-11"/>
          <w:lang w:eastAsia="en-US"/>
        </w:rPr>
        <w:t xml:space="preserve"> </w:t>
      </w:r>
      <w:r w:rsidRPr="00CE50B9">
        <w:rPr>
          <w:rFonts w:eastAsia="Arial"/>
          <w:lang w:eastAsia="en-US"/>
        </w:rPr>
        <w:t>contain</w:t>
      </w:r>
      <w:r w:rsidRPr="00CE50B9">
        <w:rPr>
          <w:rFonts w:eastAsia="Arial"/>
          <w:spacing w:val="-8"/>
          <w:lang w:eastAsia="en-US"/>
        </w:rPr>
        <w:t xml:space="preserve"> </w:t>
      </w:r>
      <w:r w:rsidRPr="00CE50B9">
        <w:rPr>
          <w:rFonts w:eastAsia="Arial"/>
          <w:lang w:eastAsia="en-US"/>
        </w:rPr>
        <w:t>only</w:t>
      </w:r>
      <w:r w:rsidRPr="00CE50B9">
        <w:rPr>
          <w:rFonts w:eastAsia="Arial"/>
          <w:spacing w:val="-14"/>
          <w:lang w:eastAsia="en-US"/>
        </w:rPr>
        <w:t xml:space="preserve"> </w:t>
      </w:r>
      <w:r w:rsidRPr="00CE50B9">
        <w:rPr>
          <w:rFonts w:eastAsia="Arial"/>
          <w:lang w:eastAsia="en-US"/>
        </w:rPr>
        <w:t>text</w:t>
      </w:r>
      <w:r w:rsidRPr="00CE50B9">
        <w:rPr>
          <w:rFonts w:eastAsia="Arial"/>
          <w:spacing w:val="-11"/>
          <w:lang w:eastAsia="en-US"/>
        </w:rPr>
        <w:t xml:space="preserve"> </w:t>
      </w:r>
      <w:r w:rsidRPr="00CE50B9">
        <w:rPr>
          <w:rFonts w:eastAsia="Arial"/>
          <w:lang w:eastAsia="en-US"/>
        </w:rPr>
        <w:t>and</w:t>
      </w:r>
      <w:r w:rsidRPr="00CE50B9">
        <w:rPr>
          <w:rFonts w:eastAsia="Arial"/>
          <w:spacing w:val="-11"/>
          <w:lang w:eastAsia="en-US"/>
        </w:rPr>
        <w:t xml:space="preserve"> </w:t>
      </w:r>
      <w:r w:rsidRPr="00CE50B9">
        <w:rPr>
          <w:rFonts w:eastAsia="Arial"/>
          <w:lang w:eastAsia="en-US"/>
        </w:rPr>
        <w:t>markup</w:t>
      </w:r>
      <w:r w:rsidRPr="00CE50B9">
        <w:rPr>
          <w:rFonts w:eastAsia="Arial"/>
          <w:spacing w:val="-11"/>
          <w:lang w:eastAsia="en-US"/>
        </w:rPr>
        <w:t xml:space="preserve"> </w:t>
      </w:r>
      <w:r w:rsidRPr="00CE50B9">
        <w:rPr>
          <w:rFonts w:eastAsia="Arial"/>
          <w:lang w:eastAsia="en-US"/>
        </w:rPr>
        <w:t>as</w:t>
      </w:r>
      <w:r w:rsidRPr="00CE50B9">
        <w:rPr>
          <w:rFonts w:eastAsia="Arial"/>
          <w:spacing w:val="-10"/>
          <w:lang w:eastAsia="en-US"/>
        </w:rPr>
        <w:t xml:space="preserve"> </w:t>
      </w:r>
      <w:r w:rsidRPr="00CE50B9">
        <w:rPr>
          <w:rFonts w:eastAsia="Arial"/>
          <w:lang w:eastAsia="en-US"/>
        </w:rPr>
        <w:t>defined</w:t>
      </w:r>
      <w:r w:rsidRPr="00CE50B9">
        <w:rPr>
          <w:rFonts w:eastAsia="Arial"/>
          <w:spacing w:val="-11"/>
          <w:lang w:eastAsia="en-US"/>
        </w:rPr>
        <w:t xml:space="preserve"> </w:t>
      </w:r>
      <w:r w:rsidRPr="00CE50B9">
        <w:rPr>
          <w:rFonts w:eastAsia="Arial"/>
          <w:lang w:eastAsia="en-US"/>
        </w:rPr>
        <w:t>in</w:t>
      </w:r>
      <w:r w:rsidRPr="00CE50B9">
        <w:rPr>
          <w:rFonts w:eastAsia="Arial"/>
          <w:spacing w:val="-11"/>
          <w:lang w:eastAsia="en-US"/>
        </w:rPr>
        <w:t xml:space="preserve"> </w:t>
      </w:r>
      <w:r w:rsidRPr="00CE50B9">
        <w:rPr>
          <w:rFonts w:eastAsia="Arial"/>
          <w:lang w:eastAsia="en-US"/>
        </w:rPr>
        <w:t>the</w:t>
      </w:r>
      <w:r w:rsidRPr="00CE50B9">
        <w:rPr>
          <w:rFonts w:eastAsia="Arial"/>
          <w:spacing w:val="-11"/>
          <w:lang w:eastAsia="en-US"/>
        </w:rPr>
        <w:t xml:space="preserve"> </w:t>
      </w:r>
      <w:r w:rsidRPr="00CE50B9">
        <w:rPr>
          <w:rFonts w:eastAsia="Arial"/>
          <w:lang w:eastAsia="en-US"/>
        </w:rPr>
        <w:t>relevant</w:t>
      </w:r>
      <w:r w:rsidRPr="00CE50B9">
        <w:rPr>
          <w:rFonts w:eastAsia="Arial"/>
          <w:spacing w:val="-2"/>
          <w:lang w:eastAsia="en-US"/>
        </w:rPr>
        <w:t xml:space="preserve"> </w:t>
      </w:r>
      <w:r w:rsidRPr="00CE50B9">
        <w:rPr>
          <w:rFonts w:eastAsia="Arial"/>
          <w:lang w:eastAsia="en-US"/>
        </w:rPr>
        <w:t>W3C</w:t>
      </w:r>
      <w:r w:rsidRPr="00CE50B9">
        <w:rPr>
          <w:rFonts w:eastAsia="Arial"/>
          <w:spacing w:val="-10"/>
          <w:lang w:eastAsia="en-US"/>
        </w:rPr>
        <w:t xml:space="preserve"> </w:t>
      </w:r>
      <w:r w:rsidRPr="00CE50B9">
        <w:rPr>
          <w:rFonts w:eastAsia="Arial"/>
          <w:lang w:eastAsia="en-US"/>
        </w:rPr>
        <w:t>standards.</w:t>
      </w:r>
      <w:r w:rsidRPr="00CE50B9">
        <w:rPr>
          <w:rFonts w:eastAsia="Arial"/>
          <w:spacing w:val="-53"/>
          <w:lang w:eastAsia="en-US"/>
        </w:rPr>
        <w:t xml:space="preserve"> </w:t>
      </w:r>
      <w:r w:rsidRPr="00CE50B9">
        <w:rPr>
          <w:rFonts w:eastAsia="Arial"/>
          <w:lang w:eastAsia="en-US"/>
        </w:rPr>
        <w:t>Files must use the UTF-8 character set encoding. References in datasets to HTML and XML</w:t>
      </w:r>
      <w:r w:rsidRPr="00CE50B9">
        <w:rPr>
          <w:rFonts w:eastAsia="Arial"/>
          <w:spacing w:val="1"/>
          <w:lang w:eastAsia="en-US"/>
        </w:rPr>
        <w:t xml:space="preserve"> </w:t>
      </w:r>
      <w:r w:rsidRPr="00CE50B9">
        <w:rPr>
          <w:rFonts w:eastAsia="Arial"/>
          <w:lang w:eastAsia="en-US"/>
        </w:rPr>
        <w:t>support files must treat them as text files (that is, they should not be referenced using attributes</w:t>
      </w:r>
      <w:r w:rsidRPr="00CE50B9">
        <w:rPr>
          <w:rFonts w:eastAsia="Arial"/>
          <w:spacing w:val="1"/>
          <w:lang w:eastAsia="en-US"/>
        </w:rPr>
        <w:t xml:space="preserve"> </w:t>
      </w:r>
      <w:r w:rsidRPr="00CE50B9">
        <w:rPr>
          <w:rFonts w:eastAsia="Arial"/>
          <w:lang w:eastAsia="en-US"/>
        </w:rPr>
        <w:t>intended</w:t>
      </w:r>
      <w:r w:rsidRPr="00CE50B9">
        <w:rPr>
          <w:rFonts w:eastAsia="Arial"/>
          <w:spacing w:val="-2"/>
          <w:lang w:eastAsia="en-US"/>
        </w:rPr>
        <w:t xml:space="preserve"> </w:t>
      </w:r>
      <w:r w:rsidRPr="00CE50B9">
        <w:rPr>
          <w:rFonts w:eastAsia="Arial"/>
          <w:lang w:eastAsia="en-US"/>
        </w:rPr>
        <w:t>for</w:t>
      </w:r>
      <w:r w:rsidRPr="00CE50B9">
        <w:rPr>
          <w:rFonts w:eastAsia="Arial"/>
          <w:spacing w:val="-1"/>
          <w:lang w:eastAsia="en-US"/>
        </w:rPr>
        <w:t xml:space="preserve"> </w:t>
      </w:r>
      <w:r w:rsidRPr="00CE50B9">
        <w:rPr>
          <w:rFonts w:eastAsia="Arial"/>
          <w:lang w:eastAsia="en-US"/>
        </w:rPr>
        <w:t>picture</w:t>
      </w:r>
      <w:r w:rsidRPr="00CE50B9">
        <w:rPr>
          <w:rFonts w:eastAsia="Arial"/>
          <w:spacing w:val="2"/>
          <w:lang w:eastAsia="en-US"/>
        </w:rPr>
        <w:t xml:space="preserve"> </w:t>
      </w:r>
      <w:r w:rsidRPr="00CE50B9">
        <w:rPr>
          <w:rFonts w:eastAsia="Arial"/>
          <w:lang w:eastAsia="en-US"/>
        </w:rPr>
        <w:t>files).</w:t>
      </w:r>
    </w:p>
    <w:p w14:paraId="55A790D2" w14:textId="77777777" w:rsidR="00CE50B9" w:rsidRPr="00CE50B9" w:rsidRDefault="00CE50B9">
      <w:pPr>
        <w:widowControl w:val="0"/>
        <w:numPr>
          <w:ilvl w:val="0"/>
          <w:numId w:val="16"/>
        </w:numPr>
        <w:tabs>
          <w:tab w:val="left" w:pos="767"/>
        </w:tabs>
        <w:autoSpaceDE w:val="0"/>
        <w:autoSpaceDN w:val="0"/>
        <w:spacing w:before="59" w:line="240" w:lineRule="auto"/>
        <w:ind w:left="669" w:hanging="227"/>
        <w:jc w:val="left"/>
        <w:rPr>
          <w:rFonts w:ascii="Symbol" w:eastAsia="Arial" w:hAnsi="Symbol"/>
          <w:lang w:eastAsia="en-US"/>
        </w:rPr>
      </w:pPr>
      <w:r w:rsidRPr="00CE50B9">
        <w:rPr>
          <w:rFonts w:eastAsia="Arial"/>
          <w:lang w:eastAsia="en-US"/>
        </w:rPr>
        <w:t>Picture files</w:t>
      </w:r>
      <w:r w:rsidRPr="00CE50B9">
        <w:rPr>
          <w:rFonts w:eastAsia="Arial"/>
          <w:spacing w:val="-2"/>
          <w:lang w:eastAsia="en-US"/>
        </w:rPr>
        <w:t xml:space="preserve"> </w:t>
      </w:r>
      <w:r w:rsidRPr="00CE50B9">
        <w:rPr>
          <w:rFonts w:eastAsia="Arial"/>
          <w:lang w:eastAsia="en-US"/>
        </w:rPr>
        <w:t>must</w:t>
      </w:r>
      <w:r w:rsidRPr="00CE50B9">
        <w:rPr>
          <w:rFonts w:eastAsia="Arial"/>
          <w:spacing w:val="-2"/>
          <w:lang w:eastAsia="en-US"/>
        </w:rPr>
        <w:t xml:space="preserve"> </w:t>
      </w:r>
      <w:r w:rsidRPr="00CE50B9">
        <w:rPr>
          <w:rFonts w:eastAsia="Arial"/>
          <w:lang w:eastAsia="en-US"/>
        </w:rPr>
        <w:t>be</w:t>
      </w:r>
      <w:r w:rsidRPr="00CE50B9">
        <w:rPr>
          <w:rFonts w:eastAsia="Arial"/>
          <w:spacing w:val="-2"/>
          <w:lang w:eastAsia="en-US"/>
        </w:rPr>
        <w:t xml:space="preserve"> </w:t>
      </w:r>
      <w:r w:rsidRPr="00CE50B9">
        <w:rPr>
          <w:rFonts w:eastAsia="Arial"/>
          <w:lang w:eastAsia="en-US"/>
        </w:rPr>
        <w:t>in the</w:t>
      </w:r>
      <w:r w:rsidRPr="00CE50B9">
        <w:rPr>
          <w:rFonts w:eastAsia="Arial"/>
          <w:spacing w:val="1"/>
          <w:lang w:eastAsia="en-US"/>
        </w:rPr>
        <w:t xml:space="preserve"> </w:t>
      </w:r>
      <w:r w:rsidRPr="00CE50B9">
        <w:rPr>
          <w:rFonts w:eastAsia="Arial"/>
          <w:lang w:eastAsia="en-US"/>
        </w:rPr>
        <w:t>Tagged</w:t>
      </w:r>
      <w:r w:rsidRPr="00CE50B9">
        <w:rPr>
          <w:rFonts w:eastAsia="Arial"/>
          <w:spacing w:val="-3"/>
          <w:lang w:eastAsia="en-US"/>
        </w:rPr>
        <w:t xml:space="preserve"> </w:t>
      </w:r>
      <w:r w:rsidRPr="00CE50B9">
        <w:rPr>
          <w:rFonts w:eastAsia="Arial"/>
          <w:lang w:eastAsia="en-US"/>
        </w:rPr>
        <w:t>Image</w:t>
      </w:r>
      <w:r w:rsidRPr="00CE50B9">
        <w:rPr>
          <w:rFonts w:eastAsia="Arial"/>
          <w:spacing w:val="-2"/>
          <w:lang w:eastAsia="en-US"/>
        </w:rPr>
        <w:t xml:space="preserve"> </w:t>
      </w:r>
      <w:r w:rsidRPr="00CE50B9">
        <w:rPr>
          <w:rFonts w:eastAsia="Arial"/>
          <w:lang w:eastAsia="en-US"/>
        </w:rPr>
        <w:t>file</w:t>
      </w:r>
      <w:r w:rsidRPr="00CE50B9">
        <w:rPr>
          <w:rFonts w:eastAsia="Arial"/>
          <w:spacing w:val="-3"/>
          <w:lang w:eastAsia="en-US"/>
        </w:rPr>
        <w:t xml:space="preserve"> </w:t>
      </w:r>
      <w:r w:rsidRPr="00CE50B9">
        <w:rPr>
          <w:rFonts w:eastAsia="Arial"/>
          <w:lang w:eastAsia="en-US"/>
        </w:rPr>
        <w:t>Format</w:t>
      </w:r>
      <w:r w:rsidRPr="00CE50B9">
        <w:rPr>
          <w:rFonts w:eastAsia="Arial"/>
          <w:spacing w:val="-2"/>
          <w:lang w:eastAsia="en-US"/>
        </w:rPr>
        <w:t xml:space="preserve"> </w:t>
      </w:r>
      <w:r w:rsidRPr="00CE50B9">
        <w:rPr>
          <w:rFonts w:eastAsia="Arial"/>
          <w:lang w:eastAsia="en-US"/>
        </w:rPr>
        <w:t>(TIFF)</w:t>
      </w:r>
      <w:r w:rsidRPr="00CE50B9">
        <w:rPr>
          <w:rFonts w:eastAsia="Arial"/>
          <w:spacing w:val="-2"/>
          <w:lang w:eastAsia="en-US"/>
        </w:rPr>
        <w:t xml:space="preserve"> </w:t>
      </w:r>
      <w:r w:rsidRPr="00CE50B9">
        <w:rPr>
          <w:rFonts w:eastAsia="Arial"/>
          <w:lang w:eastAsia="en-US"/>
        </w:rPr>
        <w:t>[Edition</w:t>
      </w:r>
      <w:r w:rsidRPr="00CE50B9">
        <w:rPr>
          <w:rFonts w:eastAsia="Arial"/>
          <w:spacing w:val="-2"/>
          <w:lang w:eastAsia="en-US"/>
        </w:rPr>
        <w:t xml:space="preserve"> </w:t>
      </w:r>
      <w:r w:rsidRPr="00CE50B9">
        <w:rPr>
          <w:rFonts w:eastAsia="Arial"/>
          <w:lang w:eastAsia="en-US"/>
        </w:rPr>
        <w:t>6.0].</w:t>
      </w:r>
    </w:p>
    <w:p w14:paraId="186B9EE9" w14:textId="325BBA4D" w:rsidR="00CE50B9" w:rsidRPr="00CE50B9" w:rsidRDefault="00CE50B9" w:rsidP="00CE50B9">
      <w:pPr>
        <w:rPr>
          <w:lang w:eastAsia="en-US"/>
        </w:rPr>
      </w:pPr>
      <w:r w:rsidRPr="00CE50B9">
        <w:rPr>
          <w:lang w:eastAsia="en-US"/>
        </w:rPr>
        <w:t>Support files shall be used for data management and additional information to users. Portraying and</w:t>
      </w:r>
      <w:r w:rsidRPr="00CE50B9">
        <w:rPr>
          <w:spacing w:val="1"/>
          <w:lang w:eastAsia="en-US"/>
        </w:rPr>
        <w:t xml:space="preserve"> </w:t>
      </w:r>
      <w:r w:rsidRPr="00CE50B9">
        <w:rPr>
          <w:lang w:eastAsia="en-US"/>
        </w:rPr>
        <w:t>using</w:t>
      </w:r>
      <w:r w:rsidRPr="00CE50B9">
        <w:rPr>
          <w:spacing w:val="-6"/>
          <w:lang w:eastAsia="en-US"/>
        </w:rPr>
        <w:t xml:space="preserve"> </w:t>
      </w:r>
      <w:r w:rsidRPr="00CE50B9">
        <w:rPr>
          <w:lang w:eastAsia="en-US"/>
        </w:rPr>
        <w:t>support</w:t>
      </w:r>
      <w:r w:rsidRPr="00CE50B9">
        <w:rPr>
          <w:spacing w:val="-6"/>
          <w:lang w:eastAsia="en-US"/>
        </w:rPr>
        <w:t xml:space="preserve"> </w:t>
      </w:r>
      <w:r w:rsidRPr="00CE50B9">
        <w:rPr>
          <w:lang w:eastAsia="en-US"/>
        </w:rPr>
        <w:t>files</w:t>
      </w:r>
      <w:r w:rsidRPr="00CE50B9">
        <w:rPr>
          <w:spacing w:val="-7"/>
          <w:lang w:eastAsia="en-US"/>
        </w:rPr>
        <w:t xml:space="preserve"> </w:t>
      </w:r>
      <w:r w:rsidRPr="00CE50B9">
        <w:rPr>
          <w:lang w:eastAsia="en-US"/>
        </w:rPr>
        <w:t>in</w:t>
      </w:r>
      <w:r w:rsidRPr="00CE50B9">
        <w:rPr>
          <w:spacing w:val="-5"/>
          <w:lang w:eastAsia="en-US"/>
        </w:rPr>
        <w:t xml:space="preserve"> </w:t>
      </w:r>
      <w:r w:rsidRPr="00CE50B9">
        <w:rPr>
          <w:lang w:eastAsia="en-US"/>
        </w:rPr>
        <w:t>ECDIS</w:t>
      </w:r>
      <w:r w:rsidRPr="00CE50B9">
        <w:rPr>
          <w:spacing w:val="-8"/>
          <w:lang w:eastAsia="en-US"/>
        </w:rPr>
        <w:t xml:space="preserve"> </w:t>
      </w:r>
      <w:r w:rsidRPr="00CE50B9">
        <w:rPr>
          <w:lang w:eastAsia="en-US"/>
        </w:rPr>
        <w:t>or</w:t>
      </w:r>
      <w:r w:rsidRPr="00CE50B9">
        <w:rPr>
          <w:spacing w:val="-4"/>
          <w:lang w:eastAsia="en-US"/>
        </w:rPr>
        <w:t xml:space="preserve"> </w:t>
      </w:r>
      <w:r w:rsidRPr="00CE50B9">
        <w:rPr>
          <w:lang w:eastAsia="en-US"/>
        </w:rPr>
        <w:t>other</w:t>
      </w:r>
      <w:r w:rsidRPr="00CE50B9">
        <w:rPr>
          <w:spacing w:val="-7"/>
          <w:lang w:eastAsia="en-US"/>
        </w:rPr>
        <w:t xml:space="preserve"> </w:t>
      </w:r>
      <w:r w:rsidRPr="00CE50B9">
        <w:rPr>
          <w:lang w:eastAsia="en-US"/>
        </w:rPr>
        <w:t>systems</w:t>
      </w:r>
      <w:r w:rsidRPr="00CE50B9">
        <w:rPr>
          <w:spacing w:val="-6"/>
          <w:lang w:eastAsia="en-US"/>
        </w:rPr>
        <w:t xml:space="preserve"> </w:t>
      </w:r>
      <w:r w:rsidRPr="00CE50B9">
        <w:rPr>
          <w:lang w:eastAsia="en-US"/>
        </w:rPr>
        <w:t>is</w:t>
      </w:r>
      <w:r w:rsidRPr="00CE50B9">
        <w:rPr>
          <w:spacing w:val="-7"/>
          <w:lang w:eastAsia="en-US"/>
        </w:rPr>
        <w:t xml:space="preserve"> </w:t>
      </w:r>
      <w:r w:rsidRPr="00CE50B9">
        <w:rPr>
          <w:lang w:eastAsia="en-US"/>
        </w:rPr>
        <w:t>not</w:t>
      </w:r>
      <w:r w:rsidRPr="00CE50B9">
        <w:rPr>
          <w:spacing w:val="-7"/>
          <w:lang w:eastAsia="en-US"/>
        </w:rPr>
        <w:t xml:space="preserve"> </w:t>
      </w:r>
      <w:r w:rsidRPr="00CE50B9">
        <w:rPr>
          <w:lang w:eastAsia="en-US"/>
        </w:rPr>
        <w:t xml:space="preserve">mandatory. </w:t>
      </w:r>
      <w:r w:rsidR="00F052CA">
        <w:rPr>
          <w:lang w:eastAsia="en-US"/>
        </w:rPr>
        <w:fldChar w:fldCharType="begin"/>
      </w:r>
      <w:r w:rsidR="00F052CA">
        <w:rPr>
          <w:lang w:eastAsia="en-US"/>
        </w:rPr>
        <w:instrText xml:space="preserve"> REF _Ref148213855 </w:instrText>
      </w:r>
      <w:r w:rsidR="00F052CA">
        <w:rPr>
          <w:lang w:eastAsia="en-US"/>
        </w:rPr>
        <w:fldChar w:fldCharType="separate"/>
      </w:r>
      <w:ins w:id="2293" w:author="Viestintävirasto" w:date="2024-12-13T14:15:00Z">
        <w:r w:rsidR="00A83023">
          <w:t xml:space="preserve">Table </w:t>
        </w:r>
        <w:r w:rsidR="00A83023">
          <w:rPr>
            <w:noProof/>
          </w:rPr>
          <w:t>11</w:t>
        </w:r>
        <w:r w:rsidR="00A83023">
          <w:noBreakHyphen/>
        </w:r>
        <w:r w:rsidR="00A83023">
          <w:rPr>
            <w:noProof/>
          </w:rPr>
          <w:t>2</w:t>
        </w:r>
      </w:ins>
      <w:ins w:id="2294" w:author="Greenblue" w:date="2024-02-15T19:39:00Z">
        <w:del w:id="2295" w:author="Viestintävirasto" w:date="2024-12-13T14:15:00Z">
          <w:r w:rsidR="00DF7FD4" w:rsidDel="00A83023">
            <w:delText xml:space="preserve">Table </w:delText>
          </w:r>
          <w:r w:rsidR="00DF7FD4" w:rsidDel="00A83023">
            <w:rPr>
              <w:noProof/>
            </w:rPr>
            <w:delText>11</w:delText>
          </w:r>
          <w:r w:rsidR="00DF7FD4" w:rsidDel="00A83023">
            <w:noBreakHyphen/>
          </w:r>
          <w:r w:rsidR="00DF7FD4" w:rsidDel="00A83023">
            <w:rPr>
              <w:noProof/>
            </w:rPr>
            <w:delText>3</w:delText>
          </w:r>
        </w:del>
      </w:ins>
      <w:del w:id="2296" w:author="Viestintävirasto" w:date="2024-12-13T14:15:00Z">
        <w:r w:rsidR="00F052CA" w:rsidDel="00A83023">
          <w:delText xml:space="preserve">Table </w:delText>
        </w:r>
        <w:r w:rsidR="00F052CA" w:rsidDel="00A83023">
          <w:rPr>
            <w:noProof/>
          </w:rPr>
          <w:delText>11</w:delText>
        </w:r>
        <w:r w:rsidR="00F052CA" w:rsidDel="00A83023">
          <w:noBreakHyphen/>
        </w:r>
        <w:r w:rsidR="00F052CA" w:rsidDel="00A83023">
          <w:rPr>
            <w:noProof/>
          </w:rPr>
          <w:delText>1</w:delText>
        </w:r>
      </w:del>
      <w:r w:rsidR="00F052CA">
        <w:rPr>
          <w:lang w:eastAsia="en-US"/>
        </w:rPr>
        <w:fldChar w:fldCharType="end"/>
      </w:r>
      <w:r w:rsidRPr="00CE50B9">
        <w:rPr>
          <w:spacing w:val="-8"/>
          <w:lang w:eastAsia="en-US"/>
        </w:rPr>
        <w:t xml:space="preserve"> </w:t>
      </w:r>
      <w:r w:rsidRPr="00CE50B9">
        <w:rPr>
          <w:lang w:eastAsia="en-US"/>
        </w:rPr>
        <w:t>describes</w:t>
      </w:r>
      <w:r w:rsidRPr="00CE50B9">
        <w:rPr>
          <w:spacing w:val="-6"/>
          <w:lang w:eastAsia="en-US"/>
        </w:rPr>
        <w:t xml:space="preserve"> </w:t>
      </w:r>
      <w:r w:rsidRPr="00CE50B9">
        <w:rPr>
          <w:lang w:eastAsia="en-US"/>
        </w:rPr>
        <w:t>the</w:t>
      </w:r>
      <w:r w:rsidRPr="00CE50B9">
        <w:rPr>
          <w:spacing w:val="-7"/>
          <w:lang w:eastAsia="en-US"/>
        </w:rPr>
        <w:t xml:space="preserve"> </w:t>
      </w:r>
      <w:r w:rsidRPr="00CE50B9">
        <w:rPr>
          <w:lang w:eastAsia="en-US"/>
        </w:rPr>
        <w:t>constraints</w:t>
      </w:r>
      <w:r w:rsidRPr="00CE50B9">
        <w:rPr>
          <w:spacing w:val="-5"/>
          <w:lang w:eastAsia="en-US"/>
        </w:rPr>
        <w:t xml:space="preserve"> </w:t>
      </w:r>
      <w:r w:rsidRPr="00CE50B9">
        <w:rPr>
          <w:lang w:eastAsia="en-US"/>
        </w:rPr>
        <w:t>on</w:t>
      </w:r>
      <w:r w:rsidRPr="00CE50B9">
        <w:rPr>
          <w:spacing w:val="-53"/>
          <w:lang w:eastAsia="en-US"/>
        </w:rPr>
        <w:t xml:space="preserve"> </w:t>
      </w:r>
      <w:r w:rsidRPr="00CE50B9">
        <w:rPr>
          <w:lang w:eastAsia="en-US"/>
        </w:rPr>
        <w:t>support</w:t>
      </w:r>
      <w:r w:rsidRPr="00CE50B9">
        <w:rPr>
          <w:spacing w:val="-2"/>
          <w:lang w:eastAsia="en-US"/>
        </w:rPr>
        <w:t xml:space="preserve"> </w:t>
      </w:r>
      <w:r w:rsidRPr="00CE50B9">
        <w:rPr>
          <w:lang w:eastAsia="en-US"/>
        </w:rPr>
        <w:t>file</w:t>
      </w:r>
      <w:r w:rsidRPr="00CE50B9">
        <w:rPr>
          <w:spacing w:val="-1"/>
          <w:lang w:eastAsia="en-US"/>
        </w:rPr>
        <w:t xml:space="preserve"> </w:t>
      </w:r>
      <w:r w:rsidRPr="00CE50B9">
        <w:rPr>
          <w:lang w:eastAsia="en-US"/>
        </w:rPr>
        <w:t>formats and</w:t>
      </w:r>
      <w:r w:rsidRPr="00CE50B9">
        <w:rPr>
          <w:spacing w:val="-2"/>
          <w:lang w:eastAsia="en-US"/>
        </w:rPr>
        <w:t xml:space="preserve"> </w:t>
      </w:r>
      <w:r w:rsidRPr="00CE50B9">
        <w:rPr>
          <w:lang w:eastAsia="en-US"/>
        </w:rPr>
        <w:t>provides the</w:t>
      </w:r>
      <w:r w:rsidRPr="00CE50B9">
        <w:rPr>
          <w:spacing w:val="-1"/>
          <w:lang w:eastAsia="en-US"/>
        </w:rPr>
        <w:t xml:space="preserve"> </w:t>
      </w:r>
      <w:r w:rsidRPr="00CE50B9">
        <w:rPr>
          <w:lang w:eastAsia="en-US"/>
        </w:rPr>
        <w:t>corresponding</w:t>
      </w:r>
      <w:r w:rsidRPr="00CE50B9">
        <w:rPr>
          <w:spacing w:val="-1"/>
          <w:lang w:eastAsia="en-US"/>
        </w:rPr>
        <w:t xml:space="preserve"> </w:t>
      </w:r>
      <w:r w:rsidRPr="00CE50B9">
        <w:rPr>
          <w:lang w:eastAsia="en-US"/>
        </w:rPr>
        <w:t>file extensions.</w:t>
      </w:r>
    </w:p>
    <w:p w14:paraId="3F24DD23" w14:textId="0A607C68" w:rsidR="0043600D" w:rsidRDefault="0043600D" w:rsidP="0043600D">
      <w:pPr>
        <w:pStyle w:val="Caption"/>
        <w:keepNext/>
        <w:jc w:val="center"/>
      </w:pPr>
      <w:bookmarkStart w:id="2297" w:name="_Ref148213855"/>
      <w:r>
        <w:lastRenderedPageBreak/>
        <w:t xml:space="preserve">Table </w:t>
      </w:r>
      <w:r w:rsidR="009C424C">
        <w:fldChar w:fldCharType="begin"/>
      </w:r>
      <w:r w:rsidR="009C424C">
        <w:instrText xml:space="preserve"> STYLEREF 1 \s </w:instrText>
      </w:r>
      <w:r w:rsidR="009C424C">
        <w:fldChar w:fldCharType="separate"/>
      </w:r>
      <w:r w:rsidR="00A83023">
        <w:rPr>
          <w:noProof/>
        </w:rPr>
        <w:t>11</w:t>
      </w:r>
      <w:r w:rsidR="009C424C">
        <w:rPr>
          <w:noProof/>
        </w:rPr>
        <w:fldChar w:fldCharType="end"/>
      </w:r>
      <w:r w:rsidR="009629AC">
        <w:noBreakHyphen/>
      </w:r>
      <w:r w:rsidR="009C424C">
        <w:fldChar w:fldCharType="begin"/>
      </w:r>
      <w:r w:rsidR="009C424C">
        <w:instrText xml:space="preserve"> SEQ Table \* ARABIC \s 1 </w:instrText>
      </w:r>
      <w:r w:rsidR="009C424C">
        <w:fldChar w:fldCharType="separate"/>
      </w:r>
      <w:ins w:id="2298" w:author="Viestintävirasto" w:date="2024-12-13T14:15:00Z">
        <w:r w:rsidR="00A83023">
          <w:rPr>
            <w:noProof/>
          </w:rPr>
          <w:t>2</w:t>
        </w:r>
      </w:ins>
      <w:del w:id="2299" w:author="Viestintävirasto" w:date="2024-12-13T14:15:00Z">
        <w:r w:rsidR="00DF7FD4" w:rsidDel="00A83023">
          <w:rPr>
            <w:noProof/>
          </w:rPr>
          <w:delText>3</w:delText>
        </w:r>
      </w:del>
      <w:r w:rsidR="009C424C">
        <w:rPr>
          <w:noProof/>
        </w:rPr>
        <w:fldChar w:fldCharType="end"/>
      </w:r>
      <w:bookmarkEnd w:id="2297"/>
      <w:r>
        <w:t xml:space="preserve"> 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14:paraId="47E2867F" w14:textId="77777777">
        <w:trPr>
          <w:trHeight w:val="329"/>
        </w:trPr>
        <w:tc>
          <w:tcPr>
            <w:tcW w:w="1166" w:type="dxa"/>
            <w:shd w:val="clear" w:color="auto" w:fill="D9D9D9"/>
          </w:tcPr>
          <w:p w14:paraId="25394EF8" w14:textId="77777777" w:rsidR="0043600D" w:rsidRDefault="0043600D">
            <w:pPr>
              <w:pStyle w:val="TableParagraph"/>
              <w:spacing w:before="54"/>
              <w:ind w:left="107"/>
              <w:rPr>
                <w:b/>
                <w:sz w:val="18"/>
              </w:rPr>
            </w:pPr>
            <w:r>
              <w:rPr>
                <w:b/>
                <w:sz w:val="18"/>
              </w:rPr>
              <w:t>File</w:t>
            </w:r>
            <w:r>
              <w:rPr>
                <w:b/>
                <w:spacing w:val="-3"/>
                <w:sz w:val="18"/>
              </w:rPr>
              <w:t xml:space="preserve"> </w:t>
            </w:r>
            <w:r>
              <w:rPr>
                <w:b/>
                <w:sz w:val="18"/>
              </w:rPr>
              <w:t>type</w:t>
            </w:r>
          </w:p>
        </w:tc>
        <w:tc>
          <w:tcPr>
            <w:tcW w:w="1348" w:type="dxa"/>
            <w:shd w:val="clear" w:color="auto" w:fill="D9D9D9"/>
          </w:tcPr>
          <w:p w14:paraId="22974149" w14:textId="77777777" w:rsidR="0043600D" w:rsidRDefault="0043600D">
            <w:pPr>
              <w:pStyle w:val="TableParagraph"/>
              <w:spacing w:before="54"/>
              <w:ind w:left="108"/>
              <w:rPr>
                <w:b/>
                <w:sz w:val="18"/>
              </w:rPr>
            </w:pPr>
            <w:r>
              <w:rPr>
                <w:b/>
                <w:sz w:val="18"/>
              </w:rPr>
              <w:t>Extension</w:t>
            </w:r>
          </w:p>
        </w:tc>
        <w:tc>
          <w:tcPr>
            <w:tcW w:w="6836" w:type="dxa"/>
            <w:shd w:val="clear" w:color="auto" w:fill="D9D9D9"/>
          </w:tcPr>
          <w:p w14:paraId="1FB0420C" w14:textId="77777777" w:rsidR="0043600D" w:rsidRDefault="0043600D">
            <w:pPr>
              <w:pStyle w:val="TableParagraph"/>
              <w:spacing w:before="54"/>
              <w:ind w:left="109"/>
              <w:rPr>
                <w:b/>
                <w:sz w:val="18"/>
              </w:rPr>
            </w:pPr>
            <w:r>
              <w:rPr>
                <w:b/>
                <w:sz w:val="18"/>
              </w:rPr>
              <w:t>Description</w:t>
            </w:r>
          </w:p>
        </w:tc>
      </w:tr>
      <w:tr w:rsidR="00BB6AB0" w14:paraId="052D0DC6" w14:textId="77777777" w:rsidTr="00FE1F96">
        <w:trPr>
          <w:trHeight w:val="326"/>
        </w:trPr>
        <w:tc>
          <w:tcPr>
            <w:tcW w:w="1166" w:type="dxa"/>
            <w:vMerge w:val="restart"/>
            <w:shd w:val="clear" w:color="auto" w:fill="auto"/>
          </w:tcPr>
          <w:p w14:paraId="584EA28F" w14:textId="77777777" w:rsidR="0043600D" w:rsidRDefault="0043600D">
            <w:pPr>
              <w:pStyle w:val="TableParagraph"/>
              <w:ind w:left="107"/>
              <w:rPr>
                <w:sz w:val="18"/>
              </w:rPr>
            </w:pPr>
            <w:r>
              <w:rPr>
                <w:sz w:val="18"/>
              </w:rPr>
              <w:t>Text</w:t>
            </w:r>
          </w:p>
        </w:tc>
        <w:tc>
          <w:tcPr>
            <w:tcW w:w="1348" w:type="dxa"/>
            <w:shd w:val="clear" w:color="auto" w:fill="auto"/>
          </w:tcPr>
          <w:p w14:paraId="5BBF1B6B" w14:textId="77777777" w:rsidR="0043600D" w:rsidRDefault="0043600D">
            <w:pPr>
              <w:pStyle w:val="TableParagraph"/>
              <w:ind w:left="108"/>
              <w:rPr>
                <w:sz w:val="18"/>
              </w:rPr>
            </w:pPr>
            <w:r>
              <w:rPr>
                <w:sz w:val="18"/>
              </w:rPr>
              <w:t>TXT</w:t>
            </w:r>
          </w:p>
        </w:tc>
        <w:tc>
          <w:tcPr>
            <w:tcW w:w="6836" w:type="dxa"/>
            <w:shd w:val="clear" w:color="auto" w:fill="auto"/>
          </w:tcPr>
          <w:p w14:paraId="4D8BBF0C" w14:textId="28B75B93" w:rsidR="0043600D" w:rsidRDefault="00FE1F96" w:rsidP="00FE1F96">
            <w:pPr>
              <w:pStyle w:val="TableParagraph"/>
              <w:ind w:left="109" w:right="243"/>
              <w:rPr>
                <w:rFonts w:ascii="Times New Roman"/>
                <w:sz w:val="18"/>
              </w:rPr>
            </w:pPr>
            <w:ins w:id="2300" w:author="Greenblue" w:date="2024-02-13T19:48:00Z">
              <w:r w:rsidRPr="00FE1F96">
                <w:rPr>
                  <w:sz w:val="18"/>
                </w:rPr>
                <w:t>Plain-text files</w:t>
              </w:r>
            </w:ins>
          </w:p>
        </w:tc>
      </w:tr>
      <w:tr w:rsidR="00BB6AB0" w14:paraId="14FFA7D9" w14:textId="77777777" w:rsidTr="00FE1F96">
        <w:trPr>
          <w:trHeight w:val="741"/>
        </w:trPr>
        <w:tc>
          <w:tcPr>
            <w:tcW w:w="1166" w:type="dxa"/>
            <w:vMerge/>
            <w:tcBorders>
              <w:top w:val="nil"/>
            </w:tcBorders>
            <w:shd w:val="clear" w:color="auto" w:fill="auto"/>
          </w:tcPr>
          <w:p w14:paraId="2C761350" w14:textId="77777777" w:rsidR="0043600D" w:rsidRDefault="0043600D">
            <w:pPr>
              <w:widowControl w:val="0"/>
              <w:autoSpaceDE w:val="0"/>
              <w:autoSpaceDN w:val="0"/>
              <w:rPr>
                <w:rFonts w:eastAsia="Malgun Gothic"/>
                <w:sz w:val="2"/>
                <w:szCs w:val="2"/>
              </w:rPr>
            </w:pPr>
          </w:p>
        </w:tc>
        <w:tc>
          <w:tcPr>
            <w:tcW w:w="1348" w:type="dxa"/>
            <w:shd w:val="clear" w:color="auto" w:fill="auto"/>
          </w:tcPr>
          <w:p w14:paraId="48CFA83F" w14:textId="77777777" w:rsidR="0043600D" w:rsidRDefault="0043600D">
            <w:pPr>
              <w:pStyle w:val="TableParagraph"/>
              <w:ind w:left="108"/>
              <w:rPr>
                <w:sz w:val="18"/>
              </w:rPr>
            </w:pPr>
            <w:r>
              <w:rPr>
                <w:sz w:val="18"/>
              </w:rPr>
              <w:t>HTM</w:t>
            </w:r>
          </w:p>
        </w:tc>
        <w:tc>
          <w:tcPr>
            <w:tcW w:w="6836" w:type="dxa"/>
            <w:shd w:val="clear" w:color="auto" w:fill="auto"/>
          </w:tcPr>
          <w:p w14:paraId="61765DF7" w14:textId="77777777" w:rsidR="0043600D" w:rsidRDefault="0043600D">
            <w:pPr>
              <w:pStyle w:val="TableParagraph"/>
              <w:ind w:left="109" w:right="243"/>
              <w:rPr>
                <w:sz w:val="18"/>
              </w:rPr>
            </w:pPr>
            <w:r>
              <w:rPr>
                <w:sz w:val="18"/>
              </w:rPr>
              <w:t>HTML files must only include inline or embedded Cascading Style Sheet (CSS)</w:t>
            </w:r>
            <w:r>
              <w:rPr>
                <w:spacing w:val="1"/>
                <w:sz w:val="18"/>
              </w:rPr>
              <w:t xml:space="preserve"> </w:t>
            </w:r>
            <w:r>
              <w:rPr>
                <w:sz w:val="18"/>
              </w:rPr>
              <w:t>information and must not contain embedded Javascript or other dynamic content;</w:t>
            </w:r>
            <w:r>
              <w:rPr>
                <w:spacing w:val="-48"/>
                <w:sz w:val="18"/>
              </w:rPr>
              <w:t xml:space="preserve"> </w:t>
            </w:r>
            <w:r>
              <w:rPr>
                <w:sz w:val="18"/>
              </w:rPr>
              <w:t>for</w:t>
            </w:r>
            <w:r>
              <w:rPr>
                <w:spacing w:val="-1"/>
                <w:sz w:val="18"/>
              </w:rPr>
              <w:t xml:space="preserve"> </w:t>
            </w:r>
            <w:r>
              <w:rPr>
                <w:sz w:val="18"/>
              </w:rPr>
              <w:t>example DHTML, Flash etc.</w:t>
            </w:r>
          </w:p>
        </w:tc>
      </w:tr>
      <w:tr w:rsidR="00BB6AB0" w14:paraId="5CFE572A" w14:textId="77777777" w:rsidTr="00FE1F96">
        <w:trPr>
          <w:trHeight w:val="741"/>
        </w:trPr>
        <w:tc>
          <w:tcPr>
            <w:tcW w:w="1166" w:type="dxa"/>
            <w:vMerge/>
            <w:tcBorders>
              <w:top w:val="nil"/>
            </w:tcBorders>
            <w:shd w:val="clear" w:color="auto" w:fill="auto"/>
          </w:tcPr>
          <w:p w14:paraId="2ED6DE84" w14:textId="77777777" w:rsidR="0043600D" w:rsidRDefault="0043600D">
            <w:pPr>
              <w:widowControl w:val="0"/>
              <w:autoSpaceDE w:val="0"/>
              <w:autoSpaceDN w:val="0"/>
              <w:rPr>
                <w:rFonts w:eastAsia="Malgun Gothic"/>
                <w:sz w:val="2"/>
                <w:szCs w:val="2"/>
              </w:rPr>
            </w:pPr>
          </w:p>
        </w:tc>
        <w:tc>
          <w:tcPr>
            <w:tcW w:w="1348" w:type="dxa"/>
            <w:shd w:val="clear" w:color="auto" w:fill="auto"/>
          </w:tcPr>
          <w:p w14:paraId="042327A7" w14:textId="77777777" w:rsidR="0043600D" w:rsidRDefault="0043600D">
            <w:pPr>
              <w:pStyle w:val="TableParagraph"/>
              <w:ind w:left="108"/>
              <w:rPr>
                <w:sz w:val="18"/>
              </w:rPr>
            </w:pPr>
            <w:r>
              <w:rPr>
                <w:sz w:val="18"/>
              </w:rPr>
              <w:t>XML</w:t>
            </w:r>
          </w:p>
        </w:tc>
        <w:tc>
          <w:tcPr>
            <w:tcW w:w="6836" w:type="dxa"/>
            <w:shd w:val="clear" w:color="auto" w:fill="auto"/>
          </w:tcPr>
          <w:p w14:paraId="53B4DFE6" w14:textId="77777777" w:rsidR="0043600D" w:rsidRDefault="0043600D">
            <w:pPr>
              <w:pStyle w:val="TableParagraph"/>
              <w:ind w:left="109" w:right="123"/>
              <w:rPr>
                <w:sz w:val="18"/>
              </w:rPr>
            </w:pPr>
            <w:r>
              <w:rPr>
                <w:sz w:val="18"/>
              </w:rPr>
              <w:t>XML documents must only be included in accordance with guidance provided</w:t>
            </w:r>
            <w:r>
              <w:rPr>
                <w:spacing w:val="1"/>
                <w:sz w:val="18"/>
              </w:rPr>
              <w:t xml:space="preserve"> </w:t>
            </w:r>
            <w:r>
              <w:rPr>
                <w:sz w:val="18"/>
              </w:rPr>
              <w:t>within</w:t>
            </w:r>
            <w:r>
              <w:rPr>
                <w:spacing w:val="-2"/>
                <w:sz w:val="18"/>
              </w:rPr>
              <w:t xml:space="preserve"> </w:t>
            </w:r>
            <w:r>
              <w:rPr>
                <w:sz w:val="18"/>
              </w:rPr>
              <w:t>the</w:t>
            </w:r>
            <w:r>
              <w:rPr>
                <w:spacing w:val="-2"/>
                <w:sz w:val="18"/>
              </w:rPr>
              <w:t xml:space="preserve"> </w:t>
            </w:r>
            <w:r>
              <w:rPr>
                <w:sz w:val="18"/>
              </w:rPr>
              <w:t>Data</w:t>
            </w:r>
            <w:r>
              <w:rPr>
                <w:spacing w:val="-2"/>
                <w:sz w:val="18"/>
              </w:rPr>
              <w:t xml:space="preserve"> </w:t>
            </w:r>
            <w:r>
              <w:rPr>
                <w:sz w:val="18"/>
              </w:rPr>
              <w:t>Classification</w:t>
            </w:r>
            <w:r>
              <w:rPr>
                <w:spacing w:val="-4"/>
                <w:sz w:val="18"/>
              </w:rPr>
              <w:t xml:space="preserve"> </w:t>
            </w:r>
            <w:r>
              <w:rPr>
                <w:sz w:val="18"/>
              </w:rPr>
              <w:t>and</w:t>
            </w:r>
            <w:r>
              <w:rPr>
                <w:spacing w:val="-2"/>
                <w:sz w:val="18"/>
              </w:rPr>
              <w:t xml:space="preserve"> </w:t>
            </w:r>
            <w:r>
              <w:rPr>
                <w:sz w:val="18"/>
              </w:rPr>
              <w:t>Encoding</w:t>
            </w:r>
            <w:r>
              <w:rPr>
                <w:spacing w:val="-2"/>
                <w:sz w:val="18"/>
              </w:rPr>
              <w:t xml:space="preserve"> </w:t>
            </w:r>
            <w:r>
              <w:rPr>
                <w:sz w:val="18"/>
              </w:rPr>
              <w:t>Guide</w:t>
            </w:r>
            <w:r>
              <w:rPr>
                <w:spacing w:val="-1"/>
                <w:sz w:val="18"/>
              </w:rPr>
              <w:t xml:space="preserve"> </w:t>
            </w:r>
            <w:r>
              <w:rPr>
                <w:sz w:val="18"/>
              </w:rPr>
              <w:t>(Annex</w:t>
            </w:r>
            <w:r>
              <w:rPr>
                <w:spacing w:val="-6"/>
                <w:sz w:val="18"/>
              </w:rPr>
              <w:t xml:space="preserve"> </w:t>
            </w:r>
            <w:r>
              <w:rPr>
                <w:sz w:val="18"/>
              </w:rPr>
              <w:t>A)</w:t>
            </w:r>
            <w:r>
              <w:rPr>
                <w:spacing w:val="-2"/>
                <w:sz w:val="18"/>
              </w:rPr>
              <w:t xml:space="preserve"> </w:t>
            </w:r>
            <w:r>
              <w:rPr>
                <w:sz w:val="18"/>
              </w:rPr>
              <w:t>and</w:t>
            </w:r>
            <w:r>
              <w:rPr>
                <w:spacing w:val="-4"/>
                <w:sz w:val="18"/>
              </w:rPr>
              <w:t xml:space="preserve"> </w:t>
            </w:r>
            <w:r>
              <w:rPr>
                <w:sz w:val="18"/>
              </w:rPr>
              <w:t>must</w:t>
            </w:r>
            <w:r>
              <w:rPr>
                <w:spacing w:val="-3"/>
                <w:sz w:val="18"/>
              </w:rPr>
              <w:t xml:space="preserve"> </w:t>
            </w:r>
            <w:r>
              <w:rPr>
                <w:sz w:val="18"/>
              </w:rPr>
              <w:t>not</w:t>
            </w:r>
            <w:r>
              <w:rPr>
                <w:spacing w:val="-4"/>
                <w:sz w:val="18"/>
              </w:rPr>
              <w:t xml:space="preserve"> </w:t>
            </w:r>
            <w:r>
              <w:rPr>
                <w:sz w:val="18"/>
              </w:rPr>
              <w:t>contain</w:t>
            </w:r>
            <w:r>
              <w:rPr>
                <w:spacing w:val="-47"/>
                <w:sz w:val="18"/>
              </w:rPr>
              <w:t xml:space="preserve"> </w:t>
            </w:r>
            <w:r>
              <w:rPr>
                <w:sz w:val="18"/>
              </w:rPr>
              <w:t>embedded</w:t>
            </w:r>
            <w:r>
              <w:rPr>
                <w:spacing w:val="-1"/>
                <w:sz w:val="18"/>
              </w:rPr>
              <w:t xml:space="preserve"> </w:t>
            </w:r>
            <w:r>
              <w:rPr>
                <w:sz w:val="18"/>
              </w:rPr>
              <w:t>Javascript or other</w:t>
            </w:r>
            <w:r>
              <w:rPr>
                <w:spacing w:val="-3"/>
                <w:sz w:val="18"/>
              </w:rPr>
              <w:t xml:space="preserve"> </w:t>
            </w:r>
            <w:r>
              <w:rPr>
                <w:sz w:val="18"/>
              </w:rPr>
              <w:t>dynamic</w:t>
            </w:r>
            <w:r>
              <w:rPr>
                <w:spacing w:val="1"/>
                <w:sz w:val="18"/>
              </w:rPr>
              <w:t xml:space="preserve"> </w:t>
            </w:r>
            <w:r>
              <w:rPr>
                <w:sz w:val="18"/>
              </w:rPr>
              <w:t>content.</w:t>
            </w:r>
          </w:p>
        </w:tc>
      </w:tr>
      <w:tr w:rsidR="00BB6AB0" w14:paraId="0C4AF8E3" w14:textId="77777777" w:rsidTr="00FE1F96">
        <w:trPr>
          <w:trHeight w:val="325"/>
        </w:trPr>
        <w:tc>
          <w:tcPr>
            <w:tcW w:w="1166" w:type="dxa"/>
            <w:shd w:val="clear" w:color="auto" w:fill="auto"/>
          </w:tcPr>
          <w:p w14:paraId="2462D395" w14:textId="77777777" w:rsidR="0043600D" w:rsidRDefault="0043600D">
            <w:pPr>
              <w:pStyle w:val="TableParagraph"/>
              <w:ind w:left="107"/>
              <w:rPr>
                <w:sz w:val="18"/>
              </w:rPr>
            </w:pPr>
            <w:r>
              <w:rPr>
                <w:sz w:val="18"/>
              </w:rPr>
              <w:t>Picture</w:t>
            </w:r>
          </w:p>
        </w:tc>
        <w:tc>
          <w:tcPr>
            <w:tcW w:w="1348" w:type="dxa"/>
            <w:shd w:val="clear" w:color="auto" w:fill="auto"/>
          </w:tcPr>
          <w:p w14:paraId="7E5BAF20" w14:textId="77777777" w:rsidR="0043600D" w:rsidRDefault="0043600D">
            <w:pPr>
              <w:pStyle w:val="TableParagraph"/>
              <w:ind w:left="108"/>
              <w:rPr>
                <w:sz w:val="18"/>
              </w:rPr>
            </w:pPr>
            <w:r>
              <w:rPr>
                <w:sz w:val="18"/>
              </w:rPr>
              <w:t>TIF</w:t>
            </w:r>
          </w:p>
        </w:tc>
        <w:tc>
          <w:tcPr>
            <w:tcW w:w="6836" w:type="dxa"/>
            <w:shd w:val="clear" w:color="auto" w:fill="auto"/>
          </w:tcPr>
          <w:p w14:paraId="1E5A6114" w14:textId="77777777" w:rsidR="0043600D" w:rsidRDefault="0043600D">
            <w:pPr>
              <w:pStyle w:val="TableParagraph"/>
              <w:ind w:left="109"/>
              <w:rPr>
                <w:sz w:val="18"/>
              </w:rPr>
            </w:pPr>
            <w:r>
              <w:rPr>
                <w:sz w:val="18"/>
              </w:rPr>
              <w:t>Baseline</w:t>
            </w:r>
            <w:r>
              <w:rPr>
                <w:spacing w:val="-1"/>
                <w:sz w:val="18"/>
              </w:rPr>
              <w:t xml:space="preserve"> </w:t>
            </w:r>
            <w:r>
              <w:rPr>
                <w:sz w:val="18"/>
              </w:rPr>
              <w:t>TIFF</w:t>
            </w:r>
            <w:r>
              <w:rPr>
                <w:spacing w:val="-3"/>
                <w:sz w:val="18"/>
              </w:rPr>
              <w:t xml:space="preserve"> </w:t>
            </w:r>
            <w:r>
              <w:rPr>
                <w:sz w:val="18"/>
              </w:rPr>
              <w:t>6.0.</w:t>
            </w:r>
          </w:p>
        </w:tc>
      </w:tr>
    </w:tbl>
    <w:p w14:paraId="1FCFBBC1" w14:textId="73BC0338" w:rsidR="00183503" w:rsidRPr="005C1DB9" w:rsidRDefault="00183503" w:rsidP="00CE50B9"/>
    <w:p w14:paraId="7F62A55D" w14:textId="77777777" w:rsidR="00183503" w:rsidRDefault="00183503" w:rsidP="00A44EE6">
      <w:pPr>
        <w:pStyle w:val="Heading3"/>
        <w:ind w:left="8292" w:right="200" w:hanging="8092"/>
      </w:pPr>
      <w:bookmarkStart w:id="2301" w:name="_Toc225648345"/>
      <w:bookmarkStart w:id="2302" w:name="_Toc225065202"/>
      <w:bookmarkStart w:id="2303" w:name="_Toc226430998"/>
      <w:bookmarkStart w:id="2304" w:name="_Toc152232598"/>
      <w:bookmarkStart w:id="2305" w:name="_Toc170717278"/>
      <w:r w:rsidRPr="005C1DB9">
        <w:t>Support File Naming</w:t>
      </w:r>
      <w:bookmarkEnd w:id="2301"/>
      <w:bookmarkEnd w:id="2302"/>
      <w:bookmarkEnd w:id="2303"/>
      <w:bookmarkEnd w:id="2304"/>
      <w:bookmarkEnd w:id="2305"/>
    </w:p>
    <w:p w14:paraId="21CEAA54" w14:textId="77777777" w:rsidR="008869C0" w:rsidRDefault="008869C0" w:rsidP="008869C0">
      <w:r>
        <w:rPr>
          <w:w w:val="95"/>
        </w:rPr>
        <w:t>All support files</w:t>
      </w:r>
      <w:r>
        <w:rPr>
          <w:spacing w:val="50"/>
        </w:rPr>
        <w:t xml:space="preserve"> </w:t>
      </w:r>
      <w:r>
        <w:rPr>
          <w:w w:val="95"/>
        </w:rPr>
        <w:t>will have unique world-wide file identifiers. The file identifier of support information should</w:t>
      </w:r>
      <w:r>
        <w:rPr>
          <w:spacing w:val="1"/>
          <w:w w:val="95"/>
        </w:rPr>
        <w:t xml:space="preserve"> </w:t>
      </w:r>
      <w:r>
        <w:t>not be used to describe the physical content of the file. The support file metadata that accompanies the</w:t>
      </w:r>
      <w:r>
        <w:rPr>
          <w:spacing w:val="-53"/>
        </w:rPr>
        <w:t xml:space="preserve"> </w:t>
      </w:r>
      <w:r>
        <w:t>file will inform</w:t>
      </w:r>
      <w:r>
        <w:rPr>
          <w:spacing w:val="3"/>
        </w:rPr>
        <w:t xml:space="preserve"> </w:t>
      </w:r>
      <w:r>
        <w:t>the</w:t>
      </w:r>
      <w:r>
        <w:rPr>
          <w:spacing w:val="-2"/>
        </w:rPr>
        <w:t xml:space="preserve"> </w:t>
      </w:r>
      <w:r>
        <w:t>user</w:t>
      </w:r>
      <w:r>
        <w:rPr>
          <w:spacing w:val="-2"/>
        </w:rPr>
        <w:t xml:space="preserve"> </w:t>
      </w:r>
      <w:r>
        <w:t>of the</w:t>
      </w:r>
      <w:r>
        <w:rPr>
          <w:spacing w:val="-2"/>
        </w:rPr>
        <w:t xml:space="preserve"> </w:t>
      </w:r>
      <w:r>
        <w:t>name</w:t>
      </w:r>
      <w:r>
        <w:rPr>
          <w:spacing w:val="-2"/>
        </w:rPr>
        <w:t xml:space="preserve"> </w:t>
      </w:r>
      <w:r>
        <w:t>and purpose</w:t>
      </w:r>
      <w:r>
        <w:rPr>
          <w:spacing w:val="-2"/>
        </w:rPr>
        <w:t xml:space="preserve"> </w:t>
      </w:r>
      <w:r>
        <w:t>of the file</w:t>
      </w:r>
      <w:r>
        <w:rPr>
          <w:spacing w:val="-1"/>
        </w:rPr>
        <w:t xml:space="preserve"> </w:t>
      </w:r>
      <w:r>
        <w:t>(new, replacement</w:t>
      </w:r>
      <w:r>
        <w:rPr>
          <w:spacing w:val="4"/>
        </w:rPr>
        <w:t xml:space="preserve"> </w:t>
      </w:r>
      <w:r>
        <w:t>or</w:t>
      </w:r>
      <w:r>
        <w:rPr>
          <w:spacing w:val="-1"/>
        </w:rPr>
        <w:t xml:space="preserve"> </w:t>
      </w:r>
      <w:r>
        <w:t>deletion).</w:t>
      </w:r>
    </w:p>
    <w:p w14:paraId="16B09E00" w14:textId="77777777" w:rsidR="008869C0" w:rsidRDefault="008869C0" w:rsidP="008869C0">
      <w:pPr>
        <w:spacing w:after="0" w:line="360" w:lineRule="auto"/>
        <w:rPr>
          <w:spacing w:val="-54"/>
        </w:rPr>
      </w:pPr>
      <w:r>
        <w:t>In this encoding the support files are named according to the specifications given below:</w:t>
      </w:r>
      <w:r>
        <w:rPr>
          <w:spacing w:val="-54"/>
        </w:rPr>
        <w:t xml:space="preserve"> </w:t>
      </w:r>
    </w:p>
    <w:p w14:paraId="106926AB" w14:textId="48A5AB7C" w:rsidR="008869C0" w:rsidRDefault="008869C0" w:rsidP="008869C0">
      <w:pPr>
        <w:ind w:firstLine="340"/>
      </w:pPr>
      <w:r>
        <w:t>128CCCCXXXXXXXXXX.YYY</w:t>
      </w:r>
    </w:p>
    <w:p w14:paraId="2CFD32E8" w14:textId="77777777" w:rsidR="008869C0" w:rsidRDefault="008869C0" w:rsidP="00A8190F">
      <w:pPr>
        <w:spacing w:after="0" w:line="360" w:lineRule="auto"/>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0896BE62" w14:textId="77777777" w:rsidR="008869C0" w:rsidRDefault="008869C0">
      <w:pPr>
        <w:numPr>
          <w:ilvl w:val="0"/>
          <w:numId w:val="17"/>
        </w:numPr>
        <w:spacing w:after="0"/>
        <w:ind w:left="669" w:hanging="227"/>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1A126FC0" w14:textId="77777777" w:rsidR="008869C0" w:rsidRDefault="008869C0">
      <w:pPr>
        <w:numPr>
          <w:ilvl w:val="0"/>
          <w:numId w:val="17"/>
        </w:numPr>
        <w:spacing w:after="0"/>
        <w:ind w:left="669" w:hanging="227"/>
        <w:rPr>
          <w:rFonts w:ascii="Symbol" w:hAnsi="Symbol"/>
        </w:rPr>
      </w:pPr>
      <w:r>
        <w:t>The next four characters identify the issuing agency by its alphanumeric agency code in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 (for</w:t>
      </w:r>
      <w:r>
        <w:rPr>
          <w:spacing w:val="-1"/>
        </w:rPr>
        <w:t xml:space="preserve"> </w:t>
      </w:r>
      <w:r>
        <w:t>example,</w:t>
      </w:r>
      <w:r>
        <w:rPr>
          <w:spacing w:val="-1"/>
        </w:rPr>
        <w:t xml:space="preserve"> </w:t>
      </w:r>
      <w:r>
        <w:t>“AA00” for</w:t>
      </w:r>
      <w:r>
        <w:rPr>
          <w:spacing w:val="-1"/>
        </w:rPr>
        <w:t xml:space="preserve"> </w:t>
      </w:r>
      <w:r>
        <w:t>IHO).</w:t>
      </w:r>
    </w:p>
    <w:p w14:paraId="5055CA6D" w14:textId="77777777" w:rsidR="008869C0" w:rsidRDefault="008869C0">
      <w:pPr>
        <w:numPr>
          <w:ilvl w:val="0"/>
          <w:numId w:val="17"/>
        </w:numPr>
        <w:spacing w:after="0"/>
        <w:ind w:left="669" w:hanging="227"/>
        <w:rPr>
          <w:rFonts w:ascii="Symbol" w:hAnsi="Symbol"/>
        </w:rPr>
      </w:pPr>
      <w:r>
        <w:t>The eighth up to the seventeenth characters can be used in any way by the producer to provide</w:t>
      </w:r>
      <w:r>
        <w:rPr>
          <w:spacing w:val="1"/>
        </w:rPr>
        <w:t xml:space="preserve"> </w:t>
      </w:r>
      <w:r>
        <w:t>a</w:t>
      </w:r>
      <w:r>
        <w:rPr>
          <w:spacing w:val="-7"/>
        </w:rPr>
        <w:t xml:space="preserve"> </w:t>
      </w:r>
      <w:r>
        <w:t>unique</w:t>
      </w:r>
      <w:r>
        <w:rPr>
          <w:spacing w:val="-4"/>
        </w:rPr>
        <w:t xml:space="preserve"> </w:t>
      </w:r>
      <w:r>
        <w:t>file</w:t>
      </w:r>
      <w:r>
        <w:rPr>
          <w:spacing w:val="-4"/>
        </w:rPr>
        <w:t xml:space="preserve"> </w:t>
      </w:r>
      <w:r>
        <w:t>name</w:t>
      </w:r>
      <w:r>
        <w:rPr>
          <w:spacing w:val="-7"/>
        </w:rPr>
        <w:t xml:space="preserve"> </w:t>
      </w:r>
      <w:r>
        <w:t>for</w:t>
      </w:r>
      <w:r>
        <w:rPr>
          <w:spacing w:val="-5"/>
        </w:rPr>
        <w:t xml:space="preserve"> </w:t>
      </w:r>
      <w:r>
        <w:t>the</w:t>
      </w:r>
      <w:r>
        <w:rPr>
          <w:spacing w:val="-4"/>
        </w:rPr>
        <w:t xml:space="preserve"> </w:t>
      </w:r>
      <w:r>
        <w:t>dataset.</w:t>
      </w:r>
      <w:r>
        <w:rPr>
          <w:spacing w:val="-4"/>
        </w:rPr>
        <w:t xml:space="preserve"> </w:t>
      </w:r>
      <w:r>
        <w:t>The</w:t>
      </w:r>
      <w:r>
        <w:rPr>
          <w:spacing w:val="-7"/>
        </w:rPr>
        <w:t xml:space="preserve"> </w:t>
      </w:r>
      <w:r>
        <w:t>following</w:t>
      </w:r>
      <w:r>
        <w:rPr>
          <w:spacing w:val="-4"/>
        </w:rPr>
        <w:t xml:space="preserve"> </w:t>
      </w:r>
      <w:r>
        <w:t>characters</w:t>
      </w:r>
      <w:r>
        <w:rPr>
          <w:spacing w:val="-4"/>
        </w:rPr>
        <w:t xml:space="preserve"> </w:t>
      </w:r>
      <w:r>
        <w:t>are</w:t>
      </w:r>
      <w:r>
        <w:rPr>
          <w:spacing w:val="-6"/>
        </w:rPr>
        <w:t xml:space="preserve"> </w:t>
      </w:r>
      <w:r>
        <w:t>allowed</w:t>
      </w:r>
      <w:r>
        <w:rPr>
          <w:spacing w:val="-4"/>
        </w:rPr>
        <w:t xml:space="preserve"> </w:t>
      </w:r>
      <w:r>
        <w:t>in</w:t>
      </w:r>
      <w:r>
        <w:rPr>
          <w:spacing w:val="-4"/>
        </w:rPr>
        <w:t xml:space="preserve"> </w:t>
      </w:r>
      <w:r>
        <w:t>the</w:t>
      </w:r>
      <w:r>
        <w:rPr>
          <w:spacing w:val="-6"/>
        </w:rPr>
        <w:t xml:space="preserve"> </w:t>
      </w:r>
      <w:r>
        <w:t>dataset</w:t>
      </w:r>
      <w:r>
        <w:rPr>
          <w:spacing w:val="-7"/>
        </w:rPr>
        <w:t xml:space="preserve"> </w:t>
      </w:r>
      <w:r>
        <w:t>name:</w:t>
      </w:r>
      <w:r>
        <w:rPr>
          <w:spacing w:val="-6"/>
        </w:rPr>
        <w:t xml:space="preserve"> </w:t>
      </w:r>
      <w:r>
        <w:t>A</w:t>
      </w:r>
      <w:r>
        <w:rPr>
          <w:spacing w:val="-6"/>
        </w:rPr>
        <w:t xml:space="preserve"> </w:t>
      </w:r>
      <w:r>
        <w:t>to</w:t>
      </w:r>
      <w:r>
        <w:rPr>
          <w:spacing w:val="-53"/>
        </w:rPr>
        <w:t xml:space="preserve"> </w:t>
      </w:r>
      <w:r>
        <w:t>Z,</w:t>
      </w:r>
      <w:r>
        <w:rPr>
          <w:spacing w:val="-8"/>
        </w:rPr>
        <w:t xml:space="preserve"> </w:t>
      </w:r>
      <w:r>
        <w:t>0</w:t>
      </w:r>
      <w:r>
        <w:rPr>
          <w:spacing w:val="-5"/>
        </w:rPr>
        <w:t xml:space="preserve"> </w:t>
      </w:r>
      <w:r>
        <w:t>to</w:t>
      </w:r>
      <w:r>
        <w:rPr>
          <w:spacing w:val="-5"/>
        </w:rPr>
        <w:t xml:space="preserve"> </w:t>
      </w:r>
      <w:r>
        <w:t>9,</w:t>
      </w:r>
      <w:r>
        <w:rPr>
          <w:spacing w:val="-4"/>
        </w:rPr>
        <w:t xml:space="preserve"> </w:t>
      </w:r>
      <w:r>
        <w:t>and</w:t>
      </w:r>
      <w:r>
        <w:rPr>
          <w:spacing w:val="-5"/>
        </w:rPr>
        <w:t xml:space="preserve"> </w:t>
      </w:r>
      <w:r>
        <w:t>the</w:t>
      </w:r>
      <w:r>
        <w:rPr>
          <w:spacing w:val="-5"/>
        </w:rPr>
        <w:t xml:space="preserve"> </w:t>
      </w:r>
      <w:r>
        <w:t>special</w:t>
      </w:r>
      <w:r>
        <w:rPr>
          <w:spacing w:val="-9"/>
        </w:rPr>
        <w:t xml:space="preserve"> </w:t>
      </w:r>
      <w:r>
        <w:t>character</w:t>
      </w:r>
      <w:r>
        <w:rPr>
          <w:spacing w:val="-6"/>
        </w:rPr>
        <w:t xml:space="preserve"> </w:t>
      </w:r>
      <w:r>
        <w:t>_</w:t>
      </w:r>
      <w:r>
        <w:rPr>
          <w:spacing w:val="-5"/>
        </w:rPr>
        <w:t xml:space="preserve"> </w:t>
      </w:r>
      <w:r>
        <w:t>(underscore).</w:t>
      </w:r>
      <w:r>
        <w:rPr>
          <w:spacing w:val="-7"/>
        </w:rPr>
        <w:t xml:space="preserve"> </w:t>
      </w:r>
      <w:r>
        <w:t>The</w:t>
      </w:r>
      <w:r>
        <w:rPr>
          <w:spacing w:val="-5"/>
        </w:rPr>
        <w:t xml:space="preserve"> </w:t>
      </w:r>
      <w:r>
        <w:t>ninth</w:t>
      </w:r>
      <w:r>
        <w:rPr>
          <w:spacing w:val="-5"/>
        </w:rPr>
        <w:t xml:space="preserve"> </w:t>
      </w:r>
      <w:r>
        <w:t>through</w:t>
      </w:r>
      <w:r>
        <w:rPr>
          <w:spacing w:val="-2"/>
        </w:rPr>
        <w:t xml:space="preserve"> </w:t>
      </w:r>
      <w:r>
        <w:t>seventeenth</w:t>
      </w:r>
      <w:r>
        <w:rPr>
          <w:spacing w:val="-1"/>
        </w:rPr>
        <w:t xml:space="preserve"> </w:t>
      </w:r>
      <w:r>
        <w:t>characters</w:t>
      </w:r>
      <w:r>
        <w:rPr>
          <w:spacing w:val="-5"/>
        </w:rPr>
        <w:t xml:space="preserve"> </w:t>
      </w:r>
      <w:r>
        <w:t>are</w:t>
      </w:r>
      <w:r>
        <w:rPr>
          <w:spacing w:val="-53"/>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0643A1DA" w14:textId="4C62A5D9" w:rsidR="008869C0" w:rsidRPr="00FE1F96" w:rsidRDefault="008869C0">
      <w:pPr>
        <w:numPr>
          <w:ilvl w:val="0"/>
          <w:numId w:val="17"/>
        </w:numPr>
        <w:spacing w:after="0"/>
        <w:ind w:left="669" w:hanging="227"/>
      </w:pPr>
      <w:r>
        <w:t>.YYY – support file extension. The YYY portion must conform to the file format as described in</w:t>
      </w:r>
      <w:r>
        <w:rPr>
          <w:spacing w:val="1"/>
        </w:rPr>
        <w:t xml:space="preserve"> </w:t>
      </w:r>
      <w:r>
        <w:t>Table</w:t>
      </w:r>
      <w:r w:rsidRPr="00FE1F96">
        <w:rPr>
          <w:rPrChange w:id="2306" w:author="Greenblue" w:date="2024-02-13T19:49:00Z">
            <w:rPr>
              <w:spacing w:val="-2"/>
            </w:rPr>
          </w:rPrChange>
        </w:rPr>
        <w:t xml:space="preserve"> </w:t>
      </w:r>
      <w:r>
        <w:t>11-</w:t>
      </w:r>
      <w:del w:id="2307" w:author="Greenblue" w:date="2024-02-13T19:49:00Z">
        <w:r w:rsidDel="00FE1F96">
          <w:delText>2</w:delText>
        </w:r>
      </w:del>
      <w:ins w:id="2308" w:author="Greenblue" w:date="2024-02-13T19:49:00Z">
        <w:r w:rsidR="00FE1F96" w:rsidRPr="00FE1F96">
          <w:rPr>
            <w:rFonts w:hint="eastAsia"/>
          </w:rPr>
          <w:t>3</w:t>
        </w:r>
      </w:ins>
      <w:r w:rsidRPr="00FE1F96">
        <w:t xml:space="preserve"> </w:t>
      </w:r>
      <w:r>
        <w:t>above.</w:t>
      </w:r>
    </w:p>
    <w:p w14:paraId="00E29F93" w14:textId="77777777" w:rsidR="00CF3A0D" w:rsidRDefault="00CF3A0D" w:rsidP="00CF3A0D">
      <w:pPr>
        <w:spacing w:after="0"/>
      </w:pPr>
    </w:p>
    <w:p w14:paraId="61E0264E" w14:textId="0A86D7EA" w:rsidR="00CF3A0D" w:rsidRDefault="00CF3A0D" w:rsidP="00CF3A0D">
      <w:pPr>
        <w:pStyle w:val="Heading2"/>
        <w:rPr>
          <w:rFonts w:eastAsia="Malgun Gothic"/>
        </w:rPr>
      </w:pPr>
      <w:bookmarkStart w:id="2309" w:name="_Toc152232599"/>
      <w:bookmarkStart w:id="2310" w:name="_Toc170717279"/>
      <w:r>
        <w:rPr>
          <w:rFonts w:eastAsia="Malgun Gothic" w:hint="eastAsia"/>
        </w:rPr>
        <w:t>E</w:t>
      </w:r>
      <w:r>
        <w:rPr>
          <w:rFonts w:eastAsia="Malgun Gothic"/>
        </w:rPr>
        <w:t>xchange Set</w:t>
      </w:r>
      <w:bookmarkEnd w:id="2309"/>
      <w:bookmarkEnd w:id="2310"/>
    </w:p>
    <w:p w14:paraId="0E6132A8" w14:textId="77777777" w:rsidR="00CF3A0D" w:rsidRPr="00CF3A0D" w:rsidRDefault="00CF3A0D" w:rsidP="00CF3A0D">
      <w:pPr>
        <w:rPr>
          <w:rFonts w:eastAsia="Malgun Gothic"/>
        </w:rPr>
      </w:pPr>
      <w:r w:rsidRPr="00CF3A0D">
        <w:rPr>
          <w:rFonts w:eastAsia="Malgun Gothic"/>
        </w:rPr>
        <w:t>Data which conforms to this product specification must be delivered by means of an Exchange Set.</w:t>
      </w:r>
    </w:p>
    <w:p w14:paraId="4C312976" w14:textId="391087AF" w:rsidR="00CF3A0D" w:rsidRPr="00D4786F" w:rsidRDefault="00CF3A0D" w:rsidP="00CF3A0D">
      <w:pPr>
        <w:rPr>
          <w:ins w:id="2311" w:author="USER" w:date="2024-03-25T10:10:00Z"/>
          <w:rFonts w:eastAsia="Malgun Gothic"/>
        </w:rPr>
      </w:pPr>
      <w:r w:rsidRPr="00D4786F">
        <w:rPr>
          <w:rFonts w:eastAsia="Malgun Gothic"/>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application schema; for example, </w:t>
      </w:r>
      <w:r w:rsidRPr="00D4786F">
        <w:rPr>
          <w:rFonts w:eastAsia="Malgun Gothic"/>
          <w:b/>
          <w:bCs/>
        </w:rPr>
        <w:t>fileReference</w:t>
      </w:r>
      <w:r w:rsidRPr="00D4786F">
        <w:rPr>
          <w:rFonts w:eastAsia="Malgun Gothic"/>
        </w:rPr>
        <w:t xml:space="preserve">. Each Exchange Set will include a single (XML) Catalogue file. S-128 Exchange Set Catalogues conform to S-100 Edition </w:t>
      </w:r>
      <w:del w:id="2312" w:author="USER" w:date="2024-03-14T09:22:00Z">
        <w:r w:rsidRPr="00D4786F" w:rsidDel="00A16A44">
          <w:rPr>
            <w:rFonts w:eastAsia="Malgun Gothic"/>
          </w:rPr>
          <w:delText>5.0.0</w:delText>
        </w:r>
      </w:del>
      <w:ins w:id="2313" w:author="USER" w:date="2024-03-14T09:22:00Z">
        <w:r w:rsidR="00A16A44" w:rsidRPr="00D4786F">
          <w:rPr>
            <w:rFonts w:eastAsia="Malgun Gothic"/>
          </w:rPr>
          <w:t>5.2.0</w:t>
        </w:r>
      </w:ins>
      <w:r w:rsidRPr="00D4786F">
        <w:rPr>
          <w:rFonts w:eastAsia="Malgun Gothic"/>
        </w:rPr>
        <w:t xml:space="preserve">, Part </w:t>
      </w:r>
      <w:del w:id="2314" w:author="Greenblue" w:date="2024-02-13T19:51:00Z">
        <w:r w:rsidRPr="00D4786F" w:rsidDel="000A5915">
          <w:rPr>
            <w:rFonts w:eastAsia="Malgun Gothic"/>
          </w:rPr>
          <w:delText>4a</w:delText>
        </w:r>
      </w:del>
      <w:ins w:id="2315" w:author="Greenblue" w:date="2024-02-13T19:51:00Z">
        <w:r w:rsidR="000A5915" w:rsidRPr="00D4786F">
          <w:rPr>
            <w:rFonts w:eastAsia="Malgun Gothic" w:hint="eastAsia"/>
          </w:rPr>
          <w:t>17</w:t>
        </w:r>
      </w:ins>
      <w:r w:rsidRPr="00D4786F">
        <w:rPr>
          <w:rFonts w:eastAsia="Malgun Gothic"/>
        </w:rPr>
        <w:t xml:space="preserve">, Figure </w:t>
      </w:r>
      <w:del w:id="2316" w:author="Greenblue" w:date="2024-02-13T19:51:00Z">
        <w:r w:rsidRPr="00D4786F" w:rsidDel="000A5915">
          <w:rPr>
            <w:rFonts w:eastAsia="Malgun Gothic"/>
          </w:rPr>
          <w:delText>4a-D-2</w:delText>
        </w:r>
      </w:del>
      <w:ins w:id="2317" w:author="Greenblue" w:date="2024-02-13T19:51:00Z">
        <w:r w:rsidR="000A5915" w:rsidRPr="00D4786F">
          <w:rPr>
            <w:rFonts w:eastAsia="Malgun Gothic" w:hint="eastAsia"/>
          </w:rPr>
          <w:t>17-</w:t>
        </w:r>
      </w:ins>
      <w:ins w:id="2318" w:author="Greenblue" w:date="2024-02-13T19:58:00Z">
        <w:r w:rsidR="000A5915" w:rsidRPr="00D4786F">
          <w:rPr>
            <w:rFonts w:eastAsia="Malgun Gothic" w:hint="eastAsia"/>
          </w:rPr>
          <w:t>6</w:t>
        </w:r>
      </w:ins>
      <w:r w:rsidRPr="00D4786F">
        <w:rPr>
          <w:rFonts w:eastAsia="Malgun Gothic"/>
        </w:rPr>
        <w:t xml:space="preserve"> without modification, containing discovery metadata for each CNP dataset as well as support files. S-128 Exchange Set structure conforms to S-100 Edition </w:t>
      </w:r>
      <w:del w:id="2319" w:author="USER" w:date="2024-03-14T09:23:00Z">
        <w:r w:rsidRPr="00D4786F" w:rsidDel="00A16A44">
          <w:rPr>
            <w:rFonts w:eastAsia="Malgun Gothic"/>
          </w:rPr>
          <w:delText>5.0.0</w:delText>
        </w:r>
      </w:del>
      <w:ins w:id="2320" w:author="USER" w:date="2024-03-14T09:23:00Z">
        <w:r w:rsidR="00A16A44" w:rsidRPr="00D4786F">
          <w:rPr>
            <w:rFonts w:eastAsia="Malgun Gothic"/>
          </w:rPr>
          <w:t>5.2.0</w:t>
        </w:r>
      </w:ins>
      <w:r w:rsidRPr="00D4786F">
        <w:rPr>
          <w:rFonts w:eastAsia="Malgun Gothic"/>
        </w:rPr>
        <w:t xml:space="preserve">, Part </w:t>
      </w:r>
      <w:del w:id="2321" w:author="Greenblue" w:date="2024-02-13T19:51:00Z">
        <w:r w:rsidRPr="00D4786F" w:rsidDel="000A5915">
          <w:rPr>
            <w:rFonts w:eastAsia="Malgun Gothic"/>
          </w:rPr>
          <w:delText>4a</w:delText>
        </w:r>
      </w:del>
      <w:ins w:id="2322" w:author="Greenblue" w:date="2024-02-13T19:51:00Z">
        <w:r w:rsidR="000A5915" w:rsidRPr="00D4786F">
          <w:rPr>
            <w:rFonts w:eastAsia="Malgun Gothic" w:hint="eastAsia"/>
          </w:rPr>
          <w:t>17</w:t>
        </w:r>
      </w:ins>
      <w:r w:rsidRPr="00D4786F">
        <w:rPr>
          <w:rFonts w:eastAsia="Malgun Gothic"/>
        </w:rPr>
        <w:t xml:space="preserve">, Figure </w:t>
      </w:r>
      <w:del w:id="2323" w:author="Greenblue" w:date="2024-02-13T19:52:00Z">
        <w:r w:rsidRPr="00D4786F" w:rsidDel="000A5915">
          <w:rPr>
            <w:rFonts w:eastAsia="Malgun Gothic"/>
          </w:rPr>
          <w:delText>4a-D-3</w:delText>
        </w:r>
      </w:del>
      <w:ins w:id="2324" w:author="Greenblue" w:date="2024-02-13T19:52:00Z">
        <w:r w:rsidR="000A5915" w:rsidRPr="00D4786F">
          <w:rPr>
            <w:rFonts w:eastAsia="Malgun Gothic" w:hint="eastAsia"/>
          </w:rPr>
          <w:t>17-2</w:t>
        </w:r>
      </w:ins>
      <w:r w:rsidRPr="00D4786F">
        <w:rPr>
          <w:rFonts w:eastAsia="Malgun Gothic"/>
        </w:rPr>
        <w:t xml:space="preserve"> without modification.</w:t>
      </w:r>
    </w:p>
    <w:p w14:paraId="3A1936AF" w14:textId="3D26F013" w:rsidR="004E33BE" w:rsidDel="004E33BE" w:rsidRDefault="004E33BE" w:rsidP="00CF3A0D">
      <w:pPr>
        <w:rPr>
          <w:del w:id="2325" w:author="USER" w:date="2024-03-25T10:12:00Z"/>
          <w:rFonts w:eastAsia="Malgun Gothic"/>
        </w:rPr>
      </w:pPr>
      <w:ins w:id="2326" w:author="USER" w:date="2024-03-25T10:10:00Z">
        <w:del w:id="2327" w:author="Greenblue" w:date="2024-10-02T17:51:00Z">
          <w:r w:rsidDel="00B548C3">
            <w:rPr>
              <w:noProof/>
              <w:lang w:val="fi-FI" w:eastAsia="fi-FI"/>
            </w:rPr>
            <w:drawing>
              <wp:inline distT="0" distB="0" distL="0" distR="0" wp14:anchorId="5E0A26FD" wp14:editId="19D4DAE0">
                <wp:extent cx="5770880" cy="4357370"/>
                <wp:effectExtent l="19050" t="19050" r="20320" b="24130"/>
                <wp:docPr id="29" name="Immagine 1">
                  <a:extLst xmlns:a="http://schemas.openxmlformats.org/drawingml/2006/main">
                    <a:ext uri="{FF2B5EF4-FFF2-40B4-BE49-F238E27FC236}">
                      <a16:creationId xmlns:a16="http://schemas.microsoft.com/office/drawing/2014/main" id="{EFBA30E1-44B5-424B-A3FC-14ACDE384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
                          <a:extLst>
                            <a:ext uri="{FF2B5EF4-FFF2-40B4-BE49-F238E27FC236}">
                              <a16:creationId xmlns:a16="http://schemas.microsoft.com/office/drawing/2014/main" id="{EFBA30E1-44B5-424B-A3FC-14ACDE3842BF}"/>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4357370"/>
                        </a:xfrm>
                        <a:prstGeom prst="rect">
                          <a:avLst/>
                        </a:prstGeom>
                        <a:noFill/>
                        <a:ln>
                          <a:solidFill>
                            <a:schemeClr val="tx1"/>
                          </a:solidFill>
                        </a:ln>
                        <a:extLst/>
                      </pic:spPr>
                    </pic:pic>
                  </a:graphicData>
                </a:graphic>
              </wp:inline>
            </w:drawing>
          </w:r>
        </w:del>
      </w:ins>
    </w:p>
    <w:p w14:paraId="37F63B20" w14:textId="4BAE1F8A" w:rsidR="002A08CE" w:rsidDel="00B548C3" w:rsidRDefault="006D7DF3" w:rsidP="00082FFA">
      <w:pPr>
        <w:rPr>
          <w:del w:id="2328" w:author="Greenblue" w:date="2024-10-02T17:52:00Z"/>
        </w:rPr>
      </w:pPr>
      <w:del w:id="2329" w:author="Greenblue" w:date="2024-02-13T20:00:00Z">
        <w:r>
          <w:rPr>
            <w:noProof/>
            <w:lang w:val="fi-FI" w:eastAsia="fi-FI"/>
          </w:rPr>
          <w:drawing>
            <wp:inline distT="0" distB="0" distL="0" distR="0" wp14:anchorId="20413943" wp14:editId="6B742A4F">
              <wp:extent cx="5824855" cy="3030855"/>
              <wp:effectExtent l="0" t="0" r="0" b="0"/>
              <wp:docPr id="1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4855" cy="3030855"/>
                      </a:xfrm>
                      <a:prstGeom prst="rect">
                        <a:avLst/>
                      </a:prstGeom>
                      <a:noFill/>
                      <a:ln>
                        <a:noFill/>
                      </a:ln>
                    </pic:spPr>
                  </pic:pic>
                </a:graphicData>
              </a:graphic>
            </wp:inline>
          </w:drawing>
        </w:r>
      </w:del>
      <w:ins w:id="2330" w:author="Greenblue" w:date="2024-02-13T20:00:00Z">
        <w:del w:id="2331" w:author="USER" w:date="2024-03-25T10:12:00Z">
          <w:r w:rsidDel="004E33BE">
            <w:rPr>
              <w:noProof/>
              <w:lang w:val="fi-FI" w:eastAsia="fi-FI"/>
            </w:rPr>
            <w:drawing>
              <wp:inline distT="0" distB="0" distL="0" distR="0" wp14:anchorId="60B4B291" wp14:editId="71FCBDB5">
                <wp:extent cx="5765800" cy="38017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801745"/>
                        </a:xfrm>
                        <a:prstGeom prst="rect">
                          <a:avLst/>
                        </a:prstGeom>
                        <a:noFill/>
                        <a:ln>
                          <a:noFill/>
                        </a:ln>
                      </pic:spPr>
                    </pic:pic>
                  </a:graphicData>
                </a:graphic>
              </wp:inline>
            </w:drawing>
          </w:r>
        </w:del>
      </w:ins>
    </w:p>
    <w:p w14:paraId="7AF9CBB2" w14:textId="2350568B" w:rsidR="00CF3A0D" w:rsidRPr="002A08CE" w:rsidDel="00B548C3" w:rsidRDefault="002A08CE" w:rsidP="005667BD">
      <w:pPr>
        <w:pStyle w:val="Caption"/>
        <w:jc w:val="center"/>
        <w:rPr>
          <w:del w:id="2332" w:author="Greenblue" w:date="2024-10-02T17:52:00Z"/>
        </w:rPr>
      </w:pPr>
      <w:del w:id="2333" w:author="Greenblue" w:date="2024-10-02T17:52:00Z">
        <w:r w:rsidDel="00B548C3">
          <w:delText xml:space="preserve">Figure </w:delText>
        </w:r>
        <w:r w:rsidR="007A54FD" w:rsidDel="00B548C3">
          <w:rPr>
            <w:b w:val="0"/>
          </w:rPr>
          <w:fldChar w:fldCharType="begin"/>
        </w:r>
        <w:r w:rsidR="007A54FD" w:rsidDel="00B548C3">
          <w:delInstrText xml:space="preserve"> STYLEREF 1 \s </w:delInstrText>
        </w:r>
        <w:r w:rsidR="007A54FD" w:rsidDel="00B548C3">
          <w:rPr>
            <w:b w:val="0"/>
          </w:rPr>
          <w:fldChar w:fldCharType="separate"/>
        </w:r>
        <w:r w:rsidR="00DF7FD4" w:rsidDel="00B548C3">
          <w:rPr>
            <w:noProof/>
          </w:rPr>
          <w:delText>11</w:delText>
        </w:r>
        <w:r w:rsidR="007A54FD" w:rsidDel="00B548C3">
          <w:rPr>
            <w:b w:val="0"/>
            <w:noProof/>
          </w:rPr>
          <w:fldChar w:fldCharType="end"/>
        </w:r>
        <w:r w:rsidR="007B0388" w:rsidDel="00B548C3">
          <w:noBreakHyphen/>
        </w:r>
        <w:r w:rsidR="007A54FD" w:rsidDel="00B548C3">
          <w:rPr>
            <w:b w:val="0"/>
          </w:rPr>
          <w:fldChar w:fldCharType="begin"/>
        </w:r>
        <w:r w:rsidR="007A54FD" w:rsidDel="00B548C3">
          <w:delInstrText xml:space="preserve"> SEQ Figure \* ARABIC \s 1 </w:delInstrText>
        </w:r>
        <w:r w:rsidR="007A54FD" w:rsidDel="00B548C3">
          <w:rPr>
            <w:b w:val="0"/>
          </w:rPr>
          <w:fldChar w:fldCharType="separate"/>
        </w:r>
        <w:r w:rsidR="00DF7FD4" w:rsidDel="00B548C3">
          <w:rPr>
            <w:noProof/>
          </w:rPr>
          <w:delText>1</w:delText>
        </w:r>
        <w:r w:rsidR="007A54FD" w:rsidDel="00B548C3">
          <w:rPr>
            <w:b w:val="0"/>
            <w:noProof/>
          </w:rPr>
          <w:fldChar w:fldCharType="end"/>
        </w:r>
        <w:r w:rsidDel="00B548C3">
          <w:delText xml:space="preserve"> </w:delText>
        </w:r>
      </w:del>
      <w:ins w:id="2334" w:author="Greenblue" w:date="2024-02-13T20:01:00Z">
        <w:del w:id="2335" w:author="Greenblue" w:date="2024-10-02T17:52:00Z">
          <w:r w:rsidR="008F747A" w:rsidDel="00B548C3">
            <w:delText>Components and associated metadata for the S-131</w:delText>
          </w:r>
        </w:del>
      </w:ins>
      <w:ins w:id="2336" w:author="USER" w:date="2024-03-25T10:09:00Z">
        <w:del w:id="2337" w:author="Greenblue" w:date="2024-10-02T17:52:00Z">
          <w:r w:rsidR="00992FFD" w:rsidDel="00B548C3">
            <w:delText>28</w:delText>
          </w:r>
        </w:del>
      </w:ins>
      <w:ins w:id="2338" w:author="Greenblue" w:date="2024-02-13T20:01:00Z">
        <w:del w:id="2339" w:author="Greenblue" w:date="2024-10-02T17:52:00Z">
          <w:r w:rsidR="008F747A" w:rsidDel="00B548C3">
            <w:delText xml:space="preserve"> exchange set (S-100 5.0.0 Figure 17-2)</w:delText>
          </w:r>
        </w:del>
      </w:ins>
      <w:del w:id="2340" w:author="Greenblue" w:date="2024-10-02T17:52:00Z">
        <w:r w:rsidDel="00B548C3">
          <w:delText>Exchange Set structur</w:delText>
        </w:r>
        <w:r w:rsidR="00F55BF1" w:rsidDel="00B548C3">
          <w:delText>e</w:delText>
        </w:r>
      </w:del>
    </w:p>
    <w:bookmarkEnd w:id="2137"/>
    <w:bookmarkEnd w:id="2138"/>
    <w:p w14:paraId="49160CEE" w14:textId="6F6303FA" w:rsidR="00371257" w:rsidRDefault="00371257" w:rsidP="00B548C3">
      <w:pPr>
        <w:rPr>
          <w:ins w:id="2341" w:author="USER" w:date="2024-03-22T19:18:00Z"/>
          <w:rFonts w:eastAsia="Times New Roman"/>
          <w:lang w:eastAsia="en-US"/>
        </w:rPr>
      </w:pPr>
      <w:ins w:id="2342" w:author="USER" w:date="2024-03-22T19:18:00Z">
        <w:r>
          <w:rPr>
            <w:rFonts w:eastAsia="Times New Roman"/>
            <w:lang w:eastAsia="en-US"/>
          </w:rPr>
          <w:br w:type="page"/>
        </w:r>
      </w:ins>
    </w:p>
    <w:p w14:paraId="6DFAEEC2" w14:textId="22934333" w:rsidR="00B3315D" w:rsidRPr="008233BF" w:rsidRDefault="00B3315D" w:rsidP="001C2735">
      <w:pPr>
        <w:pStyle w:val="Heading1"/>
      </w:pPr>
      <w:bookmarkStart w:id="2343" w:name="_Toc225648311"/>
      <w:bookmarkStart w:id="2344" w:name="_Toc225065168"/>
      <w:bookmarkStart w:id="2345" w:name="_Ref148213800"/>
      <w:bookmarkStart w:id="2346" w:name="_Toc152232600"/>
      <w:bookmarkStart w:id="2347" w:name="_Toc170717280"/>
      <w:r w:rsidRPr="008233BF">
        <w:lastRenderedPageBreak/>
        <w:t>Metadata</w:t>
      </w:r>
      <w:bookmarkEnd w:id="2343"/>
      <w:bookmarkEnd w:id="2344"/>
      <w:bookmarkEnd w:id="2345"/>
      <w:bookmarkEnd w:id="2346"/>
      <w:bookmarkEnd w:id="2347"/>
      <w:r w:rsidR="009E66AF">
        <w:t xml:space="preserve"> </w:t>
      </w:r>
    </w:p>
    <w:p w14:paraId="4EA682AF" w14:textId="77777777" w:rsidR="00780142" w:rsidRDefault="00780142" w:rsidP="00666E30">
      <w:pPr>
        <w:pStyle w:val="Heading2"/>
      </w:pPr>
      <w:bookmarkStart w:id="2348" w:name="_Toc152232601"/>
      <w:bookmarkStart w:id="2349" w:name="_Toc170717281"/>
      <w:r>
        <w:t>Introduction</w:t>
      </w:r>
      <w:bookmarkEnd w:id="2348"/>
      <w:bookmarkEnd w:id="2349"/>
    </w:p>
    <w:p w14:paraId="11BA8966" w14:textId="05E44CB0" w:rsidR="00D357B5" w:rsidRDefault="00D357B5" w:rsidP="00D357B5">
      <w:pPr>
        <w:rPr>
          <w:ins w:id="2350" w:author="Greenblue" w:date="2024-02-13T19:59:00Z"/>
          <w:lang w:eastAsia="de-DE"/>
        </w:rPr>
      </w:pPr>
      <w:r>
        <w:rPr>
          <w:lang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225EA7D9" w14:textId="79D7C89A" w:rsidR="000A5915" w:rsidRDefault="000A5915" w:rsidP="008F747A">
      <w:pPr>
        <w:pStyle w:val="Heading2"/>
      </w:pPr>
      <w:bookmarkStart w:id="2351" w:name="_Toc170717282"/>
      <w:ins w:id="2352" w:author="Greenblue" w:date="2024-02-13T19:59:00Z">
        <w:r>
          <w:t>Discovery metadata</w:t>
        </w:r>
      </w:ins>
      <w:bookmarkEnd w:id="2351"/>
    </w:p>
    <w:p w14:paraId="3C35BC23" w14:textId="18B0DB8F" w:rsidR="00D357B5" w:rsidRDefault="00D357B5" w:rsidP="00D357B5">
      <w:pPr>
        <w:rPr>
          <w:lang w:eastAsia="de-DE"/>
        </w:rPr>
      </w:pPr>
      <w:r>
        <w:rPr>
          <w:lang w:eastAsia="de-DE"/>
        </w:rPr>
        <w:t xml:space="preserve">The overall structure of metadata in S-128 Exchange Sets is the same as in S-100, and is depicted in </w:t>
      </w:r>
      <w:r w:rsidR="00580BED">
        <w:rPr>
          <w:lang w:eastAsia="de-DE"/>
        </w:rPr>
        <w:fldChar w:fldCharType="begin"/>
      </w:r>
      <w:r w:rsidR="00580BED">
        <w:rPr>
          <w:lang w:eastAsia="de-DE"/>
        </w:rPr>
        <w:instrText xml:space="preserve"> REF _Ref148222292 \h </w:instrText>
      </w:r>
      <w:r w:rsidR="00580BED">
        <w:rPr>
          <w:lang w:eastAsia="de-DE"/>
        </w:rPr>
      </w:r>
      <w:r w:rsidR="00580BED">
        <w:rPr>
          <w:lang w:eastAsia="de-DE"/>
        </w:rPr>
        <w:fldChar w:fldCharType="separate"/>
      </w:r>
      <w:r w:rsidR="00A83023">
        <w:t xml:space="preserve">Figure </w:t>
      </w:r>
      <w:r w:rsidR="00A83023">
        <w:rPr>
          <w:noProof/>
        </w:rPr>
        <w:t>12</w:t>
      </w:r>
      <w:r w:rsidR="00A83023">
        <w:noBreakHyphen/>
      </w:r>
      <w:r w:rsidR="00A83023">
        <w:rPr>
          <w:noProof/>
        </w:rPr>
        <w:t>1</w:t>
      </w:r>
      <w:r w:rsidR="00580BED">
        <w:rPr>
          <w:lang w:eastAsia="de-DE"/>
        </w:rPr>
        <w:fldChar w:fldCharType="end"/>
      </w:r>
      <w:r>
        <w:rPr>
          <w:lang w:eastAsia="de-DE"/>
        </w:rPr>
        <w:t xml:space="preserve"> 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Default="00D357B5" w:rsidP="00D357B5">
      <w:pPr>
        <w:rPr>
          <w:lang w:eastAsia="de-DE"/>
        </w:rPr>
      </w:pPr>
      <w:r>
        <w:rPr>
          <w:lang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405F6E3C" w14:textId="77777777" w:rsidR="00A83023" w:rsidRDefault="00D357B5" w:rsidP="007B0388">
      <w:pPr>
        <w:pStyle w:val="Caption"/>
        <w:jc w:val="center"/>
        <w:rPr>
          <w:ins w:id="2353" w:author="Viestintävirasto" w:date="2024-12-13T14:15:00Z"/>
        </w:rPr>
      </w:pPr>
      <w:r>
        <w:rPr>
          <w:lang w:eastAsia="de-DE"/>
        </w:rPr>
        <w:t>More detailed information for the classes is depicted in</w:t>
      </w:r>
      <w:r w:rsidR="00D72AA5">
        <w:rPr>
          <w:lang w:eastAsia="de-DE"/>
        </w:rPr>
        <w:t xml:space="preserve"> </w:t>
      </w:r>
      <w:r w:rsidR="00D72AA5">
        <w:rPr>
          <w:lang w:eastAsia="de-DE"/>
        </w:rPr>
        <w:fldChar w:fldCharType="begin"/>
      </w:r>
      <w:r w:rsidR="00D72AA5">
        <w:rPr>
          <w:lang w:eastAsia="de-DE"/>
        </w:rPr>
        <w:instrText xml:space="preserve"> REF _Ref148223309 \h </w:instrText>
      </w:r>
      <w:r w:rsidR="00D72AA5">
        <w:rPr>
          <w:lang w:eastAsia="de-DE"/>
        </w:rPr>
      </w:r>
      <w:r w:rsidR="00D72AA5">
        <w:rPr>
          <w:lang w:eastAsia="de-DE"/>
        </w:rPr>
        <w:fldChar w:fldCharType="separate"/>
      </w:r>
    </w:p>
    <w:p w14:paraId="64F0574D" w14:textId="2814D535" w:rsidR="00D62903" w:rsidRDefault="00A83023" w:rsidP="00D357B5">
      <w:pPr>
        <w:rPr>
          <w:lang w:eastAsia="de-DE"/>
        </w:rPr>
      </w:pPr>
      <w:ins w:id="2354" w:author="Viestintävirasto" w:date="2024-12-13T14:15:00Z">
        <w:r>
          <w:t xml:space="preserve">Figure </w:t>
        </w:r>
        <w:r>
          <w:rPr>
            <w:noProof/>
          </w:rPr>
          <w:t>12</w:t>
        </w:r>
        <w:r>
          <w:noBreakHyphen/>
        </w:r>
        <w:r>
          <w:rPr>
            <w:noProof/>
          </w:rPr>
          <w:t>2</w:t>
        </w:r>
      </w:ins>
      <w:del w:id="2355" w:author="Viestintävirasto" w:date="2024-12-13T14:15:00Z">
        <w:r w:rsidR="00DF7FD4" w:rsidDel="00A83023">
          <w:delText xml:space="preserve">Figure </w:delText>
        </w:r>
        <w:r w:rsidR="00DF7FD4" w:rsidDel="00A83023">
          <w:rPr>
            <w:noProof/>
          </w:rPr>
          <w:delText>12</w:delText>
        </w:r>
        <w:r w:rsidR="00DF7FD4" w:rsidDel="00A83023">
          <w:noBreakHyphen/>
        </w:r>
        <w:r w:rsidR="00DF7FD4" w:rsidDel="00A83023">
          <w:rPr>
            <w:noProof/>
          </w:rPr>
          <w:delText>2</w:delText>
        </w:r>
      </w:del>
      <w:r w:rsidR="00D72AA5">
        <w:rPr>
          <w:lang w:eastAsia="de-DE"/>
        </w:rPr>
        <w:fldChar w:fldCharType="end"/>
      </w:r>
      <w:r w:rsidR="00D357B5">
        <w:rPr>
          <w:lang w:eastAsia="de-DE"/>
        </w:rPr>
        <w:t xml:space="preserve"> and details about the metadata classes are provided in clauses</w:t>
      </w:r>
      <w:r w:rsidR="00D72AA5">
        <w:rPr>
          <w:lang w:eastAsia="de-DE"/>
        </w:rPr>
        <w:t xml:space="preserve"> 12.2-12.5</w:t>
      </w:r>
      <w:r w:rsidR="00D357B5">
        <w:rPr>
          <w:lang w:eastAsia="de-DE"/>
        </w:rPr>
        <w:t>.</w:t>
      </w:r>
    </w:p>
    <w:p w14:paraId="372B2110" w14:textId="04266893" w:rsidR="00580BED" w:rsidRDefault="006D7DF3" w:rsidP="00082FFA">
      <w:ins w:id="2356" w:author="Greenblue" w:date="2024-02-13T20:01:00Z">
        <w:r>
          <w:rPr>
            <w:noProof/>
            <w:lang w:val="fi-FI" w:eastAsia="fi-FI"/>
          </w:rPr>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ins>
      <w:del w:id="2357" w:author="Greenblue" w:date="2024-02-13T20:01:00Z">
        <w:r>
          <w:rPr>
            <w:noProof/>
            <w:lang w:val="fi-FI" w:eastAsia="fi-FI"/>
          </w:rPr>
          <w:drawing>
            <wp:inline distT="0" distB="0" distL="0" distR="0" wp14:anchorId="1CDC9A1E" wp14:editId="1A66A416">
              <wp:extent cx="4165600" cy="3251200"/>
              <wp:effectExtent l="0" t="0" r="0" b="0"/>
              <wp:docPr id="16"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5600" cy="3251200"/>
                      </a:xfrm>
                      <a:prstGeom prst="rect">
                        <a:avLst/>
                      </a:prstGeom>
                      <a:noFill/>
                      <a:ln>
                        <a:noFill/>
                      </a:ln>
                    </pic:spPr>
                  </pic:pic>
                </a:graphicData>
              </a:graphic>
            </wp:inline>
          </w:drawing>
        </w:r>
      </w:del>
    </w:p>
    <w:p w14:paraId="4AC6EF81" w14:textId="77245F5B" w:rsidR="00580BED" w:rsidRDefault="00580BED" w:rsidP="00580BED">
      <w:pPr>
        <w:pStyle w:val="Caption"/>
        <w:jc w:val="center"/>
      </w:pPr>
      <w:bookmarkStart w:id="2358" w:name="_Ref148222292"/>
      <w:r>
        <w:t xml:space="preserve">Figure </w:t>
      </w:r>
      <w:r w:rsidR="009C424C">
        <w:fldChar w:fldCharType="begin"/>
      </w:r>
      <w:r w:rsidR="009C424C">
        <w:instrText xml:space="preserve"> STYLEREF 1 \s </w:instrText>
      </w:r>
      <w:r w:rsidR="009C424C">
        <w:fldChar w:fldCharType="separate"/>
      </w:r>
      <w:r w:rsidR="00A83023">
        <w:rPr>
          <w:noProof/>
        </w:rPr>
        <w:t>12</w:t>
      </w:r>
      <w:r w:rsidR="009C424C">
        <w:rPr>
          <w:noProof/>
        </w:rPr>
        <w:fldChar w:fldCharType="end"/>
      </w:r>
      <w:r w:rsidR="007B0388">
        <w:noBreakHyphen/>
      </w:r>
      <w:r w:rsidR="009C424C">
        <w:fldChar w:fldCharType="begin"/>
      </w:r>
      <w:r w:rsidR="009C424C">
        <w:instrText xml:space="preserve"> SEQ Figure \* ARABIC \s 1 </w:instrText>
      </w:r>
      <w:r w:rsidR="009C424C">
        <w:fldChar w:fldCharType="separate"/>
      </w:r>
      <w:r w:rsidR="00A83023">
        <w:rPr>
          <w:noProof/>
        </w:rPr>
        <w:t>1</w:t>
      </w:r>
      <w:r w:rsidR="009C424C">
        <w:rPr>
          <w:noProof/>
        </w:rPr>
        <w:fldChar w:fldCharType="end"/>
      </w:r>
      <w:bookmarkEnd w:id="2358"/>
      <w:r>
        <w:t xml:space="preserve"> </w:t>
      </w:r>
      <w:ins w:id="2359" w:author="Greenblue" w:date="2024-02-13T20:02:00Z">
        <w:r w:rsidR="006C438A">
          <w:t>Relationship between exchange catalogue, discovery metadata, and dataset (from S-100 5.</w:t>
        </w:r>
        <w:del w:id="2360" w:author="USER" w:date="2024-03-14T09:23:00Z">
          <w:r w:rsidR="006C438A" w:rsidDel="00A16A44">
            <w:delText>0</w:delText>
          </w:r>
        </w:del>
      </w:ins>
      <w:ins w:id="2361" w:author="USER" w:date="2024-03-14T09:23:00Z">
        <w:r w:rsidR="00A16A44">
          <w:t>2</w:t>
        </w:r>
      </w:ins>
      <w:ins w:id="2362" w:author="Greenblue" w:date="2024-02-13T20:02:00Z">
        <w:r w:rsidR="006C438A">
          <w:t>.0 Figure 17-6)</w:t>
        </w:r>
      </w:ins>
      <w:del w:id="2363" w:author="Greenblue" w:date="2024-02-13T20:02:00Z">
        <w:r w:rsidRPr="00221828" w:rsidDel="006C438A">
          <w:delText>Metadata in Exchantge Catalogue</w:delText>
        </w:r>
      </w:del>
    </w:p>
    <w:p w14:paraId="064020A4" w14:textId="4AB5D7F5" w:rsidR="007B0388" w:rsidRDefault="006C438A" w:rsidP="007B0388">
      <w:pPr>
        <w:rPr>
          <w:ins w:id="2364" w:author="Greenblue" w:date="2024-02-13T20:03:00Z"/>
        </w:rPr>
      </w:pPr>
      <w:ins w:id="2365" w:author="Greenblue" w:date="2024-02-13T20:02:00Z">
        <w:r w:rsidRPr="006C438A">
          <w:t>The detailed structure of the S-128 exchange catalogue is depicted in Figure 12-2. This figure is derived from Figure 17-7 in S-100 Edition 5.</w:t>
        </w:r>
        <w:del w:id="2366" w:author="USER" w:date="2024-03-14T09:23:00Z">
          <w:r w:rsidRPr="006C438A" w:rsidDel="00A16A44">
            <w:delText>0</w:delText>
          </w:r>
        </w:del>
      </w:ins>
      <w:ins w:id="2367" w:author="USER" w:date="2024-03-14T09:23:00Z">
        <w:r w:rsidR="00A16A44">
          <w:t>2</w:t>
        </w:r>
      </w:ins>
      <w:ins w:id="2368" w:author="Greenblue" w:date="2024-02-13T20:02:00Z">
        <w:r w:rsidRPr="006C438A">
          <w:t>.0, with the following restriction:</w:t>
        </w:r>
      </w:ins>
    </w:p>
    <w:p w14:paraId="33DC7545" w14:textId="4A9633BD" w:rsidR="006C438A" w:rsidRPr="00AE186B" w:rsidRDefault="006C438A">
      <w:pPr>
        <w:numPr>
          <w:ilvl w:val="0"/>
          <w:numId w:val="17"/>
        </w:numPr>
        <w:spacing w:after="0"/>
        <w:ind w:left="669" w:hanging="227"/>
        <w:rPr>
          <w:rFonts w:eastAsia="Malgun Gothic"/>
          <w:lang w:val="fr-FR"/>
          <w:rPrChange w:id="2369" w:author="Greenblue" w:date="2024-02-13T20:03:00Z">
            <w:rPr/>
          </w:rPrChange>
        </w:rPr>
        <w:pPrChange w:id="2370" w:author="Greenblue" w:date="2024-02-13T20:03:00Z">
          <w:pPr/>
        </w:pPrChange>
      </w:pPr>
      <w:ins w:id="2371" w:author="Greenblue" w:date="2024-02-13T20:02:00Z">
        <w:r w:rsidRPr="00AE186B">
          <w:t>Elements that are optional in the generic S-100 catalogue model but not used in S-128 are not shown; for example, the ISO 8211 and HDF5 formats in S100_EncodingFormat.</w:t>
        </w:r>
      </w:ins>
    </w:p>
    <w:p w14:paraId="0B50E34D" w14:textId="161E1E98" w:rsidR="007B0388" w:rsidDel="00AE186B" w:rsidRDefault="00A16A44" w:rsidP="007B0388">
      <w:pPr>
        <w:keepNext/>
        <w:rPr>
          <w:del w:id="2372" w:author="Greenblue" w:date="2024-02-16T15:12:00Z"/>
        </w:rPr>
      </w:pPr>
      <w:ins w:id="2373" w:author="USER" w:date="2024-03-14T09:24:00Z">
        <w:r w:rsidRPr="008154F5">
          <w:rPr>
            <w:noProof/>
            <w:lang w:val="fi-FI" w:eastAsia="fi-FI"/>
          </w:rPr>
          <w:lastRenderedPageBreak/>
          <w:drawing>
            <wp:inline distT="0" distB="0" distL="0" distR="0" wp14:anchorId="1C88669E" wp14:editId="03E22AE0">
              <wp:extent cx="5770880" cy="3814649"/>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70880" cy="3814649"/>
                      </a:xfrm>
                      <a:prstGeom prst="rect">
                        <a:avLst/>
                      </a:prstGeom>
                      <a:noFill/>
                      <a:ln>
                        <a:noFill/>
                      </a:ln>
                    </pic:spPr>
                  </pic:pic>
                </a:graphicData>
              </a:graphic>
            </wp:inline>
          </w:drawing>
        </w:r>
      </w:ins>
      <w:del w:id="2374" w:author="Greenblue" w:date="2024-02-16T15:12:00Z">
        <w:r w:rsidR="006D7DF3" w:rsidDel="00AE186B">
          <w:rPr>
            <w:noProof/>
            <w:lang w:val="fi-FI" w:eastAsia="fi-FI"/>
          </w:rPr>
          <w:drawing>
            <wp:inline distT="0" distB="0" distL="0" distR="0" wp14:anchorId="798F5615" wp14:editId="17E2B10A">
              <wp:extent cx="5774055" cy="6223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4055" cy="6223000"/>
                      </a:xfrm>
                      <a:prstGeom prst="rect">
                        <a:avLst/>
                      </a:prstGeom>
                      <a:noFill/>
                      <a:ln>
                        <a:noFill/>
                      </a:ln>
                    </pic:spPr>
                  </pic:pic>
                </a:graphicData>
              </a:graphic>
            </wp:inline>
          </w:drawing>
        </w:r>
        <w:r w:rsidR="006C438A" w:rsidDel="00AE186B">
          <w:rPr>
            <w:rStyle w:val="CommentReference"/>
          </w:rPr>
          <w:commentReference w:id="2375"/>
        </w:r>
      </w:del>
    </w:p>
    <w:p w14:paraId="68B2FFA6" w14:textId="47C03521" w:rsidR="00AE186B" w:rsidRDefault="00AE186B" w:rsidP="007B0388">
      <w:pPr>
        <w:pStyle w:val="Caption"/>
        <w:jc w:val="center"/>
        <w:rPr>
          <w:ins w:id="2376" w:author="Greenblue" w:date="2024-02-16T15:12:00Z"/>
        </w:rPr>
      </w:pPr>
      <w:bookmarkStart w:id="2377" w:name="_Ref148223309"/>
      <w:ins w:id="2378" w:author="Greenblue" w:date="2024-02-16T15:12:00Z">
        <w:del w:id="2379" w:author="USER" w:date="2024-03-14T09:24:00Z">
          <w:r w:rsidDel="00A16A44">
            <w:rPr>
              <w:noProof/>
              <w:lang w:val="fi-FI" w:eastAsia="fi-FI"/>
            </w:rPr>
            <w:drawing>
              <wp:inline distT="0" distB="0" distL="0" distR="0" wp14:anchorId="5C1D3DCB" wp14:editId="33C313A6">
                <wp:extent cx="5770880" cy="3984625"/>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0880" cy="3984625"/>
                        </a:xfrm>
                        <a:prstGeom prst="rect">
                          <a:avLst/>
                        </a:prstGeom>
                      </pic:spPr>
                    </pic:pic>
                  </a:graphicData>
                </a:graphic>
              </wp:inline>
            </w:drawing>
          </w:r>
        </w:del>
      </w:ins>
    </w:p>
    <w:p w14:paraId="2189E556" w14:textId="0157554F" w:rsidR="007B0388" w:rsidRPr="007B0388" w:rsidRDefault="007B0388" w:rsidP="007B0388">
      <w:pPr>
        <w:pStyle w:val="Caption"/>
        <w:jc w:val="center"/>
      </w:pPr>
      <w:r>
        <w:t xml:space="preserve">Figure </w:t>
      </w:r>
      <w:r w:rsidR="009C424C">
        <w:fldChar w:fldCharType="begin"/>
      </w:r>
      <w:r w:rsidR="009C424C">
        <w:instrText xml:space="preserve"> STYLEREF 1 \s </w:instrText>
      </w:r>
      <w:r w:rsidR="009C424C">
        <w:fldChar w:fldCharType="separate"/>
      </w:r>
      <w:r w:rsidR="00A83023">
        <w:rPr>
          <w:noProof/>
        </w:rPr>
        <w:t>12</w:t>
      </w:r>
      <w:r w:rsidR="009C424C">
        <w:rPr>
          <w:noProof/>
        </w:rPr>
        <w:fldChar w:fldCharType="end"/>
      </w:r>
      <w:r>
        <w:noBreakHyphen/>
      </w:r>
      <w:r w:rsidR="009C424C">
        <w:fldChar w:fldCharType="begin"/>
      </w:r>
      <w:r w:rsidR="009C424C">
        <w:instrText xml:space="preserve"> SEQ Figure \* ARABIC \s 1 </w:instrText>
      </w:r>
      <w:r w:rsidR="009C424C">
        <w:fldChar w:fldCharType="separate"/>
      </w:r>
      <w:r w:rsidR="00A83023">
        <w:rPr>
          <w:noProof/>
        </w:rPr>
        <w:t>2</w:t>
      </w:r>
      <w:r w:rsidR="009C424C">
        <w:rPr>
          <w:noProof/>
        </w:rPr>
        <w:fldChar w:fldCharType="end"/>
      </w:r>
      <w:bookmarkEnd w:id="2377"/>
      <w:r>
        <w:t xml:space="preserve"> </w:t>
      </w:r>
      <w:ins w:id="2380" w:author="Greenblue" w:date="2024-02-16T15:13:00Z">
        <w:r w:rsidR="005A543B" w:rsidRPr="005A543B">
          <w:t>Details of exchange set catalogue classes. (Derived from S-100 Figure 17-7.)</w:t>
        </w:r>
      </w:ins>
      <w:del w:id="2381" w:author="Greenblue" w:date="2024-02-16T15:13:00Z">
        <w:r w:rsidRPr="004806D8" w:rsidDel="005A543B">
          <w:delText>S-128 Exchange Catalogue and discovery metadata</w:delText>
        </w:r>
      </w:del>
    </w:p>
    <w:p w14:paraId="6AC4743F" w14:textId="0ABE3CD0" w:rsidR="002B44E8" w:rsidDel="006C438A" w:rsidRDefault="002B44E8" w:rsidP="002B44E8">
      <w:pPr>
        <w:rPr>
          <w:del w:id="2382" w:author="Greenblue" w:date="2024-02-13T20:05:00Z"/>
        </w:rPr>
      </w:pPr>
      <w:del w:id="2383" w:author="Greenblue" w:date="2024-02-13T20:05:00Z">
        <w:r w:rsidDel="006C438A">
          <w:delText>NOTE</w:delText>
        </w:r>
        <w:r w:rsidDel="006C438A">
          <w:rPr>
            <w:spacing w:val="-10"/>
          </w:rPr>
          <w:delText xml:space="preserve"> </w:delText>
        </w:r>
        <w:r w:rsidDel="006C438A">
          <w:delText>1:</w:delText>
        </w:r>
        <w:r w:rsidDel="006C438A">
          <w:rPr>
            <w:spacing w:val="-10"/>
          </w:rPr>
          <w:delText xml:space="preserve"> </w:delText>
        </w:r>
        <w:r w:rsidDel="006C438A">
          <w:delText>Types</w:delText>
        </w:r>
        <w:r w:rsidDel="006C438A">
          <w:rPr>
            <w:spacing w:val="-5"/>
          </w:rPr>
          <w:delText xml:space="preserve"> </w:delText>
        </w:r>
        <w:r w:rsidDel="006C438A">
          <w:delText>with</w:delText>
        </w:r>
        <w:r w:rsidDel="006C438A">
          <w:rPr>
            <w:spacing w:val="-9"/>
          </w:rPr>
          <w:delText xml:space="preserve"> </w:delText>
        </w:r>
        <w:r w:rsidDel="006C438A">
          <w:delText>CI_,</w:delText>
        </w:r>
        <w:r w:rsidDel="006C438A">
          <w:rPr>
            <w:spacing w:val="-7"/>
          </w:rPr>
          <w:delText xml:space="preserve"> </w:delText>
        </w:r>
        <w:r w:rsidDel="006C438A">
          <w:delText>EX_,</w:delText>
        </w:r>
        <w:r w:rsidDel="006C438A">
          <w:rPr>
            <w:spacing w:val="-9"/>
          </w:rPr>
          <w:delText xml:space="preserve"> </w:delText>
        </w:r>
        <w:r w:rsidDel="006C438A">
          <w:delText>and</w:delText>
        </w:r>
        <w:r w:rsidDel="006C438A">
          <w:rPr>
            <w:spacing w:val="-9"/>
          </w:rPr>
          <w:delText xml:space="preserve"> </w:delText>
        </w:r>
        <w:r w:rsidDel="006C438A">
          <w:delText>MD_</w:delText>
        </w:r>
        <w:r w:rsidDel="006C438A">
          <w:rPr>
            <w:spacing w:val="-7"/>
          </w:rPr>
          <w:delText xml:space="preserve"> </w:delText>
        </w:r>
        <w:r w:rsidDel="006C438A">
          <w:delText>prefixes</w:delText>
        </w:r>
        <w:r w:rsidDel="006C438A">
          <w:rPr>
            <w:spacing w:val="-7"/>
          </w:rPr>
          <w:delText xml:space="preserve"> </w:delText>
        </w:r>
        <w:r w:rsidDel="006C438A">
          <w:delText>are</w:delText>
        </w:r>
        <w:r w:rsidDel="006C438A">
          <w:rPr>
            <w:spacing w:val="-7"/>
          </w:rPr>
          <w:delText xml:space="preserve"> </w:delText>
        </w:r>
        <w:r w:rsidDel="006C438A">
          <w:delText>from</w:delText>
        </w:r>
        <w:r w:rsidDel="006C438A">
          <w:rPr>
            <w:spacing w:val="-4"/>
          </w:rPr>
          <w:delText xml:space="preserve"> </w:delText>
        </w:r>
        <w:r w:rsidDel="006C438A">
          <w:delText>packages</w:delText>
        </w:r>
        <w:r w:rsidDel="006C438A">
          <w:rPr>
            <w:spacing w:val="-8"/>
          </w:rPr>
          <w:delText xml:space="preserve"> </w:delText>
        </w:r>
        <w:r w:rsidDel="006C438A">
          <w:delText>defined</w:delText>
        </w:r>
        <w:r w:rsidDel="006C438A">
          <w:rPr>
            <w:spacing w:val="-7"/>
          </w:rPr>
          <w:delText xml:space="preserve"> </w:delText>
        </w:r>
        <w:r w:rsidDel="006C438A">
          <w:delText>in</w:delText>
        </w:r>
        <w:r w:rsidDel="006C438A">
          <w:rPr>
            <w:spacing w:val="-6"/>
          </w:rPr>
          <w:delText xml:space="preserve"> </w:delText>
        </w:r>
        <w:r w:rsidDel="006C438A">
          <w:delText>ISO</w:delText>
        </w:r>
        <w:r w:rsidDel="006C438A">
          <w:rPr>
            <w:spacing w:val="-8"/>
          </w:rPr>
          <w:delText xml:space="preserve"> </w:delText>
        </w:r>
        <w:r w:rsidDel="006C438A">
          <w:delText>19115-1</w:delText>
        </w:r>
        <w:r w:rsidDel="006C438A">
          <w:rPr>
            <w:spacing w:val="-7"/>
          </w:rPr>
          <w:delText xml:space="preserve"> </w:delText>
        </w:r>
        <w:r w:rsidDel="006C438A">
          <w:delText>and</w:delText>
        </w:r>
        <w:r w:rsidDel="006C438A">
          <w:rPr>
            <w:spacing w:val="-8"/>
          </w:rPr>
          <w:delText xml:space="preserve"> </w:delText>
        </w:r>
        <w:r w:rsidDel="006C438A">
          <w:delText>19115-</w:delText>
        </w:r>
        <w:r w:rsidDel="006C438A">
          <w:rPr>
            <w:spacing w:val="-53"/>
          </w:rPr>
          <w:delText xml:space="preserve"> </w:delText>
        </w:r>
        <w:r w:rsidDel="006C438A">
          <w:delText>3</w:delText>
        </w:r>
        <w:r w:rsidDel="006C438A">
          <w:rPr>
            <w:spacing w:val="-2"/>
          </w:rPr>
          <w:delText xml:space="preserve"> </w:delText>
        </w:r>
        <w:r w:rsidDel="006C438A">
          <w:delText>and</w:delText>
        </w:r>
        <w:r w:rsidDel="006C438A">
          <w:rPr>
            <w:spacing w:val="-2"/>
          </w:rPr>
          <w:delText xml:space="preserve"> </w:delText>
        </w:r>
        <w:r w:rsidDel="006C438A">
          <w:delText>adapted</w:delText>
        </w:r>
        <w:r w:rsidDel="006C438A">
          <w:rPr>
            <w:spacing w:val="-2"/>
          </w:rPr>
          <w:delText xml:space="preserve"> </w:delText>
        </w:r>
        <w:r w:rsidDel="006C438A">
          <w:delText>by</w:delText>
        </w:r>
        <w:r w:rsidDel="006C438A">
          <w:rPr>
            <w:spacing w:val="-2"/>
          </w:rPr>
          <w:delText xml:space="preserve"> </w:delText>
        </w:r>
        <w:r w:rsidDel="006C438A">
          <w:delText>S-100.</w:delText>
        </w:r>
        <w:r w:rsidDel="006C438A">
          <w:rPr>
            <w:spacing w:val="-2"/>
          </w:rPr>
          <w:delText xml:space="preserve"> </w:delText>
        </w:r>
        <w:r w:rsidDel="006C438A">
          <w:delText>Types</w:delText>
        </w:r>
        <w:r w:rsidDel="006C438A">
          <w:rPr>
            <w:spacing w:val="1"/>
          </w:rPr>
          <w:delText xml:space="preserve"> </w:delText>
        </w:r>
        <w:r w:rsidDel="006C438A">
          <w:delText>with</w:delText>
        </w:r>
        <w:r w:rsidDel="006C438A">
          <w:rPr>
            <w:spacing w:val="3"/>
          </w:rPr>
          <w:delText xml:space="preserve"> </w:delText>
        </w:r>
        <w:r w:rsidDel="006C438A">
          <w:delText>S100_</w:delText>
        </w:r>
        <w:r w:rsidDel="006C438A">
          <w:rPr>
            <w:spacing w:val="-2"/>
          </w:rPr>
          <w:delText xml:space="preserve"> </w:delText>
        </w:r>
        <w:r w:rsidDel="006C438A">
          <w:delText>prefix</w:delText>
        </w:r>
        <w:r w:rsidDel="006C438A">
          <w:rPr>
            <w:spacing w:val="-1"/>
          </w:rPr>
          <w:delText xml:space="preserve"> </w:delText>
        </w:r>
        <w:r w:rsidDel="006C438A">
          <w:delText>are from</w:delText>
        </w:r>
        <w:r w:rsidDel="006C438A">
          <w:rPr>
            <w:spacing w:val="4"/>
          </w:rPr>
          <w:delText xml:space="preserve"> </w:delText>
        </w:r>
        <w:r w:rsidDel="006C438A">
          <w:delText>packages</w:delText>
        </w:r>
        <w:r w:rsidDel="006C438A">
          <w:rPr>
            <w:spacing w:val="-1"/>
          </w:rPr>
          <w:delText xml:space="preserve"> </w:delText>
        </w:r>
        <w:r w:rsidDel="006C438A">
          <w:delText>defined in</w:delText>
        </w:r>
        <w:r w:rsidDel="006C438A">
          <w:rPr>
            <w:spacing w:val="1"/>
          </w:rPr>
          <w:delText xml:space="preserve"> </w:delText>
        </w:r>
        <w:r w:rsidDel="006C438A">
          <w:delText>S-100.</w:delText>
        </w:r>
      </w:del>
    </w:p>
    <w:p w14:paraId="0DAC8030" w14:textId="71C70AB3" w:rsidR="002B44E8" w:rsidDel="006C438A" w:rsidRDefault="002B44E8" w:rsidP="002B44E8">
      <w:pPr>
        <w:rPr>
          <w:del w:id="2384" w:author="Greenblue" w:date="2024-02-13T20:05:00Z"/>
        </w:rPr>
      </w:pPr>
      <w:del w:id="2385" w:author="Greenblue" w:date="2024-02-13T20:05:00Z">
        <w:r w:rsidDel="006C438A">
          <w:delText>NOTE 2: When a dataset is terminated, the purpose metadata field is set to 3 (terminated) and the</w:delText>
        </w:r>
        <w:r w:rsidDel="006C438A">
          <w:rPr>
            <w:spacing w:val="1"/>
          </w:rPr>
          <w:delText xml:space="preserve"> </w:delText>
        </w:r>
        <w:r w:rsidDel="006C438A">
          <w:delText>editionNumber</w:delText>
        </w:r>
        <w:r w:rsidDel="006C438A">
          <w:rPr>
            <w:spacing w:val="-2"/>
          </w:rPr>
          <w:delText xml:space="preserve"> </w:delText>
        </w:r>
        <w:r w:rsidDel="006C438A">
          <w:delText>metadata</w:delText>
        </w:r>
        <w:r w:rsidDel="006C438A">
          <w:rPr>
            <w:spacing w:val="-2"/>
          </w:rPr>
          <w:delText xml:space="preserve"> </w:delText>
        </w:r>
        <w:r w:rsidDel="006C438A">
          <w:delText>field is</w:delText>
        </w:r>
        <w:r w:rsidDel="006C438A">
          <w:rPr>
            <w:spacing w:val="-2"/>
          </w:rPr>
          <w:delText xml:space="preserve"> </w:delText>
        </w:r>
        <w:r w:rsidDel="006C438A">
          <w:delText>set</w:delText>
        </w:r>
        <w:r w:rsidDel="006C438A">
          <w:rPr>
            <w:spacing w:val="-2"/>
          </w:rPr>
          <w:delText xml:space="preserve"> </w:delText>
        </w:r>
        <w:r w:rsidDel="006C438A">
          <w:delText>to</w:delText>
        </w:r>
        <w:r w:rsidDel="006C438A">
          <w:rPr>
            <w:spacing w:val="-2"/>
          </w:rPr>
          <w:delText xml:space="preserve"> </w:delText>
        </w:r>
        <w:r w:rsidDel="006C438A">
          <w:delText>0.</w:delText>
        </w:r>
        <w:r w:rsidDel="006C438A">
          <w:rPr>
            <w:spacing w:val="2"/>
          </w:rPr>
          <w:delText xml:space="preserve"> </w:delText>
        </w:r>
        <w:r w:rsidDel="006C438A">
          <w:delText>All</w:delText>
        </w:r>
        <w:r w:rsidDel="006C438A">
          <w:rPr>
            <w:spacing w:val="-1"/>
          </w:rPr>
          <w:delText xml:space="preserve"> </w:delText>
        </w:r>
        <w:r w:rsidDel="006C438A">
          <w:delText>inapplicable but</w:delText>
        </w:r>
        <w:r w:rsidDel="006C438A">
          <w:rPr>
            <w:spacing w:val="-3"/>
          </w:rPr>
          <w:delText xml:space="preserve"> </w:delText>
        </w:r>
        <w:r w:rsidDel="006C438A">
          <w:delText>mandatory</w:delText>
        </w:r>
        <w:r w:rsidDel="006C438A">
          <w:rPr>
            <w:spacing w:val="-5"/>
          </w:rPr>
          <w:delText xml:space="preserve"> </w:delText>
        </w:r>
        <w:r w:rsidDel="006C438A">
          <w:delText>metadata</w:delText>
        </w:r>
        <w:r w:rsidDel="006C438A">
          <w:rPr>
            <w:spacing w:val="-2"/>
          </w:rPr>
          <w:delText xml:space="preserve"> </w:delText>
        </w:r>
        <w:r w:rsidDel="006C438A">
          <w:delText>fields</w:delText>
        </w:r>
        <w:r w:rsidDel="006C438A">
          <w:rPr>
            <w:spacing w:val="-1"/>
          </w:rPr>
          <w:delText xml:space="preserve"> </w:delText>
        </w:r>
        <w:r w:rsidDel="006C438A">
          <w:delText>must</w:delText>
        </w:r>
        <w:r w:rsidDel="006C438A">
          <w:rPr>
            <w:spacing w:val="-3"/>
          </w:rPr>
          <w:delText xml:space="preserve"> </w:delText>
        </w:r>
        <w:r w:rsidDel="006C438A">
          <w:delText>be</w:delText>
        </w:r>
        <w:r w:rsidDel="006C438A">
          <w:rPr>
            <w:spacing w:val="-2"/>
          </w:rPr>
          <w:delText xml:space="preserve"> </w:delText>
        </w:r>
        <w:r w:rsidDel="006C438A">
          <w:delText>nilled.</w:delText>
        </w:r>
      </w:del>
    </w:p>
    <w:p w14:paraId="7CD32F6F" w14:textId="600BD091" w:rsidR="002B44E8" w:rsidDel="006C438A" w:rsidRDefault="002B44E8" w:rsidP="002B44E8">
      <w:pPr>
        <w:rPr>
          <w:del w:id="2386" w:author="Greenblue" w:date="2024-02-13T20:05:00Z"/>
        </w:rPr>
      </w:pPr>
      <w:del w:id="2387" w:author="Greenblue" w:date="2024-02-13T20:05:00Z">
        <w:r w:rsidDel="006C438A">
          <w:delText xml:space="preserve">In </w:delText>
        </w:r>
        <w:r w:rsidR="00D72AA5" w:rsidDel="006C438A">
          <w:fldChar w:fldCharType="begin"/>
        </w:r>
        <w:r w:rsidR="00D72AA5" w:rsidDel="006C438A">
          <w:delInstrText xml:space="preserve"> REF _Ref148223309 \h </w:delInstrText>
        </w:r>
        <w:r w:rsidR="00D72AA5" w:rsidDel="006C438A">
          <w:fldChar w:fldCharType="separate"/>
        </w:r>
        <w:r w:rsidR="00D72AA5" w:rsidDel="006C438A">
          <w:delText xml:space="preserve">Figure </w:delText>
        </w:r>
        <w:r w:rsidR="00D72AA5" w:rsidDel="006C438A">
          <w:rPr>
            <w:noProof/>
          </w:rPr>
          <w:delText>12</w:delText>
        </w:r>
        <w:r w:rsidR="00D72AA5" w:rsidDel="006C438A">
          <w:noBreakHyphen/>
        </w:r>
        <w:r w:rsidR="00D72AA5" w:rsidDel="006C438A">
          <w:rPr>
            <w:noProof/>
          </w:rPr>
          <w:delText>2</w:delText>
        </w:r>
        <w:r w:rsidR="00D72AA5" w:rsidDel="006C438A">
          <w:fldChar w:fldCharType="end"/>
        </w:r>
        <w:r w:rsidDel="006C438A">
          <w:delText xml:space="preserve"> and the following clauses, classes show only those attributes which are used in S-128</w:delText>
        </w:r>
        <w:r w:rsidDel="006C438A">
          <w:rPr>
            <w:spacing w:val="1"/>
          </w:rPr>
          <w:delText xml:space="preserve"> </w:delText>
        </w:r>
        <w:r w:rsidDel="006C438A">
          <w:delText>Exchange Catalogues. Similarly, enumerations show only those values which are allowed in S-128</w:delText>
        </w:r>
        <w:r w:rsidDel="006C438A">
          <w:rPr>
            <w:spacing w:val="1"/>
          </w:rPr>
          <w:delText xml:space="preserve"> </w:delText>
        </w:r>
        <w:r w:rsidDel="006C438A">
          <w:delText>Exchange</w:delText>
        </w:r>
        <w:r w:rsidDel="006C438A">
          <w:rPr>
            <w:spacing w:val="-2"/>
          </w:rPr>
          <w:delText xml:space="preserve"> </w:delText>
        </w:r>
        <w:r w:rsidDel="006C438A">
          <w:delText>Catalogues.</w:delText>
        </w:r>
      </w:del>
    </w:p>
    <w:p w14:paraId="73BD8F30" w14:textId="20FC9DC9" w:rsidR="006F742F" w:rsidDel="006C438A" w:rsidRDefault="00485B28" w:rsidP="00485B28">
      <w:pPr>
        <w:pStyle w:val="Heading2"/>
        <w:rPr>
          <w:del w:id="2388" w:author="Greenblue" w:date="2024-02-13T20:05:00Z"/>
          <w:rFonts w:eastAsia="Malgun Gothic"/>
        </w:rPr>
      </w:pPr>
      <w:bookmarkStart w:id="2389" w:name="_Toc152232602"/>
      <w:del w:id="2390" w:author="Greenblue" w:date="2024-02-13T20:05:00Z">
        <w:r w:rsidDel="006C438A">
          <w:rPr>
            <w:rFonts w:eastAsia="Malgun Gothic" w:hint="eastAsia"/>
          </w:rPr>
          <w:delText>D</w:delText>
        </w:r>
        <w:r w:rsidDel="006C438A">
          <w:rPr>
            <w:rFonts w:eastAsia="Malgun Gothic"/>
          </w:rPr>
          <w:delText>ataset metadata</w:delText>
        </w:r>
        <w:bookmarkEnd w:id="2389"/>
      </w:del>
    </w:p>
    <w:p w14:paraId="2842F47C" w14:textId="3CC4C157" w:rsidR="00485B28" w:rsidDel="006C438A" w:rsidRDefault="00485B28" w:rsidP="00485B28">
      <w:pPr>
        <w:rPr>
          <w:del w:id="2391" w:author="Greenblue" w:date="2024-02-13T20:05:00Z"/>
        </w:rPr>
      </w:pPr>
      <w:del w:id="2392" w:author="Greenblue" w:date="2024-02-13T20:05:00Z">
        <w:r w:rsidDel="006C438A">
          <w:delText>Dataset</w:delText>
        </w:r>
        <w:r w:rsidDel="006C438A">
          <w:rPr>
            <w:spacing w:val="-8"/>
          </w:rPr>
          <w:delText xml:space="preserve"> </w:delText>
        </w:r>
        <w:r w:rsidDel="006C438A">
          <w:delText>metadata</w:delText>
        </w:r>
        <w:r w:rsidDel="006C438A">
          <w:rPr>
            <w:spacing w:val="-5"/>
          </w:rPr>
          <w:delText xml:space="preserve"> </w:delText>
        </w:r>
        <w:r w:rsidDel="006C438A">
          <w:delText>is</w:delText>
        </w:r>
        <w:r w:rsidDel="006C438A">
          <w:rPr>
            <w:spacing w:val="-7"/>
          </w:rPr>
          <w:delText xml:space="preserve"> </w:delText>
        </w:r>
        <w:r w:rsidDel="006C438A">
          <w:delText>intended</w:delText>
        </w:r>
        <w:r w:rsidDel="006C438A">
          <w:rPr>
            <w:spacing w:val="-7"/>
          </w:rPr>
          <w:delText xml:space="preserve"> </w:delText>
        </w:r>
        <w:r w:rsidDel="006C438A">
          <w:delText>to</w:delText>
        </w:r>
        <w:r w:rsidDel="006C438A">
          <w:rPr>
            <w:spacing w:val="-6"/>
          </w:rPr>
          <w:delText xml:space="preserve"> </w:delText>
        </w:r>
        <w:r w:rsidDel="006C438A">
          <w:delText>describe</w:delText>
        </w:r>
        <w:r w:rsidDel="006C438A">
          <w:rPr>
            <w:spacing w:val="-7"/>
          </w:rPr>
          <w:delText xml:space="preserve"> </w:delText>
        </w:r>
        <w:r w:rsidDel="006C438A">
          <w:delText>information</w:delText>
        </w:r>
        <w:r w:rsidDel="006C438A">
          <w:rPr>
            <w:spacing w:val="-5"/>
          </w:rPr>
          <w:delText xml:space="preserve"> </w:delText>
        </w:r>
        <w:r w:rsidDel="006C438A">
          <w:delText>about</w:delText>
        </w:r>
        <w:r w:rsidDel="006C438A">
          <w:rPr>
            <w:spacing w:val="-6"/>
          </w:rPr>
          <w:delText xml:space="preserve"> </w:delText>
        </w:r>
        <w:r w:rsidDel="006C438A">
          <w:delText>a</w:delText>
        </w:r>
        <w:r w:rsidDel="006C438A">
          <w:rPr>
            <w:spacing w:val="-7"/>
          </w:rPr>
          <w:delText xml:space="preserve"> </w:delText>
        </w:r>
        <w:r w:rsidDel="006C438A">
          <w:delText>dataset.</w:delText>
        </w:r>
        <w:r w:rsidDel="006C438A">
          <w:rPr>
            <w:spacing w:val="-6"/>
          </w:rPr>
          <w:delText xml:space="preserve"> </w:delText>
        </w:r>
        <w:r w:rsidDel="006C438A">
          <w:delText>It</w:delText>
        </w:r>
        <w:r w:rsidDel="006C438A">
          <w:rPr>
            <w:spacing w:val="-7"/>
          </w:rPr>
          <w:delText xml:space="preserve"> </w:delText>
        </w:r>
        <w:r w:rsidDel="006C438A">
          <w:delText>facilitates</w:delText>
        </w:r>
        <w:r w:rsidDel="006C438A">
          <w:rPr>
            <w:spacing w:val="-5"/>
          </w:rPr>
          <w:delText xml:space="preserve"> </w:delText>
        </w:r>
        <w:r w:rsidDel="006C438A">
          <w:delText>the</w:delText>
        </w:r>
        <w:r w:rsidDel="006C438A">
          <w:rPr>
            <w:spacing w:val="-7"/>
          </w:rPr>
          <w:delText xml:space="preserve"> </w:delText>
        </w:r>
        <w:r w:rsidDel="006C438A">
          <w:delText>management</w:delText>
        </w:r>
        <w:r w:rsidDel="006C438A">
          <w:rPr>
            <w:spacing w:val="-7"/>
          </w:rPr>
          <w:delText xml:space="preserve"> </w:delText>
        </w:r>
        <w:r w:rsidDel="006C438A">
          <w:delText>and</w:delText>
        </w:r>
        <w:r w:rsidDel="006C438A">
          <w:rPr>
            <w:spacing w:val="-54"/>
          </w:rPr>
          <w:delText xml:space="preserve"> </w:delText>
        </w:r>
        <w:r w:rsidDel="006C438A">
          <w:delText>exploitation of data and is an important requirement for understanding the characteristics of a dataset.</w:delText>
        </w:r>
        <w:r w:rsidDel="006C438A">
          <w:rPr>
            <w:spacing w:val="1"/>
          </w:rPr>
          <w:delText xml:space="preserve"> </w:delText>
        </w:r>
        <w:r w:rsidDel="006C438A">
          <w:delText>Whereas</w:delText>
        </w:r>
        <w:r w:rsidDel="006C438A">
          <w:rPr>
            <w:spacing w:val="-8"/>
          </w:rPr>
          <w:delText xml:space="preserve"> </w:delText>
        </w:r>
        <w:r w:rsidDel="006C438A">
          <w:delText>dataset</w:delText>
        </w:r>
        <w:r w:rsidDel="006C438A">
          <w:rPr>
            <w:spacing w:val="-7"/>
          </w:rPr>
          <w:delText xml:space="preserve"> </w:delText>
        </w:r>
        <w:r w:rsidDel="006C438A">
          <w:delText>metadata</w:delText>
        </w:r>
        <w:r w:rsidDel="006C438A">
          <w:rPr>
            <w:spacing w:val="-5"/>
          </w:rPr>
          <w:delText xml:space="preserve"> </w:delText>
        </w:r>
        <w:r w:rsidDel="006C438A">
          <w:delText>is</w:delText>
        </w:r>
        <w:r w:rsidDel="006C438A">
          <w:rPr>
            <w:spacing w:val="-8"/>
          </w:rPr>
          <w:delText xml:space="preserve"> </w:delText>
        </w:r>
        <w:r w:rsidDel="006C438A">
          <w:delText>usually</w:delText>
        </w:r>
        <w:r w:rsidDel="006C438A">
          <w:rPr>
            <w:spacing w:val="-13"/>
          </w:rPr>
          <w:delText xml:space="preserve"> </w:delText>
        </w:r>
        <w:r w:rsidDel="006C438A">
          <w:delText>fairly</w:delText>
        </w:r>
        <w:r w:rsidDel="006C438A">
          <w:rPr>
            <w:spacing w:val="-13"/>
          </w:rPr>
          <w:delText xml:space="preserve"> </w:delText>
        </w:r>
        <w:r w:rsidDel="006C438A">
          <w:delText>comprehensive,</w:delText>
        </w:r>
        <w:r w:rsidDel="006C438A">
          <w:rPr>
            <w:spacing w:val="-10"/>
          </w:rPr>
          <w:delText xml:space="preserve"> </w:delText>
        </w:r>
        <w:r w:rsidDel="006C438A">
          <w:delText>there</w:delText>
        </w:r>
        <w:r w:rsidDel="006C438A">
          <w:rPr>
            <w:spacing w:val="-7"/>
          </w:rPr>
          <w:delText xml:space="preserve"> </w:delText>
        </w:r>
        <w:r w:rsidDel="006C438A">
          <w:delText>is</w:delText>
        </w:r>
        <w:r w:rsidDel="006C438A">
          <w:rPr>
            <w:spacing w:val="-6"/>
          </w:rPr>
          <w:delText xml:space="preserve"> </w:delText>
        </w:r>
        <w:r w:rsidDel="006C438A">
          <w:delText>also</w:delText>
        </w:r>
        <w:r w:rsidDel="006C438A">
          <w:rPr>
            <w:spacing w:val="-7"/>
          </w:rPr>
          <w:delText xml:space="preserve"> </w:delText>
        </w:r>
        <w:r w:rsidDel="006C438A">
          <w:delText>a</w:delText>
        </w:r>
        <w:r w:rsidDel="006C438A">
          <w:rPr>
            <w:spacing w:val="-7"/>
          </w:rPr>
          <w:delText xml:space="preserve"> </w:delText>
        </w:r>
        <w:r w:rsidDel="006C438A">
          <w:delText>requirement</w:delText>
        </w:r>
        <w:r w:rsidDel="006C438A">
          <w:rPr>
            <w:spacing w:val="-9"/>
          </w:rPr>
          <w:delText xml:space="preserve"> </w:delText>
        </w:r>
        <w:r w:rsidDel="006C438A">
          <w:delText>for</w:delText>
        </w:r>
        <w:r w:rsidDel="006C438A">
          <w:rPr>
            <w:spacing w:val="-6"/>
          </w:rPr>
          <w:delText xml:space="preserve"> </w:delText>
        </w:r>
        <w:r w:rsidDel="006C438A">
          <w:delText>a</w:delText>
        </w:r>
        <w:r w:rsidDel="006C438A">
          <w:rPr>
            <w:spacing w:val="-9"/>
          </w:rPr>
          <w:delText xml:space="preserve"> </w:delText>
        </w:r>
        <w:r w:rsidDel="006C438A">
          <w:delText>constrained</w:delText>
        </w:r>
        <w:r w:rsidDel="006C438A">
          <w:rPr>
            <w:spacing w:val="-53"/>
          </w:rPr>
          <w:delText xml:space="preserve"> </w:delText>
        </w:r>
        <w:r w:rsidDel="006C438A">
          <w:delText>subset of metadata elements that are usually required for discovery purposes. Discovery metadata are</w:delText>
        </w:r>
        <w:r w:rsidDel="006C438A">
          <w:rPr>
            <w:spacing w:val="-53"/>
          </w:rPr>
          <w:delText xml:space="preserve"> </w:delText>
        </w:r>
        <w:r w:rsidDel="006C438A">
          <w:delText>often used for building web Catalogues; and can help users determine whether a product or service is</w:delText>
        </w:r>
        <w:r w:rsidDel="006C438A">
          <w:rPr>
            <w:spacing w:val="1"/>
          </w:rPr>
          <w:delText xml:space="preserve"> </w:delText>
        </w:r>
        <w:r w:rsidDel="006C438A">
          <w:delText>fit</w:delText>
        </w:r>
        <w:r w:rsidDel="006C438A">
          <w:rPr>
            <w:spacing w:val="-2"/>
          </w:rPr>
          <w:delText xml:space="preserve"> </w:delText>
        </w:r>
        <w:r w:rsidDel="006C438A">
          <w:delText>for</w:delText>
        </w:r>
        <w:r w:rsidDel="006C438A">
          <w:rPr>
            <w:spacing w:val="-1"/>
          </w:rPr>
          <w:delText xml:space="preserve"> </w:delText>
        </w:r>
        <w:r w:rsidDel="006C438A">
          <w:delText>purpose</w:delText>
        </w:r>
        <w:r w:rsidDel="006C438A">
          <w:rPr>
            <w:spacing w:val="-1"/>
          </w:rPr>
          <w:delText xml:space="preserve"> </w:delText>
        </w:r>
        <w:r w:rsidDel="006C438A">
          <w:delText>and</w:delText>
        </w:r>
        <w:r w:rsidDel="006C438A">
          <w:rPr>
            <w:spacing w:val="1"/>
          </w:rPr>
          <w:delText xml:space="preserve"> </w:delText>
        </w:r>
        <w:r w:rsidDel="006C438A">
          <w:delText>where</w:delText>
        </w:r>
        <w:r w:rsidDel="006C438A">
          <w:rPr>
            <w:spacing w:val="-1"/>
          </w:rPr>
          <w:delText xml:space="preserve"> </w:delText>
        </w:r>
        <w:r w:rsidDel="006C438A">
          <w:delText>they</w:delText>
        </w:r>
        <w:r w:rsidDel="006C438A">
          <w:rPr>
            <w:spacing w:val="-4"/>
          </w:rPr>
          <w:delText xml:space="preserve"> </w:delText>
        </w:r>
        <w:r w:rsidDel="006C438A">
          <w:delText>can</w:delText>
        </w:r>
        <w:r w:rsidDel="006C438A">
          <w:rPr>
            <w:spacing w:val="-1"/>
          </w:rPr>
          <w:delText xml:space="preserve"> </w:delText>
        </w:r>
        <w:r w:rsidDel="006C438A">
          <w:delText>be</w:delText>
        </w:r>
        <w:r w:rsidDel="006C438A">
          <w:rPr>
            <w:spacing w:val="1"/>
          </w:rPr>
          <w:delText xml:space="preserve"> </w:delText>
        </w:r>
        <w:r w:rsidDel="006C438A">
          <w:delText>obtained.</w:delText>
        </w:r>
      </w:del>
    </w:p>
    <w:p w14:paraId="062B7E43" w14:textId="5026C21C" w:rsidR="00485B28" w:rsidDel="006C438A" w:rsidRDefault="00485B28" w:rsidP="00485B28">
      <w:pPr>
        <w:pStyle w:val="Heading3"/>
        <w:ind w:left="8292" w:right="200" w:hanging="8092"/>
        <w:rPr>
          <w:del w:id="2393" w:author="Greenblue" w:date="2024-02-13T20:05:00Z"/>
        </w:rPr>
      </w:pPr>
      <w:bookmarkStart w:id="2394" w:name="_Toc152232603"/>
      <w:del w:id="2395" w:author="Greenblue" w:date="2024-02-13T20:05:00Z">
        <w:r w:rsidDel="006C438A">
          <w:delText>Metadata for new datasets and New Editions</w:delText>
        </w:r>
        <w:bookmarkEnd w:id="2394"/>
      </w:del>
    </w:p>
    <w:p w14:paraId="6B2B0BCD" w14:textId="20707FA5" w:rsidR="00485B28" w:rsidDel="006C438A" w:rsidRDefault="00485B28" w:rsidP="00485B28">
      <w:pPr>
        <w:rPr>
          <w:del w:id="2396" w:author="Greenblue" w:date="2024-02-13T20:05:00Z"/>
        </w:rPr>
      </w:pPr>
      <w:del w:id="2397" w:author="Greenblue" w:date="2024-02-13T20:05:00Z">
        <w:r w:rsidDel="006C438A">
          <w:delText>Dataset discovery metadata for new datasets and new editions of published datasets is described in</w:delText>
        </w:r>
        <w:r w:rsidDel="006C438A">
          <w:rPr>
            <w:spacing w:val="1"/>
          </w:rPr>
          <w:delText xml:space="preserve"> </w:delText>
        </w:r>
        <w:r w:rsidR="007642D5" w:rsidDel="006C438A">
          <w:fldChar w:fldCharType="begin"/>
        </w:r>
        <w:r w:rsidR="007642D5" w:rsidDel="006C438A">
          <w:delInstrText xml:space="preserve"> HYPERLINK \l "_bookmark0" </w:delInstrText>
        </w:r>
        <w:r w:rsidR="007642D5" w:rsidDel="006C438A">
          <w:fldChar w:fldCharType="separate"/>
        </w:r>
        <w:r w:rsidDel="006C438A">
          <w:delText>Clause</w:delText>
        </w:r>
        <w:r w:rsidR="007642D5" w:rsidDel="006C438A">
          <w:fldChar w:fldCharType="end"/>
        </w:r>
        <w:r w:rsidDel="006C438A">
          <w:delText xml:space="preserve"> </w:delText>
        </w:r>
        <w:r w:rsidR="007642D5" w:rsidDel="006C438A">
          <w:fldChar w:fldCharType="begin"/>
        </w:r>
        <w:r w:rsidR="007642D5" w:rsidDel="006C438A">
          <w:delInstrText xml:space="preserve"> REF _Ref148213052 \r </w:delInstrText>
        </w:r>
        <w:r w:rsidR="007642D5" w:rsidDel="006C438A">
          <w:fldChar w:fldCharType="separate"/>
        </w:r>
        <w:r w:rsidR="008B7F54" w:rsidDel="006C438A">
          <w:delText>12.6</w:delText>
        </w:r>
        <w:r w:rsidR="007642D5" w:rsidDel="006C438A">
          <w:fldChar w:fldCharType="end"/>
        </w:r>
        <w:r w:rsidDel="006C438A">
          <w:delText>.</w:delText>
        </w:r>
      </w:del>
    </w:p>
    <w:p w14:paraId="0D379BED" w14:textId="16DD96CA" w:rsidR="00485B28" w:rsidDel="006C438A" w:rsidRDefault="00485B28" w:rsidP="00485B28">
      <w:pPr>
        <w:spacing w:after="0"/>
        <w:rPr>
          <w:del w:id="2398" w:author="Greenblue" w:date="2024-02-13T20:05:00Z"/>
        </w:rPr>
      </w:pPr>
      <w:del w:id="2399" w:author="Greenblue" w:date="2024-02-13T20:05:00Z">
        <w:r w:rsidDel="006C438A">
          <w:delText>NOTES:</w:delText>
        </w:r>
      </w:del>
    </w:p>
    <w:p w14:paraId="2965853A" w14:textId="588B46BB" w:rsidR="00485B28" w:rsidDel="006C438A" w:rsidRDefault="00485B28">
      <w:pPr>
        <w:numPr>
          <w:ilvl w:val="0"/>
          <w:numId w:val="19"/>
        </w:numPr>
        <w:rPr>
          <w:del w:id="2400" w:author="Greenblue" w:date="2024-02-13T20:05:00Z"/>
        </w:rPr>
      </w:pPr>
      <w:del w:id="2401" w:author="Greenblue" w:date="2024-02-13T20:05:00Z">
        <w:r w:rsidDel="006C438A">
          <w:delText xml:space="preserve">Attribute </w:delText>
        </w:r>
        <w:r w:rsidDel="006C438A">
          <w:rPr>
            <w:i/>
          </w:rPr>
          <w:delText>productSpecification</w:delText>
        </w:r>
        <w:r w:rsidDel="006C438A">
          <w:delText xml:space="preserve">: The values of sub-attributes </w:delText>
        </w:r>
        <w:r w:rsidDel="006C438A">
          <w:rPr>
            <w:i/>
          </w:rPr>
          <w:delText xml:space="preserve">name </w:delText>
        </w:r>
        <w:r w:rsidDel="006C438A">
          <w:delText xml:space="preserve">and </w:delText>
        </w:r>
        <w:r w:rsidDel="006C438A">
          <w:rPr>
            <w:i/>
          </w:rPr>
          <w:delText xml:space="preserve">version </w:delText>
        </w:r>
        <w:r w:rsidDel="006C438A">
          <w:delText>must correspond</w:delText>
        </w:r>
        <w:r w:rsidDel="006C438A">
          <w:rPr>
            <w:spacing w:val="-53"/>
          </w:rPr>
          <w:delText xml:space="preserve"> </w:delText>
        </w:r>
        <w:r w:rsidDel="006C438A">
          <w:rPr>
            <w:w w:val="95"/>
          </w:rPr>
          <w:delText xml:space="preserve">to this version of the S-128 product specification. </w:delText>
        </w:r>
        <w:r w:rsidDel="006C438A">
          <w:delText xml:space="preserve">The value of sub-attribute </w:delText>
        </w:r>
        <w:r w:rsidDel="006C438A">
          <w:rPr>
            <w:i/>
          </w:rPr>
          <w:delText xml:space="preserve">number </w:delText>
        </w:r>
        <w:r w:rsidDel="006C438A">
          <w:delText>must be the number assigned to this version of the S-128</w:delText>
        </w:r>
        <w:r w:rsidDel="006C438A">
          <w:rPr>
            <w:spacing w:val="1"/>
          </w:rPr>
          <w:delText xml:space="preserve"> </w:delText>
        </w:r>
        <w:r w:rsidDel="006C438A">
          <w:delText>product</w:delText>
        </w:r>
        <w:r w:rsidDel="006C438A">
          <w:rPr>
            <w:spacing w:val="-2"/>
          </w:rPr>
          <w:delText xml:space="preserve"> </w:delText>
        </w:r>
        <w:r w:rsidDel="006C438A">
          <w:delText>specification</w:delText>
        </w:r>
        <w:r w:rsidDel="006C438A">
          <w:rPr>
            <w:spacing w:val="-1"/>
          </w:rPr>
          <w:delText xml:space="preserve"> </w:delText>
        </w:r>
        <w:r w:rsidDel="006C438A">
          <w:delText>in</w:delText>
        </w:r>
        <w:r w:rsidDel="006C438A">
          <w:rPr>
            <w:spacing w:val="-1"/>
          </w:rPr>
          <w:delText xml:space="preserve"> </w:delText>
        </w:r>
        <w:r w:rsidDel="006C438A">
          <w:delText>the</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01BFE1D8" w14:textId="039622E6" w:rsidR="00607B1C" w:rsidDel="006C438A" w:rsidRDefault="00607B1C" w:rsidP="00607B1C">
      <w:pPr>
        <w:pStyle w:val="Heading3"/>
        <w:ind w:left="8292" w:right="200" w:hanging="8092"/>
        <w:rPr>
          <w:del w:id="2402" w:author="Greenblue" w:date="2024-02-13T20:05:00Z"/>
        </w:rPr>
      </w:pPr>
      <w:bookmarkStart w:id="2403" w:name="_Toc152232604"/>
      <w:del w:id="2404" w:author="Greenblue" w:date="2024-02-13T20:05:00Z">
        <w:r w:rsidDel="006C438A">
          <w:delText>Update and cancellation dataset metadata</w:delText>
        </w:r>
        <w:bookmarkEnd w:id="2403"/>
      </w:del>
    </w:p>
    <w:p w14:paraId="5D63DF77" w14:textId="1C9673D7" w:rsidR="00607B1C" w:rsidDel="006C438A" w:rsidRDefault="00607B1C" w:rsidP="00607B1C">
      <w:pPr>
        <w:rPr>
          <w:del w:id="2405" w:author="Greenblue" w:date="2024-02-13T20:05:00Z"/>
        </w:rPr>
      </w:pPr>
      <w:del w:id="2406" w:author="Greenblue" w:date="2024-02-13T20:05:00Z">
        <w:r w:rsidDel="006C438A">
          <w:delText>Update dataset metadata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delText>
        </w:r>
      </w:del>
    </w:p>
    <w:p w14:paraId="6CAB931C" w14:textId="770793AD" w:rsidR="00485B28" w:rsidDel="006C438A" w:rsidRDefault="00607B1C" w:rsidP="00485B28">
      <w:pPr>
        <w:rPr>
          <w:del w:id="2407" w:author="Greenblue" w:date="2024-02-13T20:05:00Z"/>
        </w:rPr>
      </w:pPr>
      <w:del w:id="2408" w:author="Greenblue" w:date="2024-02-13T20:05:00Z">
        <w:r w:rsidDel="006C438A">
          <w:delText>Update dataset discovery metadata omits the dataCoverage, specificUsage and layerID metadata attributes.</w:delText>
        </w:r>
      </w:del>
    </w:p>
    <w:p w14:paraId="50DC5441" w14:textId="3E52B291" w:rsidR="00485B28" w:rsidDel="006C438A" w:rsidRDefault="00E23BF7" w:rsidP="00E23BF7">
      <w:pPr>
        <w:pStyle w:val="Heading2"/>
        <w:rPr>
          <w:del w:id="2409" w:author="Greenblue" w:date="2024-02-13T20:05:00Z"/>
          <w:rFonts w:eastAsia="Malgun Gothic"/>
        </w:rPr>
      </w:pPr>
      <w:bookmarkStart w:id="2410" w:name="_Toc152232605"/>
      <w:del w:id="2411" w:author="Greenblue" w:date="2024-02-13T20:05:00Z">
        <w:r w:rsidDel="006C438A">
          <w:rPr>
            <w:rFonts w:eastAsia="Malgun Gothic" w:hint="eastAsia"/>
          </w:rPr>
          <w:delText>S</w:delText>
        </w:r>
        <w:r w:rsidDel="006C438A">
          <w:rPr>
            <w:rFonts w:eastAsia="Malgun Gothic"/>
          </w:rPr>
          <w:delText>upport file metadata</w:delText>
        </w:r>
        <w:bookmarkEnd w:id="2410"/>
      </w:del>
    </w:p>
    <w:p w14:paraId="1132D3B9" w14:textId="6A67B862" w:rsidR="00E23BF7" w:rsidDel="006C438A" w:rsidRDefault="00E23BF7" w:rsidP="00E23BF7">
      <w:pPr>
        <w:rPr>
          <w:del w:id="2412" w:author="Greenblue" w:date="2024-02-13T20:05:00Z"/>
        </w:rPr>
      </w:pPr>
      <w:del w:id="2413" w:author="Greenblue" w:date="2024-02-13T20:05:00Z">
        <w:r w:rsidDel="006C438A">
          <w:delText>Support file metadata (</w:delText>
        </w:r>
        <w:r w:rsidR="00293329" w:rsidDel="006C438A">
          <w:delText>Clau</w:delText>
        </w:r>
        <w:r w:rsidR="00314E5C" w:rsidDel="006C438A">
          <w:delText>se</w:delText>
        </w:r>
        <w:r w:rsidR="00293329" w:rsidDel="006C438A">
          <w:delText xml:space="preserve"> </w:delText>
        </w:r>
        <w:r w:rsidR="007642D5" w:rsidDel="006C438A">
          <w:fldChar w:fldCharType="begin"/>
        </w:r>
        <w:r w:rsidR="007642D5" w:rsidDel="006C438A">
          <w:delInstrText xml:space="preserve"> REF _Ref148212900 \r </w:delInstrText>
        </w:r>
        <w:r w:rsidR="007642D5" w:rsidDel="006C438A">
          <w:fldChar w:fldCharType="separate"/>
        </w:r>
        <w:r w:rsidR="008B7F54" w:rsidDel="006C438A">
          <w:delText>12.7</w:delText>
        </w:r>
        <w:r w:rsidR="007642D5" w:rsidDel="006C438A">
          <w:fldChar w:fldCharType="end"/>
        </w:r>
        <w:r w:rsidR="00293329" w:rsidDel="006C438A">
          <w:delText>)</w:delText>
        </w:r>
        <w:r w:rsidDel="006C438A">
          <w:delText xml:space="preserve"> is intended to describe information about a data resource. It</w:delText>
        </w:r>
        <w:r w:rsidDel="006C438A">
          <w:rPr>
            <w:spacing w:val="1"/>
          </w:rPr>
          <w:delText xml:space="preserve"> </w:delText>
        </w:r>
        <w:r w:rsidDel="006C438A">
          <w:delText>facilitates the management and exploitation of data and is an important requirement for understanding</w:delText>
        </w:r>
        <w:r w:rsidDel="006C438A">
          <w:rPr>
            <w:spacing w:val="1"/>
          </w:rPr>
          <w:delText xml:space="preserve"> </w:delText>
        </w:r>
        <w:r w:rsidDel="006C438A">
          <w:delText>the</w:delText>
        </w:r>
        <w:r w:rsidDel="006C438A">
          <w:rPr>
            <w:spacing w:val="-2"/>
          </w:rPr>
          <w:delText xml:space="preserve"> </w:delText>
        </w:r>
        <w:r w:rsidDel="006C438A">
          <w:delText>characteristics of</w:delText>
        </w:r>
        <w:r w:rsidDel="006C438A">
          <w:rPr>
            <w:spacing w:val="1"/>
          </w:rPr>
          <w:delText xml:space="preserve"> </w:delText>
        </w:r>
        <w:r w:rsidDel="006C438A">
          <w:delText>a</w:delText>
        </w:r>
        <w:r w:rsidDel="006C438A">
          <w:rPr>
            <w:spacing w:val="-1"/>
          </w:rPr>
          <w:delText xml:space="preserve"> </w:delText>
        </w:r>
        <w:r w:rsidDel="006C438A">
          <w:delText>data</w:delText>
        </w:r>
        <w:r w:rsidDel="006C438A">
          <w:rPr>
            <w:spacing w:val="1"/>
          </w:rPr>
          <w:delText xml:space="preserve"> </w:delText>
        </w:r>
        <w:r w:rsidDel="006C438A">
          <w:delText>resource.</w:delText>
        </w:r>
      </w:del>
    </w:p>
    <w:p w14:paraId="1382E61C" w14:textId="764E09C3" w:rsidR="00874FCB" w:rsidDel="006C438A" w:rsidRDefault="00874FCB" w:rsidP="00874FCB">
      <w:pPr>
        <w:pStyle w:val="Heading2"/>
        <w:rPr>
          <w:del w:id="2414" w:author="Greenblue" w:date="2024-02-13T20:05:00Z"/>
          <w:rFonts w:eastAsia="Malgun Gothic"/>
        </w:rPr>
      </w:pPr>
      <w:bookmarkStart w:id="2415" w:name="_Toc152232606"/>
      <w:del w:id="2416" w:author="Greenblue" w:date="2024-02-13T20:05:00Z">
        <w:r w:rsidDel="006C438A">
          <w:rPr>
            <w:rFonts w:eastAsia="Malgun Gothic" w:hint="eastAsia"/>
          </w:rPr>
          <w:delText>E</w:delText>
        </w:r>
        <w:r w:rsidDel="006C438A">
          <w:rPr>
            <w:rFonts w:eastAsia="Malgun Gothic"/>
          </w:rPr>
          <w:delText>xchange Set Catalogue and metadata</w:delText>
        </w:r>
        <w:bookmarkEnd w:id="2415"/>
      </w:del>
    </w:p>
    <w:p w14:paraId="293A2605" w14:textId="438F4F8D" w:rsidR="00874FCB" w:rsidDel="006C438A" w:rsidRDefault="00874FCB" w:rsidP="00874FCB">
      <w:pPr>
        <w:rPr>
          <w:del w:id="2417" w:author="Greenblue" w:date="2024-02-13T20:05:00Z"/>
          <w:rFonts w:eastAsia="Malgun Gothic"/>
        </w:rPr>
      </w:pPr>
      <w:del w:id="2418" w:author="Greenblue" w:date="2024-02-13T20:05:00Z">
        <w:r w:rsidRPr="00874FCB" w:rsidDel="006C438A">
          <w:rPr>
            <w:rFonts w:eastAsia="Malgun Gothic"/>
          </w:rPr>
          <w:delText>Frequently datasets are packaged and distributed as composite exchange sets by third party vendors. An Exchange Set could contain many different types of datasets, sourced from different data producers. For example an Exchange Set may contain numerous dataset files, ancillary data files, discovery metadata files and others. Exchange Set metadata contains metadata about the contents of the Exchange Set and metadata about the data distributor.</w:delText>
        </w:r>
      </w:del>
    </w:p>
    <w:p w14:paraId="7F8468CC" w14:textId="343C1616" w:rsidR="00485B28" w:rsidDel="006C438A" w:rsidRDefault="008B7F54" w:rsidP="00485B28">
      <w:pPr>
        <w:pStyle w:val="Heading3"/>
        <w:ind w:left="8292" w:right="200" w:hanging="8092"/>
        <w:rPr>
          <w:del w:id="2419" w:author="Greenblue" w:date="2024-02-13T20:05:00Z"/>
        </w:rPr>
      </w:pPr>
      <w:bookmarkStart w:id="2420" w:name="_Toc152232607"/>
      <w:del w:id="2421" w:author="Greenblue" w:date="2024-02-13T20:05:00Z">
        <w:r w:rsidDel="006C438A">
          <w:delText>Catalogue file metadata</w:delText>
        </w:r>
        <w:bookmarkEnd w:id="2420"/>
      </w:del>
    </w:p>
    <w:p w14:paraId="31A89E18" w14:textId="62D92C30" w:rsidR="008B7F54" w:rsidRPr="008B7F54" w:rsidDel="006C438A" w:rsidRDefault="008B7F54" w:rsidP="008B7F54">
      <w:pPr>
        <w:rPr>
          <w:del w:id="2422" w:author="Greenblue" w:date="2024-02-13T20:05:00Z"/>
        </w:rPr>
      </w:pPr>
      <w:del w:id="2423" w:author="Greenblue" w:date="2024-02-13T20:05:00Z">
        <w:r w:rsidRPr="008B7F54" w:rsidDel="006C438A">
          <w:delText>All S-128 Catalogue metadata files must contain the metadata elements</w:delText>
        </w:r>
        <w:r w:rsidDel="006C438A">
          <w:delText xml:space="preserve"> in Clause </w:delText>
        </w:r>
        <w:r w:rsidR="007642D5" w:rsidDel="006C438A">
          <w:fldChar w:fldCharType="begin"/>
        </w:r>
        <w:r w:rsidR="007642D5" w:rsidDel="006C438A">
          <w:delInstrText xml:space="preserve"> REF _Ref148212983 \r </w:delInstrText>
        </w:r>
        <w:r w:rsidR="007642D5" w:rsidDel="006C438A">
          <w:fldChar w:fldCharType="separate"/>
        </w:r>
        <w:r w:rsidDel="006C438A">
          <w:delText>12.5</w:delText>
        </w:r>
        <w:r w:rsidR="007642D5" w:rsidDel="006C438A">
          <w:fldChar w:fldCharType="end"/>
        </w:r>
        <w:r w:rsidDel="006C438A">
          <w:delText>.</w:delText>
        </w:r>
      </w:del>
    </w:p>
    <w:p w14:paraId="4F33455B" w14:textId="408116B6" w:rsidR="00331771" w:rsidDel="006C438A" w:rsidRDefault="00331771" w:rsidP="00331771">
      <w:pPr>
        <w:rPr>
          <w:del w:id="2424" w:author="Greenblue" w:date="2024-02-13T20:05:00Z"/>
        </w:rPr>
      </w:pPr>
      <w:del w:id="2425" w:author="Greenblue" w:date="2024-02-13T20:05:00Z">
        <w:r w:rsidDel="006C438A">
          <w:delText>NOTES:</w:delText>
        </w:r>
      </w:del>
    </w:p>
    <w:p w14:paraId="7CF88966" w14:textId="78795F54" w:rsidR="00331771" w:rsidDel="006C438A" w:rsidRDefault="00331771">
      <w:pPr>
        <w:numPr>
          <w:ilvl w:val="0"/>
          <w:numId w:val="20"/>
        </w:numPr>
        <w:rPr>
          <w:del w:id="2426" w:author="Greenblue" w:date="2024-02-13T20:05:00Z"/>
        </w:rPr>
      </w:pPr>
      <w:del w:id="2427" w:author="Greenblue" w:date="2024-02-13T20:05:00Z">
        <w:r w:rsidDel="006C438A">
          <w:delText xml:space="preserve">Attribute </w:delText>
        </w:r>
        <w:r w:rsidDel="006C438A">
          <w:rPr>
            <w:i/>
          </w:rPr>
          <w:delText>productSpecification</w:delText>
        </w:r>
        <w:r w:rsidDel="006C438A">
          <w:delText xml:space="preserve">: Class </w:delText>
        </w:r>
        <w:r w:rsidDel="006C438A">
          <w:rPr>
            <w:b/>
          </w:rPr>
          <w:delText xml:space="preserve">S100_ProductSpecification </w:delText>
        </w:r>
        <w:r w:rsidDel="006C438A">
          <w:delText>is defined in S-100 Appendix</w:delText>
        </w:r>
        <w:r w:rsidDel="006C438A">
          <w:rPr>
            <w:spacing w:val="1"/>
          </w:rPr>
          <w:delText xml:space="preserve"> </w:delText>
        </w:r>
        <w:r w:rsidDel="006C438A">
          <w:delText>4a-D.</w:delText>
        </w:r>
        <w:r w:rsidDel="006C438A">
          <w:rPr>
            <w:spacing w:val="-10"/>
          </w:rPr>
          <w:delText xml:space="preserve"> </w:delText>
        </w:r>
        <w:r w:rsidDel="006C438A">
          <w:delText>The</w:delText>
        </w:r>
        <w:r w:rsidDel="006C438A">
          <w:rPr>
            <w:spacing w:val="-7"/>
          </w:rPr>
          <w:delText xml:space="preserve"> </w:delText>
        </w:r>
        <w:r w:rsidDel="006C438A">
          <w:delText>values</w:delText>
        </w:r>
        <w:r w:rsidDel="006C438A">
          <w:rPr>
            <w:spacing w:val="-6"/>
          </w:rPr>
          <w:delText xml:space="preserve"> </w:delText>
        </w:r>
        <w:r w:rsidDel="006C438A">
          <w:delText>of</w:delText>
        </w:r>
        <w:r w:rsidDel="006C438A">
          <w:rPr>
            <w:spacing w:val="-7"/>
          </w:rPr>
          <w:delText xml:space="preserve"> </w:delText>
        </w:r>
        <w:r w:rsidDel="006C438A">
          <w:delText>sub-attributes</w:delText>
        </w:r>
        <w:r w:rsidDel="006C438A">
          <w:rPr>
            <w:spacing w:val="-8"/>
          </w:rPr>
          <w:delText xml:space="preserve"> </w:delText>
        </w:r>
        <w:r w:rsidDel="006C438A">
          <w:rPr>
            <w:i/>
          </w:rPr>
          <w:delText>name</w:delText>
        </w:r>
        <w:r w:rsidDel="006C438A">
          <w:rPr>
            <w:i/>
            <w:spacing w:val="-7"/>
          </w:rPr>
          <w:delText xml:space="preserve"> </w:delText>
        </w:r>
        <w:r w:rsidDel="006C438A">
          <w:delText>and</w:delText>
        </w:r>
        <w:r w:rsidDel="006C438A">
          <w:rPr>
            <w:spacing w:val="-9"/>
          </w:rPr>
          <w:delText xml:space="preserve"> </w:delText>
        </w:r>
        <w:r w:rsidDel="006C438A">
          <w:rPr>
            <w:i/>
          </w:rPr>
          <w:delText>version</w:delText>
        </w:r>
        <w:r w:rsidDel="006C438A">
          <w:rPr>
            <w:i/>
            <w:spacing w:val="-9"/>
          </w:rPr>
          <w:delText xml:space="preserve"> </w:delText>
        </w:r>
        <w:r w:rsidDel="006C438A">
          <w:delText>must</w:delText>
        </w:r>
        <w:r w:rsidDel="006C438A">
          <w:rPr>
            <w:spacing w:val="-9"/>
          </w:rPr>
          <w:delText xml:space="preserve"> </w:delText>
        </w:r>
        <w:r w:rsidDel="006C438A">
          <w:delText>correspond</w:delText>
        </w:r>
        <w:r w:rsidDel="006C438A">
          <w:rPr>
            <w:spacing w:val="-9"/>
          </w:rPr>
          <w:delText xml:space="preserve"> </w:delText>
        </w:r>
        <w:r w:rsidDel="006C438A">
          <w:delText>to</w:delText>
        </w:r>
        <w:r w:rsidDel="006C438A">
          <w:rPr>
            <w:spacing w:val="-7"/>
          </w:rPr>
          <w:delText xml:space="preserve"> </w:delText>
        </w:r>
        <w:r w:rsidDel="006C438A">
          <w:delText>this</w:delText>
        </w:r>
        <w:r w:rsidDel="006C438A">
          <w:rPr>
            <w:spacing w:val="-6"/>
          </w:rPr>
          <w:delText xml:space="preserve"> </w:delText>
        </w:r>
        <w:r w:rsidDel="006C438A">
          <w:delText>version</w:delText>
        </w:r>
        <w:r w:rsidDel="006C438A">
          <w:rPr>
            <w:spacing w:val="-10"/>
          </w:rPr>
          <w:delText xml:space="preserve"> </w:delText>
        </w:r>
        <w:r w:rsidDel="006C438A">
          <w:delText>of</w:delText>
        </w:r>
        <w:r w:rsidDel="006C438A">
          <w:rPr>
            <w:spacing w:val="-7"/>
          </w:rPr>
          <w:delText xml:space="preserve"> </w:delText>
        </w:r>
        <w:r w:rsidDel="006C438A">
          <w:delText>the</w:delText>
        </w:r>
        <w:r w:rsidDel="006C438A">
          <w:rPr>
            <w:spacing w:val="-7"/>
          </w:rPr>
          <w:delText xml:space="preserve"> </w:delText>
        </w:r>
        <w:r w:rsidDel="006C438A">
          <w:delText>S-128</w:delText>
        </w:r>
        <w:r w:rsidDel="006C438A">
          <w:rPr>
            <w:spacing w:val="-53"/>
          </w:rPr>
          <w:delText xml:space="preserve"> </w:delText>
        </w:r>
        <w:r w:rsidDel="006C438A">
          <w:delText xml:space="preserve">Product Specification (clause </w:delText>
        </w:r>
        <w:r w:rsidDel="006C438A">
          <w:rPr>
            <w:b/>
          </w:rPr>
          <w:delText>Error! Reference source not found.</w:delText>
        </w:r>
        <w:r w:rsidDel="006C438A">
          <w:delText>). The value of sub-attribute</w:delText>
        </w:r>
        <w:r w:rsidDel="006C438A">
          <w:rPr>
            <w:spacing w:val="1"/>
          </w:rPr>
          <w:delText xml:space="preserve"> </w:delText>
        </w:r>
        <w:r w:rsidDel="006C438A">
          <w:rPr>
            <w:i/>
          </w:rPr>
          <w:delText xml:space="preserve">number </w:delText>
        </w:r>
        <w:r w:rsidDel="006C438A">
          <w:delText>must be the number assigned to this version of the S-128 Product Specification in the</w:delText>
        </w:r>
        <w:r w:rsidDel="006C438A">
          <w:rPr>
            <w:spacing w:val="1"/>
          </w:rPr>
          <w:delText xml:space="preserve"> </w:delText>
        </w:r>
        <w:r w:rsidDel="006C438A">
          <w:delText>IHO</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79D7F32B" w14:textId="1001C9C7" w:rsidR="00331771" w:rsidDel="006C438A" w:rsidRDefault="00331771">
      <w:pPr>
        <w:numPr>
          <w:ilvl w:val="0"/>
          <w:numId w:val="20"/>
        </w:numPr>
        <w:rPr>
          <w:del w:id="2428" w:author="Greenblue" w:date="2024-02-13T20:05:00Z"/>
        </w:rPr>
      </w:pPr>
      <w:del w:id="2429" w:author="Greenblue" w:date="2024-02-13T20:05:00Z">
        <w:r w:rsidDel="006C438A">
          <w:delText>Attribute</w:delText>
        </w:r>
        <w:r w:rsidDel="006C438A">
          <w:rPr>
            <w:spacing w:val="8"/>
          </w:rPr>
          <w:delText xml:space="preserve"> </w:delText>
        </w:r>
        <w:r w:rsidDel="006C438A">
          <w:rPr>
            <w:i/>
          </w:rPr>
          <w:delText>catalogueIdentifier</w:delText>
        </w:r>
        <w:r w:rsidDel="006C438A">
          <w:delText>:</w:delText>
        </w:r>
        <w:r w:rsidDel="006C438A">
          <w:rPr>
            <w:spacing w:val="9"/>
          </w:rPr>
          <w:delText xml:space="preserve"> </w:delText>
        </w:r>
        <w:r w:rsidDel="006C438A">
          <w:delText>Class</w:delText>
        </w:r>
        <w:r w:rsidDel="006C438A">
          <w:rPr>
            <w:spacing w:val="10"/>
          </w:rPr>
          <w:delText xml:space="preserve"> </w:delText>
        </w:r>
        <w:r w:rsidDel="006C438A">
          <w:rPr>
            <w:b/>
          </w:rPr>
          <w:delText>S100_CatalogueIdentifier</w:delText>
        </w:r>
        <w:r w:rsidDel="006C438A">
          <w:rPr>
            <w:b/>
            <w:spacing w:val="10"/>
          </w:rPr>
          <w:delText xml:space="preserve"> </w:delText>
        </w:r>
        <w:r w:rsidDel="006C438A">
          <w:delText>is</w:delText>
        </w:r>
        <w:r w:rsidDel="006C438A">
          <w:rPr>
            <w:spacing w:val="10"/>
          </w:rPr>
          <w:delText xml:space="preserve"> </w:delText>
        </w:r>
        <w:r w:rsidDel="006C438A">
          <w:delText>defined</w:delText>
        </w:r>
        <w:r w:rsidDel="006C438A">
          <w:rPr>
            <w:spacing w:val="9"/>
          </w:rPr>
          <w:delText xml:space="preserve"> </w:delText>
        </w:r>
        <w:r w:rsidDel="006C438A">
          <w:delText>in</w:delText>
        </w:r>
        <w:r w:rsidDel="006C438A">
          <w:rPr>
            <w:spacing w:val="9"/>
          </w:rPr>
          <w:delText xml:space="preserve"> </w:delText>
        </w:r>
        <w:r w:rsidDel="006C438A">
          <w:delText>S-100</w:delText>
        </w:r>
        <w:r w:rsidDel="006C438A">
          <w:rPr>
            <w:spacing w:val="9"/>
          </w:rPr>
          <w:delText xml:space="preserve"> </w:delText>
        </w:r>
        <w:r w:rsidDel="006C438A">
          <w:delText>Appendix</w:delText>
        </w:r>
        <w:r w:rsidDel="006C438A">
          <w:rPr>
            <w:spacing w:val="10"/>
          </w:rPr>
          <w:delText xml:space="preserve"> </w:delText>
        </w:r>
        <w:r w:rsidDel="006C438A">
          <w:delText xml:space="preserve">4a-D. The value of sub-attribute </w:delText>
        </w:r>
        <w:r w:rsidDel="006C438A">
          <w:rPr>
            <w:i/>
          </w:rPr>
          <w:delText xml:space="preserve">S100_CatalogueIdentifier&gt;identifier </w:delText>
        </w:r>
        <w:r w:rsidDel="006C438A">
          <w:delText>must be chosen so that a 1/1</w:delText>
        </w:r>
        <w:r w:rsidDel="006C438A">
          <w:rPr>
            <w:spacing w:val="1"/>
          </w:rPr>
          <w:delText xml:space="preserve"> </w:delText>
        </w:r>
        <w:r w:rsidDel="006C438A">
          <w:delText>mapping from Exchange Set name to Catalogue identifier is recommended. This assumes a</w:delText>
        </w:r>
        <w:r w:rsidDel="006C438A">
          <w:rPr>
            <w:spacing w:val="1"/>
          </w:rPr>
          <w:delText xml:space="preserve"> </w:delText>
        </w:r>
        <w:r w:rsidDel="006C438A">
          <w:delText xml:space="preserve">system for assigning unique names to </w:delText>
        </w:r>
        <w:r w:rsidDel="006C438A">
          <w:rPr>
            <w:u w:val="single"/>
          </w:rPr>
          <w:delText>Exchange Sets</w:delText>
        </w:r>
        <w:r w:rsidDel="006C438A">
          <w:delText xml:space="preserve"> – as opposed to </w:delText>
        </w:r>
        <w:r w:rsidDel="006C438A">
          <w:rPr>
            <w:u w:val="single"/>
          </w:rPr>
          <w:delText>datasets</w:delText>
        </w:r>
        <w:r w:rsidDel="006C438A">
          <w:delText xml:space="preserve"> – is developed,</w:delText>
        </w:r>
        <w:r w:rsidDel="006C438A">
          <w:rPr>
            <w:spacing w:val="1"/>
          </w:rPr>
          <w:delText xml:space="preserve"> </w:delText>
        </w:r>
        <w:r w:rsidDel="006C438A">
          <w:delText>either by the producer or in this Specification. Note that an Exchange Set may contain multiple</w:delText>
        </w:r>
        <w:r w:rsidDel="006C438A">
          <w:rPr>
            <w:spacing w:val="1"/>
          </w:rPr>
          <w:delText xml:space="preserve"> </w:delText>
        </w:r>
        <w:r w:rsidDel="006C438A">
          <w:delText>datasets.</w:delText>
        </w:r>
      </w:del>
    </w:p>
    <w:p w14:paraId="6D58235A" w14:textId="37F89D74" w:rsidR="00331771" w:rsidDel="006C438A" w:rsidRDefault="00DE40CC" w:rsidP="00DE40CC">
      <w:pPr>
        <w:pStyle w:val="Heading2"/>
        <w:rPr>
          <w:del w:id="2430" w:author="Greenblue" w:date="2024-02-13T20:05:00Z"/>
          <w:rFonts w:eastAsia="Malgun Gothic"/>
        </w:rPr>
      </w:pPr>
      <w:bookmarkStart w:id="2431" w:name="_Toc152232608"/>
      <w:del w:id="2432" w:author="Greenblue" w:date="2024-02-13T20:05:00Z">
        <w:r w:rsidDel="006C438A">
          <w:rPr>
            <w:rFonts w:eastAsia="Malgun Gothic" w:hint="eastAsia"/>
          </w:rPr>
          <w:delText>M</w:delText>
        </w:r>
        <w:r w:rsidDel="006C438A">
          <w:rPr>
            <w:rFonts w:eastAsia="Malgun Gothic"/>
          </w:rPr>
          <w:delText>etadata about Feature and other Catalogues</w:delText>
        </w:r>
        <w:bookmarkEnd w:id="2431"/>
      </w:del>
    </w:p>
    <w:p w14:paraId="4FCB7E88" w14:textId="3F352051" w:rsidR="00DE40CC" w:rsidRPr="00DE40CC" w:rsidDel="006C438A" w:rsidRDefault="00DE40CC" w:rsidP="00DE40CC">
      <w:pPr>
        <w:rPr>
          <w:del w:id="2433" w:author="Greenblue" w:date="2024-02-13T20:05:00Z"/>
          <w:rFonts w:eastAsia="Malgun Gothic"/>
        </w:rPr>
      </w:pPr>
      <w:del w:id="2434" w:author="Greenblue" w:date="2024-02-13T20:05:00Z">
        <w:r w:rsidRPr="00DE40CC" w:rsidDel="006C438A">
          <w:rPr>
            <w:rFonts w:eastAsia="Malgun Gothic"/>
            <w:b/>
            <w:bCs/>
          </w:rPr>
          <w:delText>S100_CatalogueMetadata</w:delText>
        </w:r>
        <w:r w:rsidRPr="00DE40CC" w:rsidDel="006C438A">
          <w:rPr>
            <w:rFonts w:eastAsia="Malgun Gothic"/>
          </w:rPr>
          <w:delText xml:space="preserve"> describes Feature, Portrayal and Interoperability Catalogues. This is an optional element that allows for descriptions of Feature, Interoperability and Portrayal Catalogues that are delivered within the Exchange Set. This class is described in S-100 Part 4a, Appendix 4a-D. S-128 uses the S-100 class without modification, with the following constraints on allowed values:</w:delText>
        </w:r>
      </w:del>
    </w:p>
    <w:p w14:paraId="3FA75285" w14:textId="4223E205" w:rsidR="00DE40CC" w:rsidDel="006C438A" w:rsidRDefault="00DE40CC">
      <w:pPr>
        <w:numPr>
          <w:ilvl w:val="0"/>
          <w:numId w:val="21"/>
        </w:numPr>
        <w:rPr>
          <w:del w:id="2435" w:author="Greenblue" w:date="2024-02-13T20:05:00Z"/>
          <w:rFonts w:eastAsia="Malgun Gothic"/>
        </w:rPr>
      </w:pPr>
      <w:del w:id="2436" w:author="Greenblue" w:date="2024-02-13T20:05:00Z">
        <w:r w:rsidRPr="00DE40CC" w:rsidDel="006C438A">
          <w:rPr>
            <w:rFonts w:eastAsia="Malgun Gothic"/>
          </w:rPr>
          <w:delText xml:space="preserve">Attribute </w:delText>
        </w:r>
        <w:r w:rsidRPr="00DE40CC" w:rsidDel="006C438A">
          <w:rPr>
            <w:rFonts w:eastAsia="Malgun Gothic"/>
            <w:i/>
            <w:iCs/>
          </w:rPr>
          <w:delText>productSpecification</w:delText>
        </w:r>
        <w:r w:rsidRPr="00DE40CC" w:rsidDel="006C438A">
          <w:rPr>
            <w:rFonts w:eastAsia="Malgun Gothic"/>
          </w:rPr>
          <w:delText>: For Feature and Portrayal Catalogues, the values of sub-attributes name and version must correspond to this version of the S-128 Product Specification</w:delText>
        </w:r>
        <w:r w:rsidDel="006C438A">
          <w:rPr>
            <w:rFonts w:eastAsia="Malgun Gothic"/>
          </w:rPr>
          <w:delText xml:space="preserve">. </w:delText>
        </w:r>
        <w:r w:rsidRPr="00DE40CC" w:rsidDel="006C438A">
          <w:rPr>
            <w:rFonts w:eastAsia="Malgun Gothic"/>
          </w:rPr>
          <w:delText>For Interoperability Catalogues, the values of sub-</w:delText>
        </w:r>
        <w:r w:rsidRPr="00DE40CC" w:rsidDel="006C438A">
          <w:delText xml:space="preserve"> </w:delText>
        </w:r>
        <w:r w:rsidRPr="00DE40CC" w:rsidDel="006C438A">
          <w:rPr>
            <w:rFonts w:eastAsia="Malgun Gothic"/>
          </w:rPr>
          <w:delText>attributes name and version must correspond to the appropriate version of the S-98 Product Specification.</w:delText>
        </w:r>
      </w:del>
    </w:p>
    <w:p w14:paraId="7E5EFB41" w14:textId="47025700" w:rsidR="00DE40CC" w:rsidDel="006C438A" w:rsidRDefault="00DE40CC">
      <w:pPr>
        <w:numPr>
          <w:ilvl w:val="0"/>
          <w:numId w:val="21"/>
        </w:numPr>
        <w:rPr>
          <w:del w:id="2437" w:author="Greenblue" w:date="2024-02-13T20:05:00Z"/>
          <w:rFonts w:eastAsia="Malgun Gothic"/>
        </w:rPr>
      </w:pPr>
      <w:del w:id="2438" w:author="Greenblue" w:date="2024-02-13T20:05:00Z">
        <w:r w:rsidRPr="00DE40CC" w:rsidDel="006C438A">
          <w:rPr>
            <w:rFonts w:eastAsia="Malgun Gothic"/>
          </w:rPr>
          <w:delText xml:space="preserve">Attribute </w:delText>
        </w:r>
        <w:r w:rsidRPr="00DE40CC" w:rsidDel="006C438A">
          <w:rPr>
            <w:rFonts w:eastAsia="Malgun Gothic"/>
            <w:i/>
            <w:iCs/>
          </w:rPr>
          <w:delText>productSpecification</w:delText>
        </w:r>
        <w:r w:rsidRPr="00DE40CC" w:rsidDel="006C438A">
          <w:rPr>
            <w:rFonts w:eastAsia="Malgun Gothic"/>
          </w:rPr>
          <w:delText>: The value of sub-attribute number must be the number assigned to this version of the S-128 Product Specification in the IHO GI Registry. For Interoperability Catalogues, the values of sub-attribute number must correspond to the appropriate version of the S-98 Product Specification.</w:delText>
        </w:r>
      </w:del>
    </w:p>
    <w:p w14:paraId="70604666" w14:textId="77777777" w:rsidR="006C438A" w:rsidRDefault="006C438A" w:rsidP="006C438A">
      <w:pPr>
        <w:rPr>
          <w:ins w:id="2439" w:author="Greenblue" w:date="2024-02-13T20:06:00Z"/>
        </w:rPr>
      </w:pPr>
      <w:ins w:id="2440" w:author="Greenblue" w:date="2024-02-13T20:06:00Z">
        <w:r>
          <w:t>The following clauses define the mandatory and optional metadata needed for S-128. In some cases the metadata may be repeated in a national language. If this is the case it is noted in the Remarks column.</w:t>
        </w:r>
      </w:ins>
    </w:p>
    <w:p w14:paraId="3812C52B" w14:textId="790D3494" w:rsidR="00874FCB" w:rsidRDefault="006C438A" w:rsidP="006C438A">
      <w:pPr>
        <w:rPr>
          <w:ins w:id="2441" w:author="USER" w:date="2024-03-14T09:25:00Z"/>
        </w:rPr>
      </w:pPr>
      <w:ins w:id="2442" w:author="Greenblue" w:date="2024-02-13T20:06:00Z">
        <w:r>
          <w:t>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figure and the following clauses show only the values allowed in S-128 Exchange Catalogues.</w:t>
        </w:r>
      </w:ins>
    </w:p>
    <w:p w14:paraId="0AA700E3" w14:textId="1AAA10B5" w:rsidR="00A16A44" w:rsidRPr="00A16A44" w:rsidRDefault="00A16A44" w:rsidP="006C438A">
      <w:pPr>
        <w:rPr>
          <w:rFonts w:eastAsiaTheme="minorEastAsia"/>
          <w:lang w:val="fr-FR"/>
        </w:rPr>
      </w:pPr>
      <w:ins w:id="2443" w:author="USER" w:date="2024-03-14T09:26:00Z">
        <w:r w:rsidRPr="00A16A44">
          <w:rPr>
            <w:rFonts w:eastAsiaTheme="minorEastAsia"/>
            <w:lang w:val="fr-FR"/>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ins>
    </w:p>
    <w:p w14:paraId="219C2D59" w14:textId="77777777" w:rsidR="00485B28" w:rsidRPr="00485B28" w:rsidRDefault="00485B28" w:rsidP="00485B28"/>
    <w:p w14:paraId="1E7A4235" w14:textId="16C26BE6" w:rsidR="00485B28" w:rsidRPr="00485B28" w:rsidRDefault="00485B28" w:rsidP="00485B28">
      <w:pPr>
        <w:pStyle w:val="Heading2"/>
        <w:rPr>
          <w:lang w:eastAsia="en-GB"/>
        </w:rPr>
        <w:sectPr w:rsidR="00485B28" w:rsidRPr="00485B28" w:rsidSect="00A174B6">
          <w:footerReference w:type="even" r:id="rId50"/>
          <w:footerReference w:type="default" r:id="rId51"/>
          <w:headerReference w:type="first" r:id="rId52"/>
          <w:footerReference w:type="first" r:id="rId53"/>
          <w:pgSz w:w="11906" w:h="16838"/>
          <w:pgMar w:top="51" w:right="1418" w:bottom="1440" w:left="1400" w:header="709" w:footer="283" w:gutter="0"/>
          <w:pgNumType w:start="1"/>
          <w:cols w:space="720"/>
          <w:docGrid w:linePitch="272"/>
        </w:sectPr>
      </w:pPr>
    </w:p>
    <w:p w14:paraId="6EA3F4E7" w14:textId="4FD2B034" w:rsidR="006C438A" w:rsidRDefault="006C438A" w:rsidP="006C438A">
      <w:pPr>
        <w:pStyle w:val="Heading3"/>
        <w:ind w:left="8292" w:right="200" w:hanging="8092"/>
        <w:rPr>
          <w:ins w:id="2459" w:author="Greenblue" w:date="2024-02-13T20:06:00Z"/>
        </w:rPr>
      </w:pPr>
      <w:bookmarkStart w:id="2460" w:name="_Toc170717283"/>
      <w:ins w:id="2461" w:author="Greenblue" w:date="2024-02-13T20:06:00Z">
        <w:r w:rsidRPr="007C307C">
          <w:lastRenderedPageBreak/>
          <w:t>S100_ExchangeCatalogue</w:t>
        </w:r>
        <w:bookmarkEnd w:id="2460"/>
      </w:ins>
    </w:p>
    <w:p w14:paraId="13BA61AE" w14:textId="77777777" w:rsidR="00B413FE" w:rsidRPr="007C307C" w:rsidRDefault="00B413FE" w:rsidP="00B413FE">
      <w:r w:rsidRPr="007C307C">
        <w:t xml:space="preserve">Each exchange set has a single S100_ExchangeCatalogue which contains meta information for the data and support files in the exchange set.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9842DB" w14:paraId="406CF8A9" w14:textId="77777777" w:rsidTr="00C702E2">
        <w:trPr>
          <w:cantSplit/>
          <w:trHeight w:val="150"/>
        </w:trPr>
        <w:tc>
          <w:tcPr>
            <w:tcW w:w="3060" w:type="dxa"/>
            <w:shd w:val="clear" w:color="auto" w:fill="D9D9D9"/>
            <w:vAlign w:val="center"/>
          </w:tcPr>
          <w:p w14:paraId="70421C43"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D9D9D9"/>
            <w:vAlign w:val="center"/>
          </w:tcPr>
          <w:p w14:paraId="33431E31"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D9D9D9"/>
            <w:vAlign w:val="center"/>
          </w:tcPr>
          <w:p w14:paraId="30EA0E5A"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D9D9D9"/>
            <w:vAlign w:val="center"/>
          </w:tcPr>
          <w:p w14:paraId="1E35504A"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D9D9D9"/>
            <w:vAlign w:val="center"/>
          </w:tcPr>
          <w:p w14:paraId="7E55E632"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4844E7" w:rsidRPr="0054360D" w14:paraId="730A4270" w14:textId="77777777" w:rsidTr="00C702E2">
        <w:trPr>
          <w:cantSplit/>
          <w:trHeight w:val="480"/>
        </w:trPr>
        <w:tc>
          <w:tcPr>
            <w:tcW w:w="3060" w:type="dxa"/>
            <w:vAlign w:val="center"/>
          </w:tcPr>
          <w:p w14:paraId="2F8C45D6" w14:textId="77777777" w:rsidR="004844E7" w:rsidRPr="00C702E2" w:rsidRDefault="004844E7" w:rsidP="00C702E2">
            <w:pPr>
              <w:snapToGrid w:val="0"/>
              <w:spacing w:before="60" w:after="60" w:line="240" w:lineRule="auto"/>
              <w:jc w:val="left"/>
              <w:rPr>
                <w:sz w:val="18"/>
                <w:szCs w:val="18"/>
              </w:rPr>
            </w:pPr>
            <w:r w:rsidRPr="00C702E2">
              <w:rPr>
                <w:sz w:val="18"/>
                <w:szCs w:val="18"/>
              </w:rPr>
              <w:t>S100_ExchangeCatalogue</w:t>
            </w:r>
          </w:p>
        </w:tc>
        <w:tc>
          <w:tcPr>
            <w:tcW w:w="3420" w:type="dxa"/>
            <w:vAlign w:val="center"/>
          </w:tcPr>
          <w:p w14:paraId="335FDF6F" w14:textId="77777777" w:rsidR="004844E7" w:rsidRPr="00C702E2" w:rsidRDefault="004844E7" w:rsidP="00C702E2">
            <w:pPr>
              <w:snapToGrid w:val="0"/>
              <w:spacing w:before="60" w:after="60" w:line="240" w:lineRule="auto"/>
              <w:jc w:val="left"/>
              <w:rPr>
                <w:sz w:val="18"/>
                <w:szCs w:val="18"/>
              </w:rPr>
            </w:pPr>
            <w:r w:rsidRPr="00C702E2">
              <w:rPr>
                <w:sz w:val="18"/>
                <w:szCs w:val="18"/>
              </w:rPr>
              <w:t>An exchange catalogue contains the discovery metadata about the exchange datasets and support files</w:t>
            </w:r>
          </w:p>
        </w:tc>
        <w:tc>
          <w:tcPr>
            <w:tcW w:w="804" w:type="dxa"/>
            <w:vAlign w:val="center"/>
          </w:tcPr>
          <w:p w14:paraId="000B841D" w14:textId="77777777" w:rsidR="004844E7" w:rsidRPr="00C702E2" w:rsidRDefault="004844E7"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54D7F765" w14:textId="77777777" w:rsidR="004844E7" w:rsidRPr="00C702E2" w:rsidRDefault="004844E7" w:rsidP="00C702E2">
            <w:pPr>
              <w:snapToGrid w:val="0"/>
              <w:spacing w:before="60" w:after="60" w:line="240" w:lineRule="auto"/>
              <w:jc w:val="left"/>
              <w:rPr>
                <w:sz w:val="18"/>
                <w:szCs w:val="18"/>
              </w:rPr>
            </w:pPr>
            <w:r w:rsidRPr="00C702E2">
              <w:rPr>
                <w:sz w:val="18"/>
                <w:szCs w:val="18"/>
              </w:rPr>
              <w:t>-</w:t>
            </w:r>
          </w:p>
        </w:tc>
        <w:tc>
          <w:tcPr>
            <w:tcW w:w="3060" w:type="dxa"/>
          </w:tcPr>
          <w:p w14:paraId="7C3AB3A2" w14:textId="58521D74" w:rsidR="004844E7" w:rsidRPr="00C702E2" w:rsidRDefault="004844E7" w:rsidP="00C702E2">
            <w:pPr>
              <w:snapToGrid w:val="0"/>
              <w:spacing w:before="60" w:after="60" w:line="240" w:lineRule="auto"/>
              <w:jc w:val="left"/>
              <w:rPr>
                <w:sz w:val="18"/>
                <w:szCs w:val="18"/>
              </w:rPr>
            </w:pPr>
            <w:del w:id="2462" w:author="Harin Oh" w:date="2023-12-04T09:29:00Z">
              <w:r w:rsidRPr="00C702E2" w:rsidDel="00C73824">
                <w:rPr>
                  <w:sz w:val="18"/>
                  <w:szCs w:val="18"/>
                  <w:lang w:val="en-AU" w:eastAsia="en-US"/>
                </w:rPr>
                <w:delText>An exchange catalogue contains the discovery metadata about the exchange datasets and support files</w:delText>
              </w:r>
            </w:del>
          </w:p>
        </w:tc>
      </w:tr>
      <w:tr w:rsidR="004844E7" w:rsidRPr="004844E7" w14:paraId="04554F8B" w14:textId="77777777" w:rsidTr="00C702E2">
        <w:trPr>
          <w:cantSplit/>
          <w:trHeight w:val="315"/>
        </w:trPr>
        <w:tc>
          <w:tcPr>
            <w:tcW w:w="3060" w:type="dxa"/>
            <w:vAlign w:val="center"/>
          </w:tcPr>
          <w:p w14:paraId="6BA3B4CD" w14:textId="77777777" w:rsidR="004844E7" w:rsidRPr="00C702E2" w:rsidRDefault="004844E7"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025C0EE4" w14:textId="77777777" w:rsidR="004844E7" w:rsidRPr="00C702E2" w:rsidRDefault="004844E7" w:rsidP="00C702E2">
            <w:pPr>
              <w:snapToGrid w:val="0"/>
              <w:spacing w:before="60" w:after="60" w:line="240" w:lineRule="auto"/>
              <w:jc w:val="left"/>
              <w:rPr>
                <w:sz w:val="18"/>
                <w:szCs w:val="18"/>
                <w:lang w:val="fr-MC"/>
              </w:rPr>
            </w:pPr>
            <w:r w:rsidRPr="00C702E2">
              <w:rPr>
                <w:sz w:val="18"/>
                <w:szCs w:val="18"/>
                <w:lang w:val="fr-MC"/>
              </w:rPr>
              <w:t>Uniquely identifies this exchange catalogue</w:t>
            </w:r>
          </w:p>
        </w:tc>
        <w:tc>
          <w:tcPr>
            <w:tcW w:w="804" w:type="dxa"/>
            <w:vAlign w:val="center"/>
          </w:tcPr>
          <w:p w14:paraId="20B40265" w14:textId="3A36A422" w:rsidR="004844E7" w:rsidRPr="00C702E2" w:rsidRDefault="00C73824" w:rsidP="00C702E2">
            <w:pPr>
              <w:snapToGrid w:val="0"/>
              <w:spacing w:before="60" w:after="60" w:line="240" w:lineRule="auto"/>
              <w:jc w:val="center"/>
              <w:rPr>
                <w:sz w:val="18"/>
                <w:szCs w:val="18"/>
              </w:rPr>
            </w:pPr>
            <w:ins w:id="2463" w:author="Harin Oh" w:date="2023-12-04T09:30:00Z">
              <w:r>
                <w:rPr>
                  <w:sz w:val="18"/>
                  <w:szCs w:val="18"/>
                </w:rPr>
                <w:t>0..</w:t>
              </w:r>
            </w:ins>
            <w:r w:rsidR="004844E7" w:rsidRPr="00C702E2">
              <w:rPr>
                <w:sz w:val="18"/>
                <w:szCs w:val="18"/>
              </w:rPr>
              <w:t>1</w:t>
            </w:r>
          </w:p>
        </w:tc>
        <w:tc>
          <w:tcPr>
            <w:tcW w:w="2436" w:type="dxa"/>
            <w:vAlign w:val="center"/>
          </w:tcPr>
          <w:p w14:paraId="34CC8DB3" w14:textId="77777777" w:rsidR="004844E7" w:rsidRPr="00C702E2" w:rsidRDefault="004844E7" w:rsidP="00C702E2">
            <w:pPr>
              <w:snapToGrid w:val="0"/>
              <w:spacing w:before="60" w:after="60" w:line="240" w:lineRule="auto"/>
              <w:jc w:val="left"/>
              <w:rPr>
                <w:sz w:val="18"/>
                <w:szCs w:val="18"/>
              </w:rPr>
            </w:pPr>
            <w:r w:rsidRPr="00C702E2">
              <w:rPr>
                <w:sz w:val="18"/>
                <w:szCs w:val="18"/>
              </w:rPr>
              <w:t>S100_CatalogueIdentifier</w:t>
            </w:r>
          </w:p>
        </w:tc>
        <w:tc>
          <w:tcPr>
            <w:tcW w:w="3060" w:type="dxa"/>
          </w:tcPr>
          <w:p w14:paraId="2664CE91" w14:textId="1C621094" w:rsidR="004844E7" w:rsidRPr="00C702E2" w:rsidRDefault="004844E7" w:rsidP="00C702E2">
            <w:pPr>
              <w:snapToGrid w:val="0"/>
              <w:spacing w:before="60" w:after="60" w:line="240" w:lineRule="auto"/>
              <w:jc w:val="left"/>
              <w:rPr>
                <w:sz w:val="18"/>
                <w:szCs w:val="18"/>
                <w:lang w:val="fr-FR"/>
              </w:rPr>
            </w:pPr>
            <w:del w:id="2464" w:author="Harin Oh" w:date="2023-12-04T09:29:00Z">
              <w:r w:rsidRPr="00C702E2" w:rsidDel="00C73824">
                <w:rPr>
                  <w:sz w:val="18"/>
                  <w:szCs w:val="18"/>
                  <w:lang w:val="fr-FR" w:eastAsia="en-US"/>
                </w:rPr>
                <w:delText>Uniquely identifies th</w:delText>
              </w:r>
              <w:r w:rsidDel="00C73824">
                <w:rPr>
                  <w:sz w:val="18"/>
                  <w:szCs w:val="18"/>
                  <w:lang w:val="fr-FR" w:eastAsia="en-US"/>
                </w:rPr>
                <w:delText>e</w:delText>
              </w:r>
              <w:r w:rsidRPr="00C702E2" w:rsidDel="00C73824">
                <w:rPr>
                  <w:sz w:val="18"/>
                  <w:szCs w:val="18"/>
                  <w:lang w:val="fr-FR" w:eastAsia="en-US"/>
                </w:rPr>
                <w:delText xml:space="preserve"> exchange catalogue</w:delText>
              </w:r>
            </w:del>
          </w:p>
        </w:tc>
      </w:tr>
      <w:tr w:rsidR="00B413FE" w:rsidRPr="0054360D" w14:paraId="701E5766" w14:textId="77777777" w:rsidTr="00C702E2">
        <w:trPr>
          <w:cantSplit/>
          <w:trHeight w:val="315"/>
        </w:trPr>
        <w:tc>
          <w:tcPr>
            <w:tcW w:w="3060" w:type="dxa"/>
            <w:vAlign w:val="center"/>
          </w:tcPr>
          <w:p w14:paraId="57D94A2E" w14:textId="77777777" w:rsidR="00B413FE" w:rsidRPr="00C702E2" w:rsidRDefault="00B413FE" w:rsidP="00C702E2">
            <w:pPr>
              <w:snapToGrid w:val="0"/>
              <w:spacing w:before="60" w:after="60" w:line="240" w:lineRule="auto"/>
              <w:jc w:val="left"/>
              <w:rPr>
                <w:sz w:val="18"/>
                <w:szCs w:val="18"/>
              </w:rPr>
            </w:pPr>
            <w:r w:rsidRPr="00C702E2">
              <w:rPr>
                <w:sz w:val="18"/>
                <w:szCs w:val="18"/>
              </w:rPr>
              <w:t>contact</w:t>
            </w:r>
          </w:p>
        </w:tc>
        <w:tc>
          <w:tcPr>
            <w:tcW w:w="3420" w:type="dxa"/>
            <w:vAlign w:val="center"/>
          </w:tcPr>
          <w:p w14:paraId="45FFB9E0"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issuer of this exchange catalogue</w:t>
            </w:r>
          </w:p>
        </w:tc>
        <w:tc>
          <w:tcPr>
            <w:tcW w:w="804" w:type="dxa"/>
            <w:vAlign w:val="center"/>
          </w:tcPr>
          <w:p w14:paraId="7E8AA72E" w14:textId="221C7586" w:rsidR="00B413FE" w:rsidRPr="00C702E2" w:rsidRDefault="00C73824" w:rsidP="00C702E2">
            <w:pPr>
              <w:snapToGrid w:val="0"/>
              <w:spacing w:before="60" w:after="60" w:line="240" w:lineRule="auto"/>
              <w:jc w:val="center"/>
              <w:rPr>
                <w:sz w:val="18"/>
                <w:szCs w:val="18"/>
              </w:rPr>
            </w:pPr>
            <w:ins w:id="2465" w:author="Harin Oh" w:date="2023-12-04T09:30:00Z">
              <w:r>
                <w:rPr>
                  <w:sz w:val="18"/>
                  <w:szCs w:val="18"/>
                </w:rPr>
                <w:t>0..</w:t>
              </w:r>
            </w:ins>
            <w:r w:rsidR="00B413FE" w:rsidRPr="00C702E2">
              <w:rPr>
                <w:sz w:val="18"/>
                <w:szCs w:val="18"/>
              </w:rPr>
              <w:t>1</w:t>
            </w:r>
          </w:p>
        </w:tc>
        <w:tc>
          <w:tcPr>
            <w:tcW w:w="2436" w:type="dxa"/>
            <w:vAlign w:val="center"/>
          </w:tcPr>
          <w:p w14:paraId="283C83A0"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060" w:type="dxa"/>
            <w:vAlign w:val="center"/>
          </w:tcPr>
          <w:p w14:paraId="34926AF7" w14:textId="77777777" w:rsidR="00B413FE" w:rsidRPr="00C702E2" w:rsidRDefault="00B413FE" w:rsidP="00C702E2">
            <w:pPr>
              <w:snapToGrid w:val="0"/>
              <w:spacing w:before="60" w:after="60" w:line="240" w:lineRule="auto"/>
              <w:jc w:val="left"/>
              <w:rPr>
                <w:sz w:val="18"/>
                <w:szCs w:val="18"/>
              </w:rPr>
            </w:pPr>
          </w:p>
        </w:tc>
      </w:tr>
      <w:tr w:rsidR="00B413FE" w:rsidRPr="0054360D" w14:paraId="6A18E3E8" w14:textId="77777777" w:rsidTr="00C702E2">
        <w:trPr>
          <w:cantSplit/>
          <w:trHeight w:val="495"/>
        </w:trPr>
        <w:tc>
          <w:tcPr>
            <w:tcW w:w="3060" w:type="dxa"/>
            <w:tcBorders>
              <w:bottom w:val="single" w:sz="4" w:space="0" w:color="000000"/>
            </w:tcBorders>
            <w:vAlign w:val="center"/>
          </w:tcPr>
          <w:p w14:paraId="570BE3CE" w14:textId="77777777" w:rsidR="00B413FE" w:rsidRPr="00C702E2" w:rsidRDefault="00B413FE" w:rsidP="00C702E2">
            <w:pPr>
              <w:snapToGrid w:val="0"/>
              <w:spacing w:before="60" w:after="60" w:line="240" w:lineRule="auto"/>
              <w:jc w:val="left"/>
              <w:rPr>
                <w:sz w:val="18"/>
                <w:szCs w:val="18"/>
              </w:rPr>
            </w:pPr>
            <w:r w:rsidRPr="00C702E2">
              <w:rPr>
                <w:sz w:val="18"/>
                <w:szCs w:val="18"/>
              </w:rPr>
              <w:t>productSpecification</w:t>
            </w:r>
          </w:p>
        </w:tc>
        <w:tc>
          <w:tcPr>
            <w:tcW w:w="3420" w:type="dxa"/>
            <w:tcBorders>
              <w:bottom w:val="single" w:sz="4" w:space="0" w:color="000000"/>
            </w:tcBorders>
            <w:vAlign w:val="center"/>
          </w:tcPr>
          <w:p w14:paraId="7E2F4A7F"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product specifications used for the datasets contained in the exchange catalogue</w:t>
            </w:r>
          </w:p>
        </w:tc>
        <w:tc>
          <w:tcPr>
            <w:tcW w:w="804" w:type="dxa"/>
            <w:tcBorders>
              <w:bottom w:val="single" w:sz="4" w:space="0" w:color="000000"/>
            </w:tcBorders>
            <w:vAlign w:val="center"/>
          </w:tcPr>
          <w:p w14:paraId="7749E338" w14:textId="625C0F3E" w:rsidR="00B413FE" w:rsidRPr="00C702E2" w:rsidRDefault="00B413FE" w:rsidP="00C702E2">
            <w:pPr>
              <w:snapToGrid w:val="0"/>
              <w:spacing w:before="60" w:after="60" w:line="240" w:lineRule="auto"/>
              <w:jc w:val="center"/>
              <w:rPr>
                <w:sz w:val="18"/>
                <w:szCs w:val="18"/>
              </w:rPr>
            </w:pPr>
            <w:r w:rsidRPr="00C702E2">
              <w:rPr>
                <w:sz w:val="18"/>
                <w:szCs w:val="18"/>
              </w:rPr>
              <w:t>0..</w:t>
            </w:r>
            <w:ins w:id="2466" w:author="Harin Oh" w:date="2023-12-04T09:30:00Z">
              <w:r w:rsidR="00C73824">
                <w:rPr>
                  <w:sz w:val="18"/>
                  <w:szCs w:val="18"/>
                </w:rPr>
                <w:t>*</w:t>
              </w:r>
            </w:ins>
            <w:del w:id="2467" w:author="Harin Oh" w:date="2023-12-04T09:30:00Z">
              <w:r w:rsidRPr="00C702E2" w:rsidDel="00C73824">
                <w:rPr>
                  <w:sz w:val="18"/>
                  <w:szCs w:val="18"/>
                </w:rPr>
                <w:delText>1</w:delText>
              </w:r>
            </w:del>
          </w:p>
        </w:tc>
        <w:tc>
          <w:tcPr>
            <w:tcW w:w="2436" w:type="dxa"/>
            <w:tcBorders>
              <w:bottom w:val="single" w:sz="4" w:space="0" w:color="000000"/>
            </w:tcBorders>
            <w:vAlign w:val="center"/>
          </w:tcPr>
          <w:p w14:paraId="689EC990" w14:textId="77777777" w:rsidR="00B413FE" w:rsidRPr="00C702E2" w:rsidRDefault="00B413FE" w:rsidP="00C702E2">
            <w:pPr>
              <w:snapToGrid w:val="0"/>
              <w:spacing w:before="60" w:after="60" w:line="240" w:lineRule="auto"/>
              <w:jc w:val="left"/>
              <w:rPr>
                <w:sz w:val="18"/>
                <w:szCs w:val="18"/>
              </w:rPr>
            </w:pPr>
            <w:r w:rsidRPr="00C702E2">
              <w:rPr>
                <w:sz w:val="18"/>
                <w:szCs w:val="18"/>
              </w:rPr>
              <w:t>S100_ProductSpecification</w:t>
            </w:r>
          </w:p>
        </w:tc>
        <w:tc>
          <w:tcPr>
            <w:tcW w:w="3060" w:type="dxa"/>
            <w:tcBorders>
              <w:bottom w:val="single" w:sz="4" w:space="0" w:color="000000"/>
            </w:tcBorders>
            <w:vAlign w:val="center"/>
          </w:tcPr>
          <w:p w14:paraId="2EA77AA5" w14:textId="6031D9CC" w:rsidR="00B413FE" w:rsidRPr="00C702E2" w:rsidRDefault="00B413FE" w:rsidP="00C702E2">
            <w:pPr>
              <w:snapToGrid w:val="0"/>
              <w:spacing w:before="60" w:after="60" w:line="240" w:lineRule="auto"/>
              <w:jc w:val="left"/>
              <w:rPr>
                <w:sz w:val="18"/>
                <w:szCs w:val="18"/>
              </w:rPr>
            </w:pPr>
            <w:del w:id="2468" w:author="Harin Oh" w:date="2023-12-04T09:30:00Z">
              <w:r w:rsidRPr="00C702E2" w:rsidDel="00C73824">
                <w:rPr>
                  <w:sz w:val="18"/>
                  <w:szCs w:val="18"/>
                </w:rPr>
                <w:delText>Conditional on all the datasets using the same product specification</w:delText>
              </w:r>
            </w:del>
          </w:p>
        </w:tc>
      </w:tr>
      <w:tr w:rsidR="00B413FE" w:rsidRPr="0054360D" w14:paraId="7ED534FD" w14:textId="77777777" w:rsidTr="00C702E2">
        <w:trPr>
          <w:cantSplit/>
          <w:trHeight w:val="495"/>
        </w:trPr>
        <w:tc>
          <w:tcPr>
            <w:tcW w:w="3060" w:type="dxa"/>
            <w:shd w:val="clear" w:color="auto" w:fill="FFFFFF"/>
            <w:vAlign w:val="center"/>
          </w:tcPr>
          <w:p w14:paraId="57EC1E8F" w14:textId="76B12255" w:rsidR="00B413FE" w:rsidRPr="00C73824" w:rsidRDefault="00B413FE" w:rsidP="00C702E2">
            <w:pPr>
              <w:snapToGrid w:val="0"/>
              <w:spacing w:before="60" w:after="60" w:line="240" w:lineRule="auto"/>
              <w:jc w:val="left"/>
              <w:rPr>
                <w:sz w:val="18"/>
                <w:szCs w:val="18"/>
              </w:rPr>
            </w:pPr>
            <w:del w:id="2469" w:author="Harin Oh" w:date="2023-12-04T09:32:00Z">
              <w:r w:rsidDel="00C73824">
                <w:rPr>
                  <w:rFonts w:ascii="Malgun Gothic" w:eastAsia="Malgun Gothic" w:hAnsi="Malgun Gothic" w:hint="eastAsia"/>
                  <w:sz w:val="18"/>
                  <w:szCs w:val="18"/>
                </w:rPr>
                <w:delText>metadataLanguage</w:delText>
              </w:r>
            </w:del>
            <w:ins w:id="2470" w:author="Harin Oh" w:date="2023-12-04T09:33:00Z">
              <w:r w:rsidR="00C73824">
                <w:rPr>
                  <w:rFonts w:ascii="Malgun Gothic" w:eastAsia="Malgun Gothic" w:hAnsi="Malgun Gothic" w:cs="Malgun Gothic" w:hint="eastAsia"/>
                  <w:sz w:val="18"/>
                  <w:szCs w:val="18"/>
                </w:rPr>
                <w:t>d</w:t>
              </w:r>
              <w:r w:rsidR="00C73824">
                <w:rPr>
                  <w:rFonts w:ascii="Malgun Gothic" w:eastAsia="Malgun Gothic" w:hAnsi="Malgun Gothic" w:cs="Malgun Gothic"/>
                  <w:sz w:val="18"/>
                  <w:szCs w:val="18"/>
                </w:rPr>
                <w:t>efaultLocale</w:t>
              </w:r>
            </w:ins>
          </w:p>
        </w:tc>
        <w:tc>
          <w:tcPr>
            <w:tcW w:w="3420" w:type="dxa"/>
            <w:shd w:val="clear" w:color="auto" w:fill="FFFFFF"/>
            <w:vAlign w:val="center"/>
          </w:tcPr>
          <w:p w14:paraId="185D47A4" w14:textId="5E6534A2" w:rsidR="00B413FE" w:rsidRPr="00C702E2" w:rsidRDefault="00C73824" w:rsidP="00C73824">
            <w:pPr>
              <w:snapToGrid w:val="0"/>
              <w:spacing w:before="60" w:after="60" w:line="240" w:lineRule="auto"/>
              <w:jc w:val="left"/>
              <w:rPr>
                <w:sz w:val="18"/>
                <w:szCs w:val="18"/>
              </w:rPr>
            </w:pPr>
            <w:ins w:id="2471" w:author="Harin Oh" w:date="2023-12-04T09:33:00Z">
              <w:r w:rsidRPr="00C73824">
                <w:rPr>
                  <w:sz w:val="18"/>
                  <w:szCs w:val="18"/>
                </w:rPr>
                <w:t>Default language and character set used for all metadata records in this Exchange</w:t>
              </w:r>
              <w:r>
                <w:rPr>
                  <w:sz w:val="18"/>
                  <w:szCs w:val="18"/>
                </w:rPr>
                <w:t xml:space="preserve"> </w:t>
              </w:r>
              <w:r w:rsidRPr="00C73824">
                <w:rPr>
                  <w:sz w:val="18"/>
                  <w:szCs w:val="18"/>
                </w:rPr>
                <w:t>Catalogue</w:t>
              </w:r>
            </w:ins>
            <w:del w:id="2472" w:author="Harin Oh" w:date="2023-12-04T09:33:00Z">
              <w:r w:rsidR="00B413FE" w:rsidRPr="00C702E2" w:rsidDel="00C73824">
                <w:rPr>
                  <w:sz w:val="18"/>
                  <w:szCs w:val="18"/>
                </w:rPr>
                <w:delText>Details about the Language</w:delText>
              </w:r>
            </w:del>
          </w:p>
        </w:tc>
        <w:tc>
          <w:tcPr>
            <w:tcW w:w="804" w:type="dxa"/>
            <w:shd w:val="clear" w:color="auto" w:fill="FFFFFF"/>
            <w:vAlign w:val="center"/>
          </w:tcPr>
          <w:p w14:paraId="4D922370" w14:textId="6E68BB6B" w:rsidR="00B413FE" w:rsidRPr="00C702E2" w:rsidRDefault="00C73824" w:rsidP="00C702E2">
            <w:pPr>
              <w:snapToGrid w:val="0"/>
              <w:spacing w:before="60" w:after="60" w:line="240" w:lineRule="auto"/>
              <w:jc w:val="center"/>
              <w:rPr>
                <w:sz w:val="18"/>
                <w:szCs w:val="18"/>
              </w:rPr>
            </w:pPr>
            <w:ins w:id="2473" w:author="Harin Oh" w:date="2023-12-04T09:33:00Z">
              <w:r>
                <w:rPr>
                  <w:sz w:val="18"/>
                  <w:szCs w:val="18"/>
                </w:rPr>
                <w:t>0..</w:t>
              </w:r>
            </w:ins>
            <w:r w:rsidR="00B413FE" w:rsidRPr="00C702E2">
              <w:rPr>
                <w:sz w:val="18"/>
                <w:szCs w:val="18"/>
              </w:rPr>
              <w:t>1</w:t>
            </w:r>
          </w:p>
        </w:tc>
        <w:tc>
          <w:tcPr>
            <w:tcW w:w="2436" w:type="dxa"/>
            <w:shd w:val="clear" w:color="auto" w:fill="FFFFFF"/>
            <w:vAlign w:val="center"/>
          </w:tcPr>
          <w:p w14:paraId="7A6656C0" w14:textId="767D3F08" w:rsidR="00B413FE" w:rsidRPr="00C702E2" w:rsidRDefault="00C73824" w:rsidP="00C702E2">
            <w:pPr>
              <w:snapToGrid w:val="0"/>
              <w:spacing w:before="60" w:after="60" w:line="240" w:lineRule="auto"/>
              <w:jc w:val="left"/>
              <w:rPr>
                <w:sz w:val="18"/>
                <w:szCs w:val="18"/>
              </w:rPr>
            </w:pPr>
            <w:ins w:id="2474" w:author="Harin Oh" w:date="2023-12-04T09:33:00Z">
              <w:r>
                <w:rPr>
                  <w:sz w:val="18"/>
                  <w:szCs w:val="18"/>
                </w:rPr>
                <w:t>PT_Locale</w:t>
              </w:r>
            </w:ins>
            <w:del w:id="2475" w:author="Harin Oh" w:date="2023-12-04T09:33:00Z">
              <w:r w:rsidR="00B413FE" w:rsidRPr="00C702E2" w:rsidDel="00C73824">
                <w:rPr>
                  <w:sz w:val="18"/>
                  <w:szCs w:val="18"/>
                </w:rPr>
                <w:delText>CharacterString</w:delText>
              </w:r>
            </w:del>
          </w:p>
        </w:tc>
        <w:tc>
          <w:tcPr>
            <w:tcW w:w="3060" w:type="dxa"/>
            <w:shd w:val="clear" w:color="auto" w:fill="FFFFFF"/>
            <w:vAlign w:val="center"/>
          </w:tcPr>
          <w:p w14:paraId="431B0680" w14:textId="58F92CC4" w:rsidR="00B413FE" w:rsidRDefault="00C73824" w:rsidP="00C702E2">
            <w:pPr>
              <w:snapToGrid w:val="0"/>
              <w:spacing w:before="60" w:after="60" w:line="240" w:lineRule="auto"/>
              <w:jc w:val="left"/>
              <w:rPr>
                <w:rFonts w:eastAsia="Malgun Gothic"/>
                <w:sz w:val="18"/>
                <w:szCs w:val="18"/>
                <w:rPrChange w:id="2476" w:author="Harin Oh" w:date="2023-12-04T09:34:00Z">
                  <w:rPr>
                    <w:sz w:val="18"/>
                    <w:szCs w:val="18"/>
                  </w:rPr>
                </w:rPrChange>
              </w:rPr>
            </w:pPr>
            <w:ins w:id="2477" w:author="Harin Oh" w:date="2023-12-04T09:34:00Z">
              <w:r>
                <w:rPr>
                  <w:rFonts w:eastAsia="Malgun Gothic" w:hint="eastAsia"/>
                  <w:sz w:val="18"/>
                  <w:szCs w:val="18"/>
                </w:rPr>
                <w:t>D</w:t>
              </w:r>
              <w:r>
                <w:rPr>
                  <w:rFonts w:eastAsia="Malgun Gothic"/>
                  <w:sz w:val="18"/>
                  <w:szCs w:val="18"/>
                </w:rPr>
                <w:t>efault is English and UTF-8</w:t>
              </w:r>
            </w:ins>
          </w:p>
        </w:tc>
      </w:tr>
      <w:tr w:rsidR="00B413FE" w:rsidRPr="0054360D" w14:paraId="328983F6" w14:textId="77777777" w:rsidTr="00C702E2">
        <w:trPr>
          <w:cantSplit/>
          <w:trHeight w:val="495"/>
        </w:trPr>
        <w:tc>
          <w:tcPr>
            <w:tcW w:w="3060" w:type="dxa"/>
            <w:shd w:val="clear" w:color="auto" w:fill="FFFFFF"/>
            <w:vAlign w:val="center"/>
          </w:tcPr>
          <w:p w14:paraId="545EBB9B" w14:textId="75B98552" w:rsidR="00B413FE" w:rsidRPr="00C702E2" w:rsidRDefault="00B413FE" w:rsidP="00C702E2">
            <w:pPr>
              <w:snapToGrid w:val="0"/>
              <w:spacing w:before="60" w:after="60" w:line="240" w:lineRule="auto"/>
              <w:jc w:val="left"/>
              <w:rPr>
                <w:sz w:val="18"/>
                <w:szCs w:val="18"/>
              </w:rPr>
            </w:pPr>
            <w:del w:id="2478" w:author="Harin Oh" w:date="2023-12-04T09:34:00Z">
              <w:r w:rsidRPr="00C702E2" w:rsidDel="00C73824">
                <w:rPr>
                  <w:sz w:val="18"/>
                  <w:szCs w:val="18"/>
                </w:rPr>
                <w:delText>exchangeCatalogueName</w:delText>
              </w:r>
            </w:del>
            <w:ins w:id="2479" w:author="Harin Oh" w:date="2023-12-04T09:34:00Z">
              <w:r w:rsidR="00C73824">
                <w:rPr>
                  <w:sz w:val="18"/>
                  <w:szCs w:val="18"/>
                </w:rPr>
                <w:t>otherLocale</w:t>
              </w:r>
            </w:ins>
          </w:p>
        </w:tc>
        <w:tc>
          <w:tcPr>
            <w:tcW w:w="3420" w:type="dxa"/>
            <w:shd w:val="clear" w:color="auto" w:fill="FFFFFF"/>
            <w:vAlign w:val="center"/>
          </w:tcPr>
          <w:p w14:paraId="51500026" w14:textId="20E2A07A" w:rsidR="00B413FE" w:rsidRPr="00C702E2" w:rsidRDefault="00C73824" w:rsidP="00C73824">
            <w:pPr>
              <w:snapToGrid w:val="0"/>
              <w:spacing w:before="60" w:after="60" w:line="240" w:lineRule="auto"/>
              <w:jc w:val="left"/>
              <w:rPr>
                <w:sz w:val="18"/>
                <w:szCs w:val="18"/>
              </w:rPr>
            </w:pPr>
            <w:ins w:id="2480" w:author="Harin Oh" w:date="2023-12-04T09:34:00Z">
              <w:r w:rsidRPr="00C73824">
                <w:rPr>
                  <w:sz w:val="18"/>
                  <w:szCs w:val="18"/>
                </w:rPr>
                <w:t>Other languages and character sets used for the localized metadata records in this Exchange Catalogue</w:t>
              </w:r>
            </w:ins>
            <w:del w:id="2481" w:author="Harin Oh" w:date="2023-12-04T09:34:00Z">
              <w:r w:rsidR="00B413FE" w:rsidRPr="00C702E2" w:rsidDel="00C73824">
                <w:rPr>
                  <w:sz w:val="18"/>
                  <w:szCs w:val="18"/>
                </w:rPr>
                <w:delText>Catalogue filename</w:delText>
              </w:r>
            </w:del>
          </w:p>
        </w:tc>
        <w:tc>
          <w:tcPr>
            <w:tcW w:w="804" w:type="dxa"/>
            <w:shd w:val="clear" w:color="auto" w:fill="FFFFFF"/>
            <w:vAlign w:val="center"/>
          </w:tcPr>
          <w:p w14:paraId="05229FA7" w14:textId="73B3670A" w:rsidR="00B413FE" w:rsidRPr="00C702E2" w:rsidRDefault="00C73824" w:rsidP="00C702E2">
            <w:pPr>
              <w:snapToGrid w:val="0"/>
              <w:spacing w:before="60" w:after="60" w:line="240" w:lineRule="auto"/>
              <w:jc w:val="center"/>
              <w:rPr>
                <w:sz w:val="18"/>
                <w:szCs w:val="18"/>
              </w:rPr>
            </w:pPr>
            <w:ins w:id="2482" w:author="Harin Oh" w:date="2023-12-04T09:34:00Z">
              <w:r>
                <w:rPr>
                  <w:sz w:val="18"/>
                  <w:szCs w:val="18"/>
                </w:rPr>
                <w:t>0..*</w:t>
              </w:r>
            </w:ins>
            <w:del w:id="2483" w:author="Harin Oh" w:date="2023-12-04T09:34:00Z">
              <w:r w:rsidR="00B413FE" w:rsidRPr="00C702E2" w:rsidDel="00C73824">
                <w:rPr>
                  <w:sz w:val="18"/>
                  <w:szCs w:val="18"/>
                </w:rPr>
                <w:delText>1</w:delText>
              </w:r>
            </w:del>
          </w:p>
        </w:tc>
        <w:tc>
          <w:tcPr>
            <w:tcW w:w="2436" w:type="dxa"/>
            <w:shd w:val="clear" w:color="auto" w:fill="FFFFFF"/>
            <w:vAlign w:val="center"/>
          </w:tcPr>
          <w:p w14:paraId="1C538816" w14:textId="502EACAF" w:rsidR="00B413FE" w:rsidRPr="00C702E2" w:rsidRDefault="00C73824" w:rsidP="00C702E2">
            <w:pPr>
              <w:snapToGrid w:val="0"/>
              <w:spacing w:before="60" w:after="60" w:line="240" w:lineRule="auto"/>
              <w:jc w:val="left"/>
              <w:rPr>
                <w:sz w:val="18"/>
                <w:szCs w:val="18"/>
              </w:rPr>
            </w:pPr>
            <w:ins w:id="2484" w:author="Harin Oh" w:date="2023-12-04T09:34:00Z">
              <w:r>
                <w:rPr>
                  <w:sz w:val="18"/>
                  <w:szCs w:val="18"/>
                </w:rPr>
                <w:t>PT_Locale</w:t>
              </w:r>
            </w:ins>
            <w:del w:id="2485" w:author="Harin Oh" w:date="2023-12-04T09:34:00Z">
              <w:r w:rsidR="00B413FE" w:rsidRPr="00C702E2" w:rsidDel="00C73824">
                <w:rPr>
                  <w:sz w:val="18"/>
                  <w:szCs w:val="18"/>
                </w:rPr>
                <w:delText>CharacterString</w:delText>
              </w:r>
            </w:del>
          </w:p>
        </w:tc>
        <w:tc>
          <w:tcPr>
            <w:tcW w:w="3060" w:type="dxa"/>
            <w:shd w:val="clear" w:color="auto" w:fill="FFFFFF"/>
            <w:vAlign w:val="center"/>
          </w:tcPr>
          <w:p w14:paraId="4B98733B" w14:textId="3D39CA5F" w:rsidR="00B413FE" w:rsidRPr="00C702E2" w:rsidRDefault="00C73824" w:rsidP="00C73824">
            <w:pPr>
              <w:snapToGrid w:val="0"/>
              <w:spacing w:before="60" w:after="60" w:line="240" w:lineRule="auto"/>
              <w:jc w:val="left"/>
              <w:rPr>
                <w:sz w:val="18"/>
                <w:szCs w:val="18"/>
              </w:rPr>
            </w:pPr>
            <w:ins w:id="2486" w:author="Harin Oh" w:date="2023-12-04T09:35:00Z">
              <w:r w:rsidRPr="00C73824">
                <w:rPr>
                  <w:sz w:val="18"/>
                  <w:szCs w:val="18"/>
                </w:rPr>
                <w:t>Required if any localized entries are present in the Exchange Catalogue</w:t>
              </w:r>
              <w:del w:id="2487" w:author="USER" w:date="2024-03-14T09:30:00Z">
                <w:r w:rsidRPr="00C73824" w:rsidDel="00E23725">
                  <w:rPr>
                    <w:sz w:val="18"/>
                    <w:szCs w:val="18"/>
                  </w:rPr>
                  <w:cr/>
                </w:r>
              </w:del>
            </w:ins>
            <w:del w:id="2488" w:author="Harin Oh" w:date="2023-12-04T09:34:00Z">
              <w:r w:rsidR="00B413FE" w:rsidRPr="00C702E2" w:rsidDel="00C73824">
                <w:rPr>
                  <w:sz w:val="18"/>
                  <w:szCs w:val="18"/>
                </w:rPr>
                <w:delText>In S-101 it would be CATLOG.101</w:delText>
              </w:r>
            </w:del>
          </w:p>
        </w:tc>
      </w:tr>
      <w:tr w:rsidR="00B413FE" w:rsidRPr="0054360D" w14:paraId="01E7C4E6" w14:textId="77777777" w:rsidTr="00C702E2">
        <w:trPr>
          <w:cantSplit/>
          <w:trHeight w:val="495"/>
        </w:trPr>
        <w:tc>
          <w:tcPr>
            <w:tcW w:w="3060" w:type="dxa"/>
            <w:shd w:val="clear" w:color="auto" w:fill="FFFFFF"/>
            <w:vAlign w:val="center"/>
          </w:tcPr>
          <w:p w14:paraId="609852ED" w14:textId="77777777" w:rsidR="00B413FE" w:rsidRPr="00C702E2" w:rsidRDefault="00B413FE" w:rsidP="00C702E2">
            <w:pPr>
              <w:snapToGrid w:val="0"/>
              <w:spacing w:before="60" w:after="60" w:line="240" w:lineRule="auto"/>
              <w:jc w:val="left"/>
              <w:rPr>
                <w:sz w:val="18"/>
                <w:szCs w:val="18"/>
              </w:rPr>
            </w:pPr>
            <w:r w:rsidRPr="00C702E2">
              <w:rPr>
                <w:sz w:val="18"/>
                <w:szCs w:val="18"/>
              </w:rPr>
              <w:t>exchangeCatalogueDescription</w:t>
            </w:r>
          </w:p>
        </w:tc>
        <w:tc>
          <w:tcPr>
            <w:tcW w:w="3420" w:type="dxa"/>
            <w:shd w:val="clear" w:color="auto" w:fill="FFFFFF"/>
            <w:vAlign w:val="center"/>
          </w:tcPr>
          <w:p w14:paraId="4EB230C7" w14:textId="77777777" w:rsidR="00B413FE" w:rsidRPr="00C702E2" w:rsidRDefault="00B413FE" w:rsidP="00C702E2">
            <w:pPr>
              <w:spacing w:before="60" w:after="60" w:line="240" w:lineRule="auto"/>
              <w:jc w:val="left"/>
              <w:rPr>
                <w:sz w:val="18"/>
                <w:szCs w:val="18"/>
              </w:rPr>
            </w:pPr>
            <w:r w:rsidRPr="00C702E2">
              <w:rPr>
                <w:sz w:val="18"/>
                <w:szCs w:val="18"/>
              </w:rPr>
              <w:t>Description of what the exchange catalogue contains</w:t>
            </w:r>
          </w:p>
          <w:p w14:paraId="2506249A"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77B6E768" w14:textId="50524FC3" w:rsidR="00B413FE" w:rsidRPr="00C702E2" w:rsidRDefault="00C73824" w:rsidP="00C702E2">
            <w:pPr>
              <w:snapToGrid w:val="0"/>
              <w:spacing w:before="60" w:after="60" w:line="240" w:lineRule="auto"/>
              <w:jc w:val="center"/>
              <w:rPr>
                <w:sz w:val="18"/>
                <w:szCs w:val="18"/>
              </w:rPr>
            </w:pPr>
            <w:ins w:id="2489" w:author="Harin Oh" w:date="2023-12-04T09:35:00Z">
              <w:r>
                <w:rPr>
                  <w:sz w:val="18"/>
                  <w:szCs w:val="18"/>
                </w:rPr>
                <w:t>0..</w:t>
              </w:r>
            </w:ins>
            <w:r w:rsidR="00B413FE" w:rsidRPr="00C702E2">
              <w:rPr>
                <w:sz w:val="18"/>
                <w:szCs w:val="18"/>
              </w:rPr>
              <w:t>1</w:t>
            </w:r>
          </w:p>
        </w:tc>
        <w:tc>
          <w:tcPr>
            <w:tcW w:w="2436" w:type="dxa"/>
            <w:shd w:val="clear" w:color="auto" w:fill="FFFFFF"/>
            <w:vAlign w:val="center"/>
          </w:tcPr>
          <w:p w14:paraId="3ED87B37" w14:textId="7DBDA8FE" w:rsidR="00B413FE" w:rsidRPr="00C702E2" w:rsidRDefault="00B413FE" w:rsidP="00C702E2">
            <w:pPr>
              <w:snapToGrid w:val="0"/>
              <w:spacing w:before="60" w:after="60" w:line="240" w:lineRule="auto"/>
              <w:jc w:val="left"/>
              <w:rPr>
                <w:sz w:val="18"/>
                <w:szCs w:val="18"/>
              </w:rPr>
            </w:pPr>
            <w:del w:id="2490" w:author="Harin Oh" w:date="2023-12-04T09:38:00Z">
              <w:r w:rsidRPr="00C702E2" w:rsidDel="00C73824">
                <w:rPr>
                  <w:sz w:val="18"/>
                  <w:szCs w:val="18"/>
                </w:rPr>
                <w:delText>CharacterString</w:delText>
              </w:r>
            </w:del>
            <w:ins w:id="2491" w:author="Harin Oh" w:date="2023-12-04T09:38:00Z">
              <w:del w:id="2492" w:author="Greenblue" w:date="2024-02-13T20:08:00Z">
                <w:r w:rsidR="00C73824" w:rsidDel="006C438A">
                  <w:rPr>
                    <w:sz w:val="18"/>
                    <w:szCs w:val="18"/>
                  </w:rPr>
                  <w:delText>c</w:delText>
                </w:r>
              </w:del>
            </w:ins>
            <w:ins w:id="2493" w:author="Greenblue" w:date="2024-02-13T20:08:00Z">
              <w:r w:rsidR="006C438A" w:rsidRPr="006C438A">
                <w:rPr>
                  <w:sz w:val="18"/>
                  <w:szCs w:val="18"/>
                </w:rPr>
                <w:t>CharacterString</w:t>
              </w:r>
            </w:ins>
          </w:p>
        </w:tc>
        <w:tc>
          <w:tcPr>
            <w:tcW w:w="3060" w:type="dxa"/>
            <w:shd w:val="clear" w:color="auto" w:fill="FFFFFF"/>
            <w:vAlign w:val="center"/>
          </w:tcPr>
          <w:p w14:paraId="11FBBF54" w14:textId="77777777" w:rsidR="00B413FE" w:rsidRPr="00C702E2" w:rsidRDefault="00B413FE" w:rsidP="00C702E2">
            <w:pPr>
              <w:snapToGrid w:val="0"/>
              <w:spacing w:before="60" w:after="60" w:line="240" w:lineRule="auto"/>
              <w:jc w:val="left"/>
              <w:rPr>
                <w:sz w:val="18"/>
                <w:szCs w:val="18"/>
              </w:rPr>
            </w:pPr>
          </w:p>
        </w:tc>
      </w:tr>
      <w:tr w:rsidR="00B413FE" w:rsidRPr="0054360D" w14:paraId="1704EAE3" w14:textId="77777777" w:rsidTr="00C702E2">
        <w:trPr>
          <w:cantSplit/>
          <w:trHeight w:val="495"/>
        </w:trPr>
        <w:tc>
          <w:tcPr>
            <w:tcW w:w="3060" w:type="dxa"/>
            <w:shd w:val="clear" w:color="auto" w:fill="FFFFFF"/>
            <w:vAlign w:val="center"/>
          </w:tcPr>
          <w:p w14:paraId="337954B1" w14:textId="77777777" w:rsidR="00B413FE" w:rsidRPr="00C702E2" w:rsidRDefault="00B413FE" w:rsidP="00C702E2">
            <w:pPr>
              <w:snapToGrid w:val="0"/>
              <w:spacing w:before="60" w:after="60" w:line="240" w:lineRule="auto"/>
              <w:jc w:val="left"/>
              <w:rPr>
                <w:sz w:val="18"/>
                <w:szCs w:val="18"/>
              </w:rPr>
            </w:pPr>
            <w:r w:rsidRPr="00C702E2">
              <w:rPr>
                <w:sz w:val="18"/>
                <w:szCs w:val="18"/>
              </w:rPr>
              <w:t>exchangeCatalogueComment</w:t>
            </w:r>
          </w:p>
        </w:tc>
        <w:tc>
          <w:tcPr>
            <w:tcW w:w="3420" w:type="dxa"/>
            <w:shd w:val="clear" w:color="auto" w:fill="FFFFFF"/>
            <w:vAlign w:val="center"/>
          </w:tcPr>
          <w:p w14:paraId="50B2D96D" w14:textId="77777777" w:rsidR="00B413FE" w:rsidRPr="00C702E2" w:rsidRDefault="00B413FE" w:rsidP="00C702E2">
            <w:pPr>
              <w:spacing w:before="60" w:after="60" w:line="240" w:lineRule="auto"/>
              <w:jc w:val="left"/>
              <w:rPr>
                <w:sz w:val="18"/>
                <w:szCs w:val="18"/>
              </w:rPr>
            </w:pPr>
            <w:r w:rsidRPr="00C702E2">
              <w:rPr>
                <w:sz w:val="18"/>
                <w:szCs w:val="18"/>
              </w:rPr>
              <w:t>Any additional Information</w:t>
            </w:r>
          </w:p>
          <w:p w14:paraId="784C143E"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19B19313" w14:textId="77777777" w:rsidR="00B413FE" w:rsidRPr="00C702E2" w:rsidRDefault="00B413FE" w:rsidP="00C702E2">
            <w:pPr>
              <w:snapToGrid w:val="0"/>
              <w:spacing w:before="60" w:after="60" w:line="240" w:lineRule="auto"/>
              <w:jc w:val="center"/>
              <w:rPr>
                <w:sz w:val="18"/>
                <w:szCs w:val="18"/>
              </w:rPr>
            </w:pPr>
            <w:r w:rsidRPr="00C702E2">
              <w:rPr>
                <w:sz w:val="18"/>
                <w:szCs w:val="18"/>
              </w:rPr>
              <w:t>0..1</w:t>
            </w:r>
          </w:p>
        </w:tc>
        <w:tc>
          <w:tcPr>
            <w:tcW w:w="2436" w:type="dxa"/>
            <w:shd w:val="clear" w:color="auto" w:fill="FFFFFF"/>
            <w:vAlign w:val="center"/>
          </w:tcPr>
          <w:p w14:paraId="4C63FFD1"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shd w:val="clear" w:color="auto" w:fill="FFFFFF"/>
            <w:vAlign w:val="center"/>
          </w:tcPr>
          <w:p w14:paraId="3359CC71" w14:textId="77777777" w:rsidR="00B413FE" w:rsidRPr="00C702E2" w:rsidRDefault="00B413FE" w:rsidP="00C702E2">
            <w:pPr>
              <w:snapToGrid w:val="0"/>
              <w:spacing w:before="60" w:after="60" w:line="240" w:lineRule="auto"/>
              <w:jc w:val="left"/>
              <w:rPr>
                <w:sz w:val="18"/>
                <w:szCs w:val="18"/>
              </w:rPr>
            </w:pPr>
          </w:p>
        </w:tc>
      </w:tr>
      <w:tr w:rsidR="00C73824" w:rsidRPr="0054360D" w14:paraId="4BCC07CD" w14:textId="77777777" w:rsidTr="00C702E2">
        <w:trPr>
          <w:cantSplit/>
          <w:trHeight w:val="495"/>
          <w:ins w:id="2494" w:author="Harin Oh" w:date="2023-12-04T09:37:00Z"/>
        </w:trPr>
        <w:tc>
          <w:tcPr>
            <w:tcW w:w="3060" w:type="dxa"/>
            <w:shd w:val="clear" w:color="auto" w:fill="FFFFFF"/>
            <w:vAlign w:val="center"/>
          </w:tcPr>
          <w:p w14:paraId="1536D74F" w14:textId="22D6FBD4" w:rsidR="00C73824" w:rsidRDefault="00C73824" w:rsidP="00C702E2">
            <w:pPr>
              <w:snapToGrid w:val="0"/>
              <w:spacing w:before="60" w:after="60" w:line="240" w:lineRule="auto"/>
              <w:jc w:val="left"/>
              <w:rPr>
                <w:ins w:id="2495" w:author="Harin Oh" w:date="2023-12-04T09:37:00Z"/>
                <w:rFonts w:eastAsia="Malgun Gothic"/>
                <w:sz w:val="18"/>
                <w:szCs w:val="18"/>
                <w:rPrChange w:id="2496" w:author="Harin Oh" w:date="2023-12-04T09:37:00Z">
                  <w:rPr>
                    <w:ins w:id="2497" w:author="Harin Oh" w:date="2023-12-04T09:37:00Z"/>
                    <w:sz w:val="18"/>
                    <w:szCs w:val="18"/>
                  </w:rPr>
                </w:rPrChange>
              </w:rPr>
            </w:pPr>
            <w:ins w:id="2498" w:author="Harin Oh" w:date="2023-12-04T09:37:00Z">
              <w:r>
                <w:rPr>
                  <w:rFonts w:eastAsia="Malgun Gothic"/>
                  <w:sz w:val="18"/>
                  <w:szCs w:val="18"/>
                </w:rPr>
                <w:t>certificates</w:t>
              </w:r>
            </w:ins>
          </w:p>
        </w:tc>
        <w:tc>
          <w:tcPr>
            <w:tcW w:w="3420" w:type="dxa"/>
            <w:shd w:val="clear" w:color="auto" w:fill="FFFFFF"/>
            <w:vAlign w:val="center"/>
          </w:tcPr>
          <w:p w14:paraId="73EEB9C7" w14:textId="3D08767D" w:rsidR="00C73824" w:rsidRPr="00C702E2" w:rsidRDefault="00C73824" w:rsidP="00C73824">
            <w:pPr>
              <w:spacing w:before="60" w:after="60" w:line="240" w:lineRule="auto"/>
              <w:jc w:val="left"/>
              <w:rPr>
                <w:ins w:id="2499" w:author="Harin Oh" w:date="2023-12-04T09:37:00Z"/>
                <w:sz w:val="18"/>
                <w:szCs w:val="18"/>
              </w:rPr>
            </w:pPr>
            <w:ins w:id="2500" w:author="Harin Oh" w:date="2023-12-04T09:37:00Z">
              <w:r w:rsidRPr="00C73824">
                <w:rPr>
                  <w:sz w:val="18"/>
                  <w:szCs w:val="18"/>
                </w:rPr>
                <w:t>Signed public key certificates referred to by digital signatures in the Exchange Se</w:t>
              </w:r>
            </w:ins>
          </w:p>
        </w:tc>
        <w:tc>
          <w:tcPr>
            <w:tcW w:w="804" w:type="dxa"/>
            <w:shd w:val="clear" w:color="auto" w:fill="FFFFFF"/>
            <w:vAlign w:val="center"/>
          </w:tcPr>
          <w:p w14:paraId="2859FD75" w14:textId="302F2605" w:rsidR="00C73824" w:rsidRDefault="00C73824" w:rsidP="00C702E2">
            <w:pPr>
              <w:snapToGrid w:val="0"/>
              <w:spacing w:before="60" w:after="60" w:line="240" w:lineRule="auto"/>
              <w:jc w:val="center"/>
              <w:rPr>
                <w:ins w:id="2501" w:author="Harin Oh" w:date="2023-12-04T09:37:00Z"/>
                <w:rFonts w:eastAsia="Malgun Gothic"/>
                <w:sz w:val="18"/>
                <w:szCs w:val="18"/>
                <w:rPrChange w:id="2502" w:author="Harin Oh" w:date="2023-12-04T09:37:00Z">
                  <w:rPr>
                    <w:ins w:id="2503" w:author="Harin Oh" w:date="2023-12-04T09:37:00Z"/>
                    <w:sz w:val="18"/>
                    <w:szCs w:val="18"/>
                  </w:rPr>
                </w:rPrChange>
              </w:rPr>
            </w:pPr>
            <w:ins w:id="2504" w:author="Harin Oh" w:date="2023-12-04T09:37:00Z">
              <w:r>
                <w:rPr>
                  <w:rFonts w:eastAsia="Malgun Gothic" w:hint="eastAsia"/>
                  <w:sz w:val="18"/>
                  <w:szCs w:val="18"/>
                </w:rPr>
                <w:t>0</w:t>
              </w:r>
              <w:r>
                <w:rPr>
                  <w:rFonts w:eastAsia="Malgun Gothic"/>
                  <w:sz w:val="18"/>
                  <w:szCs w:val="18"/>
                </w:rPr>
                <w:t>..*</w:t>
              </w:r>
            </w:ins>
          </w:p>
        </w:tc>
        <w:tc>
          <w:tcPr>
            <w:tcW w:w="2436" w:type="dxa"/>
            <w:shd w:val="clear" w:color="auto" w:fill="FFFFFF"/>
            <w:vAlign w:val="center"/>
          </w:tcPr>
          <w:p w14:paraId="1F5D3637" w14:textId="70AB78F4" w:rsidR="00C73824" w:rsidRPr="00C702E2" w:rsidRDefault="00C73824" w:rsidP="00C702E2">
            <w:pPr>
              <w:snapToGrid w:val="0"/>
              <w:spacing w:before="60" w:after="60" w:line="240" w:lineRule="auto"/>
              <w:jc w:val="left"/>
              <w:rPr>
                <w:ins w:id="2505" w:author="Harin Oh" w:date="2023-12-04T09:37:00Z"/>
                <w:sz w:val="18"/>
                <w:szCs w:val="18"/>
              </w:rPr>
            </w:pPr>
            <w:ins w:id="2506" w:author="Harin Oh" w:date="2023-12-04T09:37:00Z">
              <w:r w:rsidRPr="00C73824">
                <w:rPr>
                  <w:sz w:val="18"/>
                  <w:szCs w:val="18"/>
                </w:rPr>
                <w:t>S100_SE_CertificateContainer</w:t>
              </w:r>
            </w:ins>
          </w:p>
        </w:tc>
        <w:tc>
          <w:tcPr>
            <w:tcW w:w="3060" w:type="dxa"/>
            <w:shd w:val="clear" w:color="auto" w:fill="FFFFFF"/>
            <w:vAlign w:val="center"/>
          </w:tcPr>
          <w:p w14:paraId="55F5A51C" w14:textId="46F425B1" w:rsidR="00C73824" w:rsidRPr="00C702E2" w:rsidRDefault="00C73824" w:rsidP="00C73824">
            <w:pPr>
              <w:snapToGrid w:val="0"/>
              <w:spacing w:before="60" w:after="60" w:line="240" w:lineRule="auto"/>
              <w:jc w:val="left"/>
              <w:rPr>
                <w:ins w:id="2507" w:author="Harin Oh" w:date="2023-12-04T09:37:00Z"/>
                <w:sz w:val="18"/>
                <w:szCs w:val="18"/>
              </w:rPr>
            </w:pPr>
            <w:ins w:id="2508" w:author="Harin Oh" w:date="2023-12-04T09:37:00Z">
              <w:r w:rsidRPr="00C73824">
                <w:rPr>
                  <w:sz w:val="18"/>
                  <w:szCs w:val="18"/>
                </w:rPr>
                <w:t>Content defined in S-100 Part 15. All certificates used, except the SA root</w:t>
              </w:r>
            </w:ins>
            <w:ins w:id="2509" w:author="Harin Oh" w:date="2023-12-04T09:38:00Z">
              <w:r>
                <w:rPr>
                  <w:sz w:val="18"/>
                  <w:szCs w:val="18"/>
                </w:rPr>
                <w:t xml:space="preserve"> </w:t>
              </w:r>
            </w:ins>
            <w:ins w:id="2510" w:author="Harin Oh" w:date="2023-12-04T09:37:00Z">
              <w:r w:rsidRPr="00C73824">
                <w:rPr>
                  <w:sz w:val="18"/>
                  <w:szCs w:val="18"/>
                </w:rPr>
                <w:t>certificate (installed separately by the implementing system) shall be included</w:t>
              </w:r>
            </w:ins>
          </w:p>
        </w:tc>
      </w:tr>
      <w:tr w:rsidR="00C73824" w:rsidRPr="0054360D" w14:paraId="5009211B" w14:textId="77777777" w:rsidTr="00C702E2">
        <w:trPr>
          <w:cantSplit/>
          <w:trHeight w:val="495"/>
          <w:ins w:id="2511" w:author="Harin Oh" w:date="2023-12-04T09:37:00Z"/>
        </w:trPr>
        <w:tc>
          <w:tcPr>
            <w:tcW w:w="3060" w:type="dxa"/>
            <w:shd w:val="clear" w:color="auto" w:fill="FFFFFF"/>
            <w:vAlign w:val="center"/>
          </w:tcPr>
          <w:p w14:paraId="69FC203B" w14:textId="59F8081B" w:rsidR="00C73824" w:rsidRPr="00C702E2" w:rsidRDefault="00C73824" w:rsidP="00C702E2">
            <w:pPr>
              <w:snapToGrid w:val="0"/>
              <w:spacing w:before="60" w:after="60" w:line="240" w:lineRule="auto"/>
              <w:jc w:val="left"/>
              <w:rPr>
                <w:ins w:id="2512" w:author="Harin Oh" w:date="2023-12-04T09:37:00Z"/>
                <w:sz w:val="18"/>
                <w:szCs w:val="18"/>
              </w:rPr>
            </w:pPr>
            <w:ins w:id="2513" w:author="Harin Oh" w:date="2023-12-04T09:38:00Z">
              <w:r w:rsidRPr="00C73824">
                <w:rPr>
                  <w:sz w:val="18"/>
                  <w:szCs w:val="18"/>
                </w:rPr>
                <w:t>dataServerIdentifier</w:t>
              </w:r>
            </w:ins>
          </w:p>
        </w:tc>
        <w:tc>
          <w:tcPr>
            <w:tcW w:w="3420" w:type="dxa"/>
            <w:shd w:val="clear" w:color="auto" w:fill="FFFFFF"/>
            <w:vAlign w:val="center"/>
          </w:tcPr>
          <w:p w14:paraId="086D656F" w14:textId="6C114B12" w:rsidR="00C73824" w:rsidRPr="00C702E2" w:rsidRDefault="00C73824" w:rsidP="00C702E2">
            <w:pPr>
              <w:spacing w:before="60" w:after="60" w:line="240" w:lineRule="auto"/>
              <w:jc w:val="left"/>
              <w:rPr>
                <w:ins w:id="2514" w:author="Harin Oh" w:date="2023-12-04T09:37:00Z"/>
                <w:sz w:val="18"/>
                <w:szCs w:val="18"/>
              </w:rPr>
            </w:pPr>
            <w:ins w:id="2515" w:author="Harin Oh" w:date="2023-12-04T09:38:00Z">
              <w:r w:rsidRPr="00C73824">
                <w:rPr>
                  <w:sz w:val="18"/>
                  <w:szCs w:val="18"/>
                </w:rPr>
                <w:t>Identifies the data server for the permit</w:t>
              </w:r>
            </w:ins>
          </w:p>
        </w:tc>
        <w:tc>
          <w:tcPr>
            <w:tcW w:w="804" w:type="dxa"/>
            <w:shd w:val="clear" w:color="auto" w:fill="FFFFFF"/>
            <w:vAlign w:val="center"/>
          </w:tcPr>
          <w:p w14:paraId="67D8F950" w14:textId="5DAD980A" w:rsidR="00C73824" w:rsidRDefault="00C73824" w:rsidP="00C702E2">
            <w:pPr>
              <w:snapToGrid w:val="0"/>
              <w:spacing w:before="60" w:after="60" w:line="240" w:lineRule="auto"/>
              <w:jc w:val="center"/>
              <w:rPr>
                <w:ins w:id="2516" w:author="Harin Oh" w:date="2023-12-04T09:37:00Z"/>
                <w:rFonts w:eastAsia="Malgun Gothic"/>
                <w:sz w:val="18"/>
                <w:szCs w:val="18"/>
                <w:rPrChange w:id="2517" w:author="Harin Oh" w:date="2023-12-04T09:38:00Z">
                  <w:rPr>
                    <w:ins w:id="2518" w:author="Harin Oh" w:date="2023-12-04T09:37:00Z"/>
                    <w:sz w:val="18"/>
                    <w:szCs w:val="18"/>
                  </w:rPr>
                </w:rPrChange>
              </w:rPr>
            </w:pPr>
            <w:ins w:id="2519" w:author="Harin Oh" w:date="2023-12-04T09:38:00Z">
              <w:r>
                <w:rPr>
                  <w:rFonts w:eastAsia="Malgun Gothic" w:hint="eastAsia"/>
                  <w:sz w:val="18"/>
                  <w:szCs w:val="18"/>
                </w:rPr>
                <w:t>0</w:t>
              </w:r>
              <w:r>
                <w:rPr>
                  <w:rFonts w:eastAsia="Malgun Gothic"/>
                  <w:sz w:val="18"/>
                  <w:szCs w:val="18"/>
                </w:rPr>
                <w:t>..1</w:t>
              </w:r>
            </w:ins>
          </w:p>
        </w:tc>
        <w:tc>
          <w:tcPr>
            <w:tcW w:w="2436" w:type="dxa"/>
            <w:shd w:val="clear" w:color="auto" w:fill="FFFFFF"/>
            <w:vAlign w:val="center"/>
          </w:tcPr>
          <w:p w14:paraId="09E14F6D" w14:textId="7B126E97" w:rsidR="00C73824" w:rsidRPr="00C702E2" w:rsidRDefault="00C73824" w:rsidP="00C702E2">
            <w:pPr>
              <w:snapToGrid w:val="0"/>
              <w:spacing w:before="60" w:after="60" w:line="240" w:lineRule="auto"/>
              <w:jc w:val="left"/>
              <w:rPr>
                <w:ins w:id="2520" w:author="Harin Oh" w:date="2023-12-04T09:37:00Z"/>
                <w:sz w:val="18"/>
                <w:szCs w:val="18"/>
              </w:rPr>
            </w:pPr>
            <w:ins w:id="2521" w:author="Harin Oh" w:date="2023-12-04T09:38:00Z">
              <w:r w:rsidRPr="00C73824">
                <w:rPr>
                  <w:sz w:val="18"/>
                  <w:szCs w:val="18"/>
                </w:rPr>
                <w:t>CharacterString</w:t>
              </w:r>
            </w:ins>
          </w:p>
        </w:tc>
        <w:tc>
          <w:tcPr>
            <w:tcW w:w="3060" w:type="dxa"/>
            <w:shd w:val="clear" w:color="auto" w:fill="FFFFFF"/>
            <w:vAlign w:val="center"/>
          </w:tcPr>
          <w:p w14:paraId="23B0C883" w14:textId="77777777" w:rsidR="00C73824" w:rsidRPr="00C702E2" w:rsidRDefault="00C73824" w:rsidP="00C702E2">
            <w:pPr>
              <w:snapToGrid w:val="0"/>
              <w:spacing w:before="60" w:after="60" w:line="240" w:lineRule="auto"/>
              <w:jc w:val="left"/>
              <w:rPr>
                <w:ins w:id="2522" w:author="Harin Oh" w:date="2023-12-04T09:37:00Z"/>
                <w:sz w:val="18"/>
                <w:szCs w:val="18"/>
              </w:rPr>
            </w:pPr>
          </w:p>
        </w:tc>
      </w:tr>
      <w:tr w:rsidR="006C438A" w:rsidRPr="0054360D" w14:paraId="264C480D" w14:textId="77777777" w:rsidTr="00C702E2">
        <w:trPr>
          <w:cantSplit/>
          <w:trHeight w:val="495"/>
          <w:ins w:id="2523" w:author="Greenblue" w:date="2024-02-13T20:10:00Z"/>
        </w:trPr>
        <w:tc>
          <w:tcPr>
            <w:tcW w:w="3060" w:type="dxa"/>
            <w:shd w:val="clear" w:color="auto" w:fill="FFFFFF"/>
            <w:vAlign w:val="center"/>
          </w:tcPr>
          <w:p w14:paraId="00BB43F7" w14:textId="45CFEE46" w:rsidR="006C438A" w:rsidRPr="00C73824" w:rsidRDefault="006C438A" w:rsidP="00C702E2">
            <w:pPr>
              <w:snapToGrid w:val="0"/>
              <w:spacing w:before="60" w:after="60" w:line="240" w:lineRule="auto"/>
              <w:jc w:val="left"/>
              <w:rPr>
                <w:ins w:id="2524" w:author="Greenblue" w:date="2024-02-13T20:10:00Z"/>
                <w:sz w:val="18"/>
                <w:szCs w:val="18"/>
              </w:rPr>
            </w:pPr>
            <w:ins w:id="2525" w:author="Greenblue" w:date="2024-02-13T20:10:00Z">
              <w:r w:rsidRPr="006C438A">
                <w:rPr>
                  <w:sz w:val="18"/>
                  <w:szCs w:val="18"/>
                </w:rPr>
                <w:lastRenderedPageBreak/>
                <w:t>datasetDiscoveryMetadata</w:t>
              </w:r>
            </w:ins>
          </w:p>
        </w:tc>
        <w:tc>
          <w:tcPr>
            <w:tcW w:w="3420" w:type="dxa"/>
            <w:shd w:val="clear" w:color="auto" w:fill="FFFFFF"/>
            <w:vAlign w:val="center"/>
          </w:tcPr>
          <w:p w14:paraId="2B2B19BF" w14:textId="34535B59" w:rsidR="006C438A" w:rsidRPr="00C73824" w:rsidRDefault="006C438A" w:rsidP="00C702E2">
            <w:pPr>
              <w:spacing w:before="60" w:after="60" w:line="240" w:lineRule="auto"/>
              <w:jc w:val="left"/>
              <w:rPr>
                <w:ins w:id="2526" w:author="Greenblue" w:date="2024-02-13T20:10:00Z"/>
                <w:sz w:val="18"/>
                <w:szCs w:val="18"/>
              </w:rPr>
            </w:pPr>
            <w:ins w:id="2527" w:author="Greenblue" w:date="2024-02-13T20:10:00Z">
              <w:r w:rsidRPr="006C438A">
                <w:rPr>
                  <w:sz w:val="18"/>
                  <w:szCs w:val="18"/>
                </w:rPr>
                <w:t>Exchange Catalogues may include or reference discovery metadata for the datasets in the Exchange Set</w:t>
              </w:r>
            </w:ins>
          </w:p>
        </w:tc>
        <w:tc>
          <w:tcPr>
            <w:tcW w:w="804" w:type="dxa"/>
            <w:shd w:val="clear" w:color="auto" w:fill="FFFFFF"/>
            <w:vAlign w:val="center"/>
          </w:tcPr>
          <w:p w14:paraId="2F878503" w14:textId="4C43A139" w:rsidR="006C438A" w:rsidRDefault="006C438A" w:rsidP="00C702E2">
            <w:pPr>
              <w:snapToGrid w:val="0"/>
              <w:spacing w:before="60" w:after="60" w:line="240" w:lineRule="auto"/>
              <w:jc w:val="center"/>
              <w:rPr>
                <w:ins w:id="2528" w:author="Greenblue" w:date="2024-02-13T20:10:00Z"/>
                <w:rFonts w:eastAsia="Malgun Gothic"/>
                <w:sz w:val="18"/>
                <w:szCs w:val="18"/>
              </w:rPr>
            </w:pPr>
            <w:ins w:id="2529" w:author="Greenblue" w:date="2024-02-13T20:10:00Z">
              <w:r w:rsidRPr="006C438A">
                <w:rPr>
                  <w:rFonts w:eastAsia="Malgun Gothic"/>
                  <w:sz w:val="18"/>
                  <w:szCs w:val="18"/>
                </w:rPr>
                <w:t>0..*</w:t>
              </w:r>
            </w:ins>
          </w:p>
        </w:tc>
        <w:tc>
          <w:tcPr>
            <w:tcW w:w="2436" w:type="dxa"/>
            <w:shd w:val="clear" w:color="auto" w:fill="FFFFFF"/>
            <w:vAlign w:val="center"/>
          </w:tcPr>
          <w:p w14:paraId="7D069426" w14:textId="51D7901D" w:rsidR="006C438A" w:rsidRPr="00C73824" w:rsidRDefault="006C438A" w:rsidP="00C702E2">
            <w:pPr>
              <w:snapToGrid w:val="0"/>
              <w:spacing w:before="60" w:after="60" w:line="240" w:lineRule="auto"/>
              <w:jc w:val="left"/>
              <w:rPr>
                <w:ins w:id="2530" w:author="Greenblue" w:date="2024-02-13T20:10:00Z"/>
                <w:sz w:val="18"/>
                <w:szCs w:val="18"/>
              </w:rPr>
            </w:pPr>
            <w:ins w:id="2531" w:author="Greenblue" w:date="2024-02-13T20:10:00Z">
              <w:r w:rsidRPr="006C438A">
                <w:rPr>
                  <w:sz w:val="18"/>
                  <w:szCs w:val="18"/>
                </w:rPr>
                <w:t>Aggregation S100_DatasetDiscoveryMetadata</w:t>
              </w:r>
            </w:ins>
          </w:p>
        </w:tc>
        <w:tc>
          <w:tcPr>
            <w:tcW w:w="3060" w:type="dxa"/>
            <w:shd w:val="clear" w:color="auto" w:fill="FFFFFF"/>
            <w:vAlign w:val="center"/>
          </w:tcPr>
          <w:p w14:paraId="006E6604" w14:textId="77777777" w:rsidR="006C438A" w:rsidRPr="00C702E2" w:rsidRDefault="006C438A" w:rsidP="00C702E2">
            <w:pPr>
              <w:snapToGrid w:val="0"/>
              <w:spacing w:before="60" w:after="60" w:line="240" w:lineRule="auto"/>
              <w:jc w:val="left"/>
              <w:rPr>
                <w:ins w:id="2532" w:author="Greenblue" w:date="2024-02-13T20:10:00Z"/>
                <w:sz w:val="18"/>
                <w:szCs w:val="18"/>
              </w:rPr>
            </w:pPr>
          </w:p>
        </w:tc>
      </w:tr>
      <w:tr w:rsidR="00B413FE" w:rsidRPr="0054360D" w:rsidDel="00C73824" w14:paraId="76398EBC" w14:textId="68792069" w:rsidTr="00C702E2">
        <w:trPr>
          <w:cantSplit/>
          <w:trHeight w:val="495"/>
          <w:del w:id="2533" w:author="Harin Oh" w:date="2023-12-04T09:37:00Z"/>
        </w:trPr>
        <w:tc>
          <w:tcPr>
            <w:tcW w:w="3060" w:type="dxa"/>
            <w:shd w:val="clear" w:color="auto" w:fill="FFFFFF"/>
            <w:vAlign w:val="center"/>
          </w:tcPr>
          <w:p w14:paraId="32B3C628" w14:textId="2BFBA80A" w:rsidR="00B413FE" w:rsidRPr="00C702E2" w:rsidDel="00C73824" w:rsidRDefault="00B413FE" w:rsidP="00C702E2">
            <w:pPr>
              <w:snapToGrid w:val="0"/>
              <w:spacing w:before="60" w:after="60" w:line="240" w:lineRule="auto"/>
              <w:jc w:val="left"/>
              <w:rPr>
                <w:del w:id="2534" w:author="Harin Oh" w:date="2023-12-04T09:37:00Z"/>
                <w:sz w:val="18"/>
                <w:szCs w:val="18"/>
              </w:rPr>
            </w:pPr>
            <w:del w:id="2535" w:author="Harin Oh" w:date="2023-12-04T09:37:00Z">
              <w:r w:rsidRPr="00C702E2" w:rsidDel="00C73824">
                <w:rPr>
                  <w:sz w:val="18"/>
                  <w:szCs w:val="18"/>
                </w:rPr>
                <w:delText>compressionFlag</w:delText>
              </w:r>
            </w:del>
          </w:p>
        </w:tc>
        <w:tc>
          <w:tcPr>
            <w:tcW w:w="3420" w:type="dxa"/>
            <w:shd w:val="clear" w:color="auto" w:fill="FFFFFF"/>
            <w:vAlign w:val="center"/>
          </w:tcPr>
          <w:p w14:paraId="35C5AF25" w14:textId="378FA5A7" w:rsidR="00B413FE" w:rsidRPr="00C702E2" w:rsidDel="00C73824" w:rsidRDefault="00B413FE" w:rsidP="00C702E2">
            <w:pPr>
              <w:snapToGrid w:val="0"/>
              <w:spacing w:before="60" w:after="60" w:line="240" w:lineRule="auto"/>
              <w:jc w:val="left"/>
              <w:rPr>
                <w:del w:id="2536" w:author="Harin Oh" w:date="2023-12-04T09:37:00Z"/>
                <w:sz w:val="18"/>
                <w:szCs w:val="18"/>
              </w:rPr>
            </w:pPr>
            <w:del w:id="2537" w:author="Harin Oh" w:date="2023-12-04T09:37:00Z">
              <w:r w:rsidRPr="00C702E2" w:rsidDel="00C73824">
                <w:rPr>
                  <w:sz w:val="18"/>
                  <w:szCs w:val="18"/>
                </w:rPr>
                <w:delText>Is the data compressed</w:delText>
              </w:r>
            </w:del>
          </w:p>
        </w:tc>
        <w:tc>
          <w:tcPr>
            <w:tcW w:w="804" w:type="dxa"/>
            <w:shd w:val="clear" w:color="auto" w:fill="FFFFFF"/>
            <w:vAlign w:val="center"/>
          </w:tcPr>
          <w:p w14:paraId="7BDCE445" w14:textId="5EEA37D4" w:rsidR="00B413FE" w:rsidRPr="00C702E2" w:rsidDel="00C73824" w:rsidRDefault="00B413FE" w:rsidP="00C702E2">
            <w:pPr>
              <w:snapToGrid w:val="0"/>
              <w:spacing w:before="60" w:after="60" w:line="240" w:lineRule="auto"/>
              <w:jc w:val="center"/>
              <w:rPr>
                <w:del w:id="2538" w:author="Harin Oh" w:date="2023-12-04T09:37:00Z"/>
                <w:sz w:val="18"/>
                <w:szCs w:val="18"/>
              </w:rPr>
            </w:pPr>
            <w:del w:id="2539" w:author="Harin Oh" w:date="2023-12-04T09:37:00Z">
              <w:r w:rsidRPr="00C702E2" w:rsidDel="00C73824">
                <w:rPr>
                  <w:sz w:val="18"/>
                  <w:szCs w:val="18"/>
                </w:rPr>
                <w:delText>0..1</w:delText>
              </w:r>
            </w:del>
          </w:p>
        </w:tc>
        <w:tc>
          <w:tcPr>
            <w:tcW w:w="2436" w:type="dxa"/>
            <w:shd w:val="clear" w:color="auto" w:fill="FFFFFF"/>
            <w:vAlign w:val="center"/>
          </w:tcPr>
          <w:p w14:paraId="642E365B" w14:textId="14E3E663" w:rsidR="00B413FE" w:rsidRPr="00C702E2" w:rsidDel="00C73824" w:rsidRDefault="00B413FE" w:rsidP="00C702E2">
            <w:pPr>
              <w:snapToGrid w:val="0"/>
              <w:spacing w:before="60" w:after="60" w:line="240" w:lineRule="auto"/>
              <w:jc w:val="left"/>
              <w:rPr>
                <w:del w:id="2540" w:author="Harin Oh" w:date="2023-12-04T09:37:00Z"/>
                <w:sz w:val="18"/>
                <w:szCs w:val="18"/>
              </w:rPr>
            </w:pPr>
            <w:del w:id="2541" w:author="Harin Oh" w:date="2023-12-04T09:37:00Z">
              <w:r w:rsidRPr="00C702E2" w:rsidDel="00C73824">
                <w:rPr>
                  <w:sz w:val="18"/>
                  <w:szCs w:val="18"/>
                </w:rPr>
                <w:delText>Boolean</w:delText>
              </w:r>
            </w:del>
          </w:p>
        </w:tc>
        <w:tc>
          <w:tcPr>
            <w:tcW w:w="3060" w:type="dxa"/>
            <w:shd w:val="clear" w:color="auto" w:fill="FFFFFF"/>
            <w:vAlign w:val="center"/>
          </w:tcPr>
          <w:p w14:paraId="5BE834AC" w14:textId="4D2390DC" w:rsidR="00B413FE" w:rsidRPr="00C702E2" w:rsidDel="00C73824" w:rsidRDefault="00B413FE" w:rsidP="00C702E2">
            <w:pPr>
              <w:snapToGrid w:val="0"/>
              <w:spacing w:before="60" w:after="60" w:line="240" w:lineRule="auto"/>
              <w:jc w:val="left"/>
              <w:rPr>
                <w:del w:id="2542" w:author="Harin Oh" w:date="2023-12-04T09:37:00Z"/>
                <w:sz w:val="18"/>
                <w:szCs w:val="18"/>
              </w:rPr>
            </w:pPr>
            <w:del w:id="2543" w:author="Harin Oh" w:date="2023-12-04T09:37:00Z">
              <w:r w:rsidRPr="00C702E2" w:rsidDel="00C73824">
                <w:rPr>
                  <w:sz w:val="18"/>
                  <w:szCs w:val="18"/>
                </w:rPr>
                <w:delText>Yes or No</w:delText>
              </w:r>
            </w:del>
          </w:p>
        </w:tc>
      </w:tr>
      <w:tr w:rsidR="00B413FE" w:rsidRPr="0054360D" w:rsidDel="00C73824" w14:paraId="7EFF0090" w14:textId="6089FAB4" w:rsidTr="00C702E2">
        <w:trPr>
          <w:cantSplit/>
          <w:trHeight w:val="495"/>
          <w:del w:id="2544" w:author="Harin Oh" w:date="2023-12-04T09:37:00Z"/>
        </w:trPr>
        <w:tc>
          <w:tcPr>
            <w:tcW w:w="3060" w:type="dxa"/>
            <w:shd w:val="clear" w:color="auto" w:fill="FFFFFF"/>
            <w:vAlign w:val="center"/>
          </w:tcPr>
          <w:p w14:paraId="4AE6CC6F" w14:textId="096693F3" w:rsidR="00B413FE" w:rsidRPr="00C702E2" w:rsidDel="00C73824" w:rsidRDefault="00B413FE" w:rsidP="00C702E2">
            <w:pPr>
              <w:snapToGrid w:val="0"/>
              <w:spacing w:before="60" w:after="60" w:line="240" w:lineRule="auto"/>
              <w:jc w:val="left"/>
              <w:rPr>
                <w:del w:id="2545" w:author="Harin Oh" w:date="2023-12-04T09:37:00Z"/>
                <w:sz w:val="18"/>
                <w:szCs w:val="18"/>
              </w:rPr>
            </w:pPr>
            <w:del w:id="2546" w:author="Harin Oh" w:date="2023-12-04T09:37:00Z">
              <w:r w:rsidRPr="00C702E2" w:rsidDel="00C73824">
                <w:rPr>
                  <w:sz w:val="18"/>
                  <w:szCs w:val="18"/>
                </w:rPr>
                <w:delText>sourceMedia</w:delText>
              </w:r>
            </w:del>
          </w:p>
        </w:tc>
        <w:tc>
          <w:tcPr>
            <w:tcW w:w="3420" w:type="dxa"/>
            <w:shd w:val="clear" w:color="auto" w:fill="FFFFFF"/>
            <w:vAlign w:val="center"/>
          </w:tcPr>
          <w:p w14:paraId="133D8AAE" w14:textId="125F2F42" w:rsidR="00B413FE" w:rsidRPr="00C702E2" w:rsidDel="00C73824" w:rsidRDefault="00B413FE" w:rsidP="00C702E2">
            <w:pPr>
              <w:snapToGrid w:val="0"/>
              <w:spacing w:before="60" w:after="60" w:line="240" w:lineRule="auto"/>
              <w:jc w:val="left"/>
              <w:rPr>
                <w:del w:id="2547" w:author="Harin Oh" w:date="2023-12-04T09:37:00Z"/>
                <w:sz w:val="18"/>
                <w:szCs w:val="18"/>
              </w:rPr>
            </w:pPr>
            <w:del w:id="2548" w:author="Harin Oh" w:date="2023-12-04T09:37:00Z">
              <w:r w:rsidRPr="00C702E2" w:rsidDel="00C73824">
                <w:rPr>
                  <w:sz w:val="18"/>
                  <w:szCs w:val="18"/>
                </w:rPr>
                <w:delText>Distribution media</w:delText>
              </w:r>
            </w:del>
          </w:p>
        </w:tc>
        <w:tc>
          <w:tcPr>
            <w:tcW w:w="804" w:type="dxa"/>
            <w:shd w:val="clear" w:color="auto" w:fill="FFFFFF"/>
            <w:vAlign w:val="center"/>
          </w:tcPr>
          <w:p w14:paraId="3AFDEC35" w14:textId="11EF4183" w:rsidR="00B413FE" w:rsidRPr="00C702E2" w:rsidDel="00C73824" w:rsidRDefault="00B413FE" w:rsidP="00C702E2">
            <w:pPr>
              <w:snapToGrid w:val="0"/>
              <w:spacing w:before="60" w:after="60" w:line="240" w:lineRule="auto"/>
              <w:jc w:val="center"/>
              <w:rPr>
                <w:del w:id="2549" w:author="Harin Oh" w:date="2023-12-04T09:37:00Z"/>
                <w:sz w:val="18"/>
                <w:szCs w:val="18"/>
              </w:rPr>
            </w:pPr>
            <w:del w:id="2550" w:author="Harin Oh" w:date="2023-12-04T09:37:00Z">
              <w:r w:rsidRPr="00C702E2" w:rsidDel="00C73824">
                <w:rPr>
                  <w:sz w:val="18"/>
                  <w:szCs w:val="18"/>
                </w:rPr>
                <w:delText>0..1</w:delText>
              </w:r>
            </w:del>
          </w:p>
        </w:tc>
        <w:tc>
          <w:tcPr>
            <w:tcW w:w="2436" w:type="dxa"/>
            <w:shd w:val="clear" w:color="auto" w:fill="FFFFFF"/>
            <w:vAlign w:val="center"/>
          </w:tcPr>
          <w:p w14:paraId="3A5B9388" w14:textId="79F85FB2" w:rsidR="00B413FE" w:rsidRPr="00C702E2" w:rsidDel="00C73824" w:rsidRDefault="00B413FE" w:rsidP="00C702E2">
            <w:pPr>
              <w:snapToGrid w:val="0"/>
              <w:spacing w:before="60" w:after="60" w:line="240" w:lineRule="auto"/>
              <w:jc w:val="left"/>
              <w:rPr>
                <w:del w:id="2551" w:author="Harin Oh" w:date="2023-12-04T09:37:00Z"/>
                <w:sz w:val="18"/>
                <w:szCs w:val="18"/>
              </w:rPr>
            </w:pPr>
            <w:del w:id="2552" w:author="Harin Oh" w:date="2023-12-04T09:37:00Z">
              <w:r w:rsidRPr="00C702E2" w:rsidDel="00C73824">
                <w:rPr>
                  <w:sz w:val="18"/>
                  <w:szCs w:val="18"/>
                </w:rPr>
                <w:delText>CharacterString</w:delText>
              </w:r>
            </w:del>
          </w:p>
        </w:tc>
        <w:tc>
          <w:tcPr>
            <w:tcW w:w="3060" w:type="dxa"/>
            <w:shd w:val="clear" w:color="auto" w:fill="FFFFFF"/>
            <w:vAlign w:val="center"/>
          </w:tcPr>
          <w:p w14:paraId="66379FEC" w14:textId="487C3855" w:rsidR="00B413FE" w:rsidRPr="00C702E2" w:rsidDel="00C73824" w:rsidRDefault="00B413FE" w:rsidP="00C702E2">
            <w:pPr>
              <w:snapToGrid w:val="0"/>
              <w:spacing w:before="60" w:after="60" w:line="240" w:lineRule="auto"/>
              <w:jc w:val="left"/>
              <w:rPr>
                <w:del w:id="2553" w:author="Harin Oh" w:date="2023-12-04T09:37:00Z"/>
                <w:sz w:val="18"/>
                <w:szCs w:val="18"/>
              </w:rPr>
            </w:pPr>
          </w:p>
        </w:tc>
      </w:tr>
      <w:tr w:rsidR="00B413FE" w:rsidRPr="0054360D" w:rsidDel="00C73824" w14:paraId="14708B92" w14:textId="708CD72F" w:rsidTr="00C702E2">
        <w:trPr>
          <w:cantSplit/>
          <w:trHeight w:val="495"/>
          <w:del w:id="2554" w:author="Harin Oh" w:date="2023-12-04T09:37:00Z"/>
        </w:trPr>
        <w:tc>
          <w:tcPr>
            <w:tcW w:w="3060" w:type="dxa"/>
            <w:shd w:val="clear" w:color="auto" w:fill="FFFFFF"/>
            <w:vAlign w:val="center"/>
          </w:tcPr>
          <w:p w14:paraId="17C5A0BB" w14:textId="16A901DA" w:rsidR="00B413FE" w:rsidRPr="00C702E2" w:rsidDel="00C73824" w:rsidRDefault="00B413FE" w:rsidP="00C702E2">
            <w:pPr>
              <w:snapToGrid w:val="0"/>
              <w:spacing w:before="60" w:after="60" w:line="240" w:lineRule="auto"/>
              <w:jc w:val="left"/>
              <w:rPr>
                <w:del w:id="2555" w:author="Harin Oh" w:date="2023-12-04T09:37:00Z"/>
                <w:sz w:val="18"/>
                <w:szCs w:val="18"/>
              </w:rPr>
            </w:pPr>
            <w:del w:id="2556" w:author="Harin Oh" w:date="2023-12-04T09:37:00Z">
              <w:r w:rsidRPr="00C702E2" w:rsidDel="00C73824">
                <w:rPr>
                  <w:sz w:val="18"/>
                  <w:szCs w:val="18"/>
                </w:rPr>
                <w:delText>replacedData</w:delText>
              </w:r>
            </w:del>
          </w:p>
        </w:tc>
        <w:tc>
          <w:tcPr>
            <w:tcW w:w="3420" w:type="dxa"/>
            <w:shd w:val="clear" w:color="auto" w:fill="FFFFFF"/>
            <w:vAlign w:val="center"/>
          </w:tcPr>
          <w:p w14:paraId="13B3E8B3" w14:textId="0782D5F6" w:rsidR="00B413FE" w:rsidRPr="00C702E2" w:rsidDel="00C73824" w:rsidRDefault="00B413FE" w:rsidP="00C702E2">
            <w:pPr>
              <w:snapToGrid w:val="0"/>
              <w:spacing w:before="60" w:after="60" w:line="240" w:lineRule="auto"/>
              <w:jc w:val="left"/>
              <w:rPr>
                <w:del w:id="2557" w:author="Harin Oh" w:date="2023-12-04T09:37:00Z"/>
                <w:sz w:val="18"/>
                <w:szCs w:val="18"/>
              </w:rPr>
            </w:pPr>
            <w:del w:id="2558" w:author="Harin Oh" w:date="2023-12-04T09:37:00Z">
              <w:r w:rsidRPr="00C702E2" w:rsidDel="00C73824">
                <w:rPr>
                  <w:sz w:val="18"/>
                  <w:szCs w:val="18"/>
                </w:rPr>
                <w:delText>If a data file is cancelled is it replaced by another data file</w:delText>
              </w:r>
            </w:del>
          </w:p>
        </w:tc>
        <w:tc>
          <w:tcPr>
            <w:tcW w:w="804" w:type="dxa"/>
            <w:shd w:val="clear" w:color="auto" w:fill="FFFFFF"/>
            <w:vAlign w:val="center"/>
          </w:tcPr>
          <w:p w14:paraId="77F2C86E" w14:textId="3DD3D0CC" w:rsidR="00B413FE" w:rsidRPr="00C702E2" w:rsidDel="00C73824" w:rsidRDefault="00B413FE" w:rsidP="00C702E2">
            <w:pPr>
              <w:snapToGrid w:val="0"/>
              <w:spacing w:before="60" w:after="60" w:line="240" w:lineRule="auto"/>
              <w:jc w:val="center"/>
              <w:rPr>
                <w:del w:id="2559" w:author="Harin Oh" w:date="2023-12-04T09:37:00Z"/>
                <w:sz w:val="18"/>
                <w:szCs w:val="18"/>
              </w:rPr>
            </w:pPr>
            <w:del w:id="2560" w:author="Harin Oh" w:date="2023-12-04T09:37:00Z">
              <w:r w:rsidRPr="00C702E2" w:rsidDel="00C73824">
                <w:rPr>
                  <w:sz w:val="18"/>
                  <w:szCs w:val="18"/>
                </w:rPr>
                <w:delText>0..1</w:delText>
              </w:r>
            </w:del>
          </w:p>
        </w:tc>
        <w:tc>
          <w:tcPr>
            <w:tcW w:w="2436" w:type="dxa"/>
            <w:shd w:val="clear" w:color="auto" w:fill="FFFFFF"/>
            <w:vAlign w:val="center"/>
          </w:tcPr>
          <w:p w14:paraId="38002703" w14:textId="09891601" w:rsidR="00B413FE" w:rsidRPr="00C702E2" w:rsidDel="00C73824" w:rsidRDefault="00B413FE" w:rsidP="00C702E2">
            <w:pPr>
              <w:snapToGrid w:val="0"/>
              <w:spacing w:before="60" w:after="60" w:line="240" w:lineRule="auto"/>
              <w:jc w:val="left"/>
              <w:rPr>
                <w:del w:id="2561" w:author="Harin Oh" w:date="2023-12-04T09:37:00Z"/>
                <w:sz w:val="18"/>
                <w:szCs w:val="18"/>
              </w:rPr>
            </w:pPr>
            <w:del w:id="2562" w:author="Harin Oh" w:date="2023-12-04T09:37:00Z">
              <w:r w:rsidRPr="00C702E2" w:rsidDel="00C73824">
                <w:rPr>
                  <w:sz w:val="18"/>
                  <w:szCs w:val="18"/>
                </w:rPr>
                <w:delText>Boolean</w:delText>
              </w:r>
            </w:del>
          </w:p>
        </w:tc>
        <w:tc>
          <w:tcPr>
            <w:tcW w:w="3060" w:type="dxa"/>
            <w:shd w:val="clear" w:color="auto" w:fill="FFFFFF"/>
            <w:vAlign w:val="center"/>
          </w:tcPr>
          <w:p w14:paraId="78E56C16" w14:textId="6B1DC7F4" w:rsidR="00B413FE" w:rsidRPr="00C702E2" w:rsidDel="00C73824" w:rsidRDefault="00B413FE" w:rsidP="00C702E2">
            <w:pPr>
              <w:snapToGrid w:val="0"/>
              <w:spacing w:before="60" w:after="60" w:line="240" w:lineRule="auto"/>
              <w:jc w:val="left"/>
              <w:rPr>
                <w:del w:id="2563" w:author="Harin Oh" w:date="2023-12-04T09:37:00Z"/>
                <w:sz w:val="18"/>
                <w:szCs w:val="18"/>
              </w:rPr>
            </w:pPr>
          </w:p>
        </w:tc>
      </w:tr>
      <w:tr w:rsidR="00B413FE" w:rsidRPr="009063C9" w:rsidDel="00C73824" w14:paraId="445F25F8" w14:textId="6A141ACB" w:rsidTr="00C702E2">
        <w:trPr>
          <w:cantSplit/>
          <w:trHeight w:val="495"/>
          <w:del w:id="2564" w:author="Harin Oh" w:date="2023-12-04T09:37:00Z"/>
        </w:trPr>
        <w:tc>
          <w:tcPr>
            <w:tcW w:w="3060" w:type="dxa"/>
            <w:shd w:val="clear" w:color="auto" w:fill="FFFFFF"/>
            <w:vAlign w:val="center"/>
          </w:tcPr>
          <w:p w14:paraId="3CA71204" w14:textId="2E0EFB01" w:rsidR="00B413FE" w:rsidRPr="009063C9" w:rsidDel="00C73824" w:rsidRDefault="00B413FE" w:rsidP="00C702E2">
            <w:pPr>
              <w:snapToGrid w:val="0"/>
              <w:spacing w:before="60" w:after="60" w:line="240" w:lineRule="auto"/>
              <w:jc w:val="left"/>
              <w:rPr>
                <w:del w:id="2565" w:author="Harin Oh" w:date="2023-12-04T09:37:00Z"/>
                <w:sz w:val="18"/>
                <w:szCs w:val="18"/>
              </w:rPr>
            </w:pPr>
            <w:del w:id="2566" w:author="Harin Oh" w:date="2023-12-04T09:37:00Z">
              <w:r w:rsidRPr="009063C9" w:rsidDel="00C73824">
                <w:rPr>
                  <w:sz w:val="18"/>
                  <w:szCs w:val="18"/>
                </w:rPr>
                <w:delText>dataReplacement</w:delText>
              </w:r>
            </w:del>
          </w:p>
        </w:tc>
        <w:tc>
          <w:tcPr>
            <w:tcW w:w="3420" w:type="dxa"/>
            <w:shd w:val="clear" w:color="auto" w:fill="FFFFFF"/>
            <w:vAlign w:val="center"/>
          </w:tcPr>
          <w:p w14:paraId="706B0335" w14:textId="5B558A42" w:rsidR="00B413FE" w:rsidRPr="009063C9" w:rsidDel="00C73824" w:rsidRDefault="00B413FE" w:rsidP="00C702E2">
            <w:pPr>
              <w:snapToGrid w:val="0"/>
              <w:spacing w:before="60" w:after="60" w:line="240" w:lineRule="auto"/>
              <w:jc w:val="left"/>
              <w:rPr>
                <w:del w:id="2567" w:author="Harin Oh" w:date="2023-12-04T09:37:00Z"/>
                <w:sz w:val="18"/>
                <w:szCs w:val="18"/>
              </w:rPr>
            </w:pPr>
            <w:del w:id="2568" w:author="Harin Oh" w:date="2023-12-04T09:37:00Z">
              <w:r w:rsidRPr="009063C9" w:rsidDel="00C73824">
                <w:rPr>
                  <w:sz w:val="18"/>
                  <w:szCs w:val="18"/>
                </w:rPr>
                <w:delText>Cell name</w:delText>
              </w:r>
            </w:del>
          </w:p>
        </w:tc>
        <w:tc>
          <w:tcPr>
            <w:tcW w:w="804" w:type="dxa"/>
            <w:shd w:val="clear" w:color="auto" w:fill="FFFFFF"/>
            <w:vAlign w:val="center"/>
          </w:tcPr>
          <w:p w14:paraId="54670DB3" w14:textId="28E39FEE" w:rsidR="00B413FE" w:rsidRPr="009063C9" w:rsidDel="00C73824" w:rsidRDefault="00B413FE" w:rsidP="00C702E2">
            <w:pPr>
              <w:snapToGrid w:val="0"/>
              <w:spacing w:before="60" w:after="60" w:line="240" w:lineRule="auto"/>
              <w:jc w:val="center"/>
              <w:rPr>
                <w:del w:id="2569" w:author="Harin Oh" w:date="2023-12-04T09:37:00Z"/>
                <w:sz w:val="18"/>
                <w:szCs w:val="18"/>
              </w:rPr>
            </w:pPr>
            <w:del w:id="2570" w:author="Harin Oh" w:date="2023-12-04T09:37:00Z">
              <w:r w:rsidRPr="009063C9" w:rsidDel="00C73824">
                <w:rPr>
                  <w:sz w:val="18"/>
                  <w:szCs w:val="18"/>
                </w:rPr>
                <w:delText>0..1</w:delText>
              </w:r>
            </w:del>
          </w:p>
        </w:tc>
        <w:tc>
          <w:tcPr>
            <w:tcW w:w="2436" w:type="dxa"/>
            <w:shd w:val="clear" w:color="auto" w:fill="FFFFFF"/>
            <w:vAlign w:val="center"/>
          </w:tcPr>
          <w:p w14:paraId="10857933" w14:textId="76AD6F2D" w:rsidR="00B413FE" w:rsidRPr="009063C9" w:rsidDel="00C73824" w:rsidRDefault="00B413FE" w:rsidP="00C702E2">
            <w:pPr>
              <w:snapToGrid w:val="0"/>
              <w:spacing w:before="60" w:after="60" w:line="240" w:lineRule="auto"/>
              <w:jc w:val="left"/>
              <w:rPr>
                <w:del w:id="2571" w:author="Harin Oh" w:date="2023-12-04T09:37:00Z"/>
                <w:sz w:val="18"/>
                <w:szCs w:val="18"/>
              </w:rPr>
            </w:pPr>
            <w:del w:id="2572" w:author="Harin Oh" w:date="2023-12-04T09:37:00Z">
              <w:r w:rsidRPr="009063C9" w:rsidDel="00C73824">
                <w:rPr>
                  <w:sz w:val="18"/>
                  <w:szCs w:val="18"/>
                </w:rPr>
                <w:delText>CharacterString</w:delText>
              </w:r>
            </w:del>
          </w:p>
        </w:tc>
        <w:tc>
          <w:tcPr>
            <w:tcW w:w="3060" w:type="dxa"/>
            <w:shd w:val="clear" w:color="auto" w:fill="FFFFFF"/>
            <w:vAlign w:val="center"/>
          </w:tcPr>
          <w:p w14:paraId="6B8765F4" w14:textId="768F148B" w:rsidR="00B413FE" w:rsidRPr="009063C9" w:rsidDel="00C73824" w:rsidRDefault="00B413FE" w:rsidP="00C702E2">
            <w:pPr>
              <w:snapToGrid w:val="0"/>
              <w:spacing w:before="60" w:after="60" w:line="240" w:lineRule="auto"/>
              <w:jc w:val="left"/>
              <w:rPr>
                <w:del w:id="2573" w:author="Harin Oh" w:date="2023-12-04T09:37:00Z"/>
                <w:sz w:val="18"/>
                <w:szCs w:val="18"/>
              </w:rPr>
            </w:pPr>
          </w:p>
        </w:tc>
      </w:tr>
      <w:tr w:rsidR="00262EA5" w:rsidRPr="009063C9" w:rsidDel="00C73824" w14:paraId="42613791" w14:textId="31BB69A3" w:rsidTr="00C702E2">
        <w:trPr>
          <w:cantSplit/>
          <w:trHeight w:val="495"/>
          <w:del w:id="2574" w:author="Harin Oh" w:date="2023-12-04T09:37:00Z"/>
        </w:trPr>
        <w:tc>
          <w:tcPr>
            <w:tcW w:w="3060" w:type="dxa"/>
            <w:shd w:val="clear" w:color="auto" w:fill="FFFFFF"/>
            <w:vAlign w:val="center"/>
          </w:tcPr>
          <w:p w14:paraId="31D0229B" w14:textId="721B8D39" w:rsidR="00262EA5" w:rsidRPr="009063C9" w:rsidDel="00C73824" w:rsidRDefault="00262EA5" w:rsidP="00262EA5">
            <w:pPr>
              <w:snapToGrid w:val="0"/>
              <w:spacing w:before="60" w:after="60" w:line="240" w:lineRule="auto"/>
              <w:jc w:val="left"/>
              <w:rPr>
                <w:del w:id="2575" w:author="Harin Oh" w:date="2023-12-04T09:37:00Z"/>
                <w:sz w:val="18"/>
                <w:szCs w:val="18"/>
              </w:rPr>
            </w:pPr>
            <w:del w:id="2576" w:author="Harin Oh" w:date="2023-12-04T09:37:00Z">
              <w:r w:rsidRPr="009063C9" w:rsidDel="00C73824">
                <w:rPr>
                  <w:sz w:val="18"/>
                  <w:szCs w:val="18"/>
                </w:rPr>
                <w:delText>datasetDiscoveryMetadata</w:delText>
              </w:r>
            </w:del>
          </w:p>
        </w:tc>
        <w:tc>
          <w:tcPr>
            <w:tcW w:w="3420" w:type="dxa"/>
            <w:shd w:val="clear" w:color="auto" w:fill="FFFFFF"/>
            <w:vAlign w:val="center"/>
          </w:tcPr>
          <w:p w14:paraId="18CC5353" w14:textId="45705C72" w:rsidR="00262EA5" w:rsidRPr="009063C9" w:rsidDel="00C73824" w:rsidRDefault="00262EA5" w:rsidP="00262EA5">
            <w:pPr>
              <w:snapToGrid w:val="0"/>
              <w:spacing w:before="60" w:after="60" w:line="240" w:lineRule="auto"/>
              <w:jc w:val="left"/>
              <w:rPr>
                <w:del w:id="2577" w:author="Harin Oh" w:date="2023-12-04T09:37:00Z"/>
                <w:sz w:val="18"/>
                <w:szCs w:val="18"/>
              </w:rPr>
            </w:pPr>
            <w:del w:id="2578" w:author="Harin Oh" w:date="2023-12-04T09:37:00Z">
              <w:r w:rsidRPr="009063C9" w:rsidDel="00C73824">
                <w:rPr>
                  <w:sz w:val="18"/>
                  <w:szCs w:val="18"/>
                </w:rPr>
                <w:delText>Exchange catalogues may include or reference discovery metadata for the datasets in the exchange set</w:delText>
              </w:r>
            </w:del>
          </w:p>
        </w:tc>
        <w:tc>
          <w:tcPr>
            <w:tcW w:w="804" w:type="dxa"/>
            <w:shd w:val="clear" w:color="auto" w:fill="FFFFFF"/>
            <w:vAlign w:val="center"/>
          </w:tcPr>
          <w:p w14:paraId="71A567C6" w14:textId="01CB92DA" w:rsidR="00262EA5" w:rsidRPr="009063C9" w:rsidDel="00C73824" w:rsidRDefault="00262EA5" w:rsidP="00262EA5">
            <w:pPr>
              <w:snapToGrid w:val="0"/>
              <w:spacing w:before="60" w:after="60" w:line="240" w:lineRule="auto"/>
              <w:jc w:val="center"/>
              <w:rPr>
                <w:del w:id="2579" w:author="Harin Oh" w:date="2023-12-04T09:37:00Z"/>
                <w:sz w:val="18"/>
                <w:szCs w:val="18"/>
              </w:rPr>
            </w:pPr>
            <w:del w:id="2580" w:author="Harin Oh" w:date="2023-12-04T09:37:00Z">
              <w:r w:rsidRPr="009063C9" w:rsidDel="00C73824">
                <w:rPr>
                  <w:sz w:val="18"/>
                  <w:szCs w:val="18"/>
                </w:rPr>
                <w:delText>0..*</w:delText>
              </w:r>
            </w:del>
          </w:p>
        </w:tc>
        <w:tc>
          <w:tcPr>
            <w:tcW w:w="2436" w:type="dxa"/>
            <w:shd w:val="clear" w:color="auto" w:fill="FFFFFF"/>
            <w:vAlign w:val="center"/>
          </w:tcPr>
          <w:p w14:paraId="718B01DA" w14:textId="589A12A0" w:rsidR="00262EA5" w:rsidRPr="009063C9" w:rsidDel="00C73824" w:rsidRDefault="00262EA5" w:rsidP="00262EA5">
            <w:pPr>
              <w:snapToGrid w:val="0"/>
              <w:spacing w:before="60" w:after="60" w:line="240" w:lineRule="auto"/>
              <w:jc w:val="left"/>
              <w:rPr>
                <w:del w:id="2581" w:author="Harin Oh" w:date="2023-12-04T09:37:00Z"/>
                <w:sz w:val="18"/>
                <w:szCs w:val="18"/>
              </w:rPr>
            </w:pPr>
            <w:del w:id="2582" w:author="Harin Oh" w:date="2023-12-04T09:37:00Z">
              <w:r w:rsidRPr="009063C9" w:rsidDel="00C73824">
                <w:rPr>
                  <w:sz w:val="18"/>
                  <w:szCs w:val="18"/>
                </w:rPr>
                <w:delText>Aggregation S100_DatasetDiscoveryMetadata</w:delText>
              </w:r>
            </w:del>
          </w:p>
        </w:tc>
        <w:tc>
          <w:tcPr>
            <w:tcW w:w="3060" w:type="dxa"/>
            <w:shd w:val="clear" w:color="auto" w:fill="FFFFFF"/>
            <w:vAlign w:val="center"/>
          </w:tcPr>
          <w:p w14:paraId="7CD2E9D3" w14:textId="29C97C89" w:rsidR="00262EA5" w:rsidRPr="009063C9" w:rsidDel="00C73824" w:rsidRDefault="00262EA5" w:rsidP="00262EA5">
            <w:pPr>
              <w:snapToGrid w:val="0"/>
              <w:spacing w:before="60" w:after="60" w:line="240" w:lineRule="auto"/>
              <w:jc w:val="left"/>
              <w:rPr>
                <w:del w:id="2583" w:author="Harin Oh" w:date="2023-12-04T09:37:00Z"/>
                <w:sz w:val="18"/>
                <w:szCs w:val="18"/>
              </w:rPr>
            </w:pPr>
          </w:p>
        </w:tc>
      </w:tr>
      <w:tr w:rsidR="00262EA5" w:rsidRPr="009063C9" w14:paraId="54DD73FA" w14:textId="77777777" w:rsidTr="00C702E2">
        <w:trPr>
          <w:cantSplit/>
          <w:trHeight w:val="495"/>
        </w:trPr>
        <w:tc>
          <w:tcPr>
            <w:tcW w:w="3060" w:type="dxa"/>
            <w:shd w:val="clear" w:color="auto" w:fill="FFFFFF"/>
            <w:vAlign w:val="center"/>
          </w:tcPr>
          <w:p w14:paraId="6256C235" w14:textId="20100E80" w:rsidR="00262EA5" w:rsidRPr="009063C9" w:rsidRDefault="00C73824" w:rsidP="00262EA5">
            <w:pPr>
              <w:snapToGrid w:val="0"/>
              <w:spacing w:before="60" w:after="60" w:line="240" w:lineRule="auto"/>
              <w:jc w:val="left"/>
              <w:rPr>
                <w:sz w:val="18"/>
                <w:szCs w:val="18"/>
              </w:rPr>
            </w:pPr>
            <w:ins w:id="2584" w:author="Harin Oh" w:date="2023-12-04T09:36:00Z">
              <w:r w:rsidRPr="00C73824">
                <w:rPr>
                  <w:sz w:val="18"/>
                  <w:szCs w:val="18"/>
                </w:rPr>
                <w:t>catalogueDiscoveryMetadata</w:t>
              </w:r>
            </w:ins>
            <w:del w:id="2585" w:author="Harin Oh" w:date="2023-12-04T09:36:00Z">
              <w:r w:rsidR="00262EA5" w:rsidRPr="009063C9" w:rsidDel="00C73824">
                <w:rPr>
                  <w:sz w:val="18"/>
                  <w:szCs w:val="18"/>
                </w:rPr>
                <w:delText>--</w:delText>
              </w:r>
            </w:del>
          </w:p>
        </w:tc>
        <w:tc>
          <w:tcPr>
            <w:tcW w:w="3420" w:type="dxa"/>
            <w:shd w:val="clear" w:color="auto" w:fill="FFFFFF"/>
            <w:vAlign w:val="center"/>
          </w:tcPr>
          <w:p w14:paraId="35654C23" w14:textId="3F330025" w:rsidR="00262EA5" w:rsidRPr="009063C9" w:rsidRDefault="00262EA5" w:rsidP="00262EA5">
            <w:pPr>
              <w:snapToGrid w:val="0"/>
              <w:spacing w:before="60" w:after="60" w:line="240" w:lineRule="auto"/>
              <w:jc w:val="left"/>
              <w:rPr>
                <w:sz w:val="18"/>
                <w:szCs w:val="18"/>
              </w:rPr>
            </w:pPr>
            <w:r w:rsidRPr="009063C9">
              <w:rPr>
                <w:sz w:val="18"/>
                <w:szCs w:val="18"/>
              </w:rPr>
              <w:t>Metadata for catalogue</w:t>
            </w:r>
          </w:p>
        </w:tc>
        <w:tc>
          <w:tcPr>
            <w:tcW w:w="804" w:type="dxa"/>
            <w:shd w:val="clear" w:color="auto" w:fill="FFFFFF"/>
            <w:vAlign w:val="center"/>
          </w:tcPr>
          <w:p w14:paraId="0A26AF3D" w14:textId="22995F70"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68A0DAC5" w14:textId="77777777" w:rsidR="00C73824" w:rsidRPr="00C73824" w:rsidRDefault="00C73824" w:rsidP="00C73824">
            <w:pPr>
              <w:snapToGrid w:val="0"/>
              <w:spacing w:before="60" w:after="60" w:line="240" w:lineRule="auto"/>
              <w:jc w:val="left"/>
              <w:rPr>
                <w:ins w:id="2586" w:author="Harin Oh" w:date="2023-12-04T09:36:00Z"/>
                <w:sz w:val="18"/>
                <w:szCs w:val="18"/>
              </w:rPr>
            </w:pPr>
            <w:ins w:id="2587" w:author="Harin Oh" w:date="2023-12-04T09:36:00Z">
              <w:r w:rsidRPr="00C73824">
                <w:rPr>
                  <w:sz w:val="18"/>
                  <w:szCs w:val="18"/>
                </w:rPr>
                <w:t xml:space="preserve">Aggregation </w:t>
              </w:r>
            </w:ins>
          </w:p>
          <w:p w14:paraId="091D6672" w14:textId="38749385" w:rsidR="00262EA5" w:rsidRPr="009063C9" w:rsidRDefault="00C73824" w:rsidP="00C73824">
            <w:pPr>
              <w:snapToGrid w:val="0"/>
              <w:spacing w:before="60" w:after="60" w:line="240" w:lineRule="auto"/>
              <w:jc w:val="left"/>
              <w:rPr>
                <w:sz w:val="18"/>
                <w:szCs w:val="18"/>
              </w:rPr>
            </w:pPr>
            <w:ins w:id="2588" w:author="Harin Oh" w:date="2023-12-04T09:36:00Z">
              <w:r w:rsidRPr="00C73824">
                <w:rPr>
                  <w:sz w:val="18"/>
                  <w:szCs w:val="18"/>
                </w:rPr>
                <w:t>S100_CatalogueDiscoveryMetadata</w:t>
              </w:r>
              <w:r w:rsidRPr="00C73824">
                <w:rPr>
                  <w:sz w:val="18"/>
                  <w:szCs w:val="18"/>
                </w:rPr>
                <w:cr/>
              </w:r>
            </w:ins>
            <w:del w:id="2589" w:author="Harin Oh" w:date="2023-12-04T09:36:00Z">
              <w:r w:rsidR="00262EA5" w:rsidRPr="009063C9" w:rsidDel="00C73824">
                <w:rPr>
                  <w:sz w:val="18"/>
                  <w:szCs w:val="18"/>
                </w:rPr>
                <w:delText>Aggregation S100_CatalogueMetadata</w:delText>
              </w:r>
            </w:del>
          </w:p>
        </w:tc>
        <w:tc>
          <w:tcPr>
            <w:tcW w:w="3060" w:type="dxa"/>
            <w:shd w:val="clear" w:color="auto" w:fill="FFFFFF"/>
            <w:vAlign w:val="center"/>
          </w:tcPr>
          <w:p w14:paraId="47EFC821" w14:textId="1F4EF6F0" w:rsidR="00262EA5" w:rsidRPr="009063C9" w:rsidRDefault="00262EA5" w:rsidP="00262EA5">
            <w:pPr>
              <w:snapToGrid w:val="0"/>
              <w:spacing w:before="60" w:after="60" w:line="240" w:lineRule="auto"/>
              <w:jc w:val="left"/>
              <w:rPr>
                <w:sz w:val="18"/>
                <w:szCs w:val="18"/>
              </w:rPr>
            </w:pPr>
            <w:r w:rsidRPr="009063C9">
              <w:rPr>
                <w:sz w:val="18"/>
                <w:szCs w:val="18"/>
              </w:rPr>
              <w:t>Metadata for the feature, portrayal, and interoperability catalogues, if any</w:t>
            </w:r>
          </w:p>
        </w:tc>
      </w:tr>
      <w:tr w:rsidR="00262EA5" w:rsidRPr="009063C9" w14:paraId="155C4010" w14:textId="77777777" w:rsidTr="00C702E2">
        <w:trPr>
          <w:cantSplit/>
          <w:trHeight w:val="495"/>
        </w:trPr>
        <w:tc>
          <w:tcPr>
            <w:tcW w:w="3060" w:type="dxa"/>
            <w:shd w:val="clear" w:color="auto" w:fill="FFFFFF"/>
            <w:vAlign w:val="center"/>
          </w:tcPr>
          <w:p w14:paraId="76DFF820" w14:textId="33640644" w:rsidR="00262EA5" w:rsidRPr="009063C9" w:rsidRDefault="00262EA5" w:rsidP="00262EA5">
            <w:pPr>
              <w:snapToGrid w:val="0"/>
              <w:spacing w:before="60" w:after="60" w:line="240" w:lineRule="auto"/>
              <w:jc w:val="left"/>
              <w:rPr>
                <w:sz w:val="18"/>
                <w:szCs w:val="18"/>
              </w:rPr>
            </w:pPr>
            <w:r w:rsidRPr="009063C9">
              <w:rPr>
                <w:sz w:val="18"/>
                <w:szCs w:val="18"/>
              </w:rPr>
              <w:t>supportFileDiscoveryMetadata</w:t>
            </w:r>
          </w:p>
        </w:tc>
        <w:tc>
          <w:tcPr>
            <w:tcW w:w="3420" w:type="dxa"/>
            <w:shd w:val="clear" w:color="auto" w:fill="FFFFFF"/>
            <w:vAlign w:val="center"/>
          </w:tcPr>
          <w:p w14:paraId="093EDD89" w14:textId="1F513792" w:rsidR="00262EA5" w:rsidRPr="009063C9" w:rsidRDefault="00262EA5" w:rsidP="00262EA5">
            <w:pPr>
              <w:snapToGrid w:val="0"/>
              <w:spacing w:before="60" w:after="60" w:line="240" w:lineRule="auto"/>
              <w:jc w:val="left"/>
              <w:rPr>
                <w:sz w:val="18"/>
                <w:szCs w:val="18"/>
              </w:rPr>
            </w:pPr>
            <w:r w:rsidRPr="009063C9">
              <w:rPr>
                <w:sz w:val="18"/>
                <w:szCs w:val="18"/>
              </w:rPr>
              <w:t>Exchange catalogues may include or reference discovery metadata for the support files in the exchange set</w:t>
            </w:r>
          </w:p>
        </w:tc>
        <w:tc>
          <w:tcPr>
            <w:tcW w:w="804" w:type="dxa"/>
            <w:shd w:val="clear" w:color="auto" w:fill="FFFFFF"/>
            <w:vAlign w:val="center"/>
          </w:tcPr>
          <w:p w14:paraId="4BC598A0" w14:textId="09CD9FDA"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767D1361" w14:textId="307A306F" w:rsidR="00262EA5" w:rsidRPr="009063C9" w:rsidRDefault="00262EA5" w:rsidP="00262EA5">
            <w:pPr>
              <w:snapToGrid w:val="0"/>
              <w:spacing w:before="60" w:after="60" w:line="240" w:lineRule="auto"/>
              <w:jc w:val="left"/>
              <w:rPr>
                <w:sz w:val="18"/>
                <w:szCs w:val="18"/>
              </w:rPr>
            </w:pPr>
            <w:r w:rsidRPr="009063C9">
              <w:rPr>
                <w:sz w:val="18"/>
                <w:szCs w:val="18"/>
              </w:rPr>
              <w:t>Aggregation S100_SupportFileDiscoveryMetadata</w:t>
            </w:r>
          </w:p>
        </w:tc>
        <w:tc>
          <w:tcPr>
            <w:tcW w:w="3060" w:type="dxa"/>
            <w:shd w:val="clear" w:color="auto" w:fill="FFFFFF"/>
            <w:vAlign w:val="center"/>
          </w:tcPr>
          <w:p w14:paraId="375D679A" w14:textId="77777777" w:rsidR="00262EA5" w:rsidRPr="009063C9" w:rsidRDefault="00262EA5" w:rsidP="00262EA5">
            <w:pPr>
              <w:snapToGrid w:val="0"/>
              <w:spacing w:before="60" w:after="60" w:line="240" w:lineRule="auto"/>
              <w:jc w:val="left"/>
              <w:rPr>
                <w:sz w:val="18"/>
                <w:szCs w:val="18"/>
              </w:rPr>
            </w:pPr>
          </w:p>
        </w:tc>
      </w:tr>
    </w:tbl>
    <w:p w14:paraId="11407D54" w14:textId="77777777" w:rsidR="00B413FE" w:rsidRPr="00AC657D" w:rsidRDefault="00B413FE" w:rsidP="0054360D">
      <w:pPr>
        <w:spacing w:beforeLines="40" w:before="96" w:afterLines="40" w:after="96" w:line="240" w:lineRule="auto"/>
        <w:rPr>
          <w:sz w:val="10"/>
          <w:szCs w:val="19"/>
        </w:rPr>
      </w:pPr>
    </w:p>
    <w:p w14:paraId="7214B802" w14:textId="22EFA114" w:rsidR="00B413FE" w:rsidRPr="0054360D" w:rsidRDefault="00B413FE">
      <w:pPr>
        <w:pStyle w:val="Heading4"/>
        <w:pPrChange w:id="2590" w:author="Greenblue" w:date="2024-02-13T20:13:00Z">
          <w:pPr>
            <w:pStyle w:val="Heading3"/>
            <w:spacing w:beforeLines="40" w:before="96" w:afterLines="40" w:after="96" w:line="240" w:lineRule="auto"/>
            <w:ind w:left="8292" w:right="200" w:hanging="8092"/>
          </w:pPr>
        </w:pPrChange>
      </w:pPr>
      <w:bookmarkStart w:id="2591" w:name="_Toc403560565"/>
      <w:bookmarkStart w:id="2592" w:name="_Toc152232610"/>
      <w:r w:rsidRPr="0054360D">
        <w:t>S100_</w:t>
      </w:r>
      <w:ins w:id="2593" w:author="Harin Oh" w:date="2023-12-04T09:40:00Z">
        <w:r w:rsidR="008729A9">
          <w:t>Exchange</w:t>
        </w:r>
      </w:ins>
      <w:r w:rsidRPr="0054360D">
        <w:t>CatalogueIdentifier</w:t>
      </w:r>
      <w:bookmarkEnd w:id="2591"/>
      <w:bookmarkEnd w:id="2592"/>
    </w:p>
    <w:tbl>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2594" w:author="Greenblue" w:date="2024-02-13T20:16:00Z">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060"/>
        <w:tblGridChange w:id="2595">
          <w:tblGrid>
            <w:gridCol w:w="3060"/>
            <w:gridCol w:w="3420"/>
            <w:gridCol w:w="804"/>
            <w:gridCol w:w="2436"/>
            <w:gridCol w:w="3060"/>
          </w:tblGrid>
        </w:tblGridChange>
      </w:tblGrid>
      <w:tr w:rsidR="00B413FE" w:rsidRPr="0054360D" w14:paraId="444C04EB" w14:textId="77777777" w:rsidTr="006073E9">
        <w:trPr>
          <w:trHeight w:val="146"/>
          <w:trPrChange w:id="2596" w:author="Greenblue" w:date="2024-02-13T20:16:00Z">
            <w:trPr>
              <w:trHeight w:val="146"/>
            </w:trPr>
          </w:trPrChange>
        </w:trPr>
        <w:tc>
          <w:tcPr>
            <w:tcW w:w="3060" w:type="dxa"/>
            <w:shd w:val="clear" w:color="auto" w:fill="E7E6E6"/>
            <w:vAlign w:val="center"/>
            <w:tcPrChange w:id="2597" w:author="Greenblue" w:date="2024-02-13T20:16:00Z">
              <w:tcPr>
                <w:tcW w:w="3060" w:type="dxa"/>
                <w:vAlign w:val="center"/>
              </w:tcPr>
            </w:tcPrChange>
          </w:tcPr>
          <w:p w14:paraId="1FE42348"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Change w:id="2598" w:author="Greenblue" w:date="2024-02-13T20:16:00Z">
              <w:tcPr>
                <w:tcW w:w="3420" w:type="dxa"/>
                <w:vAlign w:val="center"/>
              </w:tcPr>
            </w:tcPrChange>
          </w:tcPr>
          <w:p w14:paraId="0E2A530E"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E7E6E6"/>
            <w:vAlign w:val="center"/>
            <w:tcPrChange w:id="2599" w:author="Greenblue" w:date="2024-02-13T20:16:00Z">
              <w:tcPr>
                <w:tcW w:w="804" w:type="dxa"/>
                <w:vAlign w:val="center"/>
              </w:tcPr>
            </w:tcPrChange>
          </w:tcPr>
          <w:p w14:paraId="08C10805"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E7E6E6"/>
            <w:vAlign w:val="center"/>
            <w:tcPrChange w:id="2600" w:author="Greenblue" w:date="2024-02-13T20:16:00Z">
              <w:tcPr>
                <w:tcW w:w="2436" w:type="dxa"/>
                <w:vAlign w:val="center"/>
              </w:tcPr>
            </w:tcPrChange>
          </w:tcPr>
          <w:p w14:paraId="705D69AD"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Change w:id="2601" w:author="Greenblue" w:date="2024-02-13T20:16:00Z">
              <w:tcPr>
                <w:tcW w:w="3060" w:type="dxa"/>
                <w:vAlign w:val="center"/>
              </w:tcPr>
            </w:tcPrChange>
          </w:tcPr>
          <w:p w14:paraId="4AAC0516"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BB15015" w14:textId="77777777" w:rsidTr="00AC657D">
        <w:trPr>
          <w:trHeight w:val="20"/>
        </w:trPr>
        <w:tc>
          <w:tcPr>
            <w:tcW w:w="3060" w:type="dxa"/>
            <w:vAlign w:val="center"/>
          </w:tcPr>
          <w:p w14:paraId="336582BD" w14:textId="3D6C5AA4" w:rsidR="00B413FE" w:rsidRPr="00C702E2" w:rsidRDefault="00B413FE" w:rsidP="00C702E2">
            <w:pPr>
              <w:snapToGrid w:val="0"/>
              <w:spacing w:before="60" w:after="60" w:line="240" w:lineRule="auto"/>
              <w:jc w:val="left"/>
              <w:rPr>
                <w:sz w:val="18"/>
                <w:szCs w:val="18"/>
              </w:rPr>
            </w:pPr>
            <w:r w:rsidRPr="00C702E2">
              <w:rPr>
                <w:sz w:val="18"/>
                <w:szCs w:val="18"/>
              </w:rPr>
              <w:t>S100_</w:t>
            </w:r>
            <w:ins w:id="2602" w:author="Harin Oh" w:date="2023-12-04T09:40:00Z">
              <w:r w:rsidR="008729A9">
                <w:rPr>
                  <w:sz w:val="18"/>
                  <w:szCs w:val="18"/>
                </w:rPr>
                <w:t>Exchange</w:t>
              </w:r>
            </w:ins>
            <w:r w:rsidRPr="00C702E2">
              <w:rPr>
                <w:sz w:val="18"/>
                <w:szCs w:val="18"/>
              </w:rPr>
              <w:t>CatalogueIdentifier</w:t>
            </w:r>
          </w:p>
        </w:tc>
        <w:tc>
          <w:tcPr>
            <w:tcW w:w="3420" w:type="dxa"/>
            <w:vAlign w:val="center"/>
          </w:tcPr>
          <w:p w14:paraId="58555E8E" w14:textId="57F5EF2D" w:rsidR="00B413FE" w:rsidRPr="00C702E2" w:rsidRDefault="00AA120E" w:rsidP="00C702E2">
            <w:pPr>
              <w:snapToGrid w:val="0"/>
              <w:spacing w:before="60" w:after="60" w:line="240" w:lineRule="auto"/>
              <w:jc w:val="left"/>
              <w:rPr>
                <w:sz w:val="18"/>
                <w:szCs w:val="18"/>
              </w:rPr>
            </w:pPr>
            <w:ins w:id="2603" w:author="Greenblue" w:date="2024-02-13T20:13:00Z">
              <w:r w:rsidRPr="00AA120E">
                <w:rPr>
                  <w:sz w:val="18"/>
                  <w:szCs w:val="18"/>
                </w:rPr>
                <w:t>An identifier for an Exchange Catalogue</w:t>
              </w:r>
            </w:ins>
            <w:del w:id="2604" w:author="Greenblue" w:date="2024-02-13T20:13:00Z">
              <w:r w:rsidR="00B413FE" w:rsidRPr="00C702E2" w:rsidDel="00AA120E">
                <w:rPr>
                  <w:sz w:val="18"/>
                  <w:szCs w:val="18"/>
                </w:rPr>
                <w:delText>An exchange catalogue contains the discovery metadata about the exchange datasets and support files</w:delText>
              </w:r>
            </w:del>
          </w:p>
        </w:tc>
        <w:tc>
          <w:tcPr>
            <w:tcW w:w="804" w:type="dxa"/>
            <w:vAlign w:val="center"/>
          </w:tcPr>
          <w:p w14:paraId="5E195BE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0DE6AEF8"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65D3069B" w14:textId="66852C9D" w:rsidR="00B413FE" w:rsidRPr="00C702E2" w:rsidRDefault="008729A9" w:rsidP="008729A9">
            <w:pPr>
              <w:snapToGrid w:val="0"/>
              <w:spacing w:before="60" w:after="60" w:line="240" w:lineRule="auto"/>
              <w:jc w:val="left"/>
              <w:rPr>
                <w:sz w:val="18"/>
                <w:szCs w:val="18"/>
              </w:rPr>
            </w:pPr>
            <w:ins w:id="2605" w:author="Harin Oh" w:date="2023-12-04T09:40:00Z">
              <w:r w:rsidRPr="008729A9">
                <w:rPr>
                  <w:sz w:val="18"/>
                  <w:szCs w:val="18"/>
                </w:rPr>
                <w:t>The concatenation of identifier, editionNumber and dateTime form the unique name</w:t>
              </w:r>
              <w:del w:id="2606" w:author="Greenblue" w:date="2024-02-13T20:13:00Z">
                <w:r w:rsidRPr="008729A9" w:rsidDel="00AA120E">
                  <w:rPr>
                    <w:sz w:val="18"/>
                    <w:szCs w:val="18"/>
                  </w:rPr>
                  <w:cr/>
                </w:r>
              </w:del>
            </w:ins>
            <w:del w:id="2607" w:author="Harin Oh" w:date="2023-12-04T09:40:00Z">
              <w:r w:rsidR="00B413FE" w:rsidRPr="00C702E2" w:rsidDel="008729A9">
                <w:rPr>
                  <w:sz w:val="18"/>
                  <w:szCs w:val="18"/>
                </w:rPr>
                <w:delText>-</w:delText>
              </w:r>
            </w:del>
          </w:p>
        </w:tc>
      </w:tr>
      <w:tr w:rsidR="00B413FE" w:rsidRPr="0054360D" w14:paraId="253FCE78" w14:textId="77777777" w:rsidTr="00AC657D">
        <w:trPr>
          <w:trHeight w:val="20"/>
        </w:trPr>
        <w:tc>
          <w:tcPr>
            <w:tcW w:w="3060" w:type="dxa"/>
            <w:vAlign w:val="center"/>
          </w:tcPr>
          <w:p w14:paraId="0C5A256D" w14:textId="77777777" w:rsidR="00B413FE" w:rsidRPr="00C702E2" w:rsidRDefault="00B413FE"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795A7A5F" w14:textId="061B79F5" w:rsidR="00B413FE" w:rsidRPr="00C702E2" w:rsidRDefault="008729A9" w:rsidP="00C702E2">
            <w:pPr>
              <w:snapToGrid w:val="0"/>
              <w:spacing w:before="60" w:after="60" w:line="240" w:lineRule="auto"/>
              <w:jc w:val="left"/>
              <w:rPr>
                <w:sz w:val="18"/>
                <w:szCs w:val="18"/>
                <w:lang w:val="fr-MC"/>
              </w:rPr>
            </w:pPr>
            <w:ins w:id="2608" w:author="Harin Oh" w:date="2023-12-04T09:40:00Z">
              <w:r w:rsidRPr="008729A9">
                <w:rPr>
                  <w:sz w:val="18"/>
                  <w:szCs w:val="18"/>
                  <w:lang w:val="fr-MC"/>
                </w:rPr>
                <w:t>Uniquely identifies this Exchange Catalogue</w:t>
              </w:r>
            </w:ins>
            <w:del w:id="2609" w:author="Harin Oh" w:date="2023-12-04T09:40:00Z">
              <w:r w:rsidR="00B413FE" w:rsidRPr="00C702E2" w:rsidDel="008729A9">
                <w:rPr>
                  <w:sz w:val="18"/>
                  <w:szCs w:val="18"/>
                  <w:lang w:val="fr-MC"/>
                </w:rPr>
                <w:delText>Uniquely identifies this exchange catalogue</w:delText>
              </w:r>
            </w:del>
          </w:p>
        </w:tc>
        <w:tc>
          <w:tcPr>
            <w:tcW w:w="804" w:type="dxa"/>
            <w:vAlign w:val="center"/>
          </w:tcPr>
          <w:p w14:paraId="1F157C0F"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16451482"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vAlign w:val="center"/>
          </w:tcPr>
          <w:p w14:paraId="73307685" w14:textId="1C65C5CE" w:rsidR="00B413FE" w:rsidRPr="00AC657D" w:rsidRDefault="00236586" w:rsidP="00236586">
            <w:pPr>
              <w:snapToGrid w:val="0"/>
              <w:spacing w:before="60" w:after="60" w:line="240" w:lineRule="auto"/>
              <w:jc w:val="left"/>
              <w:rPr>
                <w:spacing w:val="-4"/>
                <w:sz w:val="18"/>
                <w:szCs w:val="18"/>
              </w:rPr>
            </w:pPr>
            <w:ins w:id="2610" w:author="Harin Oh" w:date="2023-12-04T09:41:00Z">
              <w:r w:rsidRPr="00AC657D">
                <w:rPr>
                  <w:spacing w:val="-4"/>
                  <w:sz w:val="18"/>
                  <w:szCs w:val="18"/>
                </w:rPr>
                <w:t>&lt;S100XC:identifier&gt;US_101_20200101_120101_01&lt;/S100XC:identifier&gt;</w:t>
              </w:r>
            </w:ins>
          </w:p>
        </w:tc>
      </w:tr>
      <w:tr w:rsidR="00B413FE" w:rsidRPr="0054360D" w:rsidDel="008729A9" w14:paraId="2ADA97E6" w14:textId="1369EC78" w:rsidTr="00AC657D">
        <w:trPr>
          <w:trHeight w:val="20"/>
          <w:del w:id="2611" w:author="Harin Oh" w:date="2023-12-04T09:40:00Z"/>
        </w:trPr>
        <w:tc>
          <w:tcPr>
            <w:tcW w:w="3060" w:type="dxa"/>
            <w:vAlign w:val="center"/>
          </w:tcPr>
          <w:p w14:paraId="1BE098B4" w14:textId="254449F8" w:rsidR="00B413FE" w:rsidRPr="00C702E2" w:rsidDel="008729A9" w:rsidRDefault="00B413FE" w:rsidP="00C702E2">
            <w:pPr>
              <w:snapToGrid w:val="0"/>
              <w:spacing w:before="60" w:after="60" w:line="240" w:lineRule="auto"/>
              <w:jc w:val="left"/>
              <w:rPr>
                <w:del w:id="2612" w:author="Harin Oh" w:date="2023-12-04T09:40:00Z"/>
                <w:sz w:val="18"/>
                <w:szCs w:val="18"/>
              </w:rPr>
            </w:pPr>
            <w:del w:id="2613" w:author="Harin Oh" w:date="2023-12-04T09:40:00Z">
              <w:r w:rsidRPr="00C702E2" w:rsidDel="008729A9">
                <w:rPr>
                  <w:sz w:val="18"/>
                  <w:szCs w:val="18"/>
                </w:rPr>
                <w:delText>editionNumber</w:delText>
              </w:r>
            </w:del>
          </w:p>
        </w:tc>
        <w:tc>
          <w:tcPr>
            <w:tcW w:w="3420" w:type="dxa"/>
            <w:vAlign w:val="center"/>
          </w:tcPr>
          <w:p w14:paraId="124EF355" w14:textId="0908B043" w:rsidR="00B413FE" w:rsidRPr="00C702E2" w:rsidDel="008729A9" w:rsidRDefault="00B413FE" w:rsidP="00C702E2">
            <w:pPr>
              <w:snapToGrid w:val="0"/>
              <w:spacing w:before="60" w:after="60" w:line="240" w:lineRule="auto"/>
              <w:jc w:val="left"/>
              <w:rPr>
                <w:del w:id="2614" w:author="Harin Oh" w:date="2023-12-04T09:40:00Z"/>
                <w:sz w:val="18"/>
                <w:szCs w:val="18"/>
              </w:rPr>
            </w:pPr>
            <w:del w:id="2615" w:author="Harin Oh" w:date="2023-12-04T09:40:00Z">
              <w:r w:rsidRPr="00C702E2" w:rsidDel="008729A9">
                <w:rPr>
                  <w:sz w:val="18"/>
                  <w:szCs w:val="18"/>
                </w:rPr>
                <w:delText>The edition number of this exchange catalogue</w:delText>
              </w:r>
            </w:del>
          </w:p>
        </w:tc>
        <w:tc>
          <w:tcPr>
            <w:tcW w:w="804" w:type="dxa"/>
            <w:vAlign w:val="center"/>
          </w:tcPr>
          <w:p w14:paraId="79D9B15B" w14:textId="264A2510" w:rsidR="00B413FE" w:rsidRPr="00C702E2" w:rsidDel="008729A9" w:rsidRDefault="00B413FE" w:rsidP="00C702E2">
            <w:pPr>
              <w:snapToGrid w:val="0"/>
              <w:spacing w:before="60" w:after="60" w:line="240" w:lineRule="auto"/>
              <w:jc w:val="center"/>
              <w:rPr>
                <w:del w:id="2616" w:author="Harin Oh" w:date="2023-12-04T09:40:00Z"/>
                <w:sz w:val="18"/>
                <w:szCs w:val="18"/>
              </w:rPr>
            </w:pPr>
            <w:del w:id="2617" w:author="Harin Oh" w:date="2023-12-04T09:40:00Z">
              <w:r w:rsidRPr="00C702E2" w:rsidDel="008729A9">
                <w:rPr>
                  <w:sz w:val="18"/>
                  <w:szCs w:val="18"/>
                </w:rPr>
                <w:delText>1</w:delText>
              </w:r>
            </w:del>
          </w:p>
        </w:tc>
        <w:tc>
          <w:tcPr>
            <w:tcW w:w="2436" w:type="dxa"/>
            <w:vAlign w:val="center"/>
          </w:tcPr>
          <w:p w14:paraId="2F75FA14" w14:textId="1855ED97" w:rsidR="00B413FE" w:rsidRPr="00C702E2" w:rsidDel="008729A9" w:rsidRDefault="00B413FE" w:rsidP="00C702E2">
            <w:pPr>
              <w:snapToGrid w:val="0"/>
              <w:spacing w:before="60" w:after="60" w:line="240" w:lineRule="auto"/>
              <w:jc w:val="left"/>
              <w:rPr>
                <w:del w:id="2618" w:author="Harin Oh" w:date="2023-12-04T09:40:00Z"/>
                <w:sz w:val="18"/>
                <w:szCs w:val="18"/>
              </w:rPr>
            </w:pPr>
            <w:del w:id="2619" w:author="Harin Oh" w:date="2023-12-04T09:40:00Z">
              <w:r w:rsidRPr="00C702E2" w:rsidDel="008729A9">
                <w:rPr>
                  <w:sz w:val="18"/>
                  <w:szCs w:val="18"/>
                </w:rPr>
                <w:delText>CharacterString</w:delText>
              </w:r>
            </w:del>
          </w:p>
        </w:tc>
        <w:tc>
          <w:tcPr>
            <w:tcW w:w="3060" w:type="dxa"/>
            <w:vAlign w:val="center"/>
          </w:tcPr>
          <w:p w14:paraId="5C079B38" w14:textId="33886A7C" w:rsidR="00B413FE" w:rsidRPr="00C702E2" w:rsidDel="008729A9" w:rsidRDefault="00B413FE" w:rsidP="00C702E2">
            <w:pPr>
              <w:snapToGrid w:val="0"/>
              <w:spacing w:before="60" w:after="60" w:line="240" w:lineRule="auto"/>
              <w:jc w:val="left"/>
              <w:rPr>
                <w:del w:id="2620" w:author="Harin Oh" w:date="2023-12-04T09:40:00Z"/>
                <w:sz w:val="18"/>
                <w:szCs w:val="18"/>
              </w:rPr>
            </w:pPr>
          </w:p>
        </w:tc>
      </w:tr>
      <w:tr w:rsidR="00B413FE" w:rsidRPr="0054360D" w14:paraId="7BE357EB" w14:textId="77777777" w:rsidTr="00AC657D">
        <w:trPr>
          <w:trHeight w:val="20"/>
        </w:trPr>
        <w:tc>
          <w:tcPr>
            <w:tcW w:w="3060" w:type="dxa"/>
            <w:vAlign w:val="center"/>
          </w:tcPr>
          <w:p w14:paraId="1F022341" w14:textId="5ECF1FCB" w:rsidR="00B413FE" w:rsidRPr="00C702E2" w:rsidRDefault="00B413FE" w:rsidP="00C702E2">
            <w:pPr>
              <w:snapToGrid w:val="0"/>
              <w:spacing w:before="60" w:after="60" w:line="240" w:lineRule="auto"/>
              <w:jc w:val="left"/>
              <w:rPr>
                <w:sz w:val="18"/>
                <w:szCs w:val="18"/>
              </w:rPr>
            </w:pPr>
            <w:r w:rsidRPr="00C702E2">
              <w:rPr>
                <w:sz w:val="18"/>
                <w:szCs w:val="18"/>
              </w:rPr>
              <w:t>date</w:t>
            </w:r>
            <w:ins w:id="2621" w:author="Harin Oh" w:date="2023-12-04T09:41:00Z">
              <w:r w:rsidR="00236586">
                <w:rPr>
                  <w:sz w:val="18"/>
                  <w:szCs w:val="18"/>
                </w:rPr>
                <w:t>Time</w:t>
              </w:r>
            </w:ins>
          </w:p>
        </w:tc>
        <w:tc>
          <w:tcPr>
            <w:tcW w:w="3420" w:type="dxa"/>
            <w:vAlign w:val="center"/>
          </w:tcPr>
          <w:p w14:paraId="517C74FF" w14:textId="77777777" w:rsidR="00236586" w:rsidRPr="00236586" w:rsidRDefault="00236586" w:rsidP="00236586">
            <w:pPr>
              <w:snapToGrid w:val="0"/>
              <w:spacing w:before="60" w:after="60" w:line="240" w:lineRule="auto"/>
              <w:jc w:val="left"/>
              <w:rPr>
                <w:ins w:id="2622" w:author="Harin Oh" w:date="2023-12-04T09:41:00Z"/>
                <w:sz w:val="18"/>
                <w:szCs w:val="18"/>
              </w:rPr>
            </w:pPr>
            <w:ins w:id="2623" w:author="Harin Oh" w:date="2023-12-04T09:41:00Z">
              <w:r w:rsidRPr="00236586">
                <w:rPr>
                  <w:sz w:val="18"/>
                  <w:szCs w:val="18"/>
                </w:rPr>
                <w:t xml:space="preserve">Creation date and time of the Exchange </w:t>
              </w:r>
            </w:ins>
          </w:p>
          <w:p w14:paraId="300F4024" w14:textId="44C6DD69" w:rsidR="00B413FE" w:rsidRPr="00C702E2" w:rsidRDefault="00236586" w:rsidP="00236586">
            <w:pPr>
              <w:snapToGrid w:val="0"/>
              <w:spacing w:before="60" w:after="60" w:line="240" w:lineRule="auto"/>
              <w:jc w:val="left"/>
              <w:rPr>
                <w:sz w:val="18"/>
                <w:szCs w:val="18"/>
              </w:rPr>
            </w:pPr>
            <w:ins w:id="2624" w:author="Harin Oh" w:date="2023-12-04T09:41:00Z">
              <w:r w:rsidRPr="00236586">
                <w:rPr>
                  <w:sz w:val="18"/>
                  <w:szCs w:val="18"/>
                </w:rPr>
                <w:t>Catalogue, including time zone</w:t>
              </w:r>
              <w:del w:id="2625" w:author="Greenblue" w:date="2024-02-15T20:00:00Z">
                <w:r w:rsidRPr="00236586" w:rsidDel="00AC657D">
                  <w:rPr>
                    <w:sz w:val="18"/>
                    <w:szCs w:val="18"/>
                  </w:rPr>
                  <w:cr/>
                </w:r>
              </w:del>
            </w:ins>
            <w:del w:id="2626" w:author="Harin Oh" w:date="2023-12-04T09:41:00Z">
              <w:r w:rsidR="00B413FE" w:rsidRPr="00C702E2" w:rsidDel="00236586">
                <w:rPr>
                  <w:sz w:val="18"/>
                  <w:szCs w:val="18"/>
                </w:rPr>
                <w:delText>Creation date of the exchange catalogue</w:delText>
              </w:r>
            </w:del>
          </w:p>
        </w:tc>
        <w:tc>
          <w:tcPr>
            <w:tcW w:w="804" w:type="dxa"/>
            <w:vAlign w:val="center"/>
          </w:tcPr>
          <w:p w14:paraId="541C8283"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64C7C8D5" w14:textId="636FADA3" w:rsidR="00B413FE" w:rsidRPr="00C702E2" w:rsidRDefault="00B413FE" w:rsidP="00C702E2">
            <w:pPr>
              <w:snapToGrid w:val="0"/>
              <w:spacing w:before="60" w:after="60" w:line="240" w:lineRule="auto"/>
              <w:jc w:val="left"/>
              <w:rPr>
                <w:sz w:val="18"/>
                <w:szCs w:val="18"/>
              </w:rPr>
            </w:pPr>
            <w:r w:rsidRPr="00C702E2">
              <w:rPr>
                <w:sz w:val="18"/>
                <w:szCs w:val="18"/>
              </w:rPr>
              <w:t>Date</w:t>
            </w:r>
            <w:ins w:id="2627" w:author="Harin Oh" w:date="2023-12-04T09:41:00Z">
              <w:r w:rsidR="00236586">
                <w:rPr>
                  <w:sz w:val="18"/>
                  <w:szCs w:val="18"/>
                </w:rPr>
                <w:t>Time</w:t>
              </w:r>
            </w:ins>
          </w:p>
        </w:tc>
        <w:tc>
          <w:tcPr>
            <w:tcW w:w="3060" w:type="dxa"/>
            <w:vAlign w:val="center"/>
          </w:tcPr>
          <w:p w14:paraId="5F708D23" w14:textId="044305E0" w:rsidR="00B413FE" w:rsidRPr="00C702E2" w:rsidRDefault="00236586" w:rsidP="00C702E2">
            <w:pPr>
              <w:snapToGrid w:val="0"/>
              <w:spacing w:before="60" w:after="60" w:line="240" w:lineRule="auto"/>
              <w:jc w:val="left"/>
              <w:rPr>
                <w:sz w:val="18"/>
                <w:szCs w:val="18"/>
              </w:rPr>
            </w:pPr>
            <w:ins w:id="2628" w:author="Harin Oh" w:date="2023-12-04T09:41:00Z">
              <w:r w:rsidRPr="00236586">
                <w:rPr>
                  <w:sz w:val="18"/>
                  <w:szCs w:val="18"/>
                </w:rPr>
                <w:t>Format: yyyy-mm-ddThh:mm:ssZ</w:t>
              </w:r>
            </w:ins>
          </w:p>
        </w:tc>
      </w:tr>
    </w:tbl>
    <w:p w14:paraId="5BB0DB44" w14:textId="77777777" w:rsidR="00B413FE" w:rsidRPr="00AC657D" w:rsidRDefault="00B413FE" w:rsidP="0054360D">
      <w:pPr>
        <w:spacing w:beforeLines="40" w:before="96" w:afterLines="40" w:after="96" w:line="240" w:lineRule="auto"/>
        <w:rPr>
          <w:sz w:val="10"/>
          <w:szCs w:val="19"/>
        </w:rPr>
      </w:pPr>
    </w:p>
    <w:p w14:paraId="2AD89426" w14:textId="77777777" w:rsidR="00B413FE" w:rsidRPr="0054360D" w:rsidRDefault="00B413FE">
      <w:pPr>
        <w:pStyle w:val="Heading4"/>
        <w:pPrChange w:id="2629" w:author="Greenblue" w:date="2024-02-13T20:14:00Z">
          <w:pPr>
            <w:pStyle w:val="Heading3"/>
            <w:spacing w:beforeLines="40" w:before="96" w:afterLines="40" w:after="96" w:line="240" w:lineRule="auto"/>
            <w:ind w:left="8292" w:right="200" w:hanging="8092"/>
          </w:pPr>
        </w:pPrChange>
      </w:pPr>
      <w:bookmarkStart w:id="2630" w:name="_Toc403560566"/>
      <w:bookmarkStart w:id="2631" w:name="_Toc152232611"/>
      <w:r w:rsidRPr="0054360D">
        <w:t>S100_CataloguePointofContact</w:t>
      </w:r>
      <w:bookmarkEnd w:id="2630"/>
      <w:bookmarkEnd w:id="263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B413FE" w:rsidRPr="0054360D" w14:paraId="431BEBB3" w14:textId="77777777" w:rsidTr="006073E9">
        <w:tc>
          <w:tcPr>
            <w:tcW w:w="3060" w:type="dxa"/>
            <w:shd w:val="clear" w:color="auto" w:fill="E7E6E6"/>
            <w:vAlign w:val="center"/>
          </w:tcPr>
          <w:p w14:paraId="51B8447B"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
          <w:p w14:paraId="2527F1E2"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5" w:type="dxa"/>
            <w:shd w:val="clear" w:color="auto" w:fill="E7E6E6"/>
            <w:vAlign w:val="center"/>
          </w:tcPr>
          <w:p w14:paraId="087744B8"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E7E6E6"/>
            <w:vAlign w:val="center"/>
          </w:tcPr>
          <w:p w14:paraId="6294039C"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
          <w:p w14:paraId="635B5D6C"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65E84B4" w14:textId="77777777" w:rsidTr="00C702E2">
        <w:tc>
          <w:tcPr>
            <w:tcW w:w="3060" w:type="dxa"/>
            <w:vAlign w:val="center"/>
          </w:tcPr>
          <w:p w14:paraId="212E0859"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420" w:type="dxa"/>
            <w:vAlign w:val="center"/>
          </w:tcPr>
          <w:p w14:paraId="7E02FB65" w14:textId="77777777" w:rsidR="00B413FE" w:rsidRPr="00C702E2" w:rsidRDefault="00B413FE" w:rsidP="00C702E2">
            <w:pPr>
              <w:snapToGrid w:val="0"/>
              <w:spacing w:before="60" w:after="60" w:line="240" w:lineRule="auto"/>
              <w:jc w:val="left"/>
              <w:rPr>
                <w:sz w:val="18"/>
                <w:szCs w:val="18"/>
              </w:rPr>
            </w:pPr>
            <w:r w:rsidRPr="00C702E2">
              <w:rPr>
                <w:sz w:val="18"/>
                <w:szCs w:val="18"/>
              </w:rPr>
              <w:t>Contact details of the issuer of this exchange catalogue</w:t>
            </w:r>
          </w:p>
        </w:tc>
        <w:tc>
          <w:tcPr>
            <w:tcW w:w="805" w:type="dxa"/>
            <w:vAlign w:val="center"/>
          </w:tcPr>
          <w:p w14:paraId="5373535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700" w:type="dxa"/>
            <w:vAlign w:val="center"/>
          </w:tcPr>
          <w:p w14:paraId="0A502D8F"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40F08657"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r>
      <w:tr w:rsidR="00B413FE" w:rsidRPr="0054360D" w14:paraId="2DAE421F" w14:textId="77777777" w:rsidTr="00C702E2">
        <w:tc>
          <w:tcPr>
            <w:tcW w:w="3060" w:type="dxa"/>
            <w:vAlign w:val="center"/>
          </w:tcPr>
          <w:p w14:paraId="5315EA12" w14:textId="77777777" w:rsidR="00B413FE" w:rsidRPr="00C702E2" w:rsidRDefault="00B413FE" w:rsidP="00C702E2">
            <w:pPr>
              <w:snapToGrid w:val="0"/>
              <w:spacing w:before="60" w:after="60" w:line="240" w:lineRule="auto"/>
              <w:jc w:val="left"/>
              <w:rPr>
                <w:sz w:val="18"/>
                <w:szCs w:val="18"/>
              </w:rPr>
            </w:pPr>
            <w:r w:rsidRPr="00C702E2">
              <w:rPr>
                <w:sz w:val="18"/>
                <w:szCs w:val="18"/>
              </w:rPr>
              <w:t>organization</w:t>
            </w:r>
          </w:p>
        </w:tc>
        <w:tc>
          <w:tcPr>
            <w:tcW w:w="3420" w:type="dxa"/>
            <w:vAlign w:val="center"/>
          </w:tcPr>
          <w:p w14:paraId="0AC197F9" w14:textId="77777777" w:rsidR="00B413FE" w:rsidRPr="00C702E2" w:rsidRDefault="00B413FE" w:rsidP="00C702E2">
            <w:pPr>
              <w:snapToGrid w:val="0"/>
              <w:spacing w:before="60" w:after="60" w:line="240" w:lineRule="auto"/>
              <w:jc w:val="left"/>
              <w:rPr>
                <w:sz w:val="18"/>
                <w:szCs w:val="18"/>
              </w:rPr>
            </w:pPr>
            <w:r w:rsidRPr="00C702E2">
              <w:rPr>
                <w:sz w:val="18"/>
                <w:szCs w:val="18"/>
              </w:rPr>
              <w:t>The organization distributing this exchange catalogue</w:t>
            </w:r>
          </w:p>
        </w:tc>
        <w:tc>
          <w:tcPr>
            <w:tcW w:w="805" w:type="dxa"/>
            <w:vAlign w:val="center"/>
          </w:tcPr>
          <w:p w14:paraId="3FEFE05B"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700" w:type="dxa"/>
            <w:vAlign w:val="center"/>
          </w:tcPr>
          <w:p w14:paraId="707EE609"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vAlign w:val="center"/>
          </w:tcPr>
          <w:p w14:paraId="4F4BE573" w14:textId="4FAA2E34" w:rsidR="00B413FE" w:rsidRPr="00C702E2" w:rsidRDefault="00B413FE" w:rsidP="00C702E2">
            <w:pPr>
              <w:snapToGrid w:val="0"/>
              <w:spacing w:before="60" w:after="60" w:line="240" w:lineRule="auto"/>
              <w:jc w:val="left"/>
              <w:rPr>
                <w:sz w:val="18"/>
                <w:szCs w:val="18"/>
              </w:rPr>
            </w:pPr>
            <w:r w:rsidRPr="00C702E2">
              <w:rPr>
                <w:sz w:val="18"/>
                <w:szCs w:val="18"/>
              </w:rPr>
              <w:t>This could be an individual producer, value added reseller, etc</w:t>
            </w:r>
          </w:p>
        </w:tc>
      </w:tr>
      <w:tr w:rsidR="00B413FE" w:rsidRPr="0054360D" w14:paraId="7A71448E" w14:textId="77777777" w:rsidTr="00C702E2">
        <w:tc>
          <w:tcPr>
            <w:tcW w:w="3060" w:type="dxa"/>
            <w:vAlign w:val="center"/>
          </w:tcPr>
          <w:p w14:paraId="112B74D5" w14:textId="77777777" w:rsidR="00B413FE" w:rsidRPr="005B66E2" w:rsidRDefault="00B413FE" w:rsidP="005B66E2">
            <w:pPr>
              <w:snapToGrid w:val="0"/>
              <w:spacing w:before="60" w:after="60" w:line="240" w:lineRule="auto"/>
              <w:jc w:val="left"/>
              <w:rPr>
                <w:sz w:val="18"/>
                <w:szCs w:val="18"/>
              </w:rPr>
            </w:pPr>
            <w:r w:rsidRPr="005B66E2">
              <w:rPr>
                <w:sz w:val="18"/>
                <w:szCs w:val="18"/>
              </w:rPr>
              <w:t>phone</w:t>
            </w:r>
          </w:p>
        </w:tc>
        <w:tc>
          <w:tcPr>
            <w:tcW w:w="3420" w:type="dxa"/>
            <w:vAlign w:val="center"/>
          </w:tcPr>
          <w:p w14:paraId="4B2DD37D" w14:textId="77777777" w:rsidR="00B413FE" w:rsidRPr="005B66E2" w:rsidRDefault="00B413FE" w:rsidP="005B66E2">
            <w:pPr>
              <w:snapToGrid w:val="0"/>
              <w:spacing w:before="60" w:after="60" w:line="240" w:lineRule="auto"/>
              <w:jc w:val="left"/>
              <w:rPr>
                <w:sz w:val="18"/>
                <w:szCs w:val="18"/>
              </w:rPr>
            </w:pPr>
            <w:r w:rsidRPr="005B66E2">
              <w:rPr>
                <w:sz w:val="18"/>
                <w:szCs w:val="18"/>
              </w:rPr>
              <w:t>The phone number of the organization</w:t>
            </w:r>
          </w:p>
        </w:tc>
        <w:tc>
          <w:tcPr>
            <w:tcW w:w="805" w:type="dxa"/>
            <w:vAlign w:val="center"/>
          </w:tcPr>
          <w:p w14:paraId="38174085"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6F130D8C" w14:textId="77777777" w:rsidR="00B413FE" w:rsidRPr="005B66E2" w:rsidRDefault="00B413FE" w:rsidP="005B66E2">
            <w:pPr>
              <w:snapToGrid w:val="0"/>
              <w:spacing w:before="60" w:after="60" w:line="240" w:lineRule="auto"/>
              <w:jc w:val="left"/>
              <w:rPr>
                <w:sz w:val="18"/>
                <w:szCs w:val="18"/>
              </w:rPr>
            </w:pPr>
            <w:r w:rsidRPr="005B66E2">
              <w:rPr>
                <w:sz w:val="18"/>
                <w:szCs w:val="18"/>
              </w:rPr>
              <w:t>CI_Telephone</w:t>
            </w:r>
          </w:p>
        </w:tc>
        <w:tc>
          <w:tcPr>
            <w:tcW w:w="3060" w:type="dxa"/>
            <w:vAlign w:val="center"/>
          </w:tcPr>
          <w:p w14:paraId="48FBAEE4" w14:textId="77777777" w:rsidR="00B413FE" w:rsidRPr="005B66E2" w:rsidRDefault="00B413FE" w:rsidP="005B66E2">
            <w:pPr>
              <w:snapToGrid w:val="0"/>
              <w:spacing w:before="60" w:after="60" w:line="240" w:lineRule="auto"/>
              <w:jc w:val="left"/>
              <w:rPr>
                <w:sz w:val="18"/>
                <w:szCs w:val="18"/>
              </w:rPr>
            </w:pPr>
          </w:p>
        </w:tc>
      </w:tr>
      <w:tr w:rsidR="00B413FE" w:rsidRPr="0054360D" w14:paraId="63587612" w14:textId="77777777" w:rsidTr="00C702E2">
        <w:tc>
          <w:tcPr>
            <w:tcW w:w="3060" w:type="dxa"/>
            <w:vAlign w:val="center"/>
          </w:tcPr>
          <w:p w14:paraId="665FF2B8" w14:textId="77777777" w:rsidR="00B413FE" w:rsidRPr="005B66E2" w:rsidRDefault="00B413FE" w:rsidP="005B66E2">
            <w:pPr>
              <w:snapToGrid w:val="0"/>
              <w:spacing w:before="60" w:after="60" w:line="240" w:lineRule="auto"/>
              <w:jc w:val="left"/>
              <w:rPr>
                <w:sz w:val="18"/>
                <w:szCs w:val="18"/>
              </w:rPr>
            </w:pPr>
            <w:r w:rsidRPr="005B66E2">
              <w:rPr>
                <w:sz w:val="18"/>
                <w:szCs w:val="18"/>
              </w:rPr>
              <w:t>address</w:t>
            </w:r>
          </w:p>
        </w:tc>
        <w:tc>
          <w:tcPr>
            <w:tcW w:w="3420" w:type="dxa"/>
            <w:vAlign w:val="center"/>
          </w:tcPr>
          <w:p w14:paraId="09EF75DB" w14:textId="77777777" w:rsidR="00B413FE" w:rsidRPr="005B66E2" w:rsidRDefault="00B413FE" w:rsidP="005B66E2">
            <w:pPr>
              <w:snapToGrid w:val="0"/>
              <w:spacing w:before="60" w:after="60" w:line="240" w:lineRule="auto"/>
              <w:jc w:val="left"/>
              <w:rPr>
                <w:sz w:val="18"/>
                <w:szCs w:val="18"/>
              </w:rPr>
            </w:pPr>
            <w:r w:rsidRPr="005B66E2">
              <w:rPr>
                <w:sz w:val="18"/>
                <w:szCs w:val="18"/>
              </w:rPr>
              <w:t>The address of the organization</w:t>
            </w:r>
          </w:p>
        </w:tc>
        <w:tc>
          <w:tcPr>
            <w:tcW w:w="805" w:type="dxa"/>
            <w:vAlign w:val="center"/>
          </w:tcPr>
          <w:p w14:paraId="42891372"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1FBBE1CB" w14:textId="77777777" w:rsidR="00B413FE" w:rsidRPr="005B66E2" w:rsidRDefault="00B413FE" w:rsidP="005B66E2">
            <w:pPr>
              <w:snapToGrid w:val="0"/>
              <w:spacing w:before="60" w:after="60" w:line="240" w:lineRule="auto"/>
              <w:jc w:val="left"/>
              <w:rPr>
                <w:sz w:val="18"/>
                <w:szCs w:val="18"/>
              </w:rPr>
            </w:pPr>
            <w:r w:rsidRPr="005B66E2">
              <w:rPr>
                <w:sz w:val="18"/>
                <w:szCs w:val="18"/>
              </w:rPr>
              <w:t>CI_Address</w:t>
            </w:r>
          </w:p>
        </w:tc>
        <w:tc>
          <w:tcPr>
            <w:tcW w:w="3060" w:type="dxa"/>
            <w:vAlign w:val="center"/>
          </w:tcPr>
          <w:p w14:paraId="05D1F95F" w14:textId="77777777" w:rsidR="00B413FE" w:rsidRPr="005B66E2" w:rsidRDefault="00B413FE" w:rsidP="005B66E2">
            <w:pPr>
              <w:snapToGrid w:val="0"/>
              <w:spacing w:before="60" w:after="60" w:line="240" w:lineRule="auto"/>
              <w:jc w:val="left"/>
              <w:rPr>
                <w:sz w:val="18"/>
                <w:szCs w:val="18"/>
              </w:rPr>
            </w:pPr>
          </w:p>
        </w:tc>
      </w:tr>
    </w:tbl>
    <w:p w14:paraId="53B67218" w14:textId="2E3D2370" w:rsidR="00B413FE" w:rsidDel="00236586" w:rsidRDefault="00B413FE" w:rsidP="0054360D">
      <w:pPr>
        <w:spacing w:beforeLines="40" w:before="96" w:afterLines="40" w:after="96" w:line="240" w:lineRule="auto"/>
        <w:rPr>
          <w:del w:id="2632" w:author="Harin Oh" w:date="2023-12-04T09:42:00Z"/>
          <w:sz w:val="19"/>
          <w:szCs w:val="19"/>
        </w:rPr>
      </w:pPr>
      <w:bookmarkStart w:id="2633" w:name="_Toc158923626"/>
      <w:bookmarkStart w:id="2634" w:name="_Toc158923757"/>
      <w:bookmarkStart w:id="2635" w:name="_Toc158985697"/>
      <w:bookmarkStart w:id="2636" w:name="_Toc158985828"/>
      <w:bookmarkStart w:id="2637" w:name="_Toc158988963"/>
      <w:bookmarkStart w:id="2638" w:name="_Toc162544314"/>
      <w:bookmarkStart w:id="2639" w:name="_Toc170717284"/>
      <w:bookmarkEnd w:id="2633"/>
      <w:bookmarkEnd w:id="2634"/>
      <w:bookmarkEnd w:id="2635"/>
      <w:bookmarkEnd w:id="2636"/>
      <w:bookmarkEnd w:id="2637"/>
      <w:bookmarkEnd w:id="2638"/>
      <w:bookmarkEnd w:id="2639"/>
    </w:p>
    <w:p w14:paraId="75473F50" w14:textId="73EBC72A" w:rsidR="00262EA5" w:rsidRPr="009063C9" w:rsidDel="00236586" w:rsidRDefault="00262EA5" w:rsidP="00262EA5">
      <w:pPr>
        <w:pStyle w:val="Heading3"/>
        <w:spacing w:beforeLines="40" w:before="96" w:afterLines="40" w:after="96" w:line="240" w:lineRule="auto"/>
        <w:ind w:left="8292" w:right="200" w:hanging="8092"/>
        <w:rPr>
          <w:del w:id="2640" w:author="Harin Oh" w:date="2023-12-04T09:42:00Z"/>
          <w:sz w:val="19"/>
          <w:szCs w:val="19"/>
        </w:rPr>
      </w:pPr>
      <w:bookmarkStart w:id="2641" w:name="_Toc152232612"/>
      <w:del w:id="2642" w:author="Harin Oh" w:date="2023-12-04T09:42:00Z">
        <w:r w:rsidRPr="009063C9" w:rsidDel="00236586">
          <w:rPr>
            <w:sz w:val="19"/>
            <w:szCs w:val="19"/>
          </w:rPr>
          <w:delText>S100_</w:delText>
        </w:r>
        <w:r w:rsidR="00A57D35" w:rsidRPr="009063C9" w:rsidDel="00236586">
          <w:rPr>
            <w:sz w:val="19"/>
            <w:szCs w:val="19"/>
          </w:rPr>
          <w:delText>Dataset</w:delText>
        </w:r>
        <w:bookmarkStart w:id="2643" w:name="_Toc158923627"/>
        <w:bookmarkStart w:id="2644" w:name="_Toc158923758"/>
        <w:bookmarkStart w:id="2645" w:name="_Toc158985698"/>
        <w:bookmarkStart w:id="2646" w:name="_Toc158985829"/>
        <w:bookmarkStart w:id="2647" w:name="_Toc158988964"/>
        <w:bookmarkStart w:id="2648" w:name="_Toc162544315"/>
        <w:bookmarkStart w:id="2649" w:name="_Toc170717285"/>
        <w:bookmarkEnd w:id="2641"/>
        <w:bookmarkEnd w:id="2643"/>
        <w:bookmarkEnd w:id="2644"/>
        <w:bookmarkEnd w:id="2645"/>
        <w:bookmarkEnd w:id="2646"/>
        <w:bookmarkEnd w:id="2647"/>
        <w:bookmarkEnd w:id="2648"/>
        <w:bookmarkEnd w:id="2649"/>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9063C9" w:rsidRPr="009063C9" w:rsidDel="00236586" w14:paraId="6E23C6A9" w14:textId="0C90E105" w:rsidTr="00262EA5">
        <w:trPr>
          <w:del w:id="2650" w:author="Harin Oh" w:date="2023-12-04T09:42:00Z"/>
        </w:trPr>
        <w:tc>
          <w:tcPr>
            <w:tcW w:w="3060" w:type="dxa"/>
            <w:vAlign w:val="center"/>
          </w:tcPr>
          <w:p w14:paraId="6C0C318D" w14:textId="59564C57" w:rsidR="00262EA5" w:rsidRPr="009063C9" w:rsidDel="00236586" w:rsidRDefault="00262EA5" w:rsidP="00CE0CBC">
            <w:pPr>
              <w:snapToGrid w:val="0"/>
              <w:spacing w:before="60" w:after="60" w:line="240" w:lineRule="auto"/>
              <w:jc w:val="left"/>
              <w:rPr>
                <w:del w:id="2651" w:author="Harin Oh" w:date="2023-12-04T09:42:00Z"/>
                <w:b/>
                <w:sz w:val="18"/>
                <w:szCs w:val="18"/>
              </w:rPr>
            </w:pPr>
            <w:del w:id="2652" w:author="Harin Oh" w:date="2023-12-04T09:42:00Z">
              <w:r w:rsidRPr="009063C9" w:rsidDel="00236586">
                <w:rPr>
                  <w:b/>
                  <w:sz w:val="18"/>
                  <w:szCs w:val="18"/>
                </w:rPr>
                <w:delText>Name</w:delText>
              </w:r>
              <w:bookmarkStart w:id="2653" w:name="_Toc158923628"/>
              <w:bookmarkStart w:id="2654" w:name="_Toc158923759"/>
              <w:bookmarkStart w:id="2655" w:name="_Toc158985699"/>
              <w:bookmarkStart w:id="2656" w:name="_Toc158985830"/>
              <w:bookmarkStart w:id="2657" w:name="_Toc158988965"/>
              <w:bookmarkStart w:id="2658" w:name="_Toc162544316"/>
              <w:bookmarkStart w:id="2659" w:name="_Toc170717286"/>
              <w:bookmarkEnd w:id="2653"/>
              <w:bookmarkEnd w:id="2654"/>
              <w:bookmarkEnd w:id="2655"/>
              <w:bookmarkEnd w:id="2656"/>
              <w:bookmarkEnd w:id="2657"/>
              <w:bookmarkEnd w:id="2658"/>
              <w:bookmarkEnd w:id="2659"/>
            </w:del>
          </w:p>
        </w:tc>
        <w:tc>
          <w:tcPr>
            <w:tcW w:w="3420" w:type="dxa"/>
            <w:vAlign w:val="center"/>
          </w:tcPr>
          <w:p w14:paraId="2AD5DE8B" w14:textId="5BA4981C" w:rsidR="00262EA5" w:rsidRPr="009063C9" w:rsidDel="00236586" w:rsidRDefault="00262EA5" w:rsidP="00CE0CBC">
            <w:pPr>
              <w:snapToGrid w:val="0"/>
              <w:spacing w:before="60" w:after="60" w:line="240" w:lineRule="auto"/>
              <w:jc w:val="left"/>
              <w:rPr>
                <w:del w:id="2660" w:author="Harin Oh" w:date="2023-12-04T09:42:00Z"/>
                <w:b/>
                <w:sz w:val="18"/>
                <w:szCs w:val="18"/>
              </w:rPr>
            </w:pPr>
            <w:del w:id="2661" w:author="Harin Oh" w:date="2023-12-04T09:42:00Z">
              <w:r w:rsidRPr="009063C9" w:rsidDel="00236586">
                <w:rPr>
                  <w:b/>
                  <w:sz w:val="18"/>
                  <w:szCs w:val="18"/>
                </w:rPr>
                <w:delText>Description</w:delText>
              </w:r>
              <w:bookmarkStart w:id="2662" w:name="_Toc158923629"/>
              <w:bookmarkStart w:id="2663" w:name="_Toc158923760"/>
              <w:bookmarkStart w:id="2664" w:name="_Toc158985700"/>
              <w:bookmarkStart w:id="2665" w:name="_Toc158985831"/>
              <w:bookmarkStart w:id="2666" w:name="_Toc158988966"/>
              <w:bookmarkStart w:id="2667" w:name="_Toc162544317"/>
              <w:bookmarkStart w:id="2668" w:name="_Toc170717287"/>
              <w:bookmarkEnd w:id="2662"/>
              <w:bookmarkEnd w:id="2663"/>
              <w:bookmarkEnd w:id="2664"/>
              <w:bookmarkEnd w:id="2665"/>
              <w:bookmarkEnd w:id="2666"/>
              <w:bookmarkEnd w:id="2667"/>
              <w:bookmarkEnd w:id="2668"/>
            </w:del>
          </w:p>
        </w:tc>
        <w:tc>
          <w:tcPr>
            <w:tcW w:w="805" w:type="dxa"/>
            <w:vAlign w:val="center"/>
          </w:tcPr>
          <w:p w14:paraId="69C738C2" w14:textId="58CD5503" w:rsidR="00262EA5" w:rsidRPr="009063C9" w:rsidDel="00236586" w:rsidRDefault="00262EA5" w:rsidP="00CE0CBC">
            <w:pPr>
              <w:snapToGrid w:val="0"/>
              <w:spacing w:before="60" w:after="60" w:line="240" w:lineRule="auto"/>
              <w:jc w:val="center"/>
              <w:rPr>
                <w:del w:id="2669" w:author="Harin Oh" w:date="2023-12-04T09:42:00Z"/>
                <w:b/>
                <w:sz w:val="18"/>
                <w:szCs w:val="18"/>
              </w:rPr>
            </w:pPr>
            <w:del w:id="2670" w:author="Harin Oh" w:date="2023-12-04T09:42:00Z">
              <w:r w:rsidRPr="009063C9" w:rsidDel="00236586">
                <w:rPr>
                  <w:b/>
                  <w:sz w:val="18"/>
                  <w:szCs w:val="18"/>
                </w:rPr>
                <w:delText>Mult</w:delText>
              </w:r>
              <w:bookmarkStart w:id="2671" w:name="_Toc158923630"/>
              <w:bookmarkStart w:id="2672" w:name="_Toc158923761"/>
              <w:bookmarkStart w:id="2673" w:name="_Toc158985701"/>
              <w:bookmarkStart w:id="2674" w:name="_Toc158985832"/>
              <w:bookmarkStart w:id="2675" w:name="_Toc158988967"/>
              <w:bookmarkStart w:id="2676" w:name="_Toc162544318"/>
              <w:bookmarkStart w:id="2677" w:name="_Toc170717288"/>
              <w:bookmarkEnd w:id="2671"/>
              <w:bookmarkEnd w:id="2672"/>
              <w:bookmarkEnd w:id="2673"/>
              <w:bookmarkEnd w:id="2674"/>
              <w:bookmarkEnd w:id="2675"/>
              <w:bookmarkEnd w:id="2676"/>
              <w:bookmarkEnd w:id="2677"/>
            </w:del>
          </w:p>
        </w:tc>
        <w:tc>
          <w:tcPr>
            <w:tcW w:w="2700" w:type="dxa"/>
            <w:vAlign w:val="center"/>
          </w:tcPr>
          <w:p w14:paraId="1AD96882" w14:textId="238AFD8B" w:rsidR="00262EA5" w:rsidRPr="009063C9" w:rsidDel="00236586" w:rsidRDefault="00262EA5" w:rsidP="00CE0CBC">
            <w:pPr>
              <w:snapToGrid w:val="0"/>
              <w:spacing w:before="60" w:after="60" w:line="240" w:lineRule="auto"/>
              <w:jc w:val="left"/>
              <w:rPr>
                <w:del w:id="2678" w:author="Harin Oh" w:date="2023-12-04T09:42:00Z"/>
                <w:b/>
                <w:sz w:val="18"/>
                <w:szCs w:val="18"/>
              </w:rPr>
            </w:pPr>
            <w:del w:id="2679" w:author="Harin Oh" w:date="2023-12-04T09:42:00Z">
              <w:r w:rsidRPr="009063C9" w:rsidDel="00236586">
                <w:rPr>
                  <w:b/>
                  <w:sz w:val="18"/>
                  <w:szCs w:val="18"/>
                </w:rPr>
                <w:delText>Type</w:delText>
              </w:r>
              <w:bookmarkStart w:id="2680" w:name="_Toc158923631"/>
              <w:bookmarkStart w:id="2681" w:name="_Toc158923762"/>
              <w:bookmarkStart w:id="2682" w:name="_Toc158985702"/>
              <w:bookmarkStart w:id="2683" w:name="_Toc158985833"/>
              <w:bookmarkStart w:id="2684" w:name="_Toc158988968"/>
              <w:bookmarkStart w:id="2685" w:name="_Toc162544319"/>
              <w:bookmarkStart w:id="2686" w:name="_Toc170717289"/>
              <w:bookmarkEnd w:id="2680"/>
              <w:bookmarkEnd w:id="2681"/>
              <w:bookmarkEnd w:id="2682"/>
              <w:bookmarkEnd w:id="2683"/>
              <w:bookmarkEnd w:id="2684"/>
              <w:bookmarkEnd w:id="2685"/>
              <w:bookmarkEnd w:id="2686"/>
            </w:del>
          </w:p>
        </w:tc>
        <w:tc>
          <w:tcPr>
            <w:tcW w:w="3060" w:type="dxa"/>
            <w:vAlign w:val="center"/>
          </w:tcPr>
          <w:p w14:paraId="218B0AA3" w14:textId="3828B412" w:rsidR="00262EA5" w:rsidRPr="009063C9" w:rsidDel="00236586" w:rsidRDefault="00262EA5" w:rsidP="00CE0CBC">
            <w:pPr>
              <w:snapToGrid w:val="0"/>
              <w:spacing w:before="60" w:after="60" w:line="240" w:lineRule="auto"/>
              <w:jc w:val="left"/>
              <w:rPr>
                <w:del w:id="2687" w:author="Harin Oh" w:date="2023-12-04T09:42:00Z"/>
                <w:b/>
                <w:sz w:val="18"/>
                <w:szCs w:val="18"/>
              </w:rPr>
            </w:pPr>
            <w:del w:id="2688" w:author="Harin Oh" w:date="2023-12-04T09:42:00Z">
              <w:r w:rsidRPr="009063C9" w:rsidDel="00236586">
                <w:rPr>
                  <w:b/>
                  <w:sz w:val="18"/>
                  <w:szCs w:val="18"/>
                </w:rPr>
                <w:delText>Remarks</w:delText>
              </w:r>
              <w:bookmarkStart w:id="2689" w:name="_Toc158923632"/>
              <w:bookmarkStart w:id="2690" w:name="_Toc158923763"/>
              <w:bookmarkStart w:id="2691" w:name="_Toc158985703"/>
              <w:bookmarkStart w:id="2692" w:name="_Toc158985834"/>
              <w:bookmarkStart w:id="2693" w:name="_Toc158988969"/>
              <w:bookmarkStart w:id="2694" w:name="_Toc162544320"/>
              <w:bookmarkStart w:id="2695" w:name="_Toc170717290"/>
              <w:bookmarkEnd w:id="2689"/>
              <w:bookmarkEnd w:id="2690"/>
              <w:bookmarkEnd w:id="2691"/>
              <w:bookmarkEnd w:id="2692"/>
              <w:bookmarkEnd w:id="2693"/>
              <w:bookmarkEnd w:id="2694"/>
              <w:bookmarkEnd w:id="2695"/>
            </w:del>
          </w:p>
        </w:tc>
        <w:bookmarkStart w:id="2696" w:name="_Toc158923633"/>
        <w:bookmarkStart w:id="2697" w:name="_Toc158923764"/>
        <w:bookmarkStart w:id="2698" w:name="_Toc158985704"/>
        <w:bookmarkStart w:id="2699" w:name="_Toc158985835"/>
        <w:bookmarkStart w:id="2700" w:name="_Toc158988970"/>
        <w:bookmarkStart w:id="2701" w:name="_Toc162544321"/>
        <w:bookmarkStart w:id="2702" w:name="_Toc170717291"/>
        <w:bookmarkEnd w:id="2696"/>
        <w:bookmarkEnd w:id="2697"/>
        <w:bookmarkEnd w:id="2698"/>
        <w:bookmarkEnd w:id="2699"/>
        <w:bookmarkEnd w:id="2700"/>
        <w:bookmarkEnd w:id="2701"/>
        <w:bookmarkEnd w:id="2702"/>
      </w:tr>
      <w:tr w:rsidR="009063C9" w:rsidRPr="009063C9" w:rsidDel="00236586" w14:paraId="32AECB4B" w14:textId="44BBAF70" w:rsidTr="009063C9">
        <w:trPr>
          <w:del w:id="2703" w:author="Harin Oh" w:date="2023-12-04T09:42:00Z"/>
        </w:trPr>
        <w:tc>
          <w:tcPr>
            <w:tcW w:w="3060" w:type="dxa"/>
          </w:tcPr>
          <w:p w14:paraId="6D892B1E" w14:textId="24151A73" w:rsidR="00A57D35" w:rsidRPr="009063C9" w:rsidDel="00236586" w:rsidRDefault="00A57D35" w:rsidP="00A57D35">
            <w:pPr>
              <w:snapToGrid w:val="0"/>
              <w:spacing w:before="60" w:after="60" w:line="240" w:lineRule="auto"/>
              <w:jc w:val="left"/>
              <w:rPr>
                <w:del w:id="2704" w:author="Harin Oh" w:date="2023-12-04T09:42:00Z"/>
                <w:sz w:val="18"/>
                <w:szCs w:val="18"/>
              </w:rPr>
            </w:pPr>
            <w:del w:id="2705" w:author="Harin Oh" w:date="2023-12-04T09:42:00Z">
              <w:r w:rsidRPr="009063C9" w:rsidDel="00236586">
                <w:rPr>
                  <w:sz w:val="18"/>
                  <w:szCs w:val="18"/>
                </w:rPr>
                <w:delText>S100_Dataset</w:delText>
              </w:r>
              <w:bookmarkStart w:id="2706" w:name="_Toc158923634"/>
              <w:bookmarkStart w:id="2707" w:name="_Toc158923765"/>
              <w:bookmarkStart w:id="2708" w:name="_Toc158985705"/>
              <w:bookmarkStart w:id="2709" w:name="_Toc158985836"/>
              <w:bookmarkStart w:id="2710" w:name="_Toc158988971"/>
              <w:bookmarkStart w:id="2711" w:name="_Toc162544322"/>
              <w:bookmarkStart w:id="2712" w:name="_Toc170717292"/>
              <w:bookmarkEnd w:id="2706"/>
              <w:bookmarkEnd w:id="2707"/>
              <w:bookmarkEnd w:id="2708"/>
              <w:bookmarkEnd w:id="2709"/>
              <w:bookmarkEnd w:id="2710"/>
              <w:bookmarkEnd w:id="2711"/>
              <w:bookmarkEnd w:id="2712"/>
            </w:del>
          </w:p>
        </w:tc>
        <w:tc>
          <w:tcPr>
            <w:tcW w:w="3420" w:type="dxa"/>
          </w:tcPr>
          <w:p w14:paraId="42480320" w14:textId="58A47BED" w:rsidR="00A57D35" w:rsidRPr="009063C9" w:rsidDel="00236586" w:rsidRDefault="00A57D35" w:rsidP="00A57D35">
            <w:pPr>
              <w:snapToGrid w:val="0"/>
              <w:spacing w:before="60" w:after="60" w:line="240" w:lineRule="auto"/>
              <w:jc w:val="left"/>
              <w:rPr>
                <w:del w:id="2713" w:author="Harin Oh" w:date="2023-12-04T09:42:00Z"/>
                <w:sz w:val="18"/>
                <w:szCs w:val="18"/>
              </w:rPr>
            </w:pPr>
            <w:bookmarkStart w:id="2714" w:name="_Toc158923635"/>
            <w:bookmarkStart w:id="2715" w:name="_Toc158923766"/>
            <w:bookmarkStart w:id="2716" w:name="_Toc158985706"/>
            <w:bookmarkStart w:id="2717" w:name="_Toc158985837"/>
            <w:bookmarkStart w:id="2718" w:name="_Toc158988972"/>
            <w:bookmarkStart w:id="2719" w:name="_Toc162544323"/>
            <w:bookmarkStart w:id="2720" w:name="_Toc170717293"/>
            <w:bookmarkEnd w:id="2714"/>
            <w:bookmarkEnd w:id="2715"/>
            <w:bookmarkEnd w:id="2716"/>
            <w:bookmarkEnd w:id="2717"/>
            <w:bookmarkEnd w:id="2718"/>
            <w:bookmarkEnd w:id="2719"/>
            <w:bookmarkEnd w:id="2720"/>
          </w:p>
        </w:tc>
        <w:tc>
          <w:tcPr>
            <w:tcW w:w="805" w:type="dxa"/>
          </w:tcPr>
          <w:p w14:paraId="5FACCBBF" w14:textId="791C26FB" w:rsidR="00A57D35" w:rsidRPr="009063C9" w:rsidDel="00236586" w:rsidRDefault="00A57D35" w:rsidP="00A57D35">
            <w:pPr>
              <w:snapToGrid w:val="0"/>
              <w:spacing w:before="60" w:after="60" w:line="240" w:lineRule="auto"/>
              <w:jc w:val="center"/>
              <w:rPr>
                <w:del w:id="2721" w:author="Harin Oh" w:date="2023-12-04T09:42:00Z"/>
                <w:sz w:val="18"/>
                <w:szCs w:val="18"/>
              </w:rPr>
            </w:pPr>
            <w:del w:id="2722" w:author="Harin Oh" w:date="2023-12-04T09:42:00Z">
              <w:r w:rsidRPr="009063C9" w:rsidDel="00236586">
                <w:rPr>
                  <w:sz w:val="18"/>
                  <w:szCs w:val="18"/>
                </w:rPr>
                <w:delText>-</w:delText>
              </w:r>
              <w:bookmarkStart w:id="2723" w:name="_Toc158923636"/>
              <w:bookmarkStart w:id="2724" w:name="_Toc158923767"/>
              <w:bookmarkStart w:id="2725" w:name="_Toc158985707"/>
              <w:bookmarkStart w:id="2726" w:name="_Toc158985838"/>
              <w:bookmarkStart w:id="2727" w:name="_Toc158988973"/>
              <w:bookmarkStart w:id="2728" w:name="_Toc162544324"/>
              <w:bookmarkStart w:id="2729" w:name="_Toc170717294"/>
              <w:bookmarkEnd w:id="2723"/>
              <w:bookmarkEnd w:id="2724"/>
              <w:bookmarkEnd w:id="2725"/>
              <w:bookmarkEnd w:id="2726"/>
              <w:bookmarkEnd w:id="2727"/>
              <w:bookmarkEnd w:id="2728"/>
              <w:bookmarkEnd w:id="2729"/>
            </w:del>
          </w:p>
        </w:tc>
        <w:tc>
          <w:tcPr>
            <w:tcW w:w="2700" w:type="dxa"/>
          </w:tcPr>
          <w:p w14:paraId="03115886" w14:textId="39F45B21" w:rsidR="00A57D35" w:rsidRPr="009063C9" w:rsidDel="00236586" w:rsidRDefault="00A57D35" w:rsidP="00A57D35">
            <w:pPr>
              <w:snapToGrid w:val="0"/>
              <w:spacing w:before="60" w:after="60" w:line="240" w:lineRule="auto"/>
              <w:jc w:val="left"/>
              <w:rPr>
                <w:del w:id="2730" w:author="Harin Oh" w:date="2023-12-04T09:42:00Z"/>
                <w:sz w:val="18"/>
                <w:szCs w:val="18"/>
              </w:rPr>
            </w:pPr>
            <w:del w:id="2731" w:author="Harin Oh" w:date="2023-12-04T09:42:00Z">
              <w:r w:rsidRPr="009063C9" w:rsidDel="00236586">
                <w:rPr>
                  <w:sz w:val="18"/>
                  <w:szCs w:val="18"/>
                </w:rPr>
                <w:delText>-</w:delText>
              </w:r>
              <w:bookmarkStart w:id="2732" w:name="_Toc158923637"/>
              <w:bookmarkStart w:id="2733" w:name="_Toc158923768"/>
              <w:bookmarkStart w:id="2734" w:name="_Toc158985708"/>
              <w:bookmarkStart w:id="2735" w:name="_Toc158985839"/>
              <w:bookmarkStart w:id="2736" w:name="_Toc158988974"/>
              <w:bookmarkStart w:id="2737" w:name="_Toc162544325"/>
              <w:bookmarkStart w:id="2738" w:name="_Toc170717295"/>
              <w:bookmarkEnd w:id="2732"/>
              <w:bookmarkEnd w:id="2733"/>
              <w:bookmarkEnd w:id="2734"/>
              <w:bookmarkEnd w:id="2735"/>
              <w:bookmarkEnd w:id="2736"/>
              <w:bookmarkEnd w:id="2737"/>
              <w:bookmarkEnd w:id="2738"/>
            </w:del>
          </w:p>
        </w:tc>
        <w:tc>
          <w:tcPr>
            <w:tcW w:w="3060" w:type="dxa"/>
          </w:tcPr>
          <w:p w14:paraId="4B7DC301" w14:textId="5E858E94" w:rsidR="00A57D35" w:rsidRPr="009063C9" w:rsidDel="00236586" w:rsidRDefault="00A57D35" w:rsidP="00A57D35">
            <w:pPr>
              <w:snapToGrid w:val="0"/>
              <w:spacing w:before="60" w:after="60" w:line="240" w:lineRule="auto"/>
              <w:jc w:val="left"/>
              <w:rPr>
                <w:del w:id="2739" w:author="Harin Oh" w:date="2023-12-04T09:42:00Z"/>
                <w:sz w:val="18"/>
                <w:szCs w:val="18"/>
              </w:rPr>
            </w:pPr>
            <w:del w:id="2740" w:author="Harin Oh" w:date="2023-12-04T09:42:00Z">
              <w:r w:rsidRPr="009063C9" w:rsidDel="00236586">
                <w:rPr>
                  <w:sz w:val="18"/>
                  <w:szCs w:val="18"/>
                </w:rPr>
                <w:delText>-</w:delText>
              </w:r>
              <w:bookmarkStart w:id="2741" w:name="_Toc158923638"/>
              <w:bookmarkStart w:id="2742" w:name="_Toc158923769"/>
              <w:bookmarkStart w:id="2743" w:name="_Toc158985709"/>
              <w:bookmarkStart w:id="2744" w:name="_Toc158985840"/>
              <w:bookmarkStart w:id="2745" w:name="_Toc158988975"/>
              <w:bookmarkStart w:id="2746" w:name="_Toc162544326"/>
              <w:bookmarkStart w:id="2747" w:name="_Toc170717296"/>
              <w:bookmarkEnd w:id="2741"/>
              <w:bookmarkEnd w:id="2742"/>
              <w:bookmarkEnd w:id="2743"/>
              <w:bookmarkEnd w:id="2744"/>
              <w:bookmarkEnd w:id="2745"/>
              <w:bookmarkEnd w:id="2746"/>
              <w:bookmarkEnd w:id="2747"/>
            </w:del>
          </w:p>
        </w:tc>
        <w:bookmarkStart w:id="2748" w:name="_Toc158923639"/>
        <w:bookmarkStart w:id="2749" w:name="_Toc158923770"/>
        <w:bookmarkStart w:id="2750" w:name="_Toc158985710"/>
        <w:bookmarkStart w:id="2751" w:name="_Toc158985841"/>
        <w:bookmarkStart w:id="2752" w:name="_Toc158988976"/>
        <w:bookmarkStart w:id="2753" w:name="_Toc162544327"/>
        <w:bookmarkStart w:id="2754" w:name="_Toc170717297"/>
        <w:bookmarkEnd w:id="2748"/>
        <w:bookmarkEnd w:id="2749"/>
        <w:bookmarkEnd w:id="2750"/>
        <w:bookmarkEnd w:id="2751"/>
        <w:bookmarkEnd w:id="2752"/>
        <w:bookmarkEnd w:id="2753"/>
        <w:bookmarkEnd w:id="2754"/>
      </w:tr>
      <w:tr w:rsidR="009063C9" w:rsidRPr="009063C9" w:rsidDel="00236586" w14:paraId="4FCF803F" w14:textId="7CBFD248" w:rsidTr="009063C9">
        <w:trPr>
          <w:del w:id="2755" w:author="Harin Oh" w:date="2023-12-04T09:42:00Z"/>
        </w:trPr>
        <w:tc>
          <w:tcPr>
            <w:tcW w:w="3060" w:type="dxa"/>
          </w:tcPr>
          <w:p w14:paraId="76B9C320" w14:textId="739A2C8C" w:rsidR="00A57D35" w:rsidRPr="009063C9" w:rsidDel="00236586" w:rsidRDefault="00A57D35" w:rsidP="00A57D35">
            <w:pPr>
              <w:snapToGrid w:val="0"/>
              <w:spacing w:before="60" w:after="60" w:line="240" w:lineRule="auto"/>
              <w:jc w:val="left"/>
              <w:rPr>
                <w:del w:id="2756" w:author="Harin Oh" w:date="2023-12-04T09:42:00Z"/>
                <w:sz w:val="18"/>
                <w:szCs w:val="18"/>
              </w:rPr>
            </w:pPr>
            <w:del w:id="2757" w:author="Harin Oh" w:date="2023-12-04T09:42:00Z">
              <w:r w:rsidRPr="009063C9" w:rsidDel="00236586">
                <w:rPr>
                  <w:sz w:val="18"/>
                  <w:szCs w:val="18"/>
                </w:rPr>
                <w:delText>composedOf</w:delText>
              </w:r>
              <w:bookmarkStart w:id="2758" w:name="_Toc158923640"/>
              <w:bookmarkStart w:id="2759" w:name="_Toc158923771"/>
              <w:bookmarkStart w:id="2760" w:name="_Toc158985711"/>
              <w:bookmarkStart w:id="2761" w:name="_Toc158985842"/>
              <w:bookmarkStart w:id="2762" w:name="_Toc158988977"/>
              <w:bookmarkStart w:id="2763" w:name="_Toc162544328"/>
              <w:bookmarkStart w:id="2764" w:name="_Toc170717298"/>
              <w:bookmarkEnd w:id="2758"/>
              <w:bookmarkEnd w:id="2759"/>
              <w:bookmarkEnd w:id="2760"/>
              <w:bookmarkEnd w:id="2761"/>
              <w:bookmarkEnd w:id="2762"/>
              <w:bookmarkEnd w:id="2763"/>
              <w:bookmarkEnd w:id="2764"/>
            </w:del>
          </w:p>
        </w:tc>
        <w:tc>
          <w:tcPr>
            <w:tcW w:w="3420" w:type="dxa"/>
          </w:tcPr>
          <w:p w14:paraId="4F7F9C62" w14:textId="7E802F11" w:rsidR="00A57D35" w:rsidRPr="009063C9" w:rsidDel="00236586" w:rsidRDefault="00A57D35" w:rsidP="00A57D35">
            <w:pPr>
              <w:snapToGrid w:val="0"/>
              <w:spacing w:before="60" w:after="60" w:line="240" w:lineRule="auto"/>
              <w:jc w:val="left"/>
              <w:rPr>
                <w:del w:id="2765" w:author="Harin Oh" w:date="2023-12-04T09:42:00Z"/>
                <w:sz w:val="18"/>
                <w:szCs w:val="18"/>
              </w:rPr>
            </w:pPr>
            <w:del w:id="2766" w:author="Harin Oh" w:date="2023-12-04T09:42:00Z">
              <w:r w:rsidRPr="009063C9" w:rsidDel="00236586">
                <w:rPr>
                  <w:sz w:val="18"/>
                  <w:szCs w:val="18"/>
                </w:rPr>
                <w:delText>An exchange set is composed of 0 or more datasets</w:delText>
              </w:r>
              <w:bookmarkStart w:id="2767" w:name="_Toc158923641"/>
              <w:bookmarkStart w:id="2768" w:name="_Toc158923772"/>
              <w:bookmarkStart w:id="2769" w:name="_Toc158985712"/>
              <w:bookmarkStart w:id="2770" w:name="_Toc158985843"/>
              <w:bookmarkStart w:id="2771" w:name="_Toc158988978"/>
              <w:bookmarkStart w:id="2772" w:name="_Toc162544329"/>
              <w:bookmarkStart w:id="2773" w:name="_Toc170717299"/>
              <w:bookmarkEnd w:id="2767"/>
              <w:bookmarkEnd w:id="2768"/>
              <w:bookmarkEnd w:id="2769"/>
              <w:bookmarkEnd w:id="2770"/>
              <w:bookmarkEnd w:id="2771"/>
              <w:bookmarkEnd w:id="2772"/>
              <w:bookmarkEnd w:id="2773"/>
            </w:del>
          </w:p>
        </w:tc>
        <w:tc>
          <w:tcPr>
            <w:tcW w:w="805" w:type="dxa"/>
          </w:tcPr>
          <w:p w14:paraId="6D9F3BE2" w14:textId="4440253A" w:rsidR="00A57D35" w:rsidRPr="009063C9" w:rsidDel="00236586" w:rsidRDefault="00A57D35" w:rsidP="00A57D35">
            <w:pPr>
              <w:snapToGrid w:val="0"/>
              <w:spacing w:before="60" w:after="60" w:line="240" w:lineRule="auto"/>
              <w:jc w:val="center"/>
              <w:rPr>
                <w:del w:id="2774" w:author="Harin Oh" w:date="2023-12-04T09:42:00Z"/>
                <w:sz w:val="18"/>
                <w:szCs w:val="18"/>
              </w:rPr>
            </w:pPr>
            <w:del w:id="2775" w:author="Harin Oh" w:date="2023-12-04T09:42:00Z">
              <w:r w:rsidRPr="009063C9" w:rsidDel="00236586">
                <w:rPr>
                  <w:sz w:val="18"/>
                  <w:szCs w:val="18"/>
                </w:rPr>
                <w:delText>0..*</w:delText>
              </w:r>
              <w:bookmarkStart w:id="2776" w:name="_Toc158923642"/>
              <w:bookmarkStart w:id="2777" w:name="_Toc158923773"/>
              <w:bookmarkStart w:id="2778" w:name="_Toc158985713"/>
              <w:bookmarkStart w:id="2779" w:name="_Toc158985844"/>
              <w:bookmarkStart w:id="2780" w:name="_Toc158988979"/>
              <w:bookmarkStart w:id="2781" w:name="_Toc162544330"/>
              <w:bookmarkStart w:id="2782" w:name="_Toc170717300"/>
              <w:bookmarkEnd w:id="2776"/>
              <w:bookmarkEnd w:id="2777"/>
              <w:bookmarkEnd w:id="2778"/>
              <w:bookmarkEnd w:id="2779"/>
              <w:bookmarkEnd w:id="2780"/>
              <w:bookmarkEnd w:id="2781"/>
              <w:bookmarkEnd w:id="2782"/>
            </w:del>
          </w:p>
        </w:tc>
        <w:tc>
          <w:tcPr>
            <w:tcW w:w="2700" w:type="dxa"/>
          </w:tcPr>
          <w:p w14:paraId="10C9369B" w14:textId="323DFF08" w:rsidR="00A57D35" w:rsidRPr="009063C9" w:rsidDel="00236586" w:rsidRDefault="00A57D35" w:rsidP="00A57D35">
            <w:pPr>
              <w:snapToGrid w:val="0"/>
              <w:spacing w:before="60" w:after="60" w:line="240" w:lineRule="auto"/>
              <w:jc w:val="left"/>
              <w:rPr>
                <w:del w:id="2783" w:author="Harin Oh" w:date="2023-12-04T09:42:00Z"/>
                <w:sz w:val="18"/>
                <w:szCs w:val="18"/>
              </w:rPr>
            </w:pPr>
            <w:del w:id="2784" w:author="Harin Oh" w:date="2023-12-04T09:42:00Z">
              <w:r w:rsidRPr="009063C9" w:rsidDel="00236586">
                <w:rPr>
                  <w:sz w:val="18"/>
                  <w:szCs w:val="18"/>
                </w:rPr>
                <w:delText>-</w:delText>
              </w:r>
              <w:bookmarkStart w:id="2785" w:name="_Toc158923643"/>
              <w:bookmarkStart w:id="2786" w:name="_Toc158923774"/>
              <w:bookmarkStart w:id="2787" w:name="_Toc158985714"/>
              <w:bookmarkStart w:id="2788" w:name="_Toc158985845"/>
              <w:bookmarkStart w:id="2789" w:name="_Toc158988980"/>
              <w:bookmarkStart w:id="2790" w:name="_Toc162544331"/>
              <w:bookmarkStart w:id="2791" w:name="_Toc170717301"/>
              <w:bookmarkEnd w:id="2785"/>
              <w:bookmarkEnd w:id="2786"/>
              <w:bookmarkEnd w:id="2787"/>
              <w:bookmarkEnd w:id="2788"/>
              <w:bookmarkEnd w:id="2789"/>
              <w:bookmarkEnd w:id="2790"/>
              <w:bookmarkEnd w:id="2791"/>
            </w:del>
          </w:p>
        </w:tc>
        <w:tc>
          <w:tcPr>
            <w:tcW w:w="3060" w:type="dxa"/>
          </w:tcPr>
          <w:p w14:paraId="12408232" w14:textId="0F6DA782" w:rsidR="00A57D35" w:rsidRPr="009063C9" w:rsidDel="00236586" w:rsidRDefault="00A57D35" w:rsidP="00A57D35">
            <w:pPr>
              <w:snapToGrid w:val="0"/>
              <w:spacing w:before="60" w:after="60" w:line="240" w:lineRule="auto"/>
              <w:jc w:val="left"/>
              <w:rPr>
                <w:del w:id="2792" w:author="Harin Oh" w:date="2023-12-04T09:42:00Z"/>
                <w:sz w:val="18"/>
                <w:szCs w:val="18"/>
              </w:rPr>
            </w:pPr>
            <w:bookmarkStart w:id="2793" w:name="_Toc158923644"/>
            <w:bookmarkStart w:id="2794" w:name="_Toc158923775"/>
            <w:bookmarkStart w:id="2795" w:name="_Toc158985715"/>
            <w:bookmarkStart w:id="2796" w:name="_Toc158985846"/>
            <w:bookmarkStart w:id="2797" w:name="_Toc158988981"/>
            <w:bookmarkStart w:id="2798" w:name="_Toc162544332"/>
            <w:bookmarkStart w:id="2799" w:name="_Toc170717302"/>
            <w:bookmarkEnd w:id="2793"/>
            <w:bookmarkEnd w:id="2794"/>
            <w:bookmarkEnd w:id="2795"/>
            <w:bookmarkEnd w:id="2796"/>
            <w:bookmarkEnd w:id="2797"/>
            <w:bookmarkEnd w:id="2798"/>
            <w:bookmarkEnd w:id="2799"/>
          </w:p>
        </w:tc>
        <w:bookmarkStart w:id="2800" w:name="_Toc158923645"/>
        <w:bookmarkStart w:id="2801" w:name="_Toc158923776"/>
        <w:bookmarkStart w:id="2802" w:name="_Toc158985716"/>
        <w:bookmarkStart w:id="2803" w:name="_Toc158985847"/>
        <w:bookmarkStart w:id="2804" w:name="_Toc158988982"/>
        <w:bookmarkStart w:id="2805" w:name="_Toc162544333"/>
        <w:bookmarkStart w:id="2806" w:name="_Toc170717303"/>
        <w:bookmarkEnd w:id="2800"/>
        <w:bookmarkEnd w:id="2801"/>
        <w:bookmarkEnd w:id="2802"/>
        <w:bookmarkEnd w:id="2803"/>
        <w:bookmarkEnd w:id="2804"/>
        <w:bookmarkEnd w:id="2805"/>
        <w:bookmarkEnd w:id="2806"/>
      </w:tr>
      <w:tr w:rsidR="009063C9" w:rsidRPr="009063C9" w:rsidDel="00236586" w14:paraId="5DD25347" w14:textId="04A73C10" w:rsidTr="009063C9">
        <w:trPr>
          <w:del w:id="2807" w:author="Harin Oh" w:date="2023-12-04T09:42:00Z"/>
        </w:trPr>
        <w:tc>
          <w:tcPr>
            <w:tcW w:w="3060" w:type="dxa"/>
          </w:tcPr>
          <w:p w14:paraId="5F00E6E0" w14:textId="38416C1A" w:rsidR="00A57D35" w:rsidRPr="009063C9" w:rsidDel="00236586" w:rsidRDefault="00A57D35" w:rsidP="00A57D35">
            <w:pPr>
              <w:snapToGrid w:val="0"/>
              <w:spacing w:before="60" w:after="60" w:line="240" w:lineRule="auto"/>
              <w:jc w:val="left"/>
              <w:rPr>
                <w:del w:id="2808" w:author="Harin Oh" w:date="2023-12-04T09:42:00Z"/>
                <w:sz w:val="18"/>
                <w:szCs w:val="18"/>
              </w:rPr>
            </w:pPr>
            <w:del w:id="2809" w:author="Harin Oh" w:date="2023-12-04T09:42:00Z">
              <w:r w:rsidRPr="009063C9" w:rsidDel="00236586">
                <w:rPr>
                  <w:sz w:val="18"/>
                  <w:szCs w:val="18"/>
                </w:rPr>
                <w:delText>datasetCatalogue</w:delText>
              </w:r>
              <w:bookmarkStart w:id="2810" w:name="_Toc158923646"/>
              <w:bookmarkStart w:id="2811" w:name="_Toc158923777"/>
              <w:bookmarkStart w:id="2812" w:name="_Toc158985717"/>
              <w:bookmarkStart w:id="2813" w:name="_Toc158985848"/>
              <w:bookmarkStart w:id="2814" w:name="_Toc158988983"/>
              <w:bookmarkStart w:id="2815" w:name="_Toc162544334"/>
              <w:bookmarkStart w:id="2816" w:name="_Toc170717304"/>
              <w:bookmarkEnd w:id="2810"/>
              <w:bookmarkEnd w:id="2811"/>
              <w:bookmarkEnd w:id="2812"/>
              <w:bookmarkEnd w:id="2813"/>
              <w:bookmarkEnd w:id="2814"/>
              <w:bookmarkEnd w:id="2815"/>
              <w:bookmarkEnd w:id="2816"/>
            </w:del>
          </w:p>
        </w:tc>
        <w:tc>
          <w:tcPr>
            <w:tcW w:w="3420" w:type="dxa"/>
          </w:tcPr>
          <w:p w14:paraId="40A5F88A" w14:textId="781F9702" w:rsidR="00A57D35" w:rsidRPr="009063C9" w:rsidDel="00236586" w:rsidRDefault="00A57D35" w:rsidP="00A57D35">
            <w:pPr>
              <w:snapToGrid w:val="0"/>
              <w:spacing w:before="60" w:after="60" w:line="240" w:lineRule="auto"/>
              <w:jc w:val="left"/>
              <w:rPr>
                <w:del w:id="2817" w:author="Harin Oh" w:date="2023-12-04T09:42:00Z"/>
                <w:sz w:val="18"/>
                <w:szCs w:val="18"/>
              </w:rPr>
            </w:pPr>
            <w:del w:id="2818" w:author="Harin Oh" w:date="2023-12-04T09:42:00Z">
              <w:r w:rsidRPr="009063C9" w:rsidDel="00236586">
                <w:rPr>
                  <w:sz w:val="18"/>
                  <w:szCs w:val="18"/>
                </w:rPr>
                <w:delText>Catalogue which is related to this dataset</w:delText>
              </w:r>
              <w:bookmarkStart w:id="2819" w:name="_Toc158923647"/>
              <w:bookmarkStart w:id="2820" w:name="_Toc158923778"/>
              <w:bookmarkStart w:id="2821" w:name="_Toc158985718"/>
              <w:bookmarkStart w:id="2822" w:name="_Toc158985849"/>
              <w:bookmarkStart w:id="2823" w:name="_Toc158988984"/>
              <w:bookmarkStart w:id="2824" w:name="_Toc162544335"/>
              <w:bookmarkStart w:id="2825" w:name="_Toc170717305"/>
              <w:bookmarkEnd w:id="2819"/>
              <w:bookmarkEnd w:id="2820"/>
              <w:bookmarkEnd w:id="2821"/>
              <w:bookmarkEnd w:id="2822"/>
              <w:bookmarkEnd w:id="2823"/>
              <w:bookmarkEnd w:id="2824"/>
              <w:bookmarkEnd w:id="2825"/>
            </w:del>
          </w:p>
        </w:tc>
        <w:tc>
          <w:tcPr>
            <w:tcW w:w="805" w:type="dxa"/>
          </w:tcPr>
          <w:p w14:paraId="3A3CA5D1" w14:textId="339012E7" w:rsidR="00A57D35" w:rsidRPr="009063C9" w:rsidDel="00236586" w:rsidRDefault="00A57D35" w:rsidP="00A57D35">
            <w:pPr>
              <w:snapToGrid w:val="0"/>
              <w:spacing w:before="60" w:after="60" w:line="240" w:lineRule="auto"/>
              <w:jc w:val="center"/>
              <w:rPr>
                <w:del w:id="2826" w:author="Harin Oh" w:date="2023-12-04T09:42:00Z"/>
                <w:sz w:val="18"/>
                <w:szCs w:val="18"/>
              </w:rPr>
            </w:pPr>
            <w:del w:id="2827" w:author="Harin Oh" w:date="2023-12-04T09:42:00Z">
              <w:r w:rsidRPr="009063C9" w:rsidDel="00236586">
                <w:rPr>
                  <w:sz w:val="18"/>
                  <w:szCs w:val="18"/>
                </w:rPr>
                <w:delText>0..*</w:delText>
              </w:r>
              <w:bookmarkStart w:id="2828" w:name="_Toc158923648"/>
              <w:bookmarkStart w:id="2829" w:name="_Toc158923779"/>
              <w:bookmarkStart w:id="2830" w:name="_Toc158985719"/>
              <w:bookmarkStart w:id="2831" w:name="_Toc158985850"/>
              <w:bookmarkStart w:id="2832" w:name="_Toc158988985"/>
              <w:bookmarkStart w:id="2833" w:name="_Toc162544336"/>
              <w:bookmarkStart w:id="2834" w:name="_Toc170717306"/>
              <w:bookmarkEnd w:id="2828"/>
              <w:bookmarkEnd w:id="2829"/>
              <w:bookmarkEnd w:id="2830"/>
              <w:bookmarkEnd w:id="2831"/>
              <w:bookmarkEnd w:id="2832"/>
              <w:bookmarkEnd w:id="2833"/>
              <w:bookmarkEnd w:id="2834"/>
            </w:del>
          </w:p>
        </w:tc>
        <w:tc>
          <w:tcPr>
            <w:tcW w:w="2700" w:type="dxa"/>
          </w:tcPr>
          <w:p w14:paraId="43B21B0B" w14:textId="4D2150AB" w:rsidR="00A57D35" w:rsidRPr="009063C9" w:rsidDel="00236586" w:rsidRDefault="00A57D35" w:rsidP="00A57D35">
            <w:pPr>
              <w:snapToGrid w:val="0"/>
              <w:spacing w:before="60" w:after="60" w:line="240" w:lineRule="auto"/>
              <w:jc w:val="left"/>
              <w:rPr>
                <w:del w:id="2835" w:author="Harin Oh" w:date="2023-12-04T09:42:00Z"/>
                <w:sz w:val="18"/>
                <w:szCs w:val="18"/>
              </w:rPr>
            </w:pPr>
            <w:del w:id="2836" w:author="Harin Oh" w:date="2023-12-04T09:42:00Z">
              <w:r w:rsidRPr="009063C9" w:rsidDel="00236586">
                <w:rPr>
                  <w:sz w:val="18"/>
                  <w:szCs w:val="18"/>
                </w:rPr>
                <w:delText>-</w:delText>
              </w:r>
              <w:bookmarkStart w:id="2837" w:name="_Toc158923649"/>
              <w:bookmarkStart w:id="2838" w:name="_Toc158923780"/>
              <w:bookmarkStart w:id="2839" w:name="_Toc158985720"/>
              <w:bookmarkStart w:id="2840" w:name="_Toc158985851"/>
              <w:bookmarkStart w:id="2841" w:name="_Toc158988986"/>
              <w:bookmarkStart w:id="2842" w:name="_Toc162544337"/>
              <w:bookmarkStart w:id="2843" w:name="_Toc170717307"/>
              <w:bookmarkEnd w:id="2837"/>
              <w:bookmarkEnd w:id="2838"/>
              <w:bookmarkEnd w:id="2839"/>
              <w:bookmarkEnd w:id="2840"/>
              <w:bookmarkEnd w:id="2841"/>
              <w:bookmarkEnd w:id="2842"/>
              <w:bookmarkEnd w:id="2843"/>
            </w:del>
          </w:p>
        </w:tc>
        <w:tc>
          <w:tcPr>
            <w:tcW w:w="3060" w:type="dxa"/>
          </w:tcPr>
          <w:p w14:paraId="22C43FDA" w14:textId="12208551" w:rsidR="00A57D35" w:rsidRPr="009063C9" w:rsidDel="00236586" w:rsidRDefault="00A57D35" w:rsidP="00A57D35">
            <w:pPr>
              <w:snapToGrid w:val="0"/>
              <w:spacing w:before="60" w:after="60" w:line="240" w:lineRule="auto"/>
              <w:jc w:val="left"/>
              <w:rPr>
                <w:del w:id="2844" w:author="Harin Oh" w:date="2023-12-04T09:42:00Z"/>
                <w:sz w:val="18"/>
                <w:szCs w:val="18"/>
              </w:rPr>
            </w:pPr>
            <w:bookmarkStart w:id="2845" w:name="_Toc158923650"/>
            <w:bookmarkStart w:id="2846" w:name="_Toc158923781"/>
            <w:bookmarkStart w:id="2847" w:name="_Toc158985721"/>
            <w:bookmarkStart w:id="2848" w:name="_Toc158985852"/>
            <w:bookmarkStart w:id="2849" w:name="_Toc158988987"/>
            <w:bookmarkStart w:id="2850" w:name="_Toc162544338"/>
            <w:bookmarkStart w:id="2851" w:name="_Toc170717308"/>
            <w:bookmarkEnd w:id="2845"/>
            <w:bookmarkEnd w:id="2846"/>
            <w:bookmarkEnd w:id="2847"/>
            <w:bookmarkEnd w:id="2848"/>
            <w:bookmarkEnd w:id="2849"/>
            <w:bookmarkEnd w:id="2850"/>
            <w:bookmarkEnd w:id="2851"/>
          </w:p>
        </w:tc>
        <w:bookmarkStart w:id="2852" w:name="_Toc158923651"/>
        <w:bookmarkStart w:id="2853" w:name="_Toc158923782"/>
        <w:bookmarkStart w:id="2854" w:name="_Toc158985722"/>
        <w:bookmarkStart w:id="2855" w:name="_Toc158985853"/>
        <w:bookmarkStart w:id="2856" w:name="_Toc158988988"/>
        <w:bookmarkStart w:id="2857" w:name="_Toc162544339"/>
        <w:bookmarkStart w:id="2858" w:name="_Toc170717309"/>
        <w:bookmarkEnd w:id="2852"/>
        <w:bookmarkEnd w:id="2853"/>
        <w:bookmarkEnd w:id="2854"/>
        <w:bookmarkEnd w:id="2855"/>
        <w:bookmarkEnd w:id="2856"/>
        <w:bookmarkEnd w:id="2857"/>
        <w:bookmarkEnd w:id="2858"/>
      </w:tr>
    </w:tbl>
    <w:p w14:paraId="1E52515E" w14:textId="5FA10E75" w:rsidR="00262EA5" w:rsidRPr="009063C9" w:rsidDel="00AC657D" w:rsidRDefault="00262EA5" w:rsidP="005B66E2">
      <w:pPr>
        <w:rPr>
          <w:del w:id="2859" w:author="Greenblue" w:date="2024-02-15T20:00:00Z"/>
        </w:rPr>
      </w:pPr>
      <w:bookmarkStart w:id="2860" w:name="_Toc158923652"/>
      <w:bookmarkStart w:id="2861" w:name="_Toc158923783"/>
      <w:bookmarkStart w:id="2862" w:name="_Toc158985723"/>
      <w:bookmarkStart w:id="2863" w:name="_Toc158985854"/>
      <w:bookmarkStart w:id="2864" w:name="_Toc158988989"/>
      <w:bookmarkStart w:id="2865" w:name="_Toc162544340"/>
      <w:bookmarkStart w:id="2866" w:name="_Toc170717310"/>
      <w:bookmarkEnd w:id="2860"/>
      <w:bookmarkEnd w:id="2861"/>
      <w:bookmarkEnd w:id="2862"/>
      <w:bookmarkEnd w:id="2863"/>
      <w:bookmarkEnd w:id="2864"/>
      <w:bookmarkEnd w:id="2865"/>
      <w:bookmarkEnd w:id="2866"/>
    </w:p>
    <w:p w14:paraId="1943EF98" w14:textId="04585FA5" w:rsidR="0054360D" w:rsidRPr="009063C9" w:rsidRDefault="00B413FE" w:rsidP="00B8413D">
      <w:pPr>
        <w:pStyle w:val="Heading3"/>
        <w:ind w:hanging="7950"/>
      </w:pPr>
      <w:bookmarkStart w:id="2867" w:name="_Toc523493095"/>
      <w:bookmarkStart w:id="2868" w:name="_Toc403560568"/>
      <w:bookmarkStart w:id="2869" w:name="_Ref148213052"/>
      <w:bookmarkStart w:id="2870" w:name="_Toc152232613"/>
      <w:bookmarkStart w:id="2871" w:name="_Toc170717311"/>
      <w:bookmarkEnd w:id="2867"/>
      <w:r w:rsidRPr="009063C9">
        <w:t>S100_</w:t>
      </w:r>
      <w:bookmarkEnd w:id="2868"/>
      <w:r w:rsidR="00A57D35" w:rsidRPr="009063C9">
        <w:t>DatasetDiscoveryMetadata</w:t>
      </w:r>
      <w:bookmarkEnd w:id="2869"/>
      <w:bookmarkEnd w:id="2870"/>
      <w:bookmarkEnd w:id="28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97"/>
        <w:gridCol w:w="3402"/>
      </w:tblGrid>
      <w:tr w:rsidR="00B413FE" w:rsidRPr="009063C9" w14:paraId="6F896971" w14:textId="77777777" w:rsidTr="00D76D1E">
        <w:trPr>
          <w:cantSplit/>
        </w:trPr>
        <w:tc>
          <w:tcPr>
            <w:tcW w:w="3060" w:type="dxa"/>
            <w:shd w:val="clear" w:color="auto" w:fill="D9D9D9"/>
            <w:vAlign w:val="center"/>
          </w:tcPr>
          <w:p w14:paraId="5E4B4AC5" w14:textId="77777777" w:rsidR="00B413FE" w:rsidRPr="009063C9" w:rsidRDefault="00B413FE" w:rsidP="00AA120E">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09805C62"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1C64D5E6" w14:textId="77777777" w:rsidR="00B413FE" w:rsidRPr="009063C9" w:rsidRDefault="00B413FE" w:rsidP="005B66E2">
            <w:pPr>
              <w:keepNext/>
              <w:keepLines/>
              <w:snapToGrid w:val="0"/>
              <w:spacing w:before="60" w:after="60" w:line="240" w:lineRule="auto"/>
              <w:jc w:val="center"/>
              <w:rPr>
                <w:b/>
                <w:sz w:val="18"/>
                <w:szCs w:val="18"/>
              </w:rPr>
            </w:pPr>
            <w:r w:rsidRPr="009063C9">
              <w:rPr>
                <w:b/>
                <w:sz w:val="18"/>
                <w:szCs w:val="18"/>
              </w:rPr>
              <w:t>Mult</w:t>
            </w:r>
          </w:p>
        </w:tc>
        <w:tc>
          <w:tcPr>
            <w:tcW w:w="2497" w:type="dxa"/>
            <w:shd w:val="clear" w:color="auto" w:fill="D9D9D9"/>
            <w:vAlign w:val="center"/>
          </w:tcPr>
          <w:p w14:paraId="636E982B"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Type</w:t>
            </w:r>
          </w:p>
        </w:tc>
        <w:tc>
          <w:tcPr>
            <w:tcW w:w="3402" w:type="dxa"/>
            <w:shd w:val="clear" w:color="auto" w:fill="D9D9D9"/>
            <w:vAlign w:val="center"/>
          </w:tcPr>
          <w:p w14:paraId="24D08BA1"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Remarks</w:t>
            </w:r>
          </w:p>
        </w:tc>
      </w:tr>
      <w:tr w:rsidR="00B413FE" w:rsidRPr="009063C9" w14:paraId="5B8AAF71" w14:textId="77777777" w:rsidTr="00D76D1E">
        <w:trPr>
          <w:trHeight w:val="326"/>
        </w:trPr>
        <w:tc>
          <w:tcPr>
            <w:tcW w:w="3060" w:type="dxa"/>
            <w:vAlign w:val="center"/>
          </w:tcPr>
          <w:p w14:paraId="059EF89C" w14:textId="77777777" w:rsidR="00B413FE" w:rsidRPr="009063C9" w:rsidRDefault="00B413FE" w:rsidP="00AA120E">
            <w:pPr>
              <w:snapToGrid w:val="0"/>
              <w:spacing w:before="60" w:after="60" w:line="240" w:lineRule="auto"/>
              <w:jc w:val="left"/>
              <w:rPr>
                <w:sz w:val="18"/>
                <w:szCs w:val="18"/>
              </w:rPr>
            </w:pPr>
            <w:r w:rsidRPr="009063C9">
              <w:rPr>
                <w:sz w:val="18"/>
                <w:szCs w:val="18"/>
              </w:rPr>
              <w:t>S100_DatasetDiscoveryMetadata</w:t>
            </w:r>
          </w:p>
        </w:tc>
        <w:tc>
          <w:tcPr>
            <w:tcW w:w="3420" w:type="dxa"/>
            <w:vAlign w:val="center"/>
          </w:tcPr>
          <w:p w14:paraId="3EB42328"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Metadata about the individual datasets in the exchange catalogue</w:t>
            </w:r>
          </w:p>
        </w:tc>
        <w:tc>
          <w:tcPr>
            <w:tcW w:w="804" w:type="dxa"/>
            <w:vAlign w:val="center"/>
          </w:tcPr>
          <w:p w14:paraId="1FB58EFF" w14:textId="77777777" w:rsidR="00B413FE" w:rsidRPr="009063C9" w:rsidRDefault="00B413FE" w:rsidP="005B66E2">
            <w:pPr>
              <w:keepNext/>
              <w:keepLines/>
              <w:snapToGrid w:val="0"/>
              <w:spacing w:before="60" w:after="60" w:line="240" w:lineRule="auto"/>
              <w:jc w:val="center"/>
              <w:rPr>
                <w:sz w:val="18"/>
                <w:szCs w:val="18"/>
              </w:rPr>
            </w:pPr>
            <w:r w:rsidRPr="009063C9">
              <w:rPr>
                <w:sz w:val="18"/>
                <w:szCs w:val="18"/>
              </w:rPr>
              <w:t>-</w:t>
            </w:r>
          </w:p>
        </w:tc>
        <w:tc>
          <w:tcPr>
            <w:tcW w:w="2497" w:type="dxa"/>
            <w:vAlign w:val="center"/>
          </w:tcPr>
          <w:p w14:paraId="133BA1D5"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c>
          <w:tcPr>
            <w:tcW w:w="3402" w:type="dxa"/>
            <w:vAlign w:val="center"/>
          </w:tcPr>
          <w:p w14:paraId="71BC3002"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r>
      <w:tr w:rsidR="00B413FE" w:rsidRPr="009063C9" w14:paraId="69EEB175" w14:textId="77777777" w:rsidTr="00D76D1E">
        <w:trPr>
          <w:trHeight w:val="171"/>
        </w:trPr>
        <w:tc>
          <w:tcPr>
            <w:tcW w:w="3060" w:type="dxa"/>
            <w:vAlign w:val="center"/>
          </w:tcPr>
          <w:p w14:paraId="72795F7C" w14:textId="77777777" w:rsidR="00B413FE" w:rsidRPr="009063C9" w:rsidRDefault="00B413FE" w:rsidP="005B66E2">
            <w:pPr>
              <w:snapToGrid w:val="0"/>
              <w:spacing w:before="60" w:after="60" w:line="240" w:lineRule="auto"/>
              <w:jc w:val="left"/>
              <w:rPr>
                <w:sz w:val="18"/>
                <w:szCs w:val="18"/>
              </w:rPr>
            </w:pPr>
            <w:r w:rsidRPr="009063C9">
              <w:rPr>
                <w:sz w:val="18"/>
                <w:szCs w:val="18"/>
              </w:rPr>
              <w:t>fileName</w:t>
            </w:r>
          </w:p>
        </w:tc>
        <w:tc>
          <w:tcPr>
            <w:tcW w:w="3420" w:type="dxa"/>
            <w:vAlign w:val="center"/>
          </w:tcPr>
          <w:p w14:paraId="3551054B" w14:textId="77777777" w:rsidR="00B413FE" w:rsidRPr="009063C9" w:rsidRDefault="00B413FE" w:rsidP="005B66E2">
            <w:pPr>
              <w:snapToGrid w:val="0"/>
              <w:spacing w:before="60" w:after="60" w:line="240" w:lineRule="auto"/>
              <w:jc w:val="left"/>
              <w:rPr>
                <w:sz w:val="18"/>
                <w:szCs w:val="18"/>
              </w:rPr>
            </w:pPr>
            <w:r w:rsidRPr="009063C9">
              <w:rPr>
                <w:sz w:val="18"/>
                <w:szCs w:val="18"/>
              </w:rPr>
              <w:t>Dataset file name</w:t>
            </w:r>
          </w:p>
        </w:tc>
        <w:tc>
          <w:tcPr>
            <w:tcW w:w="804" w:type="dxa"/>
            <w:vAlign w:val="center"/>
          </w:tcPr>
          <w:p w14:paraId="0044E1CC" w14:textId="77777777" w:rsidR="00B413FE" w:rsidRPr="009063C9" w:rsidRDefault="00B413FE" w:rsidP="005B66E2">
            <w:pPr>
              <w:snapToGrid w:val="0"/>
              <w:spacing w:before="60" w:after="60" w:line="240" w:lineRule="auto"/>
              <w:jc w:val="center"/>
              <w:rPr>
                <w:sz w:val="18"/>
                <w:szCs w:val="18"/>
              </w:rPr>
            </w:pPr>
            <w:r w:rsidRPr="009063C9">
              <w:rPr>
                <w:sz w:val="18"/>
                <w:szCs w:val="18"/>
              </w:rPr>
              <w:t>1</w:t>
            </w:r>
          </w:p>
        </w:tc>
        <w:tc>
          <w:tcPr>
            <w:tcW w:w="2497" w:type="dxa"/>
            <w:vAlign w:val="center"/>
          </w:tcPr>
          <w:p w14:paraId="6D96F086" w14:textId="549BAC39" w:rsidR="00B413FE" w:rsidRPr="009063C9" w:rsidRDefault="00B413FE" w:rsidP="005B66E2">
            <w:pPr>
              <w:snapToGrid w:val="0"/>
              <w:spacing w:before="60" w:after="60" w:line="240" w:lineRule="auto"/>
              <w:jc w:val="left"/>
              <w:rPr>
                <w:sz w:val="18"/>
                <w:szCs w:val="18"/>
              </w:rPr>
            </w:pPr>
            <w:del w:id="2872" w:author="Harin Oh" w:date="2023-12-04T09:42:00Z">
              <w:r w:rsidRPr="009063C9" w:rsidDel="005B1040">
                <w:rPr>
                  <w:sz w:val="18"/>
                  <w:szCs w:val="18"/>
                </w:rPr>
                <w:delText>CharacterString</w:delText>
              </w:r>
            </w:del>
            <w:ins w:id="2873" w:author="Harin Oh" w:date="2023-12-04T09:42:00Z">
              <w:r w:rsidR="005B1040">
                <w:rPr>
                  <w:sz w:val="18"/>
                  <w:szCs w:val="18"/>
                </w:rPr>
                <w:t>URI</w:t>
              </w:r>
            </w:ins>
          </w:p>
        </w:tc>
        <w:tc>
          <w:tcPr>
            <w:tcW w:w="3402" w:type="dxa"/>
            <w:vAlign w:val="center"/>
          </w:tcPr>
          <w:p w14:paraId="52964555" w14:textId="3ADEF8E0" w:rsidR="00B413FE" w:rsidRPr="009063C9" w:rsidRDefault="00AA120E" w:rsidP="005B66E2">
            <w:pPr>
              <w:snapToGrid w:val="0"/>
              <w:spacing w:before="60" w:after="60" w:line="240" w:lineRule="auto"/>
              <w:jc w:val="left"/>
              <w:rPr>
                <w:sz w:val="18"/>
                <w:szCs w:val="18"/>
              </w:rPr>
            </w:pPr>
            <w:ins w:id="2874" w:author="Greenblue" w:date="2024-02-13T20:16:00Z">
              <w:r w:rsidRPr="00AA120E">
                <w:rPr>
                  <w:sz w:val="18"/>
                  <w:szCs w:val="18"/>
                </w:rPr>
                <w:t>See Part 1, clause 1-4.6</w:t>
              </w:r>
            </w:ins>
          </w:p>
        </w:tc>
      </w:tr>
      <w:tr w:rsidR="00B413FE" w:rsidRPr="009063C9" w:rsidDel="005B1040" w14:paraId="0C155114" w14:textId="152C2EAF" w:rsidTr="00D76D1E">
        <w:trPr>
          <w:trHeight w:val="326"/>
          <w:del w:id="2875" w:author="Harin Oh" w:date="2023-12-04T09:43:00Z"/>
        </w:trPr>
        <w:tc>
          <w:tcPr>
            <w:tcW w:w="3060" w:type="dxa"/>
            <w:vAlign w:val="center"/>
          </w:tcPr>
          <w:p w14:paraId="051ABEB5" w14:textId="1B190C0B" w:rsidR="00B413FE" w:rsidRPr="009063C9" w:rsidDel="005B1040" w:rsidRDefault="00B413FE" w:rsidP="005B66E2">
            <w:pPr>
              <w:snapToGrid w:val="0"/>
              <w:spacing w:before="60" w:after="60" w:line="240" w:lineRule="auto"/>
              <w:jc w:val="left"/>
              <w:rPr>
                <w:del w:id="2876" w:author="Harin Oh" w:date="2023-12-04T09:43:00Z"/>
                <w:sz w:val="18"/>
                <w:szCs w:val="18"/>
              </w:rPr>
            </w:pPr>
            <w:del w:id="2877" w:author="Harin Oh" w:date="2023-12-04T09:43:00Z">
              <w:r w:rsidRPr="009063C9" w:rsidDel="005B1040">
                <w:rPr>
                  <w:sz w:val="18"/>
                  <w:szCs w:val="18"/>
                </w:rPr>
                <w:delText>filePath</w:delText>
              </w:r>
            </w:del>
          </w:p>
        </w:tc>
        <w:tc>
          <w:tcPr>
            <w:tcW w:w="3420" w:type="dxa"/>
            <w:vAlign w:val="center"/>
          </w:tcPr>
          <w:p w14:paraId="6E12DA20" w14:textId="4A92E34D" w:rsidR="00B413FE" w:rsidRPr="009063C9" w:rsidDel="005B1040" w:rsidRDefault="00B413FE" w:rsidP="005B66E2">
            <w:pPr>
              <w:snapToGrid w:val="0"/>
              <w:spacing w:before="60" w:after="60" w:line="240" w:lineRule="auto"/>
              <w:jc w:val="left"/>
              <w:rPr>
                <w:del w:id="2878" w:author="Harin Oh" w:date="2023-12-04T09:43:00Z"/>
                <w:sz w:val="18"/>
                <w:szCs w:val="18"/>
              </w:rPr>
            </w:pPr>
            <w:del w:id="2879" w:author="Harin Oh" w:date="2023-12-04T09:43:00Z">
              <w:r w:rsidRPr="009063C9" w:rsidDel="005B1040">
                <w:rPr>
                  <w:sz w:val="18"/>
                  <w:szCs w:val="18"/>
                </w:rPr>
                <w:delText>Full path from the exchange set root directory</w:delText>
              </w:r>
            </w:del>
          </w:p>
        </w:tc>
        <w:tc>
          <w:tcPr>
            <w:tcW w:w="804" w:type="dxa"/>
            <w:vAlign w:val="center"/>
          </w:tcPr>
          <w:p w14:paraId="6446FC8D" w14:textId="6B4F4A22" w:rsidR="00B413FE" w:rsidRPr="009063C9" w:rsidDel="005B1040" w:rsidRDefault="00B413FE" w:rsidP="005B66E2">
            <w:pPr>
              <w:snapToGrid w:val="0"/>
              <w:spacing w:before="60" w:after="60" w:line="240" w:lineRule="auto"/>
              <w:jc w:val="center"/>
              <w:rPr>
                <w:del w:id="2880" w:author="Harin Oh" w:date="2023-12-04T09:43:00Z"/>
                <w:sz w:val="18"/>
                <w:szCs w:val="18"/>
              </w:rPr>
            </w:pPr>
            <w:del w:id="2881" w:author="Harin Oh" w:date="2023-12-04T09:43:00Z">
              <w:r w:rsidRPr="009063C9" w:rsidDel="005B1040">
                <w:rPr>
                  <w:sz w:val="18"/>
                  <w:szCs w:val="18"/>
                </w:rPr>
                <w:delText>1</w:delText>
              </w:r>
            </w:del>
          </w:p>
        </w:tc>
        <w:tc>
          <w:tcPr>
            <w:tcW w:w="2497" w:type="dxa"/>
            <w:vAlign w:val="center"/>
          </w:tcPr>
          <w:p w14:paraId="1253A20A" w14:textId="1D50E5F3" w:rsidR="00B413FE" w:rsidRPr="009063C9" w:rsidDel="005B1040" w:rsidRDefault="00B413FE" w:rsidP="005B66E2">
            <w:pPr>
              <w:snapToGrid w:val="0"/>
              <w:spacing w:before="60" w:after="60" w:line="240" w:lineRule="auto"/>
              <w:jc w:val="left"/>
              <w:rPr>
                <w:del w:id="2882" w:author="Harin Oh" w:date="2023-12-04T09:43:00Z"/>
                <w:sz w:val="18"/>
                <w:szCs w:val="18"/>
              </w:rPr>
            </w:pPr>
            <w:del w:id="2883" w:author="Harin Oh" w:date="2023-12-04T09:43:00Z">
              <w:r w:rsidRPr="009063C9" w:rsidDel="005B1040">
                <w:rPr>
                  <w:sz w:val="18"/>
                  <w:szCs w:val="18"/>
                </w:rPr>
                <w:delText>CharacterString</w:delText>
              </w:r>
            </w:del>
          </w:p>
        </w:tc>
        <w:tc>
          <w:tcPr>
            <w:tcW w:w="3402" w:type="dxa"/>
            <w:vAlign w:val="center"/>
          </w:tcPr>
          <w:p w14:paraId="2D7C13EE" w14:textId="2B23BD91" w:rsidR="00B413FE" w:rsidRPr="009063C9" w:rsidDel="005B1040" w:rsidRDefault="00B413FE" w:rsidP="005B66E2">
            <w:pPr>
              <w:snapToGrid w:val="0"/>
              <w:spacing w:before="60" w:after="60" w:line="240" w:lineRule="auto"/>
              <w:jc w:val="left"/>
              <w:rPr>
                <w:del w:id="2884" w:author="Harin Oh" w:date="2023-12-04T09:43:00Z"/>
                <w:sz w:val="18"/>
                <w:szCs w:val="18"/>
              </w:rPr>
            </w:pPr>
            <w:del w:id="2885" w:author="Harin Oh" w:date="2023-12-04T09:43:00Z">
              <w:r w:rsidRPr="009063C9" w:rsidDel="005B1040">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14:paraId="7248307C" w14:textId="77777777" w:rsidTr="00D76D1E">
        <w:trPr>
          <w:trHeight w:val="326"/>
        </w:trPr>
        <w:tc>
          <w:tcPr>
            <w:tcW w:w="3060" w:type="dxa"/>
            <w:vAlign w:val="center"/>
          </w:tcPr>
          <w:p w14:paraId="28D427E9" w14:textId="77777777" w:rsidR="00B413FE" w:rsidRPr="009063C9" w:rsidRDefault="00B413FE" w:rsidP="005B66E2">
            <w:pPr>
              <w:snapToGrid w:val="0"/>
              <w:spacing w:before="60" w:after="60" w:line="240" w:lineRule="auto"/>
              <w:jc w:val="left"/>
              <w:rPr>
                <w:sz w:val="18"/>
                <w:szCs w:val="18"/>
              </w:rPr>
            </w:pPr>
            <w:r w:rsidRPr="009063C9">
              <w:rPr>
                <w:sz w:val="18"/>
                <w:szCs w:val="18"/>
              </w:rPr>
              <w:t>description</w:t>
            </w:r>
          </w:p>
        </w:tc>
        <w:tc>
          <w:tcPr>
            <w:tcW w:w="3420" w:type="dxa"/>
            <w:vAlign w:val="center"/>
          </w:tcPr>
          <w:p w14:paraId="6E0BDF99" w14:textId="77777777" w:rsidR="00B413FE" w:rsidRPr="009063C9" w:rsidRDefault="00B413FE" w:rsidP="005B66E2">
            <w:pPr>
              <w:snapToGrid w:val="0"/>
              <w:spacing w:before="60" w:after="60" w:line="240" w:lineRule="auto"/>
              <w:jc w:val="left"/>
              <w:rPr>
                <w:sz w:val="18"/>
                <w:szCs w:val="18"/>
              </w:rPr>
            </w:pPr>
            <w:r w:rsidRPr="009063C9">
              <w:rPr>
                <w:sz w:val="18"/>
                <w:szCs w:val="18"/>
              </w:rPr>
              <w:t>Short description giving the area or location covered by the dataset</w:t>
            </w:r>
          </w:p>
        </w:tc>
        <w:tc>
          <w:tcPr>
            <w:tcW w:w="804" w:type="dxa"/>
            <w:vAlign w:val="center"/>
          </w:tcPr>
          <w:p w14:paraId="588DD522" w14:textId="389F1348" w:rsidR="00B413FE" w:rsidRPr="009063C9" w:rsidRDefault="005B1040" w:rsidP="005B66E2">
            <w:pPr>
              <w:snapToGrid w:val="0"/>
              <w:spacing w:before="60" w:after="60" w:line="240" w:lineRule="auto"/>
              <w:jc w:val="center"/>
              <w:rPr>
                <w:sz w:val="18"/>
                <w:szCs w:val="18"/>
              </w:rPr>
            </w:pPr>
            <w:ins w:id="2886" w:author="Harin Oh" w:date="2023-12-04T09:43:00Z">
              <w:r>
                <w:rPr>
                  <w:sz w:val="18"/>
                  <w:szCs w:val="18"/>
                </w:rPr>
                <w:t>0..</w:t>
              </w:r>
            </w:ins>
            <w:r w:rsidR="00B413FE" w:rsidRPr="009063C9">
              <w:rPr>
                <w:sz w:val="18"/>
                <w:szCs w:val="18"/>
              </w:rPr>
              <w:t>1</w:t>
            </w:r>
          </w:p>
        </w:tc>
        <w:tc>
          <w:tcPr>
            <w:tcW w:w="2497" w:type="dxa"/>
            <w:vAlign w:val="center"/>
          </w:tcPr>
          <w:p w14:paraId="54367090" w14:textId="77777777" w:rsidR="00B413FE" w:rsidRPr="009063C9" w:rsidRDefault="00B413FE" w:rsidP="005B66E2">
            <w:pPr>
              <w:snapToGrid w:val="0"/>
              <w:spacing w:before="60" w:after="60" w:line="240" w:lineRule="auto"/>
              <w:jc w:val="left"/>
              <w:rPr>
                <w:sz w:val="18"/>
                <w:szCs w:val="18"/>
              </w:rPr>
            </w:pPr>
            <w:r w:rsidRPr="009063C9">
              <w:rPr>
                <w:sz w:val="18"/>
                <w:szCs w:val="18"/>
              </w:rPr>
              <w:t>CharacterString</w:t>
            </w:r>
          </w:p>
        </w:tc>
        <w:tc>
          <w:tcPr>
            <w:tcW w:w="3402" w:type="dxa"/>
            <w:vAlign w:val="center"/>
          </w:tcPr>
          <w:p w14:paraId="47891DC7" w14:textId="1BDB0D88" w:rsidR="00B413FE" w:rsidRPr="009063C9" w:rsidRDefault="00C30C2A" w:rsidP="005B66E2">
            <w:pPr>
              <w:snapToGrid w:val="0"/>
              <w:spacing w:before="60" w:after="60" w:line="240" w:lineRule="auto"/>
              <w:jc w:val="left"/>
              <w:rPr>
                <w:sz w:val="18"/>
                <w:szCs w:val="18"/>
              </w:rPr>
            </w:pPr>
            <w:r w:rsidRPr="009063C9">
              <w:rPr>
                <w:sz w:val="18"/>
                <w:szCs w:val="18"/>
              </w:rPr>
              <w:t>For example:</w:t>
            </w:r>
            <w:r w:rsidR="00B413FE" w:rsidRPr="009063C9">
              <w:rPr>
                <w:sz w:val="18"/>
                <w:szCs w:val="18"/>
              </w:rPr>
              <w:t xml:space="preserve"> </w:t>
            </w:r>
            <w:r w:rsidRPr="009063C9">
              <w:rPr>
                <w:sz w:val="18"/>
                <w:szCs w:val="18"/>
              </w:rPr>
              <w:t xml:space="preserve">A </w:t>
            </w:r>
            <w:r w:rsidR="00B413FE" w:rsidRPr="009063C9">
              <w:rPr>
                <w:sz w:val="18"/>
                <w:szCs w:val="18"/>
              </w:rPr>
              <w:t>harbour or port name, between two named locations etc</w:t>
            </w:r>
          </w:p>
        </w:tc>
      </w:tr>
      <w:tr w:rsidR="005B1040" w:rsidRPr="009063C9" w14:paraId="11BA553F" w14:textId="77777777" w:rsidTr="00D76D1E">
        <w:trPr>
          <w:trHeight w:val="326"/>
          <w:ins w:id="2887" w:author="Harin Oh" w:date="2023-12-04T09:43:00Z"/>
        </w:trPr>
        <w:tc>
          <w:tcPr>
            <w:tcW w:w="3060" w:type="dxa"/>
            <w:vAlign w:val="center"/>
          </w:tcPr>
          <w:p w14:paraId="3FF3C774" w14:textId="3802CBD2" w:rsidR="005B1040" w:rsidRPr="009063C9" w:rsidRDefault="005B1040" w:rsidP="005B66E2">
            <w:pPr>
              <w:snapToGrid w:val="0"/>
              <w:spacing w:before="60" w:after="60" w:line="240" w:lineRule="auto"/>
              <w:jc w:val="left"/>
              <w:rPr>
                <w:ins w:id="2888" w:author="Harin Oh" w:date="2023-12-04T09:43:00Z"/>
                <w:sz w:val="18"/>
                <w:szCs w:val="18"/>
              </w:rPr>
            </w:pPr>
            <w:ins w:id="2889" w:author="Harin Oh" w:date="2023-12-04T09:43:00Z">
              <w:r w:rsidRPr="005B1040">
                <w:rPr>
                  <w:sz w:val="18"/>
                  <w:szCs w:val="18"/>
                </w:rPr>
                <w:t>datasetID</w:t>
              </w:r>
            </w:ins>
          </w:p>
        </w:tc>
        <w:tc>
          <w:tcPr>
            <w:tcW w:w="3420" w:type="dxa"/>
            <w:vAlign w:val="center"/>
          </w:tcPr>
          <w:p w14:paraId="063778E6" w14:textId="4D881D3D" w:rsidR="005B1040" w:rsidRPr="009063C9" w:rsidRDefault="005B1040" w:rsidP="005B1040">
            <w:pPr>
              <w:snapToGrid w:val="0"/>
              <w:spacing w:before="60" w:after="60" w:line="240" w:lineRule="auto"/>
              <w:jc w:val="left"/>
              <w:rPr>
                <w:ins w:id="2890" w:author="Harin Oh" w:date="2023-12-04T09:43:00Z"/>
                <w:sz w:val="18"/>
                <w:szCs w:val="18"/>
              </w:rPr>
            </w:pPr>
            <w:ins w:id="2891" w:author="Harin Oh" w:date="2023-12-04T09:43:00Z">
              <w:r w:rsidRPr="005B1040">
                <w:rPr>
                  <w:sz w:val="18"/>
                  <w:szCs w:val="18"/>
                </w:rPr>
                <w:t xml:space="preserve">Dataset ID expressed as a </w:t>
              </w:r>
            </w:ins>
            <w:ins w:id="2892" w:author="USER" w:date="2024-03-14T09:27:00Z">
              <w:r w:rsidR="00A16A44" w:rsidRPr="00A16A44">
                <w:rPr>
                  <w:sz w:val="18"/>
                  <w:szCs w:val="18"/>
                </w:rPr>
                <w:t>Maritime</w:t>
              </w:r>
            </w:ins>
            <w:ins w:id="2893" w:author="Harin Oh" w:date="2023-12-04T09:43:00Z">
              <w:del w:id="2894" w:author="USER" w:date="2024-03-14T09:27:00Z">
                <w:r w:rsidRPr="005B1040" w:rsidDel="00A16A44">
                  <w:rPr>
                    <w:sz w:val="18"/>
                    <w:szCs w:val="18"/>
                  </w:rPr>
                  <w:delText>Marine</w:delText>
                </w:r>
              </w:del>
              <w:r w:rsidRPr="005B1040">
                <w:rPr>
                  <w:sz w:val="18"/>
                  <w:szCs w:val="18"/>
                </w:rPr>
                <w:t xml:space="preserve"> Resource Name</w:t>
              </w:r>
            </w:ins>
          </w:p>
        </w:tc>
        <w:tc>
          <w:tcPr>
            <w:tcW w:w="804" w:type="dxa"/>
            <w:vAlign w:val="center"/>
          </w:tcPr>
          <w:p w14:paraId="1925B52C" w14:textId="7E0B105B" w:rsidR="005B1040" w:rsidRDefault="005B1040" w:rsidP="005B66E2">
            <w:pPr>
              <w:snapToGrid w:val="0"/>
              <w:spacing w:before="60" w:after="60" w:line="240" w:lineRule="auto"/>
              <w:jc w:val="center"/>
              <w:rPr>
                <w:ins w:id="2895" w:author="Harin Oh" w:date="2023-12-04T09:43:00Z"/>
                <w:rFonts w:eastAsia="Malgun Gothic"/>
                <w:sz w:val="18"/>
                <w:szCs w:val="18"/>
                <w:rPrChange w:id="2896" w:author="Harin Oh" w:date="2023-12-04T09:44:00Z">
                  <w:rPr>
                    <w:ins w:id="2897" w:author="Harin Oh" w:date="2023-12-04T09:43:00Z"/>
                    <w:sz w:val="18"/>
                    <w:szCs w:val="18"/>
                  </w:rPr>
                </w:rPrChange>
              </w:rPr>
            </w:pPr>
            <w:ins w:id="2898" w:author="Harin Oh" w:date="2023-12-04T09:44:00Z">
              <w:r>
                <w:rPr>
                  <w:rFonts w:eastAsia="Malgun Gothic" w:hint="eastAsia"/>
                  <w:sz w:val="18"/>
                  <w:szCs w:val="18"/>
                </w:rPr>
                <w:t>0</w:t>
              </w:r>
              <w:r>
                <w:rPr>
                  <w:rFonts w:eastAsia="Malgun Gothic"/>
                  <w:sz w:val="18"/>
                  <w:szCs w:val="18"/>
                </w:rPr>
                <w:t>..1</w:t>
              </w:r>
            </w:ins>
          </w:p>
        </w:tc>
        <w:tc>
          <w:tcPr>
            <w:tcW w:w="2497" w:type="dxa"/>
            <w:vAlign w:val="center"/>
          </w:tcPr>
          <w:p w14:paraId="56A41381" w14:textId="4B8EE685" w:rsidR="005B1040" w:rsidRDefault="005B1040" w:rsidP="005B66E2">
            <w:pPr>
              <w:snapToGrid w:val="0"/>
              <w:spacing w:before="60" w:after="60" w:line="240" w:lineRule="auto"/>
              <w:jc w:val="left"/>
              <w:rPr>
                <w:ins w:id="2899" w:author="Harin Oh" w:date="2023-12-04T09:43:00Z"/>
                <w:rFonts w:eastAsia="Malgun Gothic"/>
                <w:sz w:val="18"/>
                <w:szCs w:val="18"/>
                <w:rPrChange w:id="2900" w:author="Harin Oh" w:date="2023-12-04T09:44:00Z">
                  <w:rPr>
                    <w:ins w:id="2901" w:author="Harin Oh" w:date="2023-12-04T09:43:00Z"/>
                    <w:sz w:val="18"/>
                    <w:szCs w:val="18"/>
                  </w:rPr>
                </w:rPrChange>
              </w:rPr>
            </w:pPr>
            <w:ins w:id="2902" w:author="Harin Oh" w:date="2023-12-04T09:44:00Z">
              <w:r>
                <w:rPr>
                  <w:rFonts w:eastAsia="Malgun Gothic"/>
                  <w:sz w:val="18"/>
                  <w:szCs w:val="18"/>
                </w:rPr>
                <w:t>URN</w:t>
              </w:r>
            </w:ins>
          </w:p>
        </w:tc>
        <w:tc>
          <w:tcPr>
            <w:tcW w:w="3402" w:type="dxa"/>
            <w:vAlign w:val="center"/>
          </w:tcPr>
          <w:p w14:paraId="6F8D1061" w14:textId="7E604F22" w:rsidR="005B1040" w:rsidRDefault="005B1040" w:rsidP="005B66E2">
            <w:pPr>
              <w:snapToGrid w:val="0"/>
              <w:spacing w:before="60" w:after="60" w:line="240" w:lineRule="auto"/>
              <w:jc w:val="left"/>
              <w:rPr>
                <w:ins w:id="2903" w:author="Harin Oh" w:date="2023-12-04T09:43:00Z"/>
                <w:rFonts w:eastAsia="Malgun Gothic"/>
                <w:sz w:val="18"/>
                <w:szCs w:val="18"/>
                <w:rPrChange w:id="2904" w:author="Harin Oh" w:date="2023-12-04T09:44:00Z">
                  <w:rPr>
                    <w:ins w:id="2905" w:author="Harin Oh" w:date="2023-12-04T09:43:00Z"/>
                    <w:sz w:val="18"/>
                    <w:szCs w:val="18"/>
                  </w:rPr>
                </w:rPrChange>
              </w:rPr>
            </w:pPr>
            <w:ins w:id="2906" w:author="Harin Oh" w:date="2023-12-04T09:44:00Z">
              <w:r>
                <w:rPr>
                  <w:rFonts w:eastAsia="Malgun Gothic" w:hint="eastAsia"/>
                  <w:sz w:val="18"/>
                  <w:szCs w:val="18"/>
                </w:rPr>
                <w:t>T</w:t>
              </w:r>
              <w:r>
                <w:rPr>
                  <w:rFonts w:eastAsia="Malgun Gothic"/>
                  <w:sz w:val="18"/>
                  <w:szCs w:val="18"/>
                </w:rPr>
                <w:t>he URN must be an MRN</w:t>
              </w:r>
            </w:ins>
          </w:p>
        </w:tc>
      </w:tr>
      <w:tr w:rsidR="00A122D9" w:rsidRPr="009063C9" w14:paraId="49FD5B07" w14:textId="77777777" w:rsidTr="00D76D1E">
        <w:trPr>
          <w:trHeight w:val="326"/>
          <w:ins w:id="2907" w:author="Harin Oh" w:date="2023-12-04T09:44:00Z"/>
        </w:trPr>
        <w:tc>
          <w:tcPr>
            <w:tcW w:w="3060" w:type="dxa"/>
            <w:vAlign w:val="center"/>
          </w:tcPr>
          <w:p w14:paraId="56058987" w14:textId="1CBD079B" w:rsidR="00A122D9" w:rsidRPr="005B1040" w:rsidRDefault="00A122D9" w:rsidP="005B66E2">
            <w:pPr>
              <w:snapToGrid w:val="0"/>
              <w:spacing w:before="60" w:after="60" w:line="240" w:lineRule="auto"/>
              <w:jc w:val="left"/>
              <w:rPr>
                <w:ins w:id="2908" w:author="Harin Oh" w:date="2023-12-04T09:44:00Z"/>
                <w:sz w:val="18"/>
                <w:szCs w:val="18"/>
              </w:rPr>
            </w:pPr>
            <w:ins w:id="2909" w:author="Harin Oh" w:date="2023-12-04T09:44:00Z">
              <w:r w:rsidRPr="00A122D9">
                <w:rPr>
                  <w:sz w:val="18"/>
                  <w:szCs w:val="18"/>
                </w:rPr>
                <w:t>compressionFlag</w:t>
              </w:r>
            </w:ins>
          </w:p>
        </w:tc>
        <w:tc>
          <w:tcPr>
            <w:tcW w:w="3420" w:type="dxa"/>
            <w:vAlign w:val="center"/>
          </w:tcPr>
          <w:p w14:paraId="2D79D769" w14:textId="1095A278" w:rsidR="00A122D9" w:rsidRPr="005B1040" w:rsidRDefault="00A122D9" w:rsidP="005B1040">
            <w:pPr>
              <w:snapToGrid w:val="0"/>
              <w:spacing w:before="60" w:after="60" w:line="240" w:lineRule="auto"/>
              <w:jc w:val="left"/>
              <w:rPr>
                <w:ins w:id="2910" w:author="Harin Oh" w:date="2023-12-04T09:44:00Z"/>
                <w:sz w:val="18"/>
                <w:szCs w:val="18"/>
              </w:rPr>
            </w:pPr>
            <w:ins w:id="2911" w:author="Harin Oh" w:date="2023-12-04T09:44:00Z">
              <w:r w:rsidRPr="00A122D9">
                <w:rPr>
                  <w:sz w:val="18"/>
                  <w:szCs w:val="18"/>
                </w:rPr>
                <w:t>Indicates if the resource is compressed</w:t>
              </w:r>
            </w:ins>
          </w:p>
        </w:tc>
        <w:tc>
          <w:tcPr>
            <w:tcW w:w="804" w:type="dxa"/>
            <w:vAlign w:val="center"/>
          </w:tcPr>
          <w:p w14:paraId="3649A90B" w14:textId="5786894B" w:rsidR="00A122D9" w:rsidRDefault="00A122D9" w:rsidP="005B66E2">
            <w:pPr>
              <w:snapToGrid w:val="0"/>
              <w:spacing w:before="60" w:after="60" w:line="240" w:lineRule="auto"/>
              <w:jc w:val="center"/>
              <w:rPr>
                <w:ins w:id="2912" w:author="Harin Oh" w:date="2023-12-04T09:44:00Z"/>
                <w:rFonts w:eastAsia="Malgun Gothic"/>
                <w:sz w:val="18"/>
                <w:szCs w:val="18"/>
              </w:rPr>
            </w:pPr>
            <w:ins w:id="2913" w:author="Harin Oh" w:date="2023-12-04T09:44:00Z">
              <w:r>
                <w:rPr>
                  <w:rFonts w:eastAsia="Malgun Gothic" w:hint="eastAsia"/>
                  <w:sz w:val="18"/>
                  <w:szCs w:val="18"/>
                </w:rPr>
                <w:t>1</w:t>
              </w:r>
            </w:ins>
          </w:p>
        </w:tc>
        <w:tc>
          <w:tcPr>
            <w:tcW w:w="2497" w:type="dxa"/>
            <w:vAlign w:val="center"/>
          </w:tcPr>
          <w:p w14:paraId="42E6D2ED" w14:textId="49A231D9" w:rsidR="00A122D9" w:rsidRDefault="00A122D9" w:rsidP="005B66E2">
            <w:pPr>
              <w:snapToGrid w:val="0"/>
              <w:spacing w:before="60" w:after="60" w:line="240" w:lineRule="auto"/>
              <w:jc w:val="left"/>
              <w:rPr>
                <w:ins w:id="2914" w:author="Harin Oh" w:date="2023-12-04T09:44:00Z"/>
                <w:rFonts w:eastAsia="Malgun Gothic"/>
                <w:sz w:val="18"/>
                <w:szCs w:val="18"/>
              </w:rPr>
            </w:pPr>
            <w:ins w:id="2915" w:author="Harin Oh" w:date="2023-12-04T09:44:00Z">
              <w:r>
                <w:rPr>
                  <w:rFonts w:eastAsia="Malgun Gothic"/>
                  <w:sz w:val="18"/>
                  <w:szCs w:val="18"/>
                </w:rPr>
                <w:t>Boolean</w:t>
              </w:r>
            </w:ins>
          </w:p>
        </w:tc>
        <w:tc>
          <w:tcPr>
            <w:tcW w:w="3402" w:type="dxa"/>
            <w:vAlign w:val="center"/>
          </w:tcPr>
          <w:p w14:paraId="43269AAD" w14:textId="2A989F17" w:rsidR="00A122D9" w:rsidRPr="00A122D9" w:rsidRDefault="00A122D9" w:rsidP="00A122D9">
            <w:pPr>
              <w:snapToGrid w:val="0"/>
              <w:spacing w:before="60" w:after="60" w:line="240" w:lineRule="auto"/>
              <w:jc w:val="left"/>
              <w:rPr>
                <w:ins w:id="2916" w:author="Harin Oh" w:date="2023-12-04T09:45:00Z"/>
                <w:rFonts w:eastAsia="Malgun Gothic"/>
                <w:sz w:val="18"/>
                <w:szCs w:val="18"/>
              </w:rPr>
            </w:pPr>
            <w:ins w:id="2917" w:author="Harin Oh" w:date="2023-12-04T09:45:00Z">
              <w:r w:rsidRPr="00A122D9">
                <w:rPr>
                  <w:rFonts w:eastAsia="Malgun Gothic"/>
                  <w:b/>
                  <w:bCs/>
                  <w:i/>
                  <w:iCs/>
                  <w:sz w:val="18"/>
                  <w:szCs w:val="18"/>
                  <w:rPrChange w:id="2918" w:author="Harin Oh" w:date="2023-12-04T09:45:00Z">
                    <w:rPr>
                      <w:rFonts w:eastAsia="Malgun Gothic"/>
                      <w:sz w:val="18"/>
                      <w:szCs w:val="18"/>
                    </w:rPr>
                  </w:rPrChange>
                </w:rPr>
                <w:t>True</w:t>
              </w:r>
              <w:r w:rsidRPr="00A122D9">
                <w:rPr>
                  <w:rFonts w:eastAsia="Malgun Gothic"/>
                  <w:sz w:val="18"/>
                  <w:szCs w:val="18"/>
                </w:rPr>
                <w:t xml:space="preserve"> indicates a compressed dataset resource</w:t>
              </w:r>
            </w:ins>
          </w:p>
          <w:p w14:paraId="2C36B653" w14:textId="0618232C" w:rsidR="00A122D9" w:rsidRDefault="00A122D9" w:rsidP="008A2F00">
            <w:pPr>
              <w:snapToGrid w:val="0"/>
              <w:spacing w:before="60" w:after="60" w:line="240" w:lineRule="auto"/>
              <w:jc w:val="left"/>
              <w:rPr>
                <w:ins w:id="2919" w:author="Harin Oh" w:date="2023-12-04T09:44:00Z"/>
                <w:rFonts w:eastAsia="Malgun Gothic"/>
                <w:sz w:val="18"/>
                <w:szCs w:val="18"/>
              </w:rPr>
            </w:pPr>
            <w:ins w:id="2920" w:author="Harin Oh" w:date="2023-12-04T09:45:00Z">
              <w:r w:rsidRPr="00A122D9">
                <w:rPr>
                  <w:rFonts w:eastAsia="Malgun Gothic"/>
                  <w:b/>
                  <w:bCs/>
                  <w:i/>
                  <w:iCs/>
                  <w:sz w:val="18"/>
                  <w:szCs w:val="18"/>
                  <w:rPrChange w:id="2921" w:author="Harin Oh" w:date="2023-12-04T09:45:00Z">
                    <w:rPr>
                      <w:rFonts w:eastAsia="Malgun Gothic"/>
                      <w:sz w:val="18"/>
                      <w:szCs w:val="18"/>
                    </w:rPr>
                  </w:rPrChange>
                </w:rPr>
                <w:t>False</w:t>
              </w:r>
              <w:r w:rsidRPr="00A122D9">
                <w:rPr>
                  <w:rFonts w:eastAsia="Malgun Gothic"/>
                  <w:sz w:val="18"/>
                  <w:szCs w:val="18"/>
                </w:rPr>
                <w:t xml:space="preserve"> indicates an uncompressed dataset resource</w:t>
              </w:r>
            </w:ins>
          </w:p>
        </w:tc>
      </w:tr>
      <w:tr w:rsidR="00B413FE" w:rsidRPr="009063C9" w14:paraId="5E0EC65E" w14:textId="77777777" w:rsidTr="00D76D1E">
        <w:trPr>
          <w:trHeight w:val="326"/>
        </w:trPr>
        <w:tc>
          <w:tcPr>
            <w:tcW w:w="3060" w:type="dxa"/>
            <w:vAlign w:val="center"/>
          </w:tcPr>
          <w:p w14:paraId="5678F30A" w14:textId="77777777" w:rsidR="00B413FE" w:rsidRPr="009063C9" w:rsidRDefault="00B413FE" w:rsidP="005B66E2">
            <w:pPr>
              <w:snapToGrid w:val="0"/>
              <w:spacing w:before="60" w:after="60" w:line="240" w:lineRule="auto"/>
              <w:jc w:val="left"/>
              <w:rPr>
                <w:sz w:val="18"/>
                <w:szCs w:val="18"/>
              </w:rPr>
            </w:pPr>
            <w:r w:rsidRPr="009063C9">
              <w:rPr>
                <w:sz w:val="18"/>
                <w:szCs w:val="18"/>
              </w:rPr>
              <w:t>dataProtection</w:t>
            </w:r>
          </w:p>
        </w:tc>
        <w:tc>
          <w:tcPr>
            <w:tcW w:w="3420" w:type="dxa"/>
            <w:vAlign w:val="center"/>
          </w:tcPr>
          <w:p w14:paraId="7910B958" w14:textId="77777777" w:rsidR="00B413FE" w:rsidRPr="009063C9" w:rsidRDefault="00B413FE" w:rsidP="005B66E2">
            <w:pPr>
              <w:snapToGrid w:val="0"/>
              <w:spacing w:before="60" w:after="60" w:line="240" w:lineRule="auto"/>
              <w:jc w:val="left"/>
              <w:rPr>
                <w:sz w:val="18"/>
                <w:szCs w:val="18"/>
              </w:rPr>
            </w:pPr>
            <w:r w:rsidRPr="009063C9">
              <w:rPr>
                <w:sz w:val="18"/>
                <w:szCs w:val="18"/>
              </w:rPr>
              <w:t>Indicates if the data is encrypted</w:t>
            </w:r>
          </w:p>
        </w:tc>
        <w:tc>
          <w:tcPr>
            <w:tcW w:w="804" w:type="dxa"/>
            <w:vAlign w:val="center"/>
          </w:tcPr>
          <w:p w14:paraId="11A368B2" w14:textId="0C2E2C66" w:rsidR="00B413FE" w:rsidRPr="009063C9" w:rsidRDefault="00B413FE" w:rsidP="005B66E2">
            <w:pPr>
              <w:snapToGrid w:val="0"/>
              <w:spacing w:before="60" w:after="60" w:line="240" w:lineRule="auto"/>
              <w:jc w:val="center"/>
              <w:rPr>
                <w:sz w:val="18"/>
                <w:szCs w:val="18"/>
              </w:rPr>
            </w:pPr>
            <w:del w:id="2922" w:author="Harin Oh" w:date="2023-12-04T09:45:00Z">
              <w:r w:rsidRPr="009063C9" w:rsidDel="00A122D9">
                <w:rPr>
                  <w:sz w:val="18"/>
                  <w:szCs w:val="18"/>
                </w:rPr>
                <w:delText>0..</w:delText>
              </w:r>
            </w:del>
            <w:r w:rsidRPr="009063C9">
              <w:rPr>
                <w:sz w:val="18"/>
                <w:szCs w:val="18"/>
              </w:rPr>
              <w:t>1</w:t>
            </w:r>
          </w:p>
        </w:tc>
        <w:tc>
          <w:tcPr>
            <w:tcW w:w="2497" w:type="dxa"/>
            <w:vAlign w:val="center"/>
          </w:tcPr>
          <w:p w14:paraId="44F434BA" w14:textId="77777777" w:rsidR="00B413FE" w:rsidRPr="009063C9" w:rsidRDefault="00B413FE" w:rsidP="005B66E2">
            <w:pPr>
              <w:snapToGrid w:val="0"/>
              <w:spacing w:before="60" w:after="60" w:line="240" w:lineRule="auto"/>
              <w:jc w:val="left"/>
              <w:rPr>
                <w:sz w:val="18"/>
                <w:szCs w:val="18"/>
              </w:rPr>
            </w:pPr>
            <w:r w:rsidRPr="009063C9">
              <w:rPr>
                <w:sz w:val="18"/>
                <w:szCs w:val="18"/>
              </w:rPr>
              <w:t>Boolean</w:t>
            </w:r>
          </w:p>
        </w:tc>
        <w:tc>
          <w:tcPr>
            <w:tcW w:w="3402" w:type="dxa"/>
            <w:vAlign w:val="center"/>
          </w:tcPr>
          <w:p w14:paraId="465C8DFE" w14:textId="1B2D587B" w:rsidR="00A122D9" w:rsidRPr="00A122D9" w:rsidRDefault="00A122D9" w:rsidP="00A122D9">
            <w:pPr>
              <w:snapToGrid w:val="0"/>
              <w:spacing w:before="60" w:after="60" w:line="240" w:lineRule="auto"/>
              <w:contextualSpacing/>
              <w:jc w:val="left"/>
              <w:rPr>
                <w:ins w:id="2923" w:author="Harin Oh" w:date="2023-12-04T09:45:00Z"/>
                <w:sz w:val="18"/>
                <w:szCs w:val="18"/>
              </w:rPr>
            </w:pPr>
            <w:ins w:id="2924" w:author="Harin Oh" w:date="2023-12-04T09:45:00Z">
              <w:r w:rsidRPr="00A122D9">
                <w:rPr>
                  <w:b/>
                  <w:bCs/>
                  <w:i/>
                  <w:iCs/>
                  <w:sz w:val="18"/>
                  <w:szCs w:val="18"/>
                  <w:rPrChange w:id="2925" w:author="Harin Oh" w:date="2023-12-04T09:46:00Z">
                    <w:rPr>
                      <w:sz w:val="18"/>
                      <w:szCs w:val="18"/>
                    </w:rPr>
                  </w:rPrChange>
                </w:rPr>
                <w:t>True</w:t>
              </w:r>
              <w:r w:rsidRPr="00A122D9">
                <w:rPr>
                  <w:sz w:val="18"/>
                  <w:szCs w:val="18"/>
                </w:rPr>
                <w:t xml:space="preserve"> indicates an encrypted dataset</w:t>
              </w:r>
            </w:ins>
            <w:ins w:id="2926" w:author="Harin Oh" w:date="2023-12-04T09:49:00Z">
              <w:r w:rsidR="008A2F00">
                <w:rPr>
                  <w:sz w:val="18"/>
                  <w:szCs w:val="18"/>
                </w:rPr>
                <w:t xml:space="preserve"> </w:t>
              </w:r>
            </w:ins>
            <w:ins w:id="2927" w:author="Harin Oh" w:date="2023-12-04T09:45:00Z">
              <w:r w:rsidRPr="00A122D9">
                <w:rPr>
                  <w:sz w:val="18"/>
                  <w:szCs w:val="18"/>
                </w:rPr>
                <w:t>resource</w:t>
              </w:r>
            </w:ins>
          </w:p>
          <w:p w14:paraId="6797A905" w14:textId="506D7CB6" w:rsidR="00B413FE" w:rsidRPr="009063C9" w:rsidDel="00A122D9" w:rsidRDefault="00A122D9" w:rsidP="00A122D9">
            <w:pPr>
              <w:snapToGrid w:val="0"/>
              <w:spacing w:before="60" w:after="60" w:line="240" w:lineRule="auto"/>
              <w:contextualSpacing/>
              <w:jc w:val="left"/>
              <w:rPr>
                <w:del w:id="2928" w:author="Harin Oh" w:date="2023-12-04T09:45:00Z"/>
                <w:sz w:val="18"/>
                <w:szCs w:val="18"/>
              </w:rPr>
            </w:pPr>
            <w:ins w:id="2929" w:author="Harin Oh" w:date="2023-12-04T09:45:00Z">
              <w:r w:rsidRPr="00A122D9">
                <w:rPr>
                  <w:b/>
                  <w:bCs/>
                  <w:i/>
                  <w:iCs/>
                  <w:sz w:val="18"/>
                  <w:szCs w:val="18"/>
                  <w:rPrChange w:id="2930" w:author="Harin Oh" w:date="2023-12-04T09:46:00Z">
                    <w:rPr>
                      <w:sz w:val="18"/>
                      <w:szCs w:val="18"/>
                    </w:rPr>
                  </w:rPrChange>
                </w:rPr>
                <w:t>False</w:t>
              </w:r>
              <w:r w:rsidRPr="00A122D9">
                <w:rPr>
                  <w:sz w:val="18"/>
                  <w:szCs w:val="18"/>
                </w:rPr>
                <w:t xml:space="preserve"> indicates an unencrypted dataset</w:t>
              </w:r>
            </w:ins>
            <w:ins w:id="2931" w:author="Harin Oh" w:date="2023-12-04T09:50:00Z">
              <w:r w:rsidR="008A2F00">
                <w:rPr>
                  <w:sz w:val="18"/>
                  <w:szCs w:val="18"/>
                </w:rPr>
                <w:t xml:space="preserve"> </w:t>
              </w:r>
            </w:ins>
            <w:ins w:id="2932" w:author="Harin Oh" w:date="2023-12-04T09:45:00Z">
              <w:r w:rsidRPr="00A122D9">
                <w:rPr>
                  <w:sz w:val="18"/>
                  <w:szCs w:val="18"/>
                </w:rPr>
                <w:t>resource</w:t>
              </w:r>
            </w:ins>
            <w:del w:id="2933" w:author="Harin Oh" w:date="2023-12-04T09:45:00Z">
              <w:r w:rsidR="00B413FE" w:rsidRPr="009063C9" w:rsidDel="00A122D9">
                <w:rPr>
                  <w:sz w:val="18"/>
                  <w:szCs w:val="18"/>
                </w:rPr>
                <w:delText>0 indicates an unencrypted dataset</w:delText>
              </w:r>
            </w:del>
          </w:p>
          <w:p w14:paraId="403C22C5" w14:textId="5D06633A" w:rsidR="00B413FE" w:rsidRPr="009063C9" w:rsidRDefault="00B413FE" w:rsidP="005B66E2">
            <w:pPr>
              <w:snapToGrid w:val="0"/>
              <w:spacing w:before="60" w:after="60" w:line="240" w:lineRule="auto"/>
              <w:contextualSpacing/>
              <w:jc w:val="left"/>
              <w:rPr>
                <w:sz w:val="18"/>
                <w:szCs w:val="18"/>
              </w:rPr>
            </w:pPr>
            <w:del w:id="2934" w:author="Harin Oh" w:date="2023-12-04T09:45:00Z">
              <w:r w:rsidRPr="009063C9" w:rsidDel="00A122D9">
                <w:rPr>
                  <w:sz w:val="18"/>
                  <w:szCs w:val="18"/>
                </w:rPr>
                <w:delText>1 indicates an encrypted dataset</w:delText>
              </w:r>
            </w:del>
          </w:p>
        </w:tc>
      </w:tr>
      <w:tr w:rsidR="00B413FE" w:rsidRPr="009063C9" w14:paraId="42881564" w14:textId="77777777" w:rsidTr="00D76D1E">
        <w:trPr>
          <w:trHeight w:val="326"/>
        </w:trPr>
        <w:tc>
          <w:tcPr>
            <w:tcW w:w="3060" w:type="dxa"/>
            <w:shd w:val="clear" w:color="auto" w:fill="auto"/>
            <w:vAlign w:val="center"/>
          </w:tcPr>
          <w:p w14:paraId="77DCE614" w14:textId="77777777" w:rsidR="00B413FE" w:rsidRPr="009063C9" w:rsidRDefault="00B413FE" w:rsidP="005B66E2">
            <w:pPr>
              <w:snapToGrid w:val="0"/>
              <w:spacing w:before="60" w:after="60" w:line="240" w:lineRule="auto"/>
              <w:jc w:val="left"/>
              <w:rPr>
                <w:sz w:val="18"/>
                <w:szCs w:val="18"/>
              </w:rPr>
            </w:pPr>
            <w:r w:rsidRPr="009063C9">
              <w:rPr>
                <w:sz w:val="18"/>
                <w:szCs w:val="18"/>
              </w:rPr>
              <w:t>protectionScheme</w:t>
            </w:r>
          </w:p>
        </w:tc>
        <w:tc>
          <w:tcPr>
            <w:tcW w:w="3420" w:type="dxa"/>
            <w:shd w:val="clear" w:color="auto" w:fill="auto"/>
            <w:vAlign w:val="center"/>
          </w:tcPr>
          <w:p w14:paraId="189A4DDD" w14:textId="2E5BB3C0" w:rsidR="00B413FE" w:rsidRPr="009063C9" w:rsidRDefault="00A57D35" w:rsidP="00ED1181">
            <w:pPr>
              <w:pStyle w:val="ISOComments"/>
              <w:spacing w:before="60" w:after="60" w:line="240" w:lineRule="auto"/>
            </w:pPr>
            <w:r w:rsidRPr="009063C9">
              <w:rPr>
                <w:szCs w:val="18"/>
                <w:lang w:val="en-CA"/>
              </w:rPr>
              <w:t xml:space="preserve">Specification </w:t>
            </w:r>
            <w:r w:rsidR="00B413FE" w:rsidRPr="009063C9">
              <w:rPr>
                <w:szCs w:val="18"/>
                <w:lang w:val="en-CA"/>
              </w:rPr>
              <w:t>or method used for data protection</w:t>
            </w:r>
          </w:p>
        </w:tc>
        <w:tc>
          <w:tcPr>
            <w:tcW w:w="804" w:type="dxa"/>
            <w:shd w:val="clear" w:color="auto" w:fill="auto"/>
            <w:vAlign w:val="center"/>
          </w:tcPr>
          <w:p w14:paraId="72A9CF41" w14:textId="77777777" w:rsidR="00B413FE" w:rsidRPr="009063C9" w:rsidRDefault="00B413FE" w:rsidP="005B66E2">
            <w:pPr>
              <w:snapToGrid w:val="0"/>
              <w:spacing w:before="60" w:after="60" w:line="240" w:lineRule="auto"/>
              <w:jc w:val="center"/>
              <w:rPr>
                <w:sz w:val="18"/>
                <w:szCs w:val="18"/>
              </w:rPr>
            </w:pPr>
            <w:r w:rsidRPr="009063C9">
              <w:rPr>
                <w:sz w:val="18"/>
                <w:szCs w:val="18"/>
              </w:rPr>
              <w:t>0..1</w:t>
            </w:r>
          </w:p>
        </w:tc>
        <w:tc>
          <w:tcPr>
            <w:tcW w:w="2497" w:type="dxa"/>
            <w:tcBorders>
              <w:bottom w:val="single" w:sz="4" w:space="0" w:color="000000"/>
            </w:tcBorders>
            <w:shd w:val="clear" w:color="auto" w:fill="auto"/>
            <w:vAlign w:val="center"/>
          </w:tcPr>
          <w:p w14:paraId="7780E4C0" w14:textId="0F0BA47F" w:rsidR="00B413FE" w:rsidRPr="009063C9" w:rsidRDefault="00430C85" w:rsidP="005B66E2">
            <w:pPr>
              <w:snapToGrid w:val="0"/>
              <w:spacing w:before="60" w:after="60" w:line="240" w:lineRule="auto"/>
              <w:jc w:val="left"/>
              <w:rPr>
                <w:sz w:val="18"/>
                <w:szCs w:val="18"/>
              </w:rPr>
            </w:pPr>
            <w:r w:rsidRPr="009063C9">
              <w:rPr>
                <w:sz w:val="18"/>
                <w:szCs w:val="18"/>
              </w:rPr>
              <w:t>S100_ProtectionScheme</w:t>
            </w:r>
          </w:p>
        </w:tc>
        <w:tc>
          <w:tcPr>
            <w:tcW w:w="3402" w:type="dxa"/>
            <w:shd w:val="clear" w:color="auto" w:fill="auto"/>
            <w:vAlign w:val="center"/>
          </w:tcPr>
          <w:p w14:paraId="26D48892" w14:textId="4CB24426" w:rsidR="00B413FE" w:rsidRPr="009063C9" w:rsidRDefault="00B413FE" w:rsidP="005B66E2">
            <w:pPr>
              <w:snapToGrid w:val="0"/>
              <w:spacing w:before="60" w:after="60" w:line="240" w:lineRule="auto"/>
              <w:jc w:val="left"/>
              <w:rPr>
                <w:sz w:val="18"/>
                <w:szCs w:val="18"/>
              </w:rPr>
            </w:pPr>
          </w:p>
        </w:tc>
      </w:tr>
      <w:tr w:rsidR="009063C9" w:rsidRPr="009063C9" w14:paraId="219BAB1C" w14:textId="77777777" w:rsidTr="00D76D1E">
        <w:trPr>
          <w:cantSplit/>
          <w:trHeight w:val="326"/>
        </w:trPr>
        <w:tc>
          <w:tcPr>
            <w:tcW w:w="3060" w:type="dxa"/>
            <w:vAlign w:val="center"/>
          </w:tcPr>
          <w:p w14:paraId="7C8F5409" w14:textId="77777777" w:rsidR="006A42EE" w:rsidRPr="009063C9" w:rsidRDefault="006A42EE" w:rsidP="006A42EE">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4742B3D0" w14:textId="77777777" w:rsidR="00A122D9" w:rsidRPr="00A122D9" w:rsidRDefault="00A122D9" w:rsidP="00A122D9">
            <w:pPr>
              <w:snapToGrid w:val="0"/>
              <w:spacing w:before="60" w:after="60" w:line="240" w:lineRule="auto"/>
              <w:jc w:val="left"/>
              <w:rPr>
                <w:ins w:id="2935" w:author="Harin Oh" w:date="2023-12-04T09:46:00Z"/>
                <w:sz w:val="18"/>
                <w:szCs w:val="18"/>
              </w:rPr>
            </w:pPr>
            <w:ins w:id="2936" w:author="Harin Oh" w:date="2023-12-04T09:46:00Z">
              <w:r w:rsidRPr="00A122D9">
                <w:rPr>
                  <w:sz w:val="18"/>
                  <w:szCs w:val="18"/>
                </w:rPr>
                <w:t xml:space="preserve">Specifies the algorithm used to compute </w:t>
              </w:r>
            </w:ins>
          </w:p>
          <w:p w14:paraId="2197CCB1" w14:textId="027FE070" w:rsidR="006A42EE" w:rsidRPr="009063C9" w:rsidRDefault="00A122D9" w:rsidP="00A122D9">
            <w:pPr>
              <w:snapToGrid w:val="0"/>
              <w:spacing w:before="60" w:after="60" w:line="240" w:lineRule="auto"/>
              <w:jc w:val="left"/>
              <w:rPr>
                <w:sz w:val="18"/>
                <w:szCs w:val="18"/>
              </w:rPr>
            </w:pPr>
            <w:ins w:id="2937" w:author="Harin Oh" w:date="2023-12-04T09:46:00Z">
              <w:r w:rsidRPr="00A122D9">
                <w:rPr>
                  <w:sz w:val="18"/>
                  <w:szCs w:val="18"/>
                </w:rPr>
                <w:t>digitalSignatureValue</w:t>
              </w:r>
              <w:del w:id="2938" w:author="Greenblue" w:date="2024-02-13T20:18:00Z">
                <w:r w:rsidRPr="00A122D9" w:rsidDel="00AA120E">
                  <w:rPr>
                    <w:sz w:val="18"/>
                    <w:szCs w:val="18"/>
                  </w:rPr>
                  <w:cr/>
                </w:r>
              </w:del>
            </w:ins>
            <w:del w:id="2939" w:author="Harin Oh" w:date="2023-12-04T09:46:00Z">
              <w:r w:rsidR="00281322" w:rsidRPr="009063C9" w:rsidDel="00A122D9">
                <w:rPr>
                  <w:sz w:val="18"/>
                  <w:szCs w:val="18"/>
                </w:rPr>
                <w:delText>Digital Signature of the file</w:delText>
              </w:r>
            </w:del>
          </w:p>
        </w:tc>
        <w:tc>
          <w:tcPr>
            <w:tcW w:w="804" w:type="dxa"/>
            <w:vAlign w:val="center"/>
          </w:tcPr>
          <w:p w14:paraId="579459AC" w14:textId="25A682A5" w:rsidR="006A42EE" w:rsidRPr="009063C9" w:rsidRDefault="006A42EE" w:rsidP="006A42EE">
            <w:pPr>
              <w:snapToGrid w:val="0"/>
              <w:spacing w:before="60" w:after="60" w:line="240" w:lineRule="auto"/>
              <w:jc w:val="center"/>
              <w:rPr>
                <w:sz w:val="18"/>
                <w:szCs w:val="18"/>
              </w:rPr>
            </w:pPr>
            <w:r w:rsidRPr="009063C9">
              <w:rPr>
                <w:sz w:val="18"/>
                <w:szCs w:val="18"/>
              </w:rPr>
              <w:t>1</w:t>
            </w:r>
          </w:p>
        </w:tc>
        <w:tc>
          <w:tcPr>
            <w:tcW w:w="2497" w:type="dxa"/>
            <w:vAlign w:val="center"/>
          </w:tcPr>
          <w:p w14:paraId="7140FE3D" w14:textId="5181049D" w:rsidR="006A42EE" w:rsidRPr="009063C9" w:rsidRDefault="006A42EE" w:rsidP="00AA120E">
            <w:pPr>
              <w:snapToGrid w:val="0"/>
              <w:spacing w:before="60" w:after="60" w:line="240" w:lineRule="auto"/>
              <w:jc w:val="left"/>
              <w:rPr>
                <w:sz w:val="18"/>
                <w:szCs w:val="18"/>
              </w:rPr>
            </w:pPr>
            <w:r w:rsidRPr="009063C9">
              <w:rPr>
                <w:sz w:val="18"/>
                <w:szCs w:val="18"/>
              </w:rPr>
              <w:t>S100_DigitalSignature</w:t>
            </w:r>
            <w:ins w:id="2940" w:author="Greenblue" w:date="2024-02-13T20:18:00Z">
              <w:r w:rsidR="00AA120E">
                <w:t xml:space="preserve"> </w:t>
              </w:r>
              <w:r w:rsidR="00AA120E" w:rsidRPr="00AA120E">
                <w:rPr>
                  <w:sz w:val="18"/>
                  <w:szCs w:val="18"/>
                </w:rPr>
                <w:t>Reference</w:t>
              </w:r>
              <w:r w:rsidR="00AA120E">
                <w:rPr>
                  <w:sz w:val="18"/>
                  <w:szCs w:val="18"/>
                </w:rPr>
                <w:br/>
              </w:r>
              <w:r w:rsidR="00AA120E" w:rsidRPr="00AA120E">
                <w:rPr>
                  <w:sz w:val="18"/>
                  <w:szCs w:val="18"/>
                </w:rPr>
                <w:t>(see Part 15)</w:t>
              </w:r>
            </w:ins>
          </w:p>
        </w:tc>
        <w:tc>
          <w:tcPr>
            <w:tcW w:w="3402" w:type="dxa"/>
            <w:vAlign w:val="center"/>
          </w:tcPr>
          <w:p w14:paraId="6566536F" w14:textId="56360089" w:rsidR="006A42EE" w:rsidRPr="009063C9" w:rsidRDefault="006A42EE" w:rsidP="006A42EE">
            <w:pPr>
              <w:snapToGrid w:val="0"/>
              <w:spacing w:before="60" w:after="60" w:line="240" w:lineRule="auto"/>
              <w:jc w:val="left"/>
              <w:rPr>
                <w:sz w:val="18"/>
                <w:szCs w:val="18"/>
              </w:rPr>
            </w:pPr>
            <w:del w:id="2941" w:author="Harin Oh" w:date="2023-12-04T09:46:00Z">
              <w:r w:rsidRPr="009063C9" w:rsidDel="00A122D9">
                <w:rPr>
                  <w:sz w:val="18"/>
                  <w:szCs w:val="18"/>
                </w:rPr>
                <w:delText>Specifies the algorithm used to compute digitalSignatureValue</w:delText>
              </w:r>
            </w:del>
          </w:p>
        </w:tc>
      </w:tr>
      <w:tr w:rsidR="006A42EE" w:rsidRPr="009063C9" w14:paraId="1F4DF7ED" w14:textId="77777777" w:rsidTr="00D76D1E">
        <w:trPr>
          <w:trHeight w:val="326"/>
        </w:trPr>
        <w:tc>
          <w:tcPr>
            <w:tcW w:w="3060" w:type="dxa"/>
            <w:vAlign w:val="center"/>
          </w:tcPr>
          <w:p w14:paraId="6C000638" w14:textId="77777777" w:rsidR="006A42EE" w:rsidRPr="009063C9" w:rsidRDefault="006A42EE" w:rsidP="006A42EE">
            <w:pPr>
              <w:snapToGrid w:val="0"/>
              <w:spacing w:before="60" w:after="60" w:line="240" w:lineRule="auto"/>
              <w:jc w:val="left"/>
              <w:rPr>
                <w:sz w:val="18"/>
                <w:szCs w:val="18"/>
              </w:rPr>
            </w:pPr>
            <w:r w:rsidRPr="009063C9">
              <w:rPr>
                <w:sz w:val="18"/>
                <w:szCs w:val="18"/>
              </w:rPr>
              <w:t>digitalSignatureValue</w:t>
            </w:r>
          </w:p>
        </w:tc>
        <w:tc>
          <w:tcPr>
            <w:tcW w:w="3420" w:type="dxa"/>
            <w:vAlign w:val="center"/>
          </w:tcPr>
          <w:p w14:paraId="57FB8342" w14:textId="057EF8AC" w:rsidR="006A42EE" w:rsidRPr="009063C9" w:rsidRDefault="00281322" w:rsidP="006A42EE">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66E770FD" w14:textId="79A6F5FC" w:rsidR="006A42EE" w:rsidRPr="009063C9" w:rsidRDefault="006A42EE" w:rsidP="006A42EE">
            <w:pPr>
              <w:snapToGrid w:val="0"/>
              <w:spacing w:before="60" w:after="60" w:line="240" w:lineRule="auto"/>
              <w:jc w:val="center"/>
              <w:rPr>
                <w:sz w:val="18"/>
                <w:szCs w:val="18"/>
              </w:rPr>
            </w:pPr>
            <w:r w:rsidRPr="009063C9">
              <w:rPr>
                <w:sz w:val="18"/>
                <w:szCs w:val="18"/>
              </w:rPr>
              <w:t>1</w:t>
            </w:r>
            <w:ins w:id="2942" w:author="Harin Oh" w:date="2023-12-04T09:46:00Z">
              <w:r w:rsidR="00A122D9">
                <w:rPr>
                  <w:sz w:val="18"/>
                  <w:szCs w:val="18"/>
                </w:rPr>
                <w:t>..*</w:t>
              </w:r>
            </w:ins>
          </w:p>
        </w:tc>
        <w:tc>
          <w:tcPr>
            <w:tcW w:w="2497" w:type="dxa"/>
            <w:vAlign w:val="center"/>
          </w:tcPr>
          <w:p w14:paraId="57E676F8" w14:textId="49DE3525" w:rsidR="006A42EE" w:rsidRPr="009063C9" w:rsidRDefault="006A42EE" w:rsidP="009063C9">
            <w:pPr>
              <w:snapToGrid w:val="0"/>
              <w:spacing w:before="60" w:after="60" w:line="240" w:lineRule="auto"/>
              <w:jc w:val="left"/>
              <w:rPr>
                <w:sz w:val="18"/>
                <w:szCs w:val="18"/>
              </w:rPr>
            </w:pPr>
            <w:r w:rsidRPr="009063C9">
              <w:rPr>
                <w:sz w:val="18"/>
                <w:szCs w:val="18"/>
              </w:rPr>
              <w:t>S100_DigitalSignatureValue</w:t>
            </w:r>
            <w:ins w:id="2943" w:author="Greenblue" w:date="2024-02-13T20:19:00Z">
              <w:r w:rsidR="00AA120E">
                <w:rPr>
                  <w:sz w:val="18"/>
                  <w:szCs w:val="18"/>
                </w:rPr>
                <w:br/>
              </w:r>
              <w:r w:rsidR="00AA120E" w:rsidRPr="00AA120E">
                <w:rPr>
                  <w:sz w:val="18"/>
                  <w:szCs w:val="18"/>
                </w:rPr>
                <w:t>(see Part 15)</w:t>
              </w:r>
            </w:ins>
            <w:del w:id="2944" w:author="Greenblue" w:date="2024-02-13T20:19:00Z">
              <w:r w:rsidRPr="009063C9" w:rsidDel="00AA120E">
                <w:rPr>
                  <w:sz w:val="18"/>
                  <w:szCs w:val="18"/>
                </w:rPr>
                <w:delText xml:space="preserve"> </w:delText>
              </w:r>
            </w:del>
          </w:p>
        </w:tc>
        <w:tc>
          <w:tcPr>
            <w:tcW w:w="3402" w:type="dxa"/>
            <w:vAlign w:val="center"/>
          </w:tcPr>
          <w:p w14:paraId="66CF2D93" w14:textId="77777777" w:rsidR="006A42EE" w:rsidRPr="009063C9" w:rsidRDefault="006A42EE" w:rsidP="006A42EE">
            <w:pPr>
              <w:snapToGrid w:val="0"/>
              <w:spacing w:before="60" w:after="60"/>
              <w:jc w:val="left"/>
              <w:rPr>
                <w:sz w:val="18"/>
                <w:szCs w:val="18"/>
              </w:rPr>
            </w:pPr>
            <w:r w:rsidRPr="009063C9">
              <w:rPr>
                <w:sz w:val="18"/>
                <w:szCs w:val="18"/>
              </w:rPr>
              <w:t>The value resulting from application of digitalSignatureReference</w:t>
            </w:r>
          </w:p>
          <w:p w14:paraId="3F6EF8DC" w14:textId="2EB85832" w:rsidR="006A42EE" w:rsidRPr="009063C9" w:rsidRDefault="006A42EE" w:rsidP="006A42EE">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B413FE" w:rsidRPr="009063C9" w14:paraId="3CFE297B" w14:textId="77777777" w:rsidTr="00D76D1E">
        <w:trPr>
          <w:trHeight w:val="326"/>
        </w:trPr>
        <w:tc>
          <w:tcPr>
            <w:tcW w:w="3060" w:type="dxa"/>
            <w:vAlign w:val="center"/>
          </w:tcPr>
          <w:p w14:paraId="0D2CF713" w14:textId="77777777" w:rsidR="00B413FE" w:rsidRPr="009063C9" w:rsidRDefault="00B413FE" w:rsidP="00ED1181">
            <w:pPr>
              <w:snapToGrid w:val="0"/>
              <w:spacing w:before="60" w:after="60" w:line="240" w:lineRule="auto"/>
              <w:jc w:val="left"/>
              <w:rPr>
                <w:sz w:val="18"/>
                <w:szCs w:val="18"/>
              </w:rPr>
            </w:pPr>
            <w:r w:rsidRPr="009063C9">
              <w:rPr>
                <w:sz w:val="18"/>
                <w:szCs w:val="18"/>
              </w:rPr>
              <w:t>copyright</w:t>
            </w:r>
          </w:p>
        </w:tc>
        <w:tc>
          <w:tcPr>
            <w:tcW w:w="3420" w:type="dxa"/>
            <w:vAlign w:val="center"/>
          </w:tcPr>
          <w:p w14:paraId="110F3B51"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if the dataset is copyrighted</w:t>
            </w:r>
          </w:p>
        </w:tc>
        <w:tc>
          <w:tcPr>
            <w:tcW w:w="804" w:type="dxa"/>
            <w:vAlign w:val="center"/>
          </w:tcPr>
          <w:p w14:paraId="10635ABC" w14:textId="34FAE15A" w:rsidR="00B413FE" w:rsidRPr="009063C9" w:rsidRDefault="00B413FE" w:rsidP="00ED1181">
            <w:pPr>
              <w:snapToGrid w:val="0"/>
              <w:spacing w:before="60" w:after="60" w:line="240" w:lineRule="auto"/>
              <w:jc w:val="center"/>
              <w:rPr>
                <w:sz w:val="18"/>
                <w:szCs w:val="18"/>
              </w:rPr>
            </w:pPr>
            <w:del w:id="2945" w:author="Harin Oh" w:date="2023-12-04T09:47:00Z">
              <w:r w:rsidRPr="009063C9" w:rsidDel="00A122D9">
                <w:rPr>
                  <w:sz w:val="18"/>
                  <w:szCs w:val="18"/>
                </w:rPr>
                <w:delText>0..1</w:delText>
              </w:r>
            </w:del>
            <w:ins w:id="2946" w:author="Harin Oh" w:date="2023-12-04T09:47:00Z">
              <w:r w:rsidR="00A122D9">
                <w:rPr>
                  <w:sz w:val="18"/>
                  <w:szCs w:val="18"/>
                </w:rPr>
                <w:t>1</w:t>
              </w:r>
            </w:ins>
          </w:p>
        </w:tc>
        <w:tc>
          <w:tcPr>
            <w:tcW w:w="2497" w:type="dxa"/>
            <w:vAlign w:val="center"/>
          </w:tcPr>
          <w:p w14:paraId="4E9C9CA3" w14:textId="2388CD07" w:rsidR="00B413FE" w:rsidRPr="009063C9" w:rsidRDefault="00A122D9" w:rsidP="00ED1181">
            <w:pPr>
              <w:snapToGrid w:val="0"/>
              <w:spacing w:before="60" w:after="60" w:line="240" w:lineRule="auto"/>
              <w:jc w:val="left"/>
              <w:rPr>
                <w:sz w:val="18"/>
                <w:szCs w:val="18"/>
              </w:rPr>
            </w:pPr>
            <w:ins w:id="2947" w:author="Harin Oh" w:date="2023-12-04T09:47:00Z">
              <w:r>
                <w:rPr>
                  <w:sz w:val="18"/>
                  <w:szCs w:val="18"/>
                </w:rPr>
                <w:t>Boolean</w:t>
              </w:r>
            </w:ins>
            <w:del w:id="2948" w:author="Harin Oh" w:date="2023-12-04T09:47:00Z">
              <w:r w:rsidR="00B413FE" w:rsidRPr="009063C9" w:rsidDel="00A122D9">
                <w:rPr>
                  <w:sz w:val="18"/>
                  <w:szCs w:val="18"/>
                </w:rPr>
                <w:delText>MD_LegalConstraints -&gt;MD_RestrictionCode &lt;copyright&gt; (ISO 19115)</w:delText>
              </w:r>
            </w:del>
          </w:p>
        </w:tc>
        <w:tc>
          <w:tcPr>
            <w:tcW w:w="3402" w:type="dxa"/>
            <w:vAlign w:val="center"/>
          </w:tcPr>
          <w:p w14:paraId="6E199ABB" w14:textId="7B7F3CEB" w:rsidR="00A122D9" w:rsidRPr="00A122D9" w:rsidRDefault="00A122D9" w:rsidP="00A122D9">
            <w:pPr>
              <w:snapToGrid w:val="0"/>
              <w:spacing w:before="60" w:after="60" w:line="240" w:lineRule="auto"/>
              <w:jc w:val="left"/>
              <w:rPr>
                <w:ins w:id="2949" w:author="Harin Oh" w:date="2023-12-04T09:47:00Z"/>
                <w:sz w:val="18"/>
                <w:szCs w:val="18"/>
              </w:rPr>
            </w:pPr>
            <w:ins w:id="2950" w:author="Harin Oh" w:date="2023-12-04T09:47:00Z">
              <w:r w:rsidRPr="00A122D9">
                <w:rPr>
                  <w:b/>
                  <w:bCs/>
                  <w:i/>
                  <w:iCs/>
                  <w:sz w:val="18"/>
                  <w:szCs w:val="18"/>
                  <w:rPrChange w:id="2951" w:author="Harin Oh" w:date="2023-12-04T09:47:00Z">
                    <w:rPr>
                      <w:sz w:val="18"/>
                      <w:szCs w:val="18"/>
                    </w:rPr>
                  </w:rPrChange>
                </w:rPr>
                <w:t>True</w:t>
              </w:r>
              <w:r w:rsidRPr="00A122D9">
                <w:rPr>
                  <w:sz w:val="18"/>
                  <w:szCs w:val="18"/>
                </w:rPr>
                <w:t xml:space="preserve"> indicates the resource is copyrighted</w:t>
              </w:r>
            </w:ins>
          </w:p>
          <w:p w14:paraId="6931F7D9" w14:textId="5B50F662" w:rsidR="00B413FE" w:rsidRPr="009063C9" w:rsidRDefault="00A122D9" w:rsidP="008A2F00">
            <w:pPr>
              <w:snapToGrid w:val="0"/>
              <w:spacing w:before="60" w:after="60" w:line="240" w:lineRule="auto"/>
              <w:jc w:val="left"/>
              <w:rPr>
                <w:sz w:val="18"/>
                <w:szCs w:val="18"/>
              </w:rPr>
            </w:pPr>
            <w:ins w:id="2952" w:author="Harin Oh" w:date="2023-12-04T09:47:00Z">
              <w:r w:rsidRPr="00A122D9">
                <w:rPr>
                  <w:b/>
                  <w:bCs/>
                  <w:i/>
                  <w:iCs/>
                  <w:sz w:val="18"/>
                  <w:szCs w:val="18"/>
                  <w:rPrChange w:id="2953" w:author="Harin Oh" w:date="2023-12-04T09:47:00Z">
                    <w:rPr>
                      <w:sz w:val="18"/>
                      <w:szCs w:val="18"/>
                    </w:rPr>
                  </w:rPrChange>
                </w:rPr>
                <w:t>False</w:t>
              </w:r>
              <w:r w:rsidRPr="00A122D9">
                <w:rPr>
                  <w:sz w:val="18"/>
                  <w:szCs w:val="18"/>
                </w:rPr>
                <w:t xml:space="preserve"> Indicates the resource is not copyrighted</w:t>
              </w:r>
            </w:ins>
          </w:p>
        </w:tc>
      </w:tr>
      <w:tr w:rsidR="00B413FE" w:rsidRPr="009063C9" w14:paraId="2B5B0B45" w14:textId="77777777" w:rsidTr="00D76D1E">
        <w:trPr>
          <w:cantSplit/>
          <w:trHeight w:val="823"/>
        </w:trPr>
        <w:tc>
          <w:tcPr>
            <w:tcW w:w="3060" w:type="dxa"/>
            <w:vAlign w:val="center"/>
          </w:tcPr>
          <w:p w14:paraId="7D8A31DD" w14:textId="77777777" w:rsidR="00B413FE" w:rsidRPr="009063C9" w:rsidRDefault="00B413FE" w:rsidP="00ED1181">
            <w:pPr>
              <w:snapToGrid w:val="0"/>
              <w:spacing w:before="60" w:after="60" w:line="240" w:lineRule="auto"/>
              <w:jc w:val="left"/>
              <w:rPr>
                <w:sz w:val="18"/>
                <w:szCs w:val="18"/>
              </w:rPr>
            </w:pPr>
            <w:r w:rsidRPr="009063C9">
              <w:rPr>
                <w:sz w:val="18"/>
                <w:szCs w:val="18"/>
              </w:rPr>
              <w:lastRenderedPageBreak/>
              <w:t>classification</w:t>
            </w:r>
          </w:p>
        </w:tc>
        <w:tc>
          <w:tcPr>
            <w:tcW w:w="3420" w:type="dxa"/>
            <w:vAlign w:val="center"/>
          </w:tcPr>
          <w:p w14:paraId="39A7F7DA"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the security classification of the dataset</w:t>
            </w:r>
          </w:p>
        </w:tc>
        <w:tc>
          <w:tcPr>
            <w:tcW w:w="804" w:type="dxa"/>
            <w:vAlign w:val="center"/>
          </w:tcPr>
          <w:p w14:paraId="7BDC36BD" w14:textId="77777777" w:rsidR="00B413FE" w:rsidRPr="009063C9" w:rsidRDefault="00B413FE"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1B722918" w14:textId="77777777" w:rsidR="00A122D9" w:rsidRPr="00A122D9" w:rsidRDefault="00A122D9">
            <w:pPr>
              <w:snapToGrid w:val="0"/>
              <w:spacing w:before="60" w:after="60" w:line="240" w:lineRule="auto"/>
              <w:jc w:val="left"/>
              <w:rPr>
                <w:ins w:id="2954" w:author="Harin Oh" w:date="2023-12-04T09:48:00Z"/>
                <w:sz w:val="18"/>
                <w:szCs w:val="18"/>
              </w:rPr>
              <w:pPrChange w:id="2955" w:author="Harin Oh" w:date="2023-12-04T09:48:00Z">
                <w:pPr>
                  <w:snapToGrid w:val="0"/>
                  <w:spacing w:before="60" w:after="60" w:line="240" w:lineRule="auto"/>
                  <w:jc w:val="center"/>
                </w:pPr>
              </w:pPrChange>
            </w:pPr>
            <w:ins w:id="2956" w:author="Harin Oh" w:date="2023-12-04T09:48:00Z">
              <w:r w:rsidRPr="00A122D9">
                <w:rPr>
                  <w:sz w:val="18"/>
                  <w:szCs w:val="18"/>
                </w:rPr>
                <w:t xml:space="preserve">Class </w:t>
              </w:r>
            </w:ins>
          </w:p>
          <w:p w14:paraId="3AA52EA6" w14:textId="04CC0B58" w:rsidR="00B413FE" w:rsidRPr="009063C9" w:rsidDel="00A122D9" w:rsidRDefault="00A122D9">
            <w:pPr>
              <w:snapToGrid w:val="0"/>
              <w:spacing w:before="60" w:after="60" w:line="240" w:lineRule="auto"/>
              <w:jc w:val="left"/>
              <w:rPr>
                <w:del w:id="2957" w:author="Harin Oh" w:date="2023-12-04T09:47:00Z"/>
                <w:sz w:val="18"/>
                <w:szCs w:val="18"/>
              </w:rPr>
              <w:pPrChange w:id="2958" w:author="Harin Oh" w:date="2023-12-04T09:48:00Z">
                <w:pPr>
                  <w:spacing w:before="60" w:after="60" w:line="240" w:lineRule="auto"/>
                  <w:jc w:val="left"/>
                </w:pPr>
              </w:pPrChange>
            </w:pPr>
            <w:ins w:id="2959" w:author="Harin Oh" w:date="2023-12-04T09:48:00Z">
              <w:r w:rsidRPr="00A122D9">
                <w:rPr>
                  <w:sz w:val="18"/>
                  <w:szCs w:val="18"/>
                </w:rPr>
                <w:t>MD_SecurityConstraints&gt;MD_ClassificationCode (codelist)</w:t>
              </w:r>
              <w:r w:rsidRPr="00A122D9">
                <w:rPr>
                  <w:sz w:val="18"/>
                  <w:szCs w:val="18"/>
                </w:rPr>
                <w:cr/>
              </w:r>
            </w:ins>
            <w:del w:id="2960" w:author="Harin Oh" w:date="2023-12-04T09:47:00Z">
              <w:r w:rsidR="00B413FE" w:rsidRPr="009063C9" w:rsidDel="00A122D9">
                <w:rPr>
                  <w:sz w:val="18"/>
                  <w:szCs w:val="18"/>
                </w:rPr>
                <w:delText>Class</w:delText>
              </w:r>
            </w:del>
          </w:p>
          <w:p w14:paraId="612CB712" w14:textId="5DEDC24A" w:rsidR="00B413FE" w:rsidRPr="009063C9" w:rsidRDefault="00B413FE" w:rsidP="00A122D9">
            <w:pPr>
              <w:spacing w:before="60" w:after="60" w:line="240" w:lineRule="auto"/>
              <w:jc w:val="left"/>
              <w:rPr>
                <w:sz w:val="18"/>
                <w:szCs w:val="18"/>
              </w:rPr>
            </w:pPr>
            <w:del w:id="2961" w:author="Harin Oh" w:date="2023-12-04T09:47:00Z">
              <w:r w:rsidRPr="009063C9" w:rsidDel="00A122D9">
                <w:rPr>
                  <w:sz w:val="18"/>
                  <w:szCs w:val="18"/>
                </w:rPr>
                <w:delText>MD_SecurityConstraints&gt;MD_ClassificationCode (codelist)</w:delText>
              </w:r>
            </w:del>
          </w:p>
        </w:tc>
        <w:tc>
          <w:tcPr>
            <w:tcW w:w="3402" w:type="dxa"/>
            <w:vAlign w:val="center"/>
          </w:tcPr>
          <w:p w14:paraId="0CB353DC" w14:textId="77777777" w:rsidR="00A122D9" w:rsidRPr="00A122D9" w:rsidRDefault="00A122D9" w:rsidP="00A122D9">
            <w:pPr>
              <w:spacing w:before="60" w:after="60" w:line="240" w:lineRule="auto"/>
              <w:jc w:val="left"/>
              <w:rPr>
                <w:ins w:id="2962" w:author="Harin Oh" w:date="2023-12-04T09:48:00Z"/>
                <w:sz w:val="18"/>
                <w:szCs w:val="18"/>
              </w:rPr>
            </w:pPr>
            <w:ins w:id="2963" w:author="Harin Oh" w:date="2023-12-04T09:48:00Z">
              <w:r w:rsidRPr="00A122D9">
                <w:rPr>
                  <w:sz w:val="18"/>
                  <w:szCs w:val="18"/>
                </w:rPr>
                <w:t>1. unclassified</w:t>
              </w:r>
            </w:ins>
          </w:p>
          <w:p w14:paraId="56A4CA28" w14:textId="77777777" w:rsidR="00A122D9" w:rsidRPr="00A122D9" w:rsidRDefault="00A122D9" w:rsidP="00A122D9">
            <w:pPr>
              <w:spacing w:before="60" w:after="60" w:line="240" w:lineRule="auto"/>
              <w:jc w:val="left"/>
              <w:rPr>
                <w:ins w:id="2964" w:author="Harin Oh" w:date="2023-12-04T09:48:00Z"/>
                <w:sz w:val="18"/>
                <w:szCs w:val="18"/>
              </w:rPr>
            </w:pPr>
            <w:ins w:id="2965" w:author="Harin Oh" w:date="2023-12-04T09:48:00Z">
              <w:r w:rsidRPr="00A122D9">
                <w:rPr>
                  <w:sz w:val="18"/>
                  <w:szCs w:val="18"/>
                </w:rPr>
                <w:t>2. restricted</w:t>
              </w:r>
            </w:ins>
          </w:p>
          <w:p w14:paraId="0AEC32F5" w14:textId="77777777" w:rsidR="00A122D9" w:rsidRPr="00A122D9" w:rsidRDefault="00A122D9" w:rsidP="00A122D9">
            <w:pPr>
              <w:spacing w:before="60" w:after="60" w:line="240" w:lineRule="auto"/>
              <w:jc w:val="left"/>
              <w:rPr>
                <w:ins w:id="2966" w:author="Harin Oh" w:date="2023-12-04T09:48:00Z"/>
                <w:sz w:val="18"/>
                <w:szCs w:val="18"/>
              </w:rPr>
            </w:pPr>
            <w:ins w:id="2967" w:author="Harin Oh" w:date="2023-12-04T09:48:00Z">
              <w:r w:rsidRPr="00A122D9">
                <w:rPr>
                  <w:sz w:val="18"/>
                  <w:szCs w:val="18"/>
                </w:rPr>
                <w:t>3. confidential</w:t>
              </w:r>
            </w:ins>
          </w:p>
          <w:p w14:paraId="226B8CFD" w14:textId="77777777" w:rsidR="00A122D9" w:rsidRPr="00A122D9" w:rsidRDefault="00A122D9" w:rsidP="00A122D9">
            <w:pPr>
              <w:spacing w:before="60" w:after="60" w:line="240" w:lineRule="auto"/>
              <w:jc w:val="left"/>
              <w:rPr>
                <w:ins w:id="2968" w:author="Harin Oh" w:date="2023-12-04T09:48:00Z"/>
                <w:sz w:val="18"/>
                <w:szCs w:val="18"/>
              </w:rPr>
            </w:pPr>
            <w:ins w:id="2969" w:author="Harin Oh" w:date="2023-12-04T09:48:00Z">
              <w:r w:rsidRPr="00A122D9">
                <w:rPr>
                  <w:sz w:val="18"/>
                  <w:szCs w:val="18"/>
                </w:rPr>
                <w:t>4. secret</w:t>
              </w:r>
            </w:ins>
          </w:p>
          <w:p w14:paraId="130C914B" w14:textId="77777777" w:rsidR="00A122D9" w:rsidRPr="00A122D9" w:rsidRDefault="00A122D9" w:rsidP="00A122D9">
            <w:pPr>
              <w:spacing w:before="60" w:after="60" w:line="240" w:lineRule="auto"/>
              <w:jc w:val="left"/>
              <w:rPr>
                <w:ins w:id="2970" w:author="Harin Oh" w:date="2023-12-04T09:48:00Z"/>
                <w:sz w:val="18"/>
                <w:szCs w:val="18"/>
              </w:rPr>
            </w:pPr>
            <w:ins w:id="2971" w:author="Harin Oh" w:date="2023-12-04T09:48:00Z">
              <w:r w:rsidRPr="00A122D9">
                <w:rPr>
                  <w:sz w:val="18"/>
                  <w:szCs w:val="18"/>
                </w:rPr>
                <w:t>5. top secret</w:t>
              </w:r>
            </w:ins>
          </w:p>
          <w:p w14:paraId="642E9361" w14:textId="77777777" w:rsidR="00A122D9" w:rsidRPr="00A122D9" w:rsidRDefault="00A122D9" w:rsidP="00A122D9">
            <w:pPr>
              <w:spacing w:before="60" w:after="60" w:line="240" w:lineRule="auto"/>
              <w:jc w:val="left"/>
              <w:rPr>
                <w:ins w:id="2972" w:author="Harin Oh" w:date="2023-12-04T09:48:00Z"/>
                <w:sz w:val="18"/>
                <w:szCs w:val="18"/>
              </w:rPr>
            </w:pPr>
            <w:ins w:id="2973" w:author="Harin Oh" w:date="2023-12-04T09:48:00Z">
              <w:r w:rsidRPr="00A122D9">
                <w:rPr>
                  <w:sz w:val="18"/>
                  <w:szCs w:val="18"/>
                </w:rPr>
                <w:t>6. sensitive but unclassified</w:t>
              </w:r>
            </w:ins>
          </w:p>
          <w:p w14:paraId="69D8E5B9" w14:textId="77777777" w:rsidR="00A122D9" w:rsidRPr="00A122D9" w:rsidRDefault="00A122D9" w:rsidP="00A122D9">
            <w:pPr>
              <w:spacing w:before="60" w:after="60" w:line="240" w:lineRule="auto"/>
              <w:jc w:val="left"/>
              <w:rPr>
                <w:ins w:id="2974" w:author="Harin Oh" w:date="2023-12-04T09:48:00Z"/>
                <w:sz w:val="18"/>
                <w:szCs w:val="18"/>
              </w:rPr>
            </w:pPr>
            <w:ins w:id="2975" w:author="Harin Oh" w:date="2023-12-04T09:48:00Z">
              <w:r w:rsidRPr="00A122D9">
                <w:rPr>
                  <w:sz w:val="18"/>
                  <w:szCs w:val="18"/>
                </w:rPr>
                <w:t>7. for official use only</w:t>
              </w:r>
            </w:ins>
          </w:p>
          <w:p w14:paraId="40F1E337" w14:textId="77777777" w:rsidR="00A122D9" w:rsidRPr="00A122D9" w:rsidRDefault="00A122D9" w:rsidP="00A122D9">
            <w:pPr>
              <w:spacing w:before="60" w:after="60" w:line="240" w:lineRule="auto"/>
              <w:jc w:val="left"/>
              <w:rPr>
                <w:ins w:id="2976" w:author="Harin Oh" w:date="2023-12-04T09:48:00Z"/>
                <w:sz w:val="18"/>
                <w:szCs w:val="18"/>
              </w:rPr>
            </w:pPr>
            <w:ins w:id="2977" w:author="Harin Oh" w:date="2023-12-04T09:48:00Z">
              <w:r w:rsidRPr="00A122D9">
                <w:rPr>
                  <w:sz w:val="18"/>
                  <w:szCs w:val="18"/>
                </w:rPr>
                <w:t>8. protected</w:t>
              </w:r>
            </w:ins>
          </w:p>
          <w:p w14:paraId="0B78116C" w14:textId="2E752E98" w:rsidR="00B413FE" w:rsidRPr="009063C9" w:rsidDel="00A122D9" w:rsidRDefault="00A122D9" w:rsidP="00A122D9">
            <w:pPr>
              <w:spacing w:before="60" w:after="0" w:line="240" w:lineRule="auto"/>
              <w:contextualSpacing/>
              <w:jc w:val="left"/>
              <w:rPr>
                <w:del w:id="2978" w:author="Harin Oh" w:date="2023-12-04T09:47:00Z"/>
                <w:sz w:val="18"/>
                <w:szCs w:val="18"/>
              </w:rPr>
            </w:pPr>
            <w:ins w:id="2979" w:author="Harin Oh" w:date="2023-12-04T09:48:00Z">
              <w:r w:rsidRPr="00A122D9">
                <w:rPr>
                  <w:sz w:val="18"/>
                  <w:szCs w:val="18"/>
                </w:rPr>
                <w:t>9. limited distribution</w:t>
              </w:r>
            </w:ins>
            <w:del w:id="2980" w:author="Harin Oh" w:date="2023-12-04T09:47:00Z">
              <w:r w:rsidR="00B413FE" w:rsidRPr="009063C9" w:rsidDel="00A122D9">
                <w:rPr>
                  <w:sz w:val="18"/>
                  <w:szCs w:val="18"/>
                </w:rPr>
                <w:delText>1. unclassified</w:delText>
              </w:r>
            </w:del>
          </w:p>
          <w:p w14:paraId="18411495" w14:textId="5FE01BCD" w:rsidR="00B413FE" w:rsidRPr="009063C9" w:rsidDel="00A122D9" w:rsidRDefault="00B413FE" w:rsidP="00ED1181">
            <w:pPr>
              <w:spacing w:after="0" w:line="240" w:lineRule="auto"/>
              <w:contextualSpacing/>
              <w:jc w:val="left"/>
              <w:rPr>
                <w:del w:id="2981" w:author="Harin Oh" w:date="2023-12-04T09:47:00Z"/>
                <w:sz w:val="18"/>
                <w:szCs w:val="18"/>
              </w:rPr>
            </w:pPr>
            <w:del w:id="2982" w:author="Harin Oh" w:date="2023-12-04T09:47:00Z">
              <w:r w:rsidRPr="009063C9" w:rsidDel="00A122D9">
                <w:rPr>
                  <w:sz w:val="18"/>
                  <w:szCs w:val="18"/>
                </w:rPr>
                <w:delText>2. restricted</w:delText>
              </w:r>
            </w:del>
          </w:p>
          <w:p w14:paraId="13BF6263" w14:textId="7017A94F" w:rsidR="00B413FE" w:rsidRPr="009063C9" w:rsidDel="00A122D9" w:rsidRDefault="00B413FE" w:rsidP="00ED1181">
            <w:pPr>
              <w:spacing w:after="0" w:line="240" w:lineRule="auto"/>
              <w:contextualSpacing/>
              <w:jc w:val="left"/>
              <w:rPr>
                <w:del w:id="2983" w:author="Harin Oh" w:date="2023-12-04T09:47:00Z"/>
                <w:sz w:val="18"/>
                <w:szCs w:val="18"/>
              </w:rPr>
            </w:pPr>
            <w:del w:id="2984" w:author="Harin Oh" w:date="2023-12-04T09:47:00Z">
              <w:r w:rsidRPr="009063C9" w:rsidDel="00A122D9">
                <w:rPr>
                  <w:sz w:val="18"/>
                  <w:szCs w:val="18"/>
                </w:rPr>
                <w:delText>3. confidential</w:delText>
              </w:r>
            </w:del>
          </w:p>
          <w:p w14:paraId="302E23AB" w14:textId="30470D39" w:rsidR="00B413FE" w:rsidRPr="009063C9" w:rsidDel="00A122D9" w:rsidRDefault="00B413FE" w:rsidP="00ED1181">
            <w:pPr>
              <w:spacing w:after="0" w:line="240" w:lineRule="auto"/>
              <w:contextualSpacing/>
              <w:jc w:val="left"/>
              <w:rPr>
                <w:del w:id="2985" w:author="Harin Oh" w:date="2023-12-04T09:47:00Z"/>
                <w:sz w:val="18"/>
                <w:szCs w:val="18"/>
              </w:rPr>
            </w:pPr>
            <w:del w:id="2986" w:author="Harin Oh" w:date="2023-12-04T09:47:00Z">
              <w:r w:rsidRPr="009063C9" w:rsidDel="00A122D9">
                <w:rPr>
                  <w:sz w:val="18"/>
                  <w:szCs w:val="18"/>
                </w:rPr>
                <w:delText>4. secret</w:delText>
              </w:r>
            </w:del>
          </w:p>
          <w:p w14:paraId="0CB4D3FE" w14:textId="2D388002" w:rsidR="00B413FE" w:rsidRPr="009063C9" w:rsidDel="00A122D9" w:rsidRDefault="00B413FE" w:rsidP="008222B1">
            <w:pPr>
              <w:snapToGrid w:val="0"/>
              <w:spacing w:after="0" w:line="240" w:lineRule="auto"/>
              <w:contextualSpacing/>
              <w:jc w:val="left"/>
              <w:rPr>
                <w:del w:id="2987" w:author="Harin Oh" w:date="2023-12-04T09:47:00Z"/>
                <w:sz w:val="18"/>
                <w:szCs w:val="18"/>
              </w:rPr>
            </w:pPr>
            <w:del w:id="2988" w:author="Harin Oh" w:date="2023-12-04T09:47:00Z">
              <w:r w:rsidRPr="009063C9" w:rsidDel="00A122D9">
                <w:rPr>
                  <w:sz w:val="18"/>
                  <w:szCs w:val="18"/>
                </w:rPr>
                <w:delText>5. top secret</w:delText>
              </w:r>
            </w:del>
          </w:p>
          <w:p w14:paraId="6A5CFDCE" w14:textId="18A0CEEA" w:rsidR="00EA4AB2" w:rsidRPr="009063C9" w:rsidDel="00A122D9" w:rsidRDefault="00EA4AB2" w:rsidP="008222B1">
            <w:pPr>
              <w:snapToGrid w:val="0"/>
              <w:spacing w:after="0" w:line="240" w:lineRule="auto"/>
              <w:jc w:val="left"/>
              <w:rPr>
                <w:del w:id="2989" w:author="Harin Oh" w:date="2023-12-04T09:47:00Z"/>
                <w:sz w:val="18"/>
                <w:szCs w:val="18"/>
              </w:rPr>
            </w:pPr>
            <w:del w:id="2990" w:author="Harin Oh" w:date="2023-12-04T09:47:00Z">
              <w:r w:rsidRPr="009063C9" w:rsidDel="00A122D9">
                <w:rPr>
                  <w:sz w:val="18"/>
                  <w:szCs w:val="18"/>
                </w:rPr>
                <w:delText>6. sensitive but unclassified</w:delText>
              </w:r>
            </w:del>
          </w:p>
          <w:p w14:paraId="0C81A8B9" w14:textId="5350D410" w:rsidR="00EA4AB2" w:rsidRPr="009063C9" w:rsidDel="00A122D9" w:rsidRDefault="00EA4AB2" w:rsidP="008222B1">
            <w:pPr>
              <w:snapToGrid w:val="0"/>
              <w:spacing w:after="0" w:line="240" w:lineRule="auto"/>
              <w:jc w:val="left"/>
              <w:rPr>
                <w:del w:id="2991" w:author="Harin Oh" w:date="2023-12-04T09:47:00Z"/>
                <w:sz w:val="18"/>
                <w:szCs w:val="18"/>
              </w:rPr>
            </w:pPr>
            <w:del w:id="2992" w:author="Harin Oh" w:date="2023-12-04T09:47:00Z">
              <w:r w:rsidRPr="009063C9" w:rsidDel="00A122D9">
                <w:rPr>
                  <w:sz w:val="18"/>
                  <w:szCs w:val="18"/>
                </w:rPr>
                <w:delText>7. for official use only</w:delText>
              </w:r>
            </w:del>
          </w:p>
          <w:p w14:paraId="65326F5C" w14:textId="76BC270F" w:rsidR="00EA4AB2" w:rsidRPr="009063C9" w:rsidDel="00A122D9" w:rsidRDefault="00EA4AB2" w:rsidP="008222B1">
            <w:pPr>
              <w:snapToGrid w:val="0"/>
              <w:spacing w:after="0" w:line="240" w:lineRule="auto"/>
              <w:jc w:val="left"/>
              <w:rPr>
                <w:del w:id="2993" w:author="Harin Oh" w:date="2023-12-04T09:47:00Z"/>
                <w:sz w:val="18"/>
                <w:szCs w:val="18"/>
              </w:rPr>
            </w:pPr>
            <w:del w:id="2994" w:author="Harin Oh" w:date="2023-12-04T09:47:00Z">
              <w:r w:rsidRPr="009063C9" w:rsidDel="00A122D9">
                <w:rPr>
                  <w:sz w:val="18"/>
                  <w:szCs w:val="18"/>
                </w:rPr>
                <w:delText>8. protected</w:delText>
              </w:r>
            </w:del>
          </w:p>
          <w:p w14:paraId="751B1755" w14:textId="2B336F00" w:rsidR="00EA4AB2" w:rsidRPr="009063C9" w:rsidRDefault="00EA4AB2" w:rsidP="00EA4AB2">
            <w:pPr>
              <w:snapToGrid w:val="0"/>
              <w:spacing w:after="60" w:line="240" w:lineRule="auto"/>
              <w:contextualSpacing/>
              <w:jc w:val="left"/>
              <w:rPr>
                <w:sz w:val="18"/>
                <w:szCs w:val="18"/>
              </w:rPr>
            </w:pPr>
            <w:del w:id="2995" w:author="Harin Oh" w:date="2023-12-04T09:47:00Z">
              <w:r w:rsidRPr="009063C9" w:rsidDel="00A122D9">
                <w:rPr>
                  <w:sz w:val="18"/>
                  <w:szCs w:val="18"/>
                </w:rPr>
                <w:delText>9. limited distribution</w:delText>
              </w:r>
            </w:del>
          </w:p>
        </w:tc>
      </w:tr>
      <w:tr w:rsidR="00B413FE" w:rsidRPr="009063C9" w14:paraId="32E62247" w14:textId="77777777" w:rsidTr="00D76D1E">
        <w:trPr>
          <w:trHeight w:val="497"/>
        </w:trPr>
        <w:tc>
          <w:tcPr>
            <w:tcW w:w="3060" w:type="dxa"/>
            <w:vAlign w:val="center"/>
          </w:tcPr>
          <w:p w14:paraId="5ECC256A" w14:textId="77777777" w:rsidR="00B413FE" w:rsidRPr="009063C9" w:rsidRDefault="00B413FE" w:rsidP="00ED1181">
            <w:pPr>
              <w:snapToGrid w:val="0"/>
              <w:spacing w:before="60" w:after="60" w:line="240" w:lineRule="auto"/>
              <w:jc w:val="left"/>
              <w:rPr>
                <w:sz w:val="18"/>
                <w:szCs w:val="18"/>
              </w:rPr>
            </w:pPr>
            <w:r w:rsidRPr="009063C9">
              <w:rPr>
                <w:sz w:val="18"/>
                <w:szCs w:val="18"/>
              </w:rPr>
              <w:t>purpose</w:t>
            </w:r>
          </w:p>
        </w:tc>
        <w:tc>
          <w:tcPr>
            <w:tcW w:w="3420" w:type="dxa"/>
            <w:vAlign w:val="center"/>
          </w:tcPr>
          <w:p w14:paraId="58C43B0F" w14:textId="77777777" w:rsidR="00B413FE" w:rsidRPr="009063C9" w:rsidRDefault="00B413FE" w:rsidP="00ED1181">
            <w:pPr>
              <w:snapToGrid w:val="0"/>
              <w:spacing w:before="60" w:after="60" w:line="240" w:lineRule="auto"/>
              <w:jc w:val="left"/>
              <w:rPr>
                <w:sz w:val="18"/>
                <w:szCs w:val="18"/>
              </w:rPr>
            </w:pPr>
            <w:r w:rsidRPr="009063C9">
              <w:rPr>
                <w:sz w:val="18"/>
                <w:szCs w:val="18"/>
              </w:rPr>
              <w:t xml:space="preserve">The purpose for which the dataset has been issued </w:t>
            </w:r>
          </w:p>
        </w:tc>
        <w:tc>
          <w:tcPr>
            <w:tcW w:w="804" w:type="dxa"/>
            <w:vAlign w:val="center"/>
          </w:tcPr>
          <w:p w14:paraId="7B1A8955" w14:textId="32CE3326"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3D57FB72" w14:textId="7BC47C47" w:rsidR="00B413FE" w:rsidRPr="009063C9" w:rsidDel="008A2F00" w:rsidRDefault="008A2F00" w:rsidP="00ED1181">
            <w:pPr>
              <w:snapToGrid w:val="0"/>
              <w:spacing w:before="60" w:after="60" w:line="240" w:lineRule="auto"/>
              <w:jc w:val="left"/>
              <w:rPr>
                <w:del w:id="2996" w:author="Harin Oh" w:date="2023-12-04T09:48:00Z"/>
                <w:sz w:val="18"/>
                <w:szCs w:val="18"/>
              </w:rPr>
            </w:pPr>
            <w:ins w:id="2997" w:author="Harin Oh" w:date="2023-12-04T09:48:00Z">
              <w:r w:rsidRPr="008A2F00">
                <w:rPr>
                  <w:sz w:val="18"/>
                  <w:szCs w:val="18"/>
                </w:rPr>
                <w:t>S100_Purpose</w:t>
              </w:r>
            </w:ins>
            <w:del w:id="2998" w:author="Harin Oh" w:date="2023-12-04T09:48:00Z">
              <w:r w:rsidR="00B413FE" w:rsidRPr="009063C9" w:rsidDel="008A2F00">
                <w:rPr>
                  <w:sz w:val="18"/>
                  <w:szCs w:val="18"/>
                </w:rPr>
                <w:delText>MD_Identification&gt;purpose</w:delText>
              </w:r>
            </w:del>
          </w:p>
          <w:p w14:paraId="735617E2" w14:textId="33165B97" w:rsidR="00B413FE" w:rsidRPr="009063C9" w:rsidRDefault="00B413FE" w:rsidP="00ED1181">
            <w:pPr>
              <w:snapToGrid w:val="0"/>
              <w:spacing w:before="60" w:after="60" w:line="240" w:lineRule="auto"/>
              <w:jc w:val="left"/>
              <w:rPr>
                <w:sz w:val="18"/>
                <w:szCs w:val="18"/>
              </w:rPr>
            </w:pPr>
            <w:del w:id="2999" w:author="Harin Oh" w:date="2023-12-04T09:48:00Z">
              <w:r w:rsidRPr="009063C9" w:rsidDel="008A2F00">
                <w:rPr>
                  <w:sz w:val="18"/>
                  <w:szCs w:val="18"/>
                </w:rPr>
                <w:delText>CharacterString</w:delText>
              </w:r>
            </w:del>
          </w:p>
        </w:tc>
        <w:tc>
          <w:tcPr>
            <w:tcW w:w="3402" w:type="dxa"/>
            <w:vAlign w:val="center"/>
          </w:tcPr>
          <w:p w14:paraId="48DF2047" w14:textId="33D0E3BE" w:rsidR="00B413FE" w:rsidRPr="009063C9" w:rsidRDefault="00BD2D3F" w:rsidP="00ED1181">
            <w:pPr>
              <w:snapToGrid w:val="0"/>
              <w:spacing w:before="60" w:after="60" w:line="240" w:lineRule="auto"/>
              <w:jc w:val="left"/>
              <w:rPr>
                <w:sz w:val="18"/>
                <w:szCs w:val="18"/>
              </w:rPr>
            </w:pPr>
            <w:del w:id="3000" w:author="Harin Oh" w:date="2023-12-04T09:48:00Z">
              <w:r w:rsidRPr="009063C9" w:rsidDel="008A2F00">
                <w:rPr>
                  <w:sz w:val="18"/>
                  <w:szCs w:val="18"/>
                </w:rPr>
                <w:delText>For example:</w:delText>
              </w:r>
              <w:r w:rsidR="00B413FE" w:rsidRPr="009063C9" w:rsidDel="008A2F00">
                <w:rPr>
                  <w:sz w:val="18"/>
                  <w:szCs w:val="18"/>
                </w:rPr>
                <w:delText xml:space="preserve"> new, re-issue, new edition, update etc</w:delText>
              </w:r>
            </w:del>
          </w:p>
        </w:tc>
      </w:tr>
      <w:tr w:rsidR="008A2F00" w:rsidRPr="009063C9" w14:paraId="28F16C40" w14:textId="77777777" w:rsidTr="00D76D1E">
        <w:trPr>
          <w:trHeight w:val="497"/>
          <w:ins w:id="3001" w:author="Harin Oh" w:date="2023-12-04T09:49:00Z"/>
        </w:trPr>
        <w:tc>
          <w:tcPr>
            <w:tcW w:w="3060" w:type="dxa"/>
            <w:vAlign w:val="center"/>
          </w:tcPr>
          <w:p w14:paraId="7DE490F4" w14:textId="0EA82506" w:rsidR="008A2F00" w:rsidRPr="009063C9" w:rsidRDefault="008A2F00" w:rsidP="00ED1181">
            <w:pPr>
              <w:snapToGrid w:val="0"/>
              <w:spacing w:before="60" w:after="60" w:line="240" w:lineRule="auto"/>
              <w:jc w:val="left"/>
              <w:rPr>
                <w:ins w:id="3002" w:author="Harin Oh" w:date="2023-12-04T09:49:00Z"/>
                <w:sz w:val="18"/>
                <w:szCs w:val="18"/>
              </w:rPr>
            </w:pPr>
            <w:ins w:id="3003" w:author="Harin Oh" w:date="2023-12-04T09:49:00Z">
              <w:r w:rsidRPr="008A2F00">
                <w:rPr>
                  <w:sz w:val="18"/>
                  <w:szCs w:val="18"/>
                </w:rPr>
                <w:t>notForNavigation</w:t>
              </w:r>
            </w:ins>
          </w:p>
        </w:tc>
        <w:tc>
          <w:tcPr>
            <w:tcW w:w="3420" w:type="dxa"/>
            <w:vAlign w:val="center"/>
          </w:tcPr>
          <w:p w14:paraId="4499DA8D" w14:textId="23C770B9" w:rsidR="008A2F00" w:rsidRPr="009063C9" w:rsidRDefault="008A2F00" w:rsidP="008A2F00">
            <w:pPr>
              <w:snapToGrid w:val="0"/>
              <w:spacing w:before="60" w:after="60" w:line="240" w:lineRule="auto"/>
              <w:jc w:val="left"/>
              <w:rPr>
                <w:ins w:id="3004" w:author="Harin Oh" w:date="2023-12-04T09:49:00Z"/>
                <w:sz w:val="18"/>
                <w:szCs w:val="18"/>
              </w:rPr>
            </w:pPr>
            <w:ins w:id="3005" w:author="Harin Oh" w:date="2023-12-04T09:49:00Z">
              <w:r w:rsidRPr="008A2F00">
                <w:rPr>
                  <w:sz w:val="18"/>
                  <w:szCs w:val="18"/>
                </w:rPr>
                <w:t>Indicates the dataset is not intended to be used for navigation</w:t>
              </w:r>
            </w:ins>
          </w:p>
        </w:tc>
        <w:tc>
          <w:tcPr>
            <w:tcW w:w="804" w:type="dxa"/>
            <w:vAlign w:val="center"/>
          </w:tcPr>
          <w:p w14:paraId="5D621B14" w14:textId="4AACB45C" w:rsidR="008A2F00" w:rsidRDefault="008A2F00" w:rsidP="00ED1181">
            <w:pPr>
              <w:snapToGrid w:val="0"/>
              <w:spacing w:before="60" w:after="60" w:line="240" w:lineRule="auto"/>
              <w:jc w:val="center"/>
              <w:rPr>
                <w:ins w:id="3006" w:author="Harin Oh" w:date="2023-12-04T09:49:00Z"/>
                <w:rFonts w:eastAsia="Malgun Gothic"/>
                <w:sz w:val="18"/>
                <w:szCs w:val="18"/>
                <w:rPrChange w:id="3007" w:author="Harin Oh" w:date="2023-12-04T09:49:00Z">
                  <w:rPr>
                    <w:ins w:id="3008" w:author="Harin Oh" w:date="2023-12-04T09:49:00Z"/>
                    <w:sz w:val="18"/>
                    <w:szCs w:val="18"/>
                  </w:rPr>
                </w:rPrChange>
              </w:rPr>
            </w:pPr>
            <w:ins w:id="3009" w:author="Harin Oh" w:date="2023-12-04T09:49:00Z">
              <w:r>
                <w:rPr>
                  <w:rFonts w:eastAsia="Malgun Gothic" w:hint="eastAsia"/>
                  <w:sz w:val="18"/>
                  <w:szCs w:val="18"/>
                </w:rPr>
                <w:t>1</w:t>
              </w:r>
            </w:ins>
          </w:p>
        </w:tc>
        <w:tc>
          <w:tcPr>
            <w:tcW w:w="2497" w:type="dxa"/>
            <w:vAlign w:val="center"/>
          </w:tcPr>
          <w:p w14:paraId="17B5AF86" w14:textId="1C1E9247" w:rsidR="008A2F00" w:rsidRDefault="008A2F00" w:rsidP="00ED1181">
            <w:pPr>
              <w:snapToGrid w:val="0"/>
              <w:spacing w:before="60" w:after="60" w:line="240" w:lineRule="auto"/>
              <w:jc w:val="left"/>
              <w:rPr>
                <w:ins w:id="3010" w:author="Harin Oh" w:date="2023-12-04T09:49:00Z"/>
                <w:rFonts w:eastAsia="Malgun Gothic"/>
                <w:sz w:val="18"/>
                <w:szCs w:val="18"/>
                <w:rPrChange w:id="3011" w:author="Harin Oh" w:date="2023-12-04T09:49:00Z">
                  <w:rPr>
                    <w:ins w:id="3012" w:author="Harin Oh" w:date="2023-12-04T09:49:00Z"/>
                    <w:sz w:val="18"/>
                    <w:szCs w:val="18"/>
                  </w:rPr>
                </w:rPrChange>
              </w:rPr>
            </w:pPr>
            <w:ins w:id="3013" w:author="Harin Oh" w:date="2023-12-04T09:49:00Z">
              <w:r>
                <w:rPr>
                  <w:rFonts w:eastAsia="Malgun Gothic" w:hint="eastAsia"/>
                  <w:sz w:val="18"/>
                  <w:szCs w:val="18"/>
                </w:rPr>
                <w:t>B</w:t>
              </w:r>
              <w:r>
                <w:rPr>
                  <w:rFonts w:eastAsia="Malgun Gothic"/>
                  <w:sz w:val="18"/>
                  <w:szCs w:val="18"/>
                </w:rPr>
                <w:t>oolean</w:t>
              </w:r>
            </w:ins>
          </w:p>
        </w:tc>
        <w:tc>
          <w:tcPr>
            <w:tcW w:w="3402" w:type="dxa"/>
            <w:vAlign w:val="center"/>
          </w:tcPr>
          <w:p w14:paraId="5F5AEC11" w14:textId="0AE54C72" w:rsidR="008A2F00" w:rsidRPr="008A2F00" w:rsidRDefault="008A2F00" w:rsidP="008A2F00">
            <w:pPr>
              <w:snapToGrid w:val="0"/>
              <w:spacing w:before="60" w:after="60" w:line="240" w:lineRule="auto"/>
              <w:jc w:val="left"/>
              <w:rPr>
                <w:ins w:id="3014" w:author="Harin Oh" w:date="2023-12-04T09:49:00Z"/>
                <w:sz w:val="18"/>
                <w:szCs w:val="18"/>
              </w:rPr>
            </w:pPr>
            <w:ins w:id="3015" w:author="Harin Oh" w:date="2023-12-04T09:49:00Z">
              <w:r w:rsidRPr="00FF5F51">
                <w:rPr>
                  <w:b/>
                  <w:bCs/>
                  <w:i/>
                  <w:iCs/>
                  <w:sz w:val="18"/>
                  <w:szCs w:val="18"/>
                  <w:rPrChange w:id="3016" w:author="Harin Oh" w:date="2023-12-04T09:50:00Z">
                    <w:rPr>
                      <w:sz w:val="18"/>
                      <w:szCs w:val="18"/>
                    </w:rPr>
                  </w:rPrChange>
                </w:rPr>
                <w:t>True</w:t>
              </w:r>
              <w:r w:rsidRPr="008A2F00">
                <w:rPr>
                  <w:sz w:val="18"/>
                  <w:szCs w:val="18"/>
                </w:rPr>
                <w:t xml:space="preserve"> indicates the dataset is not intended to be used for navigation</w:t>
              </w:r>
            </w:ins>
          </w:p>
          <w:p w14:paraId="301B78AE" w14:textId="79380153" w:rsidR="008A2F00" w:rsidRPr="009063C9" w:rsidDel="008A2F00" w:rsidRDefault="008A2F00" w:rsidP="008A2F00">
            <w:pPr>
              <w:snapToGrid w:val="0"/>
              <w:spacing w:before="60" w:after="60" w:line="240" w:lineRule="auto"/>
              <w:jc w:val="left"/>
              <w:rPr>
                <w:ins w:id="3017" w:author="Harin Oh" w:date="2023-12-04T09:49:00Z"/>
                <w:sz w:val="18"/>
                <w:szCs w:val="18"/>
              </w:rPr>
            </w:pPr>
            <w:ins w:id="3018" w:author="Harin Oh" w:date="2023-12-04T09:49:00Z">
              <w:r w:rsidRPr="00FF5F51">
                <w:rPr>
                  <w:b/>
                  <w:bCs/>
                  <w:i/>
                  <w:iCs/>
                  <w:sz w:val="18"/>
                  <w:szCs w:val="18"/>
                  <w:rPrChange w:id="3019" w:author="Harin Oh" w:date="2023-12-04T09:50:00Z">
                    <w:rPr>
                      <w:sz w:val="18"/>
                      <w:szCs w:val="18"/>
                    </w:rPr>
                  </w:rPrChange>
                </w:rPr>
                <w:t>False</w:t>
              </w:r>
              <w:r w:rsidRPr="008A2F00">
                <w:rPr>
                  <w:sz w:val="18"/>
                  <w:szCs w:val="18"/>
                </w:rPr>
                <w:t xml:space="preserve"> indicates the dataset is intended to be used for navigation</w:t>
              </w:r>
            </w:ins>
          </w:p>
        </w:tc>
      </w:tr>
      <w:tr w:rsidR="00B413FE" w:rsidRPr="009063C9" w14:paraId="6907E4D1" w14:textId="77777777" w:rsidTr="00D76D1E">
        <w:trPr>
          <w:trHeight w:val="839"/>
        </w:trPr>
        <w:tc>
          <w:tcPr>
            <w:tcW w:w="3060" w:type="dxa"/>
            <w:vAlign w:val="center"/>
          </w:tcPr>
          <w:p w14:paraId="41BDD981" w14:textId="77777777" w:rsidR="00B413FE" w:rsidRPr="009063C9" w:rsidRDefault="00B413FE" w:rsidP="00ED1181">
            <w:pPr>
              <w:snapToGrid w:val="0"/>
              <w:spacing w:before="60" w:after="60" w:line="240" w:lineRule="auto"/>
              <w:jc w:val="left"/>
              <w:rPr>
                <w:sz w:val="18"/>
                <w:szCs w:val="18"/>
              </w:rPr>
            </w:pPr>
            <w:r w:rsidRPr="009063C9">
              <w:rPr>
                <w:sz w:val="18"/>
                <w:szCs w:val="18"/>
              </w:rPr>
              <w:t>specificUsage</w:t>
            </w:r>
          </w:p>
        </w:tc>
        <w:tc>
          <w:tcPr>
            <w:tcW w:w="3420" w:type="dxa"/>
            <w:vAlign w:val="center"/>
          </w:tcPr>
          <w:p w14:paraId="2B4E104B" w14:textId="77777777" w:rsidR="00B413FE" w:rsidRPr="009063C9" w:rsidRDefault="00B413FE" w:rsidP="00ED1181">
            <w:pPr>
              <w:snapToGrid w:val="0"/>
              <w:spacing w:before="60" w:after="60" w:line="240" w:lineRule="auto"/>
              <w:jc w:val="left"/>
              <w:rPr>
                <w:sz w:val="18"/>
                <w:szCs w:val="18"/>
              </w:rPr>
            </w:pPr>
            <w:r w:rsidRPr="009063C9">
              <w:rPr>
                <w:sz w:val="18"/>
                <w:szCs w:val="18"/>
              </w:rPr>
              <w:t>The use for which the dataset is intended</w:t>
            </w:r>
          </w:p>
        </w:tc>
        <w:tc>
          <w:tcPr>
            <w:tcW w:w="804" w:type="dxa"/>
            <w:vAlign w:val="center"/>
          </w:tcPr>
          <w:p w14:paraId="6CD3CC55" w14:textId="2B8D1139"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4B857ACC" w14:textId="77777777" w:rsidR="00FF5F51" w:rsidRPr="00FF5F51" w:rsidRDefault="00FF5F51" w:rsidP="00FF5F51">
            <w:pPr>
              <w:spacing w:before="60" w:after="60" w:line="240" w:lineRule="auto"/>
              <w:jc w:val="left"/>
              <w:rPr>
                <w:ins w:id="3020" w:author="Harin Oh" w:date="2023-12-04T09:50:00Z"/>
                <w:sz w:val="18"/>
                <w:szCs w:val="18"/>
              </w:rPr>
            </w:pPr>
            <w:ins w:id="3021" w:author="Harin Oh" w:date="2023-12-04T09:50:00Z">
              <w:r w:rsidRPr="00FF5F51">
                <w:rPr>
                  <w:sz w:val="18"/>
                  <w:szCs w:val="18"/>
                </w:rPr>
                <w:t xml:space="preserve">MD_USAGE&gt;specificUsage </w:t>
              </w:r>
            </w:ins>
          </w:p>
          <w:p w14:paraId="1452D6D6" w14:textId="5AC4AFEF" w:rsidR="00B413FE" w:rsidRPr="009063C9" w:rsidDel="00FF5F51" w:rsidRDefault="00FF5F51" w:rsidP="00FF5F51">
            <w:pPr>
              <w:spacing w:before="60" w:after="60" w:line="240" w:lineRule="auto"/>
              <w:jc w:val="left"/>
              <w:rPr>
                <w:del w:id="3022" w:author="Harin Oh" w:date="2023-12-04T09:50:00Z"/>
                <w:sz w:val="18"/>
                <w:szCs w:val="18"/>
              </w:rPr>
            </w:pPr>
            <w:ins w:id="3023" w:author="Harin Oh" w:date="2023-12-04T09:50:00Z">
              <w:r w:rsidRPr="00FF5F51">
                <w:rPr>
                  <w:sz w:val="18"/>
                  <w:szCs w:val="18"/>
                </w:rPr>
                <w:t>(character string)</w:t>
              </w:r>
            </w:ins>
            <w:del w:id="3024" w:author="Harin Oh" w:date="2023-12-04T09:50:00Z">
              <w:r w:rsidR="00B413FE" w:rsidRPr="009063C9" w:rsidDel="00FF5F51">
                <w:rPr>
                  <w:sz w:val="18"/>
                  <w:szCs w:val="18"/>
                </w:rPr>
                <w:delText>MD_USAGE&gt;specificUsage (character string)</w:delText>
              </w:r>
            </w:del>
          </w:p>
          <w:p w14:paraId="49089041" w14:textId="35F322A9" w:rsidR="00B413FE" w:rsidRPr="009063C9" w:rsidRDefault="00B413FE" w:rsidP="009063C9">
            <w:pPr>
              <w:snapToGrid w:val="0"/>
              <w:spacing w:before="60" w:after="60" w:line="240" w:lineRule="auto"/>
              <w:jc w:val="left"/>
              <w:rPr>
                <w:sz w:val="18"/>
                <w:szCs w:val="18"/>
                <w:lang w:val="fr-FR"/>
              </w:rPr>
            </w:pPr>
            <w:del w:id="3025" w:author="Harin Oh" w:date="2023-12-04T09:50:00Z">
              <w:r w:rsidRPr="009063C9" w:rsidDel="00FF5F51">
                <w:rPr>
                  <w:sz w:val="18"/>
                  <w:szCs w:val="18"/>
                  <w:lang w:val="fr-FR"/>
                </w:rPr>
                <w:delText>MD_USAGE&gt;userContactInfo (CI_Responsib</w:delText>
              </w:r>
              <w:r w:rsidR="00281322" w:rsidRPr="009063C9" w:rsidDel="00FF5F51">
                <w:rPr>
                  <w:sz w:val="18"/>
                  <w:szCs w:val="18"/>
                  <w:lang w:val="fr-FR"/>
                </w:rPr>
                <w:delText>ili</w:delText>
              </w:r>
              <w:r w:rsidRPr="009063C9" w:rsidDel="00FF5F51">
                <w:rPr>
                  <w:sz w:val="18"/>
                  <w:szCs w:val="18"/>
                  <w:lang w:val="fr-FR"/>
                </w:rPr>
                <w:delText>ty)</w:delText>
              </w:r>
            </w:del>
          </w:p>
        </w:tc>
        <w:tc>
          <w:tcPr>
            <w:tcW w:w="3402" w:type="dxa"/>
            <w:vAlign w:val="center"/>
          </w:tcPr>
          <w:p w14:paraId="6892F683" w14:textId="22492A8A" w:rsidR="00B413FE" w:rsidRPr="009063C9" w:rsidRDefault="00BD2D3F" w:rsidP="00ED1181">
            <w:pPr>
              <w:snapToGrid w:val="0"/>
              <w:spacing w:before="60" w:after="60" w:line="240" w:lineRule="auto"/>
              <w:jc w:val="left"/>
              <w:rPr>
                <w:sz w:val="18"/>
                <w:szCs w:val="18"/>
              </w:rPr>
            </w:pPr>
            <w:del w:id="3026" w:author="Harin Oh" w:date="2023-12-04T09:50:00Z">
              <w:r w:rsidRPr="009063C9" w:rsidDel="00FF5F51">
                <w:rPr>
                  <w:sz w:val="18"/>
                  <w:szCs w:val="18"/>
                </w:rPr>
                <w:delText>For example:</w:delText>
              </w:r>
              <w:r w:rsidR="00B413FE" w:rsidRPr="009063C9" w:rsidDel="00FF5F51">
                <w:rPr>
                  <w:sz w:val="18"/>
                  <w:szCs w:val="18"/>
                </w:rPr>
                <w:delText xml:space="preserve"> </w:delText>
              </w:r>
              <w:r w:rsidRPr="009063C9" w:rsidDel="00FF5F51">
                <w:rPr>
                  <w:sz w:val="18"/>
                  <w:szCs w:val="18"/>
                </w:rPr>
                <w:delText>I</w:delText>
              </w:r>
              <w:r w:rsidR="00B413FE" w:rsidRPr="009063C9" w:rsidDel="00FF5F51">
                <w:rPr>
                  <w:sz w:val="18"/>
                  <w:szCs w:val="18"/>
                </w:rPr>
                <w:delText>n the case of ENCs this would be a navigation purpose classification</w:delText>
              </w:r>
            </w:del>
          </w:p>
        </w:tc>
      </w:tr>
      <w:tr w:rsidR="00B413FE" w:rsidRPr="009063C9" w14:paraId="53E9C963" w14:textId="77777777" w:rsidTr="00D76D1E">
        <w:trPr>
          <w:trHeight w:val="326"/>
        </w:trPr>
        <w:tc>
          <w:tcPr>
            <w:tcW w:w="3060" w:type="dxa"/>
            <w:vAlign w:val="center"/>
          </w:tcPr>
          <w:p w14:paraId="6EE20EF9" w14:textId="77777777" w:rsidR="00B413FE" w:rsidRPr="009063C9" w:rsidRDefault="00B413FE" w:rsidP="00ED1181">
            <w:pPr>
              <w:snapToGrid w:val="0"/>
              <w:spacing w:before="60" w:after="60" w:line="240" w:lineRule="auto"/>
              <w:jc w:val="left"/>
              <w:rPr>
                <w:sz w:val="18"/>
                <w:szCs w:val="18"/>
              </w:rPr>
            </w:pPr>
            <w:r w:rsidRPr="009063C9">
              <w:rPr>
                <w:sz w:val="18"/>
                <w:szCs w:val="18"/>
              </w:rPr>
              <w:t>editionNumber</w:t>
            </w:r>
          </w:p>
        </w:tc>
        <w:tc>
          <w:tcPr>
            <w:tcW w:w="3420" w:type="dxa"/>
            <w:vAlign w:val="center"/>
          </w:tcPr>
          <w:p w14:paraId="7165599E" w14:textId="77777777" w:rsidR="00B413FE" w:rsidRPr="009063C9" w:rsidRDefault="00B413FE" w:rsidP="00ED1181">
            <w:pPr>
              <w:snapToGrid w:val="0"/>
              <w:spacing w:before="60" w:after="60" w:line="240" w:lineRule="auto"/>
              <w:jc w:val="left"/>
              <w:rPr>
                <w:sz w:val="18"/>
                <w:szCs w:val="18"/>
              </w:rPr>
            </w:pPr>
            <w:r w:rsidRPr="009063C9">
              <w:rPr>
                <w:sz w:val="18"/>
                <w:szCs w:val="18"/>
              </w:rPr>
              <w:t>The edition number of the dataset</w:t>
            </w:r>
          </w:p>
        </w:tc>
        <w:tc>
          <w:tcPr>
            <w:tcW w:w="804" w:type="dxa"/>
            <w:vAlign w:val="center"/>
          </w:tcPr>
          <w:p w14:paraId="582C09A5" w14:textId="5DDA7812"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2C7AD389" w14:textId="1BA627A3" w:rsidR="00B413FE" w:rsidRPr="009063C9" w:rsidRDefault="00FF5F51" w:rsidP="00ED1181">
            <w:pPr>
              <w:snapToGrid w:val="0"/>
              <w:spacing w:before="60" w:after="60" w:line="240" w:lineRule="auto"/>
              <w:jc w:val="left"/>
              <w:rPr>
                <w:sz w:val="18"/>
                <w:szCs w:val="18"/>
              </w:rPr>
            </w:pPr>
            <w:ins w:id="3027" w:author="Harin Oh" w:date="2023-12-04T09:51:00Z">
              <w:r w:rsidRPr="00FF5F51">
                <w:rPr>
                  <w:sz w:val="18"/>
                  <w:szCs w:val="18"/>
                </w:rPr>
                <w:t>Integer</w:t>
              </w:r>
            </w:ins>
            <w:del w:id="3028" w:author="Harin Oh" w:date="2023-12-04T09:51:00Z">
              <w:r w:rsidR="00B413FE" w:rsidRPr="009063C9" w:rsidDel="00FF5F51">
                <w:rPr>
                  <w:sz w:val="18"/>
                  <w:szCs w:val="18"/>
                </w:rPr>
                <w:delText>CharacterString</w:delText>
              </w:r>
            </w:del>
          </w:p>
        </w:tc>
        <w:tc>
          <w:tcPr>
            <w:tcW w:w="3402" w:type="dxa"/>
            <w:vAlign w:val="center"/>
          </w:tcPr>
          <w:p w14:paraId="724B758E" w14:textId="27642184" w:rsidR="00B413FE" w:rsidRPr="009063C9" w:rsidRDefault="00BD2D3F" w:rsidP="00ED1181">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w:t>
            </w:r>
            <w:r w:rsidR="00C30C2A" w:rsidRPr="009063C9">
              <w:rPr>
                <w:rFonts w:eastAsia="Times New Roman"/>
                <w:sz w:val="18"/>
                <w:szCs w:val="18"/>
              </w:rPr>
              <w:t>ns the same for a re-issue</w:t>
            </w:r>
          </w:p>
        </w:tc>
      </w:tr>
      <w:tr w:rsidR="00132692" w:rsidRPr="009063C9" w14:paraId="3ACA081D" w14:textId="77777777" w:rsidTr="00D76D1E">
        <w:trPr>
          <w:trHeight w:val="326"/>
        </w:trPr>
        <w:tc>
          <w:tcPr>
            <w:tcW w:w="3060" w:type="dxa"/>
            <w:vAlign w:val="center"/>
          </w:tcPr>
          <w:p w14:paraId="4ADFBE18" w14:textId="77777777" w:rsidR="00132692" w:rsidRPr="009063C9" w:rsidRDefault="00132692" w:rsidP="00ED1181">
            <w:pPr>
              <w:snapToGrid w:val="0"/>
              <w:spacing w:before="60" w:after="60" w:line="240" w:lineRule="auto"/>
              <w:jc w:val="left"/>
              <w:rPr>
                <w:sz w:val="18"/>
                <w:szCs w:val="18"/>
              </w:rPr>
            </w:pPr>
            <w:r w:rsidRPr="009063C9">
              <w:rPr>
                <w:sz w:val="18"/>
                <w:szCs w:val="18"/>
              </w:rPr>
              <w:t>updateNumber</w:t>
            </w:r>
          </w:p>
        </w:tc>
        <w:tc>
          <w:tcPr>
            <w:tcW w:w="3420" w:type="dxa"/>
            <w:vAlign w:val="center"/>
          </w:tcPr>
          <w:p w14:paraId="048C847A" w14:textId="77777777" w:rsidR="00132692" w:rsidRPr="009063C9" w:rsidRDefault="00132692" w:rsidP="00ED1181">
            <w:pPr>
              <w:snapToGrid w:val="0"/>
              <w:spacing w:before="60" w:after="60" w:line="240" w:lineRule="auto"/>
              <w:jc w:val="left"/>
              <w:rPr>
                <w:sz w:val="18"/>
                <w:szCs w:val="18"/>
              </w:rPr>
            </w:pPr>
            <w:r w:rsidRPr="009063C9">
              <w:rPr>
                <w:sz w:val="18"/>
                <w:szCs w:val="18"/>
              </w:rPr>
              <w:t>Update number assigned to the dataset and increased by one for each subsequent update</w:t>
            </w:r>
          </w:p>
        </w:tc>
        <w:tc>
          <w:tcPr>
            <w:tcW w:w="804" w:type="dxa"/>
            <w:vAlign w:val="center"/>
          </w:tcPr>
          <w:p w14:paraId="1DC2E310" w14:textId="1230EE66" w:rsidR="00132692" w:rsidRPr="009063C9" w:rsidRDefault="00281322" w:rsidP="00ED1181">
            <w:pPr>
              <w:snapToGrid w:val="0"/>
              <w:spacing w:before="60" w:after="60" w:line="240" w:lineRule="auto"/>
              <w:jc w:val="center"/>
              <w:rPr>
                <w:sz w:val="18"/>
                <w:szCs w:val="18"/>
              </w:rPr>
            </w:pPr>
            <w:r w:rsidRPr="009063C9">
              <w:rPr>
                <w:sz w:val="18"/>
                <w:szCs w:val="18"/>
              </w:rPr>
              <w:t>0..</w:t>
            </w:r>
            <w:r w:rsidR="00132692" w:rsidRPr="009063C9">
              <w:rPr>
                <w:sz w:val="18"/>
                <w:szCs w:val="18"/>
              </w:rPr>
              <w:t>1</w:t>
            </w:r>
          </w:p>
        </w:tc>
        <w:tc>
          <w:tcPr>
            <w:tcW w:w="2497" w:type="dxa"/>
            <w:vAlign w:val="center"/>
          </w:tcPr>
          <w:p w14:paraId="588D8CC4" w14:textId="371C683E" w:rsidR="00132692" w:rsidRPr="009063C9" w:rsidRDefault="00FF5F51" w:rsidP="00ED1181">
            <w:pPr>
              <w:snapToGrid w:val="0"/>
              <w:spacing w:before="60" w:after="60" w:line="240" w:lineRule="auto"/>
              <w:jc w:val="left"/>
              <w:rPr>
                <w:sz w:val="18"/>
                <w:szCs w:val="18"/>
              </w:rPr>
            </w:pPr>
            <w:ins w:id="3029" w:author="Harin Oh" w:date="2023-12-04T09:51:00Z">
              <w:r w:rsidRPr="00FF5F51">
                <w:rPr>
                  <w:sz w:val="18"/>
                  <w:szCs w:val="18"/>
                </w:rPr>
                <w:t>Integer</w:t>
              </w:r>
            </w:ins>
            <w:del w:id="3030" w:author="Harin Oh" w:date="2023-12-04T09:51:00Z">
              <w:r w:rsidR="00132692" w:rsidRPr="009063C9" w:rsidDel="00FF5F51">
                <w:rPr>
                  <w:sz w:val="18"/>
                  <w:szCs w:val="18"/>
                </w:rPr>
                <w:delText>CharacterString</w:delText>
              </w:r>
            </w:del>
          </w:p>
        </w:tc>
        <w:tc>
          <w:tcPr>
            <w:tcW w:w="3402" w:type="dxa"/>
            <w:vAlign w:val="center"/>
          </w:tcPr>
          <w:p w14:paraId="495E1EA2" w14:textId="77777777" w:rsidR="00132692" w:rsidRPr="009063C9" w:rsidRDefault="00132692" w:rsidP="00ED1181">
            <w:pPr>
              <w:snapToGrid w:val="0"/>
              <w:spacing w:before="60" w:after="60" w:line="240" w:lineRule="auto"/>
              <w:jc w:val="left"/>
              <w:rPr>
                <w:rFonts w:eastAsia="Times New Roman"/>
                <w:sz w:val="18"/>
                <w:szCs w:val="18"/>
              </w:rPr>
            </w:pPr>
            <w:r w:rsidRPr="009063C9">
              <w:rPr>
                <w:sz w:val="18"/>
                <w:szCs w:val="18"/>
              </w:rPr>
              <w:t>Update number 0 is assigned to a new dataset</w:t>
            </w:r>
          </w:p>
        </w:tc>
      </w:tr>
      <w:tr w:rsidR="00132692" w:rsidRPr="009063C9" w14:paraId="483D2E77" w14:textId="77777777" w:rsidTr="00D76D1E">
        <w:trPr>
          <w:trHeight w:val="326"/>
        </w:trPr>
        <w:tc>
          <w:tcPr>
            <w:tcW w:w="3060" w:type="dxa"/>
            <w:vAlign w:val="center"/>
          </w:tcPr>
          <w:p w14:paraId="73A62383" w14:textId="77777777" w:rsidR="00132692" w:rsidRPr="009063C9" w:rsidRDefault="00132692" w:rsidP="00ED1181">
            <w:pPr>
              <w:snapToGrid w:val="0"/>
              <w:spacing w:before="60" w:after="60" w:line="240" w:lineRule="auto"/>
              <w:jc w:val="left"/>
              <w:rPr>
                <w:sz w:val="18"/>
                <w:szCs w:val="18"/>
              </w:rPr>
            </w:pPr>
            <w:r w:rsidRPr="009063C9">
              <w:rPr>
                <w:sz w:val="18"/>
                <w:szCs w:val="18"/>
              </w:rPr>
              <w:t>updateApplicationDate</w:t>
            </w:r>
          </w:p>
        </w:tc>
        <w:tc>
          <w:tcPr>
            <w:tcW w:w="3420" w:type="dxa"/>
            <w:vAlign w:val="center"/>
          </w:tcPr>
          <w:p w14:paraId="5FE698E8" w14:textId="636977D3" w:rsidR="00132692" w:rsidRPr="009063C9" w:rsidRDefault="00D43DD0" w:rsidP="00ED1181">
            <w:pPr>
              <w:snapToGrid w:val="0"/>
              <w:spacing w:before="60" w:after="60" w:line="240" w:lineRule="auto"/>
              <w:jc w:val="left"/>
              <w:rPr>
                <w:rFonts w:eastAsia="Times New Roman"/>
                <w:sz w:val="18"/>
                <w:szCs w:val="18"/>
              </w:rPr>
            </w:pPr>
            <w:r w:rsidRPr="009063C9">
              <w:rPr>
                <w:rFonts w:eastAsia="Times New Roman"/>
                <w:sz w:val="18"/>
                <w:szCs w:val="18"/>
              </w:rPr>
              <w:t>This</w:t>
            </w:r>
            <w:r w:rsidR="00132692" w:rsidRPr="009063C9">
              <w:rPr>
                <w:rFonts w:eastAsia="Times New Roman"/>
                <w:sz w:val="18"/>
                <w:szCs w:val="18"/>
              </w:rPr>
              <w:t xml:space="preserve"> date is only us</w:t>
            </w:r>
            <w:r w:rsidRPr="009063C9">
              <w:rPr>
                <w:rFonts w:eastAsia="Times New Roman"/>
                <w:sz w:val="18"/>
                <w:szCs w:val="18"/>
              </w:rPr>
              <w:t>ed for the base cell files (that is</w:t>
            </w:r>
            <w:r w:rsidR="00132692" w:rsidRPr="009063C9">
              <w:rPr>
                <w:rFonts w:eastAsia="Times New Roman"/>
                <w:sz w:val="18"/>
                <w:szCs w:val="18"/>
              </w:rPr>
              <w:t xml:space="preserve"> new data sets, re-issue and new edition), not update cell files. All updates dated on or before this date must have</w:t>
            </w:r>
            <w:r w:rsidRPr="009063C9">
              <w:rPr>
                <w:rFonts w:eastAsia="Times New Roman"/>
                <w:sz w:val="18"/>
                <w:szCs w:val="18"/>
              </w:rPr>
              <w:t xml:space="preserve"> </w:t>
            </w:r>
            <w:r w:rsidR="00132692" w:rsidRPr="009063C9">
              <w:rPr>
                <w:rFonts w:eastAsia="Times New Roman"/>
                <w:sz w:val="18"/>
                <w:szCs w:val="18"/>
              </w:rPr>
              <w:t>been applied by the producer</w:t>
            </w:r>
          </w:p>
        </w:tc>
        <w:tc>
          <w:tcPr>
            <w:tcW w:w="804" w:type="dxa"/>
            <w:vAlign w:val="center"/>
          </w:tcPr>
          <w:p w14:paraId="2C84F837" w14:textId="77777777" w:rsidR="00132692" w:rsidRPr="009063C9" w:rsidRDefault="00132692"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04331A18"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377CC277" w14:textId="77777777" w:rsidR="00132692" w:rsidRPr="009063C9" w:rsidRDefault="00132692" w:rsidP="00ED1181">
            <w:pPr>
              <w:snapToGrid w:val="0"/>
              <w:spacing w:before="60" w:after="60" w:line="240" w:lineRule="auto"/>
              <w:jc w:val="left"/>
              <w:rPr>
                <w:rFonts w:eastAsia="Times New Roman"/>
                <w:sz w:val="18"/>
                <w:szCs w:val="18"/>
              </w:rPr>
            </w:pPr>
          </w:p>
        </w:tc>
      </w:tr>
      <w:tr w:rsidR="00FF5F51" w:rsidRPr="009063C9" w14:paraId="53D96D56" w14:textId="77777777" w:rsidTr="00D76D1E">
        <w:trPr>
          <w:trHeight w:val="326"/>
          <w:ins w:id="3031" w:author="Harin Oh" w:date="2023-12-04T09:52:00Z"/>
        </w:trPr>
        <w:tc>
          <w:tcPr>
            <w:tcW w:w="3060" w:type="dxa"/>
            <w:vAlign w:val="center"/>
          </w:tcPr>
          <w:p w14:paraId="02888AAF" w14:textId="5CFD026B" w:rsidR="00FF5F51" w:rsidRPr="009063C9" w:rsidRDefault="00FF5F51" w:rsidP="00ED1181">
            <w:pPr>
              <w:snapToGrid w:val="0"/>
              <w:spacing w:before="60" w:after="60" w:line="240" w:lineRule="auto"/>
              <w:jc w:val="left"/>
              <w:rPr>
                <w:ins w:id="3032" w:author="Harin Oh" w:date="2023-12-04T09:52:00Z"/>
                <w:sz w:val="18"/>
                <w:szCs w:val="18"/>
              </w:rPr>
            </w:pPr>
            <w:ins w:id="3033" w:author="Harin Oh" w:date="2023-12-04T09:52:00Z">
              <w:r w:rsidRPr="00FF5F51">
                <w:rPr>
                  <w:sz w:val="18"/>
                  <w:szCs w:val="18"/>
                </w:rPr>
                <w:t>referenceID</w:t>
              </w:r>
            </w:ins>
          </w:p>
        </w:tc>
        <w:tc>
          <w:tcPr>
            <w:tcW w:w="3420" w:type="dxa"/>
            <w:vAlign w:val="center"/>
          </w:tcPr>
          <w:p w14:paraId="4B3D18B7" w14:textId="29CD3786" w:rsidR="00FF5F51" w:rsidRPr="009063C9" w:rsidRDefault="00FF5F51" w:rsidP="00ED1181">
            <w:pPr>
              <w:snapToGrid w:val="0"/>
              <w:spacing w:before="60" w:after="60" w:line="240" w:lineRule="auto"/>
              <w:jc w:val="left"/>
              <w:rPr>
                <w:ins w:id="3034" w:author="Harin Oh" w:date="2023-12-04T09:52:00Z"/>
                <w:rFonts w:eastAsia="Times New Roman"/>
                <w:sz w:val="18"/>
                <w:szCs w:val="18"/>
              </w:rPr>
            </w:pPr>
            <w:ins w:id="3035" w:author="Harin Oh" w:date="2023-12-04T09:52:00Z">
              <w:r w:rsidRPr="00FF5F51">
                <w:rPr>
                  <w:rFonts w:eastAsia="Times New Roman"/>
                  <w:sz w:val="18"/>
                  <w:szCs w:val="18"/>
                </w:rPr>
                <w:t>Reference back to the datasetID</w:t>
              </w:r>
            </w:ins>
          </w:p>
        </w:tc>
        <w:tc>
          <w:tcPr>
            <w:tcW w:w="804" w:type="dxa"/>
            <w:vAlign w:val="center"/>
          </w:tcPr>
          <w:p w14:paraId="01EA06B8" w14:textId="78C936D2" w:rsidR="00FF5F51" w:rsidRDefault="00FF5F51" w:rsidP="00ED1181">
            <w:pPr>
              <w:snapToGrid w:val="0"/>
              <w:spacing w:before="60" w:after="60" w:line="240" w:lineRule="auto"/>
              <w:jc w:val="center"/>
              <w:rPr>
                <w:ins w:id="3036" w:author="Harin Oh" w:date="2023-12-04T09:52:00Z"/>
                <w:rFonts w:eastAsia="Malgun Gothic"/>
                <w:sz w:val="18"/>
                <w:szCs w:val="18"/>
                <w:rPrChange w:id="3037" w:author="Harin Oh" w:date="2023-12-04T09:52:00Z">
                  <w:rPr>
                    <w:ins w:id="3038" w:author="Harin Oh" w:date="2023-12-04T09:52:00Z"/>
                    <w:sz w:val="18"/>
                    <w:szCs w:val="18"/>
                  </w:rPr>
                </w:rPrChange>
              </w:rPr>
            </w:pPr>
            <w:ins w:id="3039" w:author="Harin Oh" w:date="2023-12-04T09:52:00Z">
              <w:r>
                <w:rPr>
                  <w:rFonts w:eastAsia="Malgun Gothic" w:hint="eastAsia"/>
                  <w:sz w:val="18"/>
                  <w:szCs w:val="18"/>
                </w:rPr>
                <w:t>0</w:t>
              </w:r>
              <w:r>
                <w:rPr>
                  <w:rFonts w:eastAsia="Malgun Gothic"/>
                  <w:sz w:val="18"/>
                  <w:szCs w:val="18"/>
                </w:rPr>
                <w:t>..1</w:t>
              </w:r>
            </w:ins>
          </w:p>
        </w:tc>
        <w:tc>
          <w:tcPr>
            <w:tcW w:w="2497" w:type="dxa"/>
            <w:vAlign w:val="center"/>
          </w:tcPr>
          <w:p w14:paraId="0A1069FC" w14:textId="62D832ED" w:rsidR="00FF5F51" w:rsidRDefault="00FF5F51" w:rsidP="00ED1181">
            <w:pPr>
              <w:snapToGrid w:val="0"/>
              <w:spacing w:before="60" w:after="60" w:line="240" w:lineRule="auto"/>
              <w:jc w:val="left"/>
              <w:rPr>
                <w:ins w:id="3040" w:author="Harin Oh" w:date="2023-12-04T09:52:00Z"/>
                <w:rFonts w:eastAsia="Malgun Gothic"/>
                <w:sz w:val="18"/>
                <w:szCs w:val="18"/>
                <w:rPrChange w:id="3041" w:author="Harin Oh" w:date="2023-12-04T09:52:00Z">
                  <w:rPr>
                    <w:ins w:id="3042" w:author="Harin Oh" w:date="2023-12-04T09:52:00Z"/>
                    <w:sz w:val="18"/>
                    <w:szCs w:val="18"/>
                  </w:rPr>
                </w:rPrChange>
              </w:rPr>
            </w:pPr>
            <w:ins w:id="3043" w:author="Harin Oh" w:date="2023-12-04T09:52:00Z">
              <w:r>
                <w:rPr>
                  <w:rFonts w:eastAsia="Malgun Gothic" w:hint="eastAsia"/>
                  <w:sz w:val="18"/>
                  <w:szCs w:val="18"/>
                </w:rPr>
                <w:t>U</w:t>
              </w:r>
              <w:r>
                <w:rPr>
                  <w:rFonts w:eastAsia="Malgun Gothic"/>
                  <w:sz w:val="18"/>
                  <w:szCs w:val="18"/>
                </w:rPr>
                <w:t>RN</w:t>
              </w:r>
            </w:ins>
          </w:p>
        </w:tc>
        <w:tc>
          <w:tcPr>
            <w:tcW w:w="3402" w:type="dxa"/>
            <w:vAlign w:val="center"/>
          </w:tcPr>
          <w:p w14:paraId="32BE9150" w14:textId="71CD9E0F" w:rsidR="00FF5F51" w:rsidRPr="009063C9" w:rsidRDefault="00AA120E" w:rsidP="00ED1181">
            <w:pPr>
              <w:snapToGrid w:val="0"/>
              <w:spacing w:before="60" w:after="60" w:line="240" w:lineRule="auto"/>
              <w:jc w:val="left"/>
              <w:rPr>
                <w:ins w:id="3044" w:author="Harin Oh" w:date="2023-12-04T09:52:00Z"/>
                <w:rFonts w:eastAsia="Times New Roman"/>
                <w:sz w:val="18"/>
                <w:szCs w:val="18"/>
              </w:rPr>
            </w:pPr>
            <w:ins w:id="3045" w:author="Greenblue" w:date="2024-02-13T20:19:00Z">
              <w:r w:rsidRPr="00AA120E">
                <w:rPr>
                  <w:rFonts w:eastAsia="Times New Roman"/>
                  <w:sz w:val="18"/>
                  <w:szCs w:val="18"/>
                </w:rPr>
                <w:t>Update metadata refers to the datasetID of the dataset metadata. This is used if and only if the dataset is an update The URN must be an MRN</w:t>
              </w:r>
            </w:ins>
          </w:p>
        </w:tc>
      </w:tr>
      <w:tr w:rsidR="00132692" w:rsidRPr="009063C9" w14:paraId="3AA70667" w14:textId="77777777" w:rsidTr="00D76D1E">
        <w:trPr>
          <w:trHeight w:val="326"/>
        </w:trPr>
        <w:tc>
          <w:tcPr>
            <w:tcW w:w="3060" w:type="dxa"/>
            <w:vAlign w:val="center"/>
          </w:tcPr>
          <w:p w14:paraId="6E2C5FE6" w14:textId="77777777" w:rsidR="00132692" w:rsidRPr="009063C9" w:rsidRDefault="00132692" w:rsidP="00ED1181">
            <w:pPr>
              <w:snapToGrid w:val="0"/>
              <w:spacing w:before="60" w:after="60" w:line="240" w:lineRule="auto"/>
              <w:jc w:val="left"/>
              <w:rPr>
                <w:sz w:val="18"/>
                <w:szCs w:val="18"/>
              </w:rPr>
            </w:pPr>
            <w:r w:rsidRPr="009063C9">
              <w:rPr>
                <w:sz w:val="18"/>
                <w:szCs w:val="18"/>
              </w:rPr>
              <w:t>issueDate</w:t>
            </w:r>
          </w:p>
        </w:tc>
        <w:tc>
          <w:tcPr>
            <w:tcW w:w="3420" w:type="dxa"/>
            <w:vAlign w:val="center"/>
          </w:tcPr>
          <w:p w14:paraId="3767DE23" w14:textId="77777777" w:rsidR="00132692" w:rsidRPr="009063C9" w:rsidRDefault="00132692" w:rsidP="00ED1181">
            <w:pPr>
              <w:snapToGrid w:val="0"/>
              <w:spacing w:before="60" w:after="60" w:line="240" w:lineRule="auto"/>
              <w:jc w:val="left"/>
              <w:rPr>
                <w:sz w:val="18"/>
                <w:szCs w:val="18"/>
              </w:rPr>
            </w:pPr>
            <w:r w:rsidRPr="009063C9">
              <w:rPr>
                <w:rFonts w:eastAsia="Times New Roman"/>
                <w:sz w:val="18"/>
                <w:szCs w:val="18"/>
              </w:rPr>
              <w:t>date on which the data was made available by the data producer</w:t>
            </w:r>
          </w:p>
        </w:tc>
        <w:tc>
          <w:tcPr>
            <w:tcW w:w="804" w:type="dxa"/>
            <w:vAlign w:val="center"/>
          </w:tcPr>
          <w:p w14:paraId="26C1A7A1" w14:textId="77777777" w:rsidR="00132692" w:rsidRPr="009063C9" w:rsidRDefault="00132692" w:rsidP="00ED1181">
            <w:pPr>
              <w:snapToGrid w:val="0"/>
              <w:spacing w:before="60" w:after="60" w:line="240" w:lineRule="auto"/>
              <w:jc w:val="center"/>
              <w:rPr>
                <w:sz w:val="18"/>
                <w:szCs w:val="18"/>
              </w:rPr>
            </w:pPr>
            <w:r w:rsidRPr="009063C9">
              <w:rPr>
                <w:sz w:val="18"/>
                <w:szCs w:val="18"/>
              </w:rPr>
              <w:t>1</w:t>
            </w:r>
          </w:p>
        </w:tc>
        <w:tc>
          <w:tcPr>
            <w:tcW w:w="2497" w:type="dxa"/>
            <w:vAlign w:val="center"/>
          </w:tcPr>
          <w:p w14:paraId="6E4886D4"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6F696DD2" w14:textId="77777777" w:rsidR="00132692" w:rsidRPr="009063C9" w:rsidRDefault="00132692" w:rsidP="00ED1181">
            <w:pPr>
              <w:snapToGrid w:val="0"/>
              <w:spacing w:before="60" w:after="60" w:line="240" w:lineRule="auto"/>
              <w:jc w:val="left"/>
              <w:rPr>
                <w:rFonts w:eastAsia="Times New Roman"/>
                <w:sz w:val="18"/>
                <w:szCs w:val="18"/>
              </w:rPr>
            </w:pPr>
          </w:p>
        </w:tc>
      </w:tr>
      <w:tr w:rsidR="00EA4AB2" w:rsidRPr="009063C9" w14:paraId="1494606C" w14:textId="77777777" w:rsidTr="00D76D1E">
        <w:trPr>
          <w:trHeight w:val="326"/>
        </w:trPr>
        <w:tc>
          <w:tcPr>
            <w:tcW w:w="3060" w:type="dxa"/>
            <w:vAlign w:val="center"/>
          </w:tcPr>
          <w:p w14:paraId="6D29FC36" w14:textId="3C4F1A60" w:rsidR="00EA4AB2" w:rsidRPr="009063C9" w:rsidRDefault="00EA4AB2" w:rsidP="00EA4AB2">
            <w:pPr>
              <w:snapToGrid w:val="0"/>
              <w:spacing w:before="60" w:after="60" w:line="240" w:lineRule="auto"/>
              <w:jc w:val="left"/>
              <w:rPr>
                <w:sz w:val="18"/>
                <w:szCs w:val="18"/>
              </w:rPr>
            </w:pPr>
            <w:r w:rsidRPr="009063C9">
              <w:rPr>
                <w:sz w:val="18"/>
                <w:szCs w:val="18"/>
              </w:rPr>
              <w:t>issueTime</w:t>
            </w:r>
          </w:p>
        </w:tc>
        <w:tc>
          <w:tcPr>
            <w:tcW w:w="3420" w:type="dxa"/>
            <w:vAlign w:val="center"/>
          </w:tcPr>
          <w:p w14:paraId="7EBD8BB0" w14:textId="41B3AF8A" w:rsidR="00EA4AB2" w:rsidRPr="009063C9" w:rsidRDefault="00EA4AB2" w:rsidP="00EA4AB2">
            <w:pPr>
              <w:snapToGrid w:val="0"/>
              <w:spacing w:before="60" w:after="60" w:line="240" w:lineRule="auto"/>
              <w:jc w:val="left"/>
              <w:rPr>
                <w:rFonts w:eastAsia="Times New Roman"/>
                <w:sz w:val="18"/>
                <w:szCs w:val="18"/>
              </w:rPr>
            </w:pPr>
            <w:r w:rsidRPr="009063C9">
              <w:rPr>
                <w:rFonts w:eastAsia="Times New Roman"/>
                <w:sz w:val="18"/>
                <w:szCs w:val="18"/>
              </w:rPr>
              <w:t>Time of day at which the data was made available by the data producer</w:t>
            </w:r>
          </w:p>
        </w:tc>
        <w:tc>
          <w:tcPr>
            <w:tcW w:w="804" w:type="dxa"/>
            <w:vAlign w:val="center"/>
          </w:tcPr>
          <w:p w14:paraId="48A4EAAE" w14:textId="256212BB" w:rsidR="00EA4AB2" w:rsidRPr="009063C9" w:rsidRDefault="00EA4AB2" w:rsidP="00EA4AB2">
            <w:pPr>
              <w:snapToGrid w:val="0"/>
              <w:spacing w:before="60" w:after="60" w:line="240" w:lineRule="auto"/>
              <w:jc w:val="center"/>
              <w:rPr>
                <w:sz w:val="18"/>
                <w:szCs w:val="18"/>
              </w:rPr>
            </w:pPr>
            <w:r w:rsidRPr="009063C9">
              <w:rPr>
                <w:sz w:val="18"/>
                <w:szCs w:val="18"/>
              </w:rPr>
              <w:t>0..1</w:t>
            </w:r>
          </w:p>
        </w:tc>
        <w:tc>
          <w:tcPr>
            <w:tcW w:w="2497" w:type="dxa"/>
            <w:vAlign w:val="center"/>
          </w:tcPr>
          <w:p w14:paraId="79CBE5E8" w14:textId="3E75625B" w:rsidR="00EA4AB2" w:rsidRPr="009063C9" w:rsidRDefault="00EA4AB2" w:rsidP="00EA4AB2">
            <w:pPr>
              <w:snapToGrid w:val="0"/>
              <w:spacing w:before="60" w:after="60" w:line="240" w:lineRule="auto"/>
              <w:jc w:val="left"/>
              <w:rPr>
                <w:sz w:val="18"/>
                <w:szCs w:val="18"/>
              </w:rPr>
            </w:pPr>
            <w:r w:rsidRPr="009063C9">
              <w:rPr>
                <w:sz w:val="18"/>
                <w:szCs w:val="18"/>
              </w:rPr>
              <w:t>Time</w:t>
            </w:r>
          </w:p>
        </w:tc>
        <w:tc>
          <w:tcPr>
            <w:tcW w:w="3402" w:type="dxa"/>
            <w:vAlign w:val="center"/>
          </w:tcPr>
          <w:p w14:paraId="1E3FE72D" w14:textId="384B0F68" w:rsidR="00EA4AB2" w:rsidRPr="009063C9" w:rsidRDefault="00EA4AB2" w:rsidP="00EA4AB2">
            <w:pPr>
              <w:snapToGrid w:val="0"/>
              <w:spacing w:before="60" w:after="60" w:line="240" w:lineRule="auto"/>
              <w:jc w:val="left"/>
              <w:rPr>
                <w:rFonts w:eastAsia="Times New Roman"/>
                <w:sz w:val="18"/>
                <w:szCs w:val="18"/>
              </w:rPr>
            </w:pPr>
            <w:r w:rsidRPr="009063C9">
              <w:rPr>
                <w:sz w:val="18"/>
                <w:szCs w:val="18"/>
              </w:rPr>
              <w:t>The S-100 datatype Time</w:t>
            </w:r>
          </w:p>
        </w:tc>
      </w:tr>
      <w:tr w:rsidR="004E193B" w:rsidRPr="009063C9" w14:paraId="1D341D5D" w14:textId="77777777" w:rsidTr="00D76D1E">
        <w:trPr>
          <w:trHeight w:val="326"/>
          <w:ins w:id="3046" w:author="Harin Oh" w:date="2023-12-04T09:53:00Z"/>
        </w:trPr>
        <w:tc>
          <w:tcPr>
            <w:tcW w:w="3060" w:type="dxa"/>
            <w:vAlign w:val="center"/>
          </w:tcPr>
          <w:p w14:paraId="4973BA40" w14:textId="462E64E6" w:rsidR="004E193B" w:rsidRPr="009063C9" w:rsidRDefault="004E193B" w:rsidP="002F484A">
            <w:pPr>
              <w:snapToGrid w:val="0"/>
              <w:spacing w:before="60" w:after="60" w:line="240" w:lineRule="auto"/>
              <w:jc w:val="left"/>
              <w:rPr>
                <w:ins w:id="3047" w:author="Harin Oh" w:date="2023-12-04T09:53:00Z"/>
                <w:sz w:val="18"/>
                <w:szCs w:val="18"/>
              </w:rPr>
            </w:pPr>
            <w:ins w:id="3048" w:author="Harin Oh" w:date="2023-12-04T09:53:00Z">
              <w:r w:rsidRPr="004E193B">
                <w:rPr>
                  <w:sz w:val="18"/>
                  <w:szCs w:val="18"/>
                </w:rPr>
                <w:t>boundingBox</w:t>
              </w:r>
            </w:ins>
          </w:p>
        </w:tc>
        <w:tc>
          <w:tcPr>
            <w:tcW w:w="3420" w:type="dxa"/>
            <w:vAlign w:val="center"/>
          </w:tcPr>
          <w:p w14:paraId="77BCF54D" w14:textId="56A6F3BF" w:rsidR="004E193B" w:rsidRPr="009063C9" w:rsidRDefault="004E193B" w:rsidP="002F484A">
            <w:pPr>
              <w:snapToGrid w:val="0"/>
              <w:spacing w:before="60" w:after="60" w:line="240" w:lineRule="auto"/>
              <w:jc w:val="left"/>
              <w:rPr>
                <w:ins w:id="3049" w:author="Harin Oh" w:date="2023-12-04T09:53:00Z"/>
                <w:sz w:val="18"/>
                <w:szCs w:val="18"/>
              </w:rPr>
            </w:pPr>
            <w:ins w:id="3050" w:author="Harin Oh" w:date="2023-12-04T09:53:00Z">
              <w:r w:rsidRPr="004E193B">
                <w:rPr>
                  <w:sz w:val="18"/>
                  <w:szCs w:val="18"/>
                </w:rPr>
                <w:t>The extent of the dataset limits</w:t>
              </w:r>
            </w:ins>
          </w:p>
        </w:tc>
        <w:tc>
          <w:tcPr>
            <w:tcW w:w="804" w:type="dxa"/>
            <w:vAlign w:val="center"/>
          </w:tcPr>
          <w:p w14:paraId="271B72D3" w14:textId="1EB72193" w:rsidR="004E193B" w:rsidRDefault="004E193B" w:rsidP="002F484A">
            <w:pPr>
              <w:snapToGrid w:val="0"/>
              <w:spacing w:before="60" w:after="60" w:line="240" w:lineRule="auto"/>
              <w:jc w:val="center"/>
              <w:rPr>
                <w:ins w:id="3051" w:author="Harin Oh" w:date="2023-12-04T09:53:00Z"/>
                <w:rFonts w:eastAsia="Malgun Gothic"/>
                <w:sz w:val="18"/>
                <w:szCs w:val="18"/>
                <w:rPrChange w:id="3052" w:author="Harin Oh" w:date="2023-12-04T09:53:00Z">
                  <w:rPr>
                    <w:ins w:id="3053" w:author="Harin Oh" w:date="2023-12-04T09:53:00Z"/>
                    <w:sz w:val="18"/>
                    <w:szCs w:val="18"/>
                  </w:rPr>
                </w:rPrChange>
              </w:rPr>
            </w:pPr>
            <w:ins w:id="3054" w:author="Harin Oh" w:date="2023-12-04T09:53:00Z">
              <w:r>
                <w:rPr>
                  <w:rFonts w:eastAsia="Malgun Gothic" w:hint="eastAsia"/>
                  <w:sz w:val="18"/>
                  <w:szCs w:val="18"/>
                </w:rPr>
                <w:t>0</w:t>
              </w:r>
              <w:r>
                <w:rPr>
                  <w:rFonts w:eastAsia="Malgun Gothic"/>
                  <w:sz w:val="18"/>
                  <w:szCs w:val="18"/>
                </w:rPr>
                <w:t>..1</w:t>
              </w:r>
            </w:ins>
          </w:p>
        </w:tc>
        <w:tc>
          <w:tcPr>
            <w:tcW w:w="2497" w:type="dxa"/>
            <w:vAlign w:val="center"/>
          </w:tcPr>
          <w:p w14:paraId="6310D933" w14:textId="37874BA1" w:rsidR="004E193B" w:rsidRPr="00AA120E" w:rsidRDefault="004E193B" w:rsidP="002F484A">
            <w:pPr>
              <w:snapToGrid w:val="0"/>
              <w:spacing w:before="60" w:after="60" w:line="240" w:lineRule="auto"/>
              <w:jc w:val="left"/>
              <w:rPr>
                <w:ins w:id="3055" w:author="Harin Oh" w:date="2023-12-04T09:53:00Z"/>
                <w:spacing w:val="-4"/>
                <w:sz w:val="18"/>
                <w:szCs w:val="18"/>
              </w:rPr>
            </w:pPr>
            <w:ins w:id="3056" w:author="Harin Oh" w:date="2023-12-04T09:53:00Z">
              <w:r w:rsidRPr="00AA120E">
                <w:rPr>
                  <w:spacing w:val="-4"/>
                  <w:sz w:val="18"/>
                  <w:szCs w:val="18"/>
                </w:rPr>
                <w:t>EX_GeographicBoundingBox</w:t>
              </w:r>
            </w:ins>
          </w:p>
        </w:tc>
        <w:tc>
          <w:tcPr>
            <w:tcW w:w="3402" w:type="dxa"/>
            <w:vAlign w:val="center"/>
          </w:tcPr>
          <w:p w14:paraId="18695D7C" w14:textId="77777777" w:rsidR="004E193B" w:rsidRPr="009063C9" w:rsidRDefault="004E193B" w:rsidP="002F484A">
            <w:pPr>
              <w:snapToGrid w:val="0"/>
              <w:spacing w:before="60" w:after="60" w:line="240" w:lineRule="auto"/>
              <w:jc w:val="left"/>
              <w:rPr>
                <w:ins w:id="3057" w:author="Harin Oh" w:date="2023-12-04T09:53:00Z"/>
                <w:rFonts w:eastAsia="Times New Roman"/>
                <w:sz w:val="18"/>
                <w:szCs w:val="18"/>
              </w:rPr>
            </w:pPr>
          </w:p>
        </w:tc>
      </w:tr>
      <w:tr w:rsidR="004E193B" w:rsidRPr="009063C9" w14:paraId="477CE98F" w14:textId="77777777" w:rsidTr="00D76D1E">
        <w:trPr>
          <w:trHeight w:val="326"/>
          <w:ins w:id="3058" w:author="Harin Oh" w:date="2023-12-04T09:53:00Z"/>
        </w:trPr>
        <w:tc>
          <w:tcPr>
            <w:tcW w:w="3060" w:type="dxa"/>
            <w:vAlign w:val="center"/>
          </w:tcPr>
          <w:p w14:paraId="1362D8CC" w14:textId="3B5953DA" w:rsidR="004E193B" w:rsidRPr="004E193B" w:rsidRDefault="004E193B" w:rsidP="002F484A">
            <w:pPr>
              <w:snapToGrid w:val="0"/>
              <w:spacing w:before="60" w:after="60" w:line="240" w:lineRule="auto"/>
              <w:jc w:val="left"/>
              <w:rPr>
                <w:ins w:id="3059" w:author="Harin Oh" w:date="2023-12-04T09:53:00Z"/>
                <w:sz w:val="18"/>
                <w:szCs w:val="18"/>
              </w:rPr>
            </w:pPr>
            <w:ins w:id="3060" w:author="Harin Oh" w:date="2023-12-04T09:53:00Z">
              <w:r w:rsidRPr="004E193B">
                <w:rPr>
                  <w:sz w:val="18"/>
                  <w:szCs w:val="18"/>
                </w:rPr>
                <w:t>temporalExtent</w:t>
              </w:r>
            </w:ins>
          </w:p>
        </w:tc>
        <w:tc>
          <w:tcPr>
            <w:tcW w:w="3420" w:type="dxa"/>
            <w:vAlign w:val="center"/>
          </w:tcPr>
          <w:p w14:paraId="5223B3EB" w14:textId="5AB5F5D0" w:rsidR="004E193B" w:rsidRPr="004E193B" w:rsidRDefault="004E193B" w:rsidP="004E193B">
            <w:pPr>
              <w:snapToGrid w:val="0"/>
              <w:spacing w:before="60" w:after="60" w:line="240" w:lineRule="auto"/>
              <w:jc w:val="left"/>
              <w:rPr>
                <w:ins w:id="3061" w:author="Harin Oh" w:date="2023-12-04T09:53:00Z"/>
                <w:sz w:val="18"/>
                <w:szCs w:val="18"/>
              </w:rPr>
            </w:pPr>
            <w:ins w:id="3062" w:author="Harin Oh" w:date="2023-12-04T09:53:00Z">
              <w:r w:rsidRPr="004E193B">
                <w:rPr>
                  <w:sz w:val="18"/>
                  <w:szCs w:val="18"/>
                </w:rPr>
                <w:t>Specification of the temporal extent of the dataset</w:t>
              </w:r>
            </w:ins>
          </w:p>
        </w:tc>
        <w:tc>
          <w:tcPr>
            <w:tcW w:w="804" w:type="dxa"/>
            <w:vAlign w:val="center"/>
          </w:tcPr>
          <w:p w14:paraId="3EBA25D9" w14:textId="57F9CD07" w:rsidR="004E193B" w:rsidRDefault="004E193B" w:rsidP="002F484A">
            <w:pPr>
              <w:snapToGrid w:val="0"/>
              <w:spacing w:before="60" w:after="60" w:line="240" w:lineRule="auto"/>
              <w:jc w:val="center"/>
              <w:rPr>
                <w:ins w:id="3063" w:author="Harin Oh" w:date="2023-12-04T09:53:00Z"/>
                <w:rFonts w:eastAsia="Malgun Gothic"/>
                <w:sz w:val="18"/>
                <w:szCs w:val="18"/>
              </w:rPr>
            </w:pPr>
            <w:ins w:id="3064" w:author="Harin Oh" w:date="2023-12-04T09:53:00Z">
              <w:r>
                <w:rPr>
                  <w:rFonts w:eastAsia="Malgun Gothic"/>
                  <w:sz w:val="18"/>
                  <w:szCs w:val="18"/>
                </w:rPr>
                <w:t>0..1</w:t>
              </w:r>
            </w:ins>
          </w:p>
        </w:tc>
        <w:tc>
          <w:tcPr>
            <w:tcW w:w="2497" w:type="dxa"/>
            <w:vAlign w:val="center"/>
          </w:tcPr>
          <w:p w14:paraId="064AC9C1" w14:textId="62720929" w:rsidR="004E193B" w:rsidRPr="004E193B" w:rsidRDefault="004E193B" w:rsidP="002F484A">
            <w:pPr>
              <w:snapToGrid w:val="0"/>
              <w:spacing w:before="60" w:after="60" w:line="240" w:lineRule="auto"/>
              <w:jc w:val="left"/>
              <w:rPr>
                <w:ins w:id="3065" w:author="Harin Oh" w:date="2023-12-04T09:53:00Z"/>
                <w:sz w:val="18"/>
                <w:szCs w:val="18"/>
              </w:rPr>
            </w:pPr>
            <w:ins w:id="3066" w:author="Harin Oh" w:date="2023-12-04T09:54:00Z">
              <w:r w:rsidRPr="004E193B">
                <w:rPr>
                  <w:sz w:val="18"/>
                  <w:szCs w:val="18"/>
                </w:rPr>
                <w:t>S100_TemporalExtent</w:t>
              </w:r>
            </w:ins>
          </w:p>
        </w:tc>
        <w:tc>
          <w:tcPr>
            <w:tcW w:w="3402" w:type="dxa"/>
            <w:vAlign w:val="center"/>
          </w:tcPr>
          <w:p w14:paraId="59033B01" w14:textId="2514742A" w:rsidR="004E193B" w:rsidRPr="004E193B" w:rsidRDefault="004E193B" w:rsidP="004E193B">
            <w:pPr>
              <w:snapToGrid w:val="0"/>
              <w:spacing w:before="60" w:after="60" w:line="240" w:lineRule="auto"/>
              <w:jc w:val="left"/>
              <w:rPr>
                <w:ins w:id="3067" w:author="Harin Oh" w:date="2023-12-04T09:54:00Z"/>
                <w:rFonts w:eastAsia="Times New Roman"/>
                <w:sz w:val="18"/>
                <w:szCs w:val="18"/>
              </w:rPr>
            </w:pPr>
            <w:ins w:id="3068" w:author="Harin Oh" w:date="2023-12-04T09:54:00Z">
              <w:r w:rsidRPr="004E193B">
                <w:rPr>
                  <w:rFonts w:eastAsia="Times New Roman"/>
                  <w:sz w:val="18"/>
                  <w:szCs w:val="18"/>
                </w:rPr>
                <w:t>The temporal extent is encoded as the date/time of the earliest and latest data records (in coverage datasets) or date/time ranges (in vector datasets)</w:t>
              </w:r>
            </w:ins>
          </w:p>
          <w:p w14:paraId="0DC271DE" w14:textId="35CF1AC3" w:rsidR="004E193B" w:rsidRPr="004E193B" w:rsidRDefault="004E193B" w:rsidP="004E193B">
            <w:pPr>
              <w:snapToGrid w:val="0"/>
              <w:spacing w:before="60" w:after="60" w:line="240" w:lineRule="auto"/>
              <w:jc w:val="left"/>
              <w:rPr>
                <w:ins w:id="3069" w:author="Harin Oh" w:date="2023-12-04T09:54:00Z"/>
                <w:rFonts w:eastAsia="Times New Roman"/>
                <w:sz w:val="18"/>
                <w:szCs w:val="18"/>
              </w:rPr>
            </w:pPr>
            <w:ins w:id="3070" w:author="Harin Oh" w:date="2023-12-04T09:54:00Z">
              <w:r w:rsidRPr="004E193B">
                <w:rPr>
                  <w:rFonts w:eastAsia="Times New Roman"/>
                  <w:sz w:val="18"/>
                  <w:szCs w:val="18"/>
                </w:rPr>
                <w:t>If there is more than one feature in a</w:t>
              </w:r>
              <w:r>
                <w:rPr>
                  <w:rFonts w:eastAsia="Times New Roman"/>
                  <w:sz w:val="18"/>
                  <w:szCs w:val="18"/>
                </w:rPr>
                <w:t xml:space="preserve"> </w:t>
              </w:r>
              <w:r w:rsidRPr="004E193B">
                <w:rPr>
                  <w:rFonts w:eastAsia="Times New Roman"/>
                  <w:sz w:val="18"/>
                  <w:szCs w:val="18"/>
                </w:rPr>
                <w:t>dataset, the earliest and latest time values of records in all features are used, which means the earliest and latest values may be from different features</w:t>
              </w:r>
            </w:ins>
          </w:p>
          <w:p w14:paraId="2096484A" w14:textId="3E679833" w:rsidR="004E193B" w:rsidRPr="004E193B" w:rsidRDefault="004E193B" w:rsidP="004E193B">
            <w:pPr>
              <w:snapToGrid w:val="0"/>
              <w:spacing w:before="60" w:after="60" w:line="240" w:lineRule="auto"/>
              <w:jc w:val="left"/>
              <w:rPr>
                <w:ins w:id="3071" w:author="Harin Oh" w:date="2023-12-04T09:54:00Z"/>
                <w:rFonts w:eastAsia="Times New Roman"/>
                <w:sz w:val="18"/>
                <w:szCs w:val="18"/>
              </w:rPr>
            </w:pPr>
            <w:ins w:id="3072" w:author="Harin Oh" w:date="2023-12-04T09:54:00Z">
              <w:r w:rsidRPr="004E193B">
                <w:rPr>
                  <w:rFonts w:eastAsia="Times New Roman"/>
                  <w:sz w:val="18"/>
                  <w:szCs w:val="18"/>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ins>
          </w:p>
          <w:p w14:paraId="7E2AB55F" w14:textId="76B6B707" w:rsidR="004E193B" w:rsidRPr="009063C9" w:rsidRDefault="004E193B" w:rsidP="006942D7">
            <w:pPr>
              <w:snapToGrid w:val="0"/>
              <w:spacing w:before="60" w:after="60" w:line="240" w:lineRule="auto"/>
              <w:jc w:val="left"/>
              <w:rPr>
                <w:ins w:id="3073" w:author="Harin Oh" w:date="2023-12-04T09:53:00Z"/>
                <w:rFonts w:eastAsia="Times New Roman"/>
                <w:sz w:val="18"/>
                <w:szCs w:val="18"/>
              </w:rPr>
            </w:pPr>
            <w:ins w:id="3074" w:author="Harin Oh" w:date="2023-12-04T09:54:00Z">
              <w:r w:rsidRPr="004E193B">
                <w:rPr>
                  <w:rFonts w:eastAsia="Times New Roman"/>
                  <w:sz w:val="18"/>
                  <w:szCs w:val="18"/>
                </w:rPr>
                <w:t>This attribute is encoded if and only if at least one of the start and en</w:t>
              </w:r>
            </w:ins>
            <w:ins w:id="3075" w:author="Harin Oh" w:date="2023-12-04T09:56:00Z">
              <w:r w:rsidR="006942D7" w:rsidRPr="006942D7">
                <w:rPr>
                  <w:rFonts w:eastAsia="Times New Roman"/>
                  <w:sz w:val="18"/>
                  <w:szCs w:val="18"/>
                </w:rPr>
                <w:t>d of the temporal extent is known</w:t>
              </w:r>
            </w:ins>
          </w:p>
        </w:tc>
      </w:tr>
      <w:tr w:rsidR="001650A1" w:rsidRPr="009063C9" w14:paraId="4B251637" w14:textId="77777777" w:rsidTr="00D76D1E">
        <w:trPr>
          <w:trHeight w:val="326"/>
        </w:trPr>
        <w:tc>
          <w:tcPr>
            <w:tcW w:w="3060" w:type="dxa"/>
            <w:vAlign w:val="center"/>
          </w:tcPr>
          <w:p w14:paraId="1B867613" w14:textId="3812F4D5" w:rsidR="001650A1" w:rsidRPr="004E193B" w:rsidRDefault="001650A1" w:rsidP="001650A1">
            <w:pPr>
              <w:snapToGrid w:val="0"/>
              <w:spacing w:before="60" w:after="60" w:line="240" w:lineRule="auto"/>
              <w:jc w:val="left"/>
              <w:rPr>
                <w:sz w:val="18"/>
                <w:szCs w:val="18"/>
              </w:rPr>
            </w:pPr>
            <w:r w:rsidRPr="001650A1">
              <w:rPr>
                <w:sz w:val="18"/>
                <w:szCs w:val="18"/>
              </w:rPr>
              <w:t>productSpecification</w:t>
            </w:r>
          </w:p>
        </w:tc>
        <w:tc>
          <w:tcPr>
            <w:tcW w:w="3420" w:type="dxa"/>
            <w:vAlign w:val="center"/>
          </w:tcPr>
          <w:p w14:paraId="106C64C3" w14:textId="67354BC0" w:rsidR="001650A1" w:rsidRPr="004E193B" w:rsidRDefault="001650A1" w:rsidP="001650A1">
            <w:pPr>
              <w:snapToGrid w:val="0"/>
              <w:spacing w:before="60" w:after="60" w:line="240" w:lineRule="auto"/>
              <w:jc w:val="left"/>
              <w:rPr>
                <w:sz w:val="18"/>
                <w:szCs w:val="18"/>
              </w:rPr>
            </w:pPr>
            <w:r w:rsidRPr="009063C9">
              <w:rPr>
                <w:sz w:val="18"/>
                <w:szCs w:val="18"/>
              </w:rPr>
              <w:t>The product specification used to create this dataset</w:t>
            </w:r>
          </w:p>
        </w:tc>
        <w:tc>
          <w:tcPr>
            <w:tcW w:w="804" w:type="dxa"/>
            <w:vAlign w:val="center"/>
          </w:tcPr>
          <w:p w14:paraId="2962469C" w14:textId="11F88C9C" w:rsidR="001650A1" w:rsidRDefault="001650A1" w:rsidP="001650A1">
            <w:pPr>
              <w:snapToGrid w:val="0"/>
              <w:spacing w:before="60" w:after="60" w:line="240" w:lineRule="auto"/>
              <w:jc w:val="center"/>
              <w:rPr>
                <w:rFonts w:eastAsia="Malgun Gothic"/>
                <w:sz w:val="18"/>
                <w:szCs w:val="18"/>
              </w:rPr>
            </w:pPr>
            <w:r w:rsidRPr="009063C9">
              <w:rPr>
                <w:sz w:val="18"/>
                <w:szCs w:val="18"/>
              </w:rPr>
              <w:t>1</w:t>
            </w:r>
          </w:p>
        </w:tc>
        <w:tc>
          <w:tcPr>
            <w:tcW w:w="2497" w:type="dxa"/>
            <w:vAlign w:val="center"/>
          </w:tcPr>
          <w:p w14:paraId="3A3BAA3C" w14:textId="0736EE81" w:rsidR="001650A1" w:rsidRPr="004E193B" w:rsidRDefault="001650A1" w:rsidP="001650A1">
            <w:pPr>
              <w:snapToGrid w:val="0"/>
              <w:spacing w:before="60" w:after="60" w:line="240" w:lineRule="auto"/>
              <w:jc w:val="left"/>
              <w:rPr>
                <w:sz w:val="18"/>
                <w:szCs w:val="18"/>
              </w:rPr>
            </w:pPr>
            <w:r w:rsidRPr="009063C9">
              <w:rPr>
                <w:sz w:val="18"/>
                <w:szCs w:val="18"/>
              </w:rPr>
              <w:t>S100_ProductSpecification</w:t>
            </w:r>
          </w:p>
        </w:tc>
        <w:tc>
          <w:tcPr>
            <w:tcW w:w="3402" w:type="dxa"/>
            <w:vAlign w:val="center"/>
          </w:tcPr>
          <w:p w14:paraId="1DFE984A" w14:textId="77777777" w:rsidR="001650A1" w:rsidRPr="004E193B" w:rsidRDefault="001650A1" w:rsidP="001650A1">
            <w:pPr>
              <w:snapToGrid w:val="0"/>
              <w:spacing w:before="60" w:after="60" w:line="240" w:lineRule="auto"/>
              <w:jc w:val="left"/>
              <w:rPr>
                <w:rFonts w:eastAsia="Times New Roman"/>
                <w:sz w:val="18"/>
                <w:szCs w:val="18"/>
              </w:rPr>
            </w:pPr>
          </w:p>
        </w:tc>
      </w:tr>
      <w:tr w:rsidR="001650A1" w:rsidRPr="009063C9" w14:paraId="0BA87C9D" w14:textId="77777777" w:rsidTr="00D76D1E">
        <w:trPr>
          <w:trHeight w:val="326"/>
        </w:trPr>
        <w:tc>
          <w:tcPr>
            <w:tcW w:w="3060" w:type="dxa"/>
            <w:vAlign w:val="center"/>
          </w:tcPr>
          <w:p w14:paraId="3E5B967B" w14:textId="77777777" w:rsidR="001650A1" w:rsidRPr="009063C9" w:rsidRDefault="001650A1" w:rsidP="001650A1">
            <w:pPr>
              <w:snapToGrid w:val="0"/>
              <w:spacing w:before="60" w:after="60" w:line="240" w:lineRule="auto"/>
              <w:jc w:val="left"/>
              <w:rPr>
                <w:sz w:val="18"/>
                <w:szCs w:val="18"/>
              </w:rPr>
            </w:pPr>
            <w:r w:rsidRPr="009063C9">
              <w:rPr>
                <w:sz w:val="18"/>
                <w:szCs w:val="18"/>
              </w:rPr>
              <w:t>producingAgency</w:t>
            </w:r>
          </w:p>
        </w:tc>
        <w:tc>
          <w:tcPr>
            <w:tcW w:w="3420" w:type="dxa"/>
            <w:vAlign w:val="center"/>
          </w:tcPr>
          <w:p w14:paraId="5AA8BEE1" w14:textId="77777777" w:rsidR="001650A1" w:rsidRPr="009063C9" w:rsidRDefault="001650A1" w:rsidP="001650A1">
            <w:pPr>
              <w:snapToGrid w:val="0"/>
              <w:spacing w:before="60" w:after="60" w:line="240" w:lineRule="auto"/>
              <w:jc w:val="left"/>
              <w:rPr>
                <w:sz w:val="18"/>
                <w:szCs w:val="18"/>
              </w:rPr>
            </w:pPr>
            <w:r w:rsidRPr="009063C9">
              <w:rPr>
                <w:sz w:val="18"/>
                <w:szCs w:val="18"/>
                <w:lang w:val="en-CA"/>
              </w:rPr>
              <w:t>Agency responsible for producing the data</w:t>
            </w:r>
          </w:p>
        </w:tc>
        <w:tc>
          <w:tcPr>
            <w:tcW w:w="804" w:type="dxa"/>
            <w:vAlign w:val="center"/>
          </w:tcPr>
          <w:p w14:paraId="16AFA18C"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6E38ABA" w14:textId="387F3BC1" w:rsidR="001650A1" w:rsidRPr="009063C9" w:rsidDel="001650A1" w:rsidRDefault="001650A1" w:rsidP="001650A1">
            <w:pPr>
              <w:snapToGrid w:val="0"/>
              <w:spacing w:before="60" w:after="60"/>
              <w:rPr>
                <w:del w:id="3076" w:author="Harin Oh" w:date="2023-12-04T09:57:00Z"/>
                <w:sz w:val="18"/>
                <w:szCs w:val="18"/>
                <w:lang w:val="fr-FR"/>
              </w:rPr>
            </w:pPr>
            <w:r w:rsidRPr="009063C9">
              <w:rPr>
                <w:sz w:val="18"/>
                <w:szCs w:val="18"/>
                <w:lang w:val="fr-FR"/>
              </w:rPr>
              <w:t xml:space="preserve">CI_Responsibility&gt;CI_Organisation </w:t>
            </w:r>
            <w:del w:id="3077" w:author="Harin Oh" w:date="2023-12-04T09:57:00Z">
              <w:r w:rsidRPr="009063C9" w:rsidDel="001650A1">
                <w:rPr>
                  <w:sz w:val="18"/>
                  <w:szCs w:val="18"/>
                  <w:lang w:val="fr-FR"/>
                </w:rPr>
                <w:delText>or</w:delText>
              </w:r>
            </w:del>
          </w:p>
          <w:p w14:paraId="6AD5293C" w14:textId="042423F3" w:rsidR="001650A1" w:rsidRPr="009063C9" w:rsidRDefault="001650A1">
            <w:pPr>
              <w:snapToGrid w:val="0"/>
              <w:spacing w:before="60" w:after="60"/>
              <w:rPr>
                <w:sz w:val="18"/>
                <w:szCs w:val="18"/>
                <w:lang w:val="fr-FR"/>
              </w:rPr>
              <w:pPrChange w:id="3078" w:author="Harin Oh" w:date="2023-12-04T09:57:00Z">
                <w:pPr>
                  <w:snapToGrid w:val="0"/>
                  <w:spacing w:before="60" w:after="60" w:line="240" w:lineRule="auto"/>
                  <w:jc w:val="left"/>
                </w:pPr>
              </w:pPrChange>
            </w:pPr>
            <w:del w:id="3079" w:author="Harin Oh" w:date="2023-12-04T09:57:00Z">
              <w:r w:rsidRPr="009063C9" w:rsidDel="001650A1">
                <w:rPr>
                  <w:sz w:val="18"/>
                  <w:szCs w:val="18"/>
                  <w:lang w:val="fr-FR"/>
                </w:rPr>
                <w:delText>CI_Responsibility&gt;CI_Individual</w:delText>
              </w:r>
            </w:del>
          </w:p>
        </w:tc>
        <w:tc>
          <w:tcPr>
            <w:tcW w:w="3402" w:type="dxa"/>
            <w:vAlign w:val="center"/>
          </w:tcPr>
          <w:p w14:paraId="0E9BD78A" w14:textId="74191304"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 xml:space="preserve">See </w:t>
            </w:r>
            <w:del w:id="3080" w:author="Greenblue" w:date="2024-02-13T20:19:00Z">
              <w:r w:rsidRPr="009063C9" w:rsidDel="00AA120E">
                <w:rPr>
                  <w:sz w:val="18"/>
                  <w:szCs w:val="18"/>
                </w:rPr>
                <w:delText xml:space="preserve">S-100 Part </w:delText>
              </w:r>
            </w:del>
            <w:del w:id="3081" w:author="Harin Oh" w:date="2023-12-04T09:57:00Z">
              <w:r w:rsidRPr="009063C9" w:rsidDel="001650A1">
                <w:rPr>
                  <w:sz w:val="18"/>
                  <w:szCs w:val="18"/>
                </w:rPr>
                <w:delText>4a</w:delText>
              </w:r>
            </w:del>
            <w:ins w:id="3082" w:author="Harin Oh" w:date="2023-12-04T09:57:00Z">
              <w:del w:id="3083" w:author="Greenblue" w:date="2024-02-13T20:19:00Z">
                <w:r w:rsidDel="00AA120E">
                  <w:rPr>
                    <w:sz w:val="18"/>
                    <w:szCs w:val="18"/>
                  </w:rPr>
                  <w:delText>17</w:delText>
                </w:r>
              </w:del>
            </w:ins>
            <w:del w:id="3084" w:author="Greenblue" w:date="2024-02-13T20:19:00Z">
              <w:r w:rsidRPr="009063C9" w:rsidDel="00AA120E">
                <w:rPr>
                  <w:sz w:val="18"/>
                  <w:szCs w:val="18"/>
                </w:rPr>
                <w:delText xml:space="preserve">, </w:delText>
              </w:r>
            </w:del>
            <w:r w:rsidRPr="009063C9">
              <w:rPr>
                <w:sz w:val="18"/>
                <w:szCs w:val="18"/>
              </w:rPr>
              <w:t>Tables</w:t>
            </w:r>
            <w:ins w:id="3085" w:author="Harin Oh" w:date="2023-12-04T09:57:00Z">
              <w:r>
                <w:rPr>
                  <w:sz w:val="18"/>
                  <w:szCs w:val="18"/>
                </w:rPr>
                <w:t>17-3</w:t>
              </w:r>
            </w:ins>
            <w:del w:id="3086" w:author="Harin Oh" w:date="2023-12-04T09:57:00Z">
              <w:r w:rsidRPr="009063C9" w:rsidDel="001650A1">
                <w:rPr>
                  <w:sz w:val="18"/>
                  <w:szCs w:val="18"/>
                </w:rPr>
                <w:delText xml:space="preserve"> </w:delText>
              </w:r>
            </w:del>
            <w:del w:id="3087" w:author="Harin Oh" w:date="2023-12-04T09:58:00Z">
              <w:r w:rsidRPr="009063C9" w:rsidDel="001650A1">
                <w:rPr>
                  <w:sz w:val="18"/>
                  <w:szCs w:val="18"/>
                </w:rPr>
                <w:delText>4a-2 and 4a-3</w:delText>
              </w:r>
            </w:del>
          </w:p>
        </w:tc>
      </w:tr>
      <w:tr w:rsidR="001650A1" w:rsidRPr="009063C9" w14:paraId="6F581367" w14:textId="77777777" w:rsidTr="00D76D1E">
        <w:trPr>
          <w:trHeight w:val="326"/>
          <w:ins w:id="3088" w:author="Harin Oh" w:date="2023-12-04T09:58:00Z"/>
        </w:trPr>
        <w:tc>
          <w:tcPr>
            <w:tcW w:w="3060" w:type="dxa"/>
            <w:vAlign w:val="center"/>
          </w:tcPr>
          <w:p w14:paraId="347F0F99" w14:textId="68FBF9EC" w:rsidR="001650A1" w:rsidRPr="009063C9" w:rsidRDefault="001650A1" w:rsidP="001650A1">
            <w:pPr>
              <w:snapToGrid w:val="0"/>
              <w:spacing w:before="60" w:after="60" w:line="240" w:lineRule="auto"/>
              <w:jc w:val="left"/>
              <w:rPr>
                <w:ins w:id="3089" w:author="Harin Oh" w:date="2023-12-04T09:58:00Z"/>
                <w:sz w:val="18"/>
                <w:szCs w:val="18"/>
              </w:rPr>
            </w:pPr>
            <w:ins w:id="3090" w:author="Harin Oh" w:date="2023-12-04T09:58:00Z">
              <w:r w:rsidRPr="001650A1">
                <w:rPr>
                  <w:sz w:val="18"/>
                  <w:szCs w:val="18"/>
                </w:rPr>
                <w:t>producerCode</w:t>
              </w:r>
            </w:ins>
          </w:p>
        </w:tc>
        <w:tc>
          <w:tcPr>
            <w:tcW w:w="3420" w:type="dxa"/>
            <w:vAlign w:val="center"/>
          </w:tcPr>
          <w:p w14:paraId="09863B8C" w14:textId="7384C819" w:rsidR="001650A1" w:rsidRPr="009063C9" w:rsidRDefault="001650A1" w:rsidP="001650A1">
            <w:pPr>
              <w:snapToGrid w:val="0"/>
              <w:spacing w:before="60" w:after="60" w:line="240" w:lineRule="auto"/>
              <w:jc w:val="left"/>
              <w:rPr>
                <w:ins w:id="3091" w:author="Harin Oh" w:date="2023-12-04T09:58:00Z"/>
                <w:sz w:val="18"/>
                <w:szCs w:val="18"/>
                <w:lang w:val="en-CA"/>
              </w:rPr>
            </w:pPr>
            <w:ins w:id="3092" w:author="Harin Oh" w:date="2023-12-04T09:58:00Z">
              <w:r w:rsidRPr="001650A1">
                <w:rPr>
                  <w:sz w:val="18"/>
                  <w:szCs w:val="18"/>
                  <w:lang w:val="en-CA"/>
                </w:rPr>
                <w:t>The official IHO Producer Code from S-62</w:t>
              </w:r>
            </w:ins>
          </w:p>
        </w:tc>
        <w:tc>
          <w:tcPr>
            <w:tcW w:w="804" w:type="dxa"/>
            <w:vAlign w:val="center"/>
          </w:tcPr>
          <w:p w14:paraId="7DA730F6" w14:textId="0842C2E6" w:rsidR="001650A1" w:rsidRDefault="001650A1" w:rsidP="001650A1">
            <w:pPr>
              <w:snapToGrid w:val="0"/>
              <w:spacing w:before="60" w:after="60" w:line="240" w:lineRule="auto"/>
              <w:jc w:val="center"/>
              <w:rPr>
                <w:ins w:id="3093" w:author="Harin Oh" w:date="2023-12-04T09:58:00Z"/>
                <w:rFonts w:eastAsia="Malgun Gothic"/>
                <w:sz w:val="18"/>
                <w:szCs w:val="18"/>
                <w:rPrChange w:id="3094" w:author="Harin Oh" w:date="2023-12-04T09:58:00Z">
                  <w:rPr>
                    <w:ins w:id="3095" w:author="Harin Oh" w:date="2023-12-04T09:58:00Z"/>
                    <w:sz w:val="18"/>
                    <w:szCs w:val="18"/>
                  </w:rPr>
                </w:rPrChange>
              </w:rPr>
            </w:pPr>
            <w:ins w:id="3096" w:author="Harin Oh" w:date="2023-12-04T09:58:00Z">
              <w:r>
                <w:rPr>
                  <w:rFonts w:eastAsia="Malgun Gothic" w:hint="eastAsia"/>
                  <w:sz w:val="18"/>
                  <w:szCs w:val="18"/>
                </w:rPr>
                <w:t>0</w:t>
              </w:r>
              <w:r>
                <w:rPr>
                  <w:rFonts w:eastAsia="Malgun Gothic"/>
                  <w:sz w:val="18"/>
                  <w:szCs w:val="18"/>
                </w:rPr>
                <w:t>..1</w:t>
              </w:r>
            </w:ins>
          </w:p>
        </w:tc>
        <w:tc>
          <w:tcPr>
            <w:tcW w:w="2497" w:type="dxa"/>
            <w:vAlign w:val="center"/>
          </w:tcPr>
          <w:p w14:paraId="120E5C09" w14:textId="0E4123D8" w:rsidR="001650A1" w:rsidRPr="009063C9" w:rsidRDefault="001650A1" w:rsidP="001650A1">
            <w:pPr>
              <w:snapToGrid w:val="0"/>
              <w:spacing w:before="60" w:after="60"/>
              <w:rPr>
                <w:ins w:id="3097" w:author="Harin Oh" w:date="2023-12-04T09:58:00Z"/>
                <w:sz w:val="18"/>
                <w:szCs w:val="18"/>
                <w:lang w:val="fr-FR"/>
              </w:rPr>
            </w:pPr>
            <w:ins w:id="3098" w:author="Harin Oh" w:date="2023-12-04T09:58:00Z">
              <w:r w:rsidRPr="001650A1">
                <w:rPr>
                  <w:sz w:val="18"/>
                  <w:szCs w:val="18"/>
                  <w:lang w:val="fr-FR"/>
                </w:rPr>
                <w:t>CharacterString</w:t>
              </w:r>
            </w:ins>
          </w:p>
        </w:tc>
        <w:tc>
          <w:tcPr>
            <w:tcW w:w="3402" w:type="dxa"/>
            <w:vAlign w:val="center"/>
          </w:tcPr>
          <w:p w14:paraId="4BED72C0" w14:textId="77777777" w:rsidR="001650A1" w:rsidRPr="009063C9" w:rsidRDefault="001650A1" w:rsidP="001650A1">
            <w:pPr>
              <w:snapToGrid w:val="0"/>
              <w:spacing w:before="60" w:after="60" w:line="240" w:lineRule="auto"/>
              <w:jc w:val="left"/>
              <w:rPr>
                <w:ins w:id="3099" w:author="Harin Oh" w:date="2023-12-04T09:58:00Z"/>
                <w:sz w:val="18"/>
                <w:szCs w:val="18"/>
              </w:rPr>
            </w:pPr>
          </w:p>
        </w:tc>
      </w:tr>
      <w:tr w:rsidR="001650A1" w:rsidRPr="009063C9" w:rsidDel="001650A1" w14:paraId="4191F3A1" w14:textId="24C04DA0" w:rsidTr="00D76D1E">
        <w:trPr>
          <w:trHeight w:val="326"/>
          <w:del w:id="3100" w:author="Harin Oh" w:date="2023-12-04T10:00:00Z"/>
        </w:trPr>
        <w:tc>
          <w:tcPr>
            <w:tcW w:w="3060" w:type="dxa"/>
            <w:vAlign w:val="center"/>
          </w:tcPr>
          <w:p w14:paraId="59C13E58" w14:textId="6A92FA0E" w:rsidR="001650A1" w:rsidRPr="009063C9" w:rsidDel="001650A1" w:rsidRDefault="001650A1" w:rsidP="001650A1">
            <w:pPr>
              <w:snapToGrid w:val="0"/>
              <w:spacing w:before="60" w:after="60" w:line="240" w:lineRule="auto"/>
              <w:jc w:val="left"/>
              <w:rPr>
                <w:del w:id="3101" w:author="Harin Oh" w:date="2023-12-04T10:00:00Z"/>
                <w:sz w:val="18"/>
                <w:szCs w:val="18"/>
              </w:rPr>
            </w:pPr>
            <w:del w:id="3102" w:author="Harin Oh" w:date="2023-12-04T10:00:00Z">
              <w:r w:rsidRPr="009063C9" w:rsidDel="001650A1">
                <w:rPr>
                  <w:sz w:val="18"/>
                  <w:szCs w:val="18"/>
                </w:rPr>
                <w:delText>optimumDisplayScale</w:delText>
              </w:r>
            </w:del>
          </w:p>
        </w:tc>
        <w:tc>
          <w:tcPr>
            <w:tcW w:w="3420" w:type="dxa"/>
            <w:vAlign w:val="center"/>
          </w:tcPr>
          <w:p w14:paraId="65818F5B" w14:textId="5FE3EE5A" w:rsidR="001650A1" w:rsidRPr="009063C9" w:rsidDel="001650A1" w:rsidRDefault="001650A1" w:rsidP="001650A1">
            <w:pPr>
              <w:snapToGrid w:val="0"/>
              <w:spacing w:before="60" w:after="60" w:line="240" w:lineRule="auto"/>
              <w:jc w:val="left"/>
              <w:rPr>
                <w:del w:id="3103" w:author="Harin Oh" w:date="2023-12-04T10:00:00Z"/>
                <w:sz w:val="18"/>
                <w:szCs w:val="18"/>
              </w:rPr>
            </w:pPr>
            <w:del w:id="3104" w:author="Harin Oh" w:date="2023-12-04T10:00:00Z">
              <w:r w:rsidRPr="009063C9" w:rsidDel="001650A1">
                <w:rPr>
                  <w:sz w:val="18"/>
                  <w:szCs w:val="18"/>
                </w:rPr>
                <w:delText xml:space="preserve">The scale with which the data is optimally displayed </w:delText>
              </w:r>
            </w:del>
          </w:p>
        </w:tc>
        <w:tc>
          <w:tcPr>
            <w:tcW w:w="804" w:type="dxa"/>
            <w:vAlign w:val="center"/>
          </w:tcPr>
          <w:p w14:paraId="36658AA6" w14:textId="005EA738" w:rsidR="001650A1" w:rsidRPr="009063C9" w:rsidDel="001650A1" w:rsidRDefault="001650A1" w:rsidP="001650A1">
            <w:pPr>
              <w:snapToGrid w:val="0"/>
              <w:spacing w:before="60" w:after="60" w:line="240" w:lineRule="auto"/>
              <w:jc w:val="center"/>
              <w:rPr>
                <w:del w:id="3105" w:author="Harin Oh" w:date="2023-12-04T10:00:00Z"/>
                <w:sz w:val="18"/>
                <w:szCs w:val="18"/>
              </w:rPr>
            </w:pPr>
            <w:del w:id="3106" w:author="Harin Oh" w:date="2023-12-04T10:00:00Z">
              <w:r w:rsidRPr="009063C9" w:rsidDel="001650A1">
                <w:rPr>
                  <w:sz w:val="18"/>
                  <w:szCs w:val="18"/>
                </w:rPr>
                <w:delText>0..1</w:delText>
              </w:r>
            </w:del>
          </w:p>
        </w:tc>
        <w:tc>
          <w:tcPr>
            <w:tcW w:w="2497" w:type="dxa"/>
            <w:vAlign w:val="center"/>
          </w:tcPr>
          <w:p w14:paraId="7084CE0E" w14:textId="58D8B895" w:rsidR="001650A1" w:rsidRPr="009063C9" w:rsidDel="001650A1" w:rsidRDefault="001650A1" w:rsidP="001650A1">
            <w:pPr>
              <w:snapToGrid w:val="0"/>
              <w:spacing w:before="60" w:after="60" w:line="240" w:lineRule="auto"/>
              <w:jc w:val="left"/>
              <w:rPr>
                <w:del w:id="3107" w:author="Harin Oh" w:date="2023-12-04T10:00:00Z"/>
                <w:sz w:val="18"/>
                <w:szCs w:val="18"/>
              </w:rPr>
            </w:pPr>
            <w:del w:id="3108" w:author="Harin Oh" w:date="2023-12-04T10:00:00Z">
              <w:r w:rsidRPr="009063C9" w:rsidDel="001650A1">
                <w:rPr>
                  <w:sz w:val="18"/>
                  <w:szCs w:val="18"/>
                </w:rPr>
                <w:delText>Integer</w:delText>
              </w:r>
            </w:del>
          </w:p>
        </w:tc>
        <w:tc>
          <w:tcPr>
            <w:tcW w:w="3402" w:type="dxa"/>
            <w:vAlign w:val="center"/>
          </w:tcPr>
          <w:p w14:paraId="31E1E16D" w14:textId="392392B7" w:rsidR="001650A1" w:rsidRPr="009063C9" w:rsidDel="001650A1" w:rsidRDefault="001650A1" w:rsidP="001650A1">
            <w:pPr>
              <w:snapToGrid w:val="0"/>
              <w:spacing w:before="60" w:after="60" w:line="240" w:lineRule="auto"/>
              <w:jc w:val="left"/>
              <w:rPr>
                <w:del w:id="3109" w:author="Harin Oh" w:date="2023-12-04T10:00:00Z"/>
                <w:rFonts w:eastAsia="Times New Roman"/>
                <w:sz w:val="18"/>
                <w:szCs w:val="18"/>
              </w:rPr>
            </w:pPr>
            <w:del w:id="3110" w:author="Harin Oh" w:date="2023-12-04T10:00:00Z">
              <w:r w:rsidRPr="009063C9" w:rsidDel="001650A1">
                <w:rPr>
                  <w:sz w:val="18"/>
                  <w:szCs w:val="18"/>
                </w:rPr>
                <w:delText>Example: A scale of 1:25000 is encoded as 25000</w:delText>
              </w:r>
            </w:del>
          </w:p>
        </w:tc>
      </w:tr>
      <w:tr w:rsidR="001650A1" w:rsidRPr="009063C9" w:rsidDel="001650A1" w14:paraId="61290DE1" w14:textId="16500B5F" w:rsidTr="00D76D1E">
        <w:trPr>
          <w:trHeight w:val="326"/>
          <w:del w:id="3111" w:author="Harin Oh" w:date="2023-12-04T10:00:00Z"/>
        </w:trPr>
        <w:tc>
          <w:tcPr>
            <w:tcW w:w="3060" w:type="dxa"/>
            <w:vAlign w:val="center"/>
          </w:tcPr>
          <w:p w14:paraId="173C49F2" w14:textId="31674332" w:rsidR="001650A1" w:rsidRPr="009063C9" w:rsidDel="001650A1" w:rsidRDefault="001650A1" w:rsidP="001650A1">
            <w:pPr>
              <w:snapToGrid w:val="0"/>
              <w:spacing w:before="60" w:after="60" w:line="240" w:lineRule="auto"/>
              <w:jc w:val="left"/>
              <w:rPr>
                <w:del w:id="3112" w:author="Harin Oh" w:date="2023-12-04T10:00:00Z"/>
                <w:sz w:val="18"/>
                <w:szCs w:val="18"/>
              </w:rPr>
            </w:pPr>
            <w:del w:id="3113" w:author="Harin Oh" w:date="2023-12-04T10:00:00Z">
              <w:r w:rsidRPr="009063C9" w:rsidDel="001650A1">
                <w:rPr>
                  <w:sz w:val="18"/>
                  <w:szCs w:val="18"/>
                </w:rPr>
                <w:delText>maximumDisplayScale</w:delText>
              </w:r>
            </w:del>
          </w:p>
        </w:tc>
        <w:tc>
          <w:tcPr>
            <w:tcW w:w="3420" w:type="dxa"/>
            <w:vAlign w:val="center"/>
          </w:tcPr>
          <w:p w14:paraId="7EED9650" w14:textId="5B765C79" w:rsidR="001650A1" w:rsidRPr="009063C9" w:rsidDel="001650A1" w:rsidRDefault="001650A1" w:rsidP="001650A1">
            <w:pPr>
              <w:snapToGrid w:val="0"/>
              <w:spacing w:before="60" w:after="60" w:line="240" w:lineRule="auto"/>
              <w:jc w:val="left"/>
              <w:rPr>
                <w:del w:id="3114" w:author="Harin Oh" w:date="2023-12-04T10:00:00Z"/>
                <w:sz w:val="18"/>
                <w:szCs w:val="18"/>
              </w:rPr>
            </w:pPr>
            <w:del w:id="3115" w:author="Harin Oh" w:date="2023-12-04T10:00:00Z">
              <w:r w:rsidRPr="009063C9" w:rsidDel="001650A1">
                <w:rPr>
                  <w:sz w:val="18"/>
                  <w:szCs w:val="18"/>
                </w:rPr>
                <w:delText>The maximum scale with which the data is displayed</w:delText>
              </w:r>
            </w:del>
          </w:p>
        </w:tc>
        <w:tc>
          <w:tcPr>
            <w:tcW w:w="804" w:type="dxa"/>
            <w:vAlign w:val="center"/>
          </w:tcPr>
          <w:p w14:paraId="7BAC6D40" w14:textId="64B6CCB6" w:rsidR="001650A1" w:rsidRPr="009063C9" w:rsidDel="001650A1" w:rsidRDefault="001650A1" w:rsidP="001650A1">
            <w:pPr>
              <w:snapToGrid w:val="0"/>
              <w:spacing w:before="60" w:after="60" w:line="240" w:lineRule="auto"/>
              <w:jc w:val="center"/>
              <w:rPr>
                <w:del w:id="3116" w:author="Harin Oh" w:date="2023-12-04T10:00:00Z"/>
                <w:sz w:val="18"/>
                <w:szCs w:val="18"/>
              </w:rPr>
            </w:pPr>
            <w:del w:id="3117" w:author="Harin Oh" w:date="2023-12-04T10:00:00Z">
              <w:r w:rsidRPr="009063C9" w:rsidDel="001650A1">
                <w:rPr>
                  <w:sz w:val="18"/>
                  <w:szCs w:val="18"/>
                </w:rPr>
                <w:delText>0..1</w:delText>
              </w:r>
            </w:del>
          </w:p>
        </w:tc>
        <w:tc>
          <w:tcPr>
            <w:tcW w:w="2497" w:type="dxa"/>
            <w:vAlign w:val="center"/>
          </w:tcPr>
          <w:p w14:paraId="20E82990" w14:textId="2B0DA5D5" w:rsidR="001650A1" w:rsidRPr="009063C9" w:rsidDel="001650A1" w:rsidRDefault="001650A1" w:rsidP="001650A1">
            <w:pPr>
              <w:snapToGrid w:val="0"/>
              <w:spacing w:before="60" w:after="60" w:line="240" w:lineRule="auto"/>
              <w:jc w:val="left"/>
              <w:rPr>
                <w:del w:id="3118" w:author="Harin Oh" w:date="2023-12-04T10:00:00Z"/>
                <w:sz w:val="18"/>
                <w:szCs w:val="18"/>
              </w:rPr>
            </w:pPr>
            <w:del w:id="3119" w:author="Harin Oh" w:date="2023-12-04T10:00:00Z">
              <w:r w:rsidRPr="009063C9" w:rsidDel="001650A1">
                <w:rPr>
                  <w:sz w:val="18"/>
                  <w:szCs w:val="18"/>
                </w:rPr>
                <w:delText>Integer</w:delText>
              </w:r>
            </w:del>
          </w:p>
        </w:tc>
        <w:tc>
          <w:tcPr>
            <w:tcW w:w="3402" w:type="dxa"/>
            <w:vAlign w:val="center"/>
          </w:tcPr>
          <w:p w14:paraId="058F2FCA" w14:textId="459F9626" w:rsidR="001650A1" w:rsidRPr="009063C9" w:rsidDel="001650A1" w:rsidRDefault="001650A1" w:rsidP="001650A1">
            <w:pPr>
              <w:snapToGrid w:val="0"/>
              <w:spacing w:before="60" w:after="60" w:line="240" w:lineRule="auto"/>
              <w:jc w:val="left"/>
              <w:rPr>
                <w:del w:id="3120" w:author="Harin Oh" w:date="2023-12-04T10:00:00Z"/>
                <w:rFonts w:eastAsia="Times New Roman"/>
                <w:sz w:val="18"/>
                <w:szCs w:val="18"/>
              </w:rPr>
            </w:pPr>
          </w:p>
        </w:tc>
      </w:tr>
      <w:tr w:rsidR="001650A1" w:rsidRPr="009063C9" w:rsidDel="001650A1" w14:paraId="76F434E6" w14:textId="1D7A478C" w:rsidTr="00D76D1E">
        <w:trPr>
          <w:trHeight w:val="326"/>
          <w:del w:id="3121" w:author="Harin Oh" w:date="2023-12-04T10:00:00Z"/>
        </w:trPr>
        <w:tc>
          <w:tcPr>
            <w:tcW w:w="3060" w:type="dxa"/>
            <w:vAlign w:val="center"/>
          </w:tcPr>
          <w:p w14:paraId="7F066519" w14:textId="453973E9" w:rsidR="001650A1" w:rsidRPr="009063C9" w:rsidDel="001650A1" w:rsidRDefault="001650A1" w:rsidP="001650A1">
            <w:pPr>
              <w:snapToGrid w:val="0"/>
              <w:spacing w:before="60" w:after="60" w:line="240" w:lineRule="auto"/>
              <w:jc w:val="left"/>
              <w:rPr>
                <w:del w:id="3122" w:author="Harin Oh" w:date="2023-12-04T10:00:00Z"/>
                <w:sz w:val="18"/>
                <w:szCs w:val="18"/>
              </w:rPr>
            </w:pPr>
            <w:del w:id="3123" w:author="Harin Oh" w:date="2023-12-04T10:00:00Z">
              <w:r w:rsidRPr="009063C9" w:rsidDel="001650A1">
                <w:rPr>
                  <w:sz w:val="18"/>
                  <w:szCs w:val="18"/>
                </w:rPr>
                <w:delText>minimumDisplayScale</w:delText>
              </w:r>
            </w:del>
          </w:p>
        </w:tc>
        <w:tc>
          <w:tcPr>
            <w:tcW w:w="3420" w:type="dxa"/>
            <w:vAlign w:val="center"/>
          </w:tcPr>
          <w:p w14:paraId="336173A8" w14:textId="2320EAE5" w:rsidR="001650A1" w:rsidRPr="009063C9" w:rsidDel="001650A1" w:rsidRDefault="001650A1" w:rsidP="001650A1">
            <w:pPr>
              <w:snapToGrid w:val="0"/>
              <w:spacing w:before="60" w:after="60" w:line="240" w:lineRule="auto"/>
              <w:jc w:val="left"/>
              <w:rPr>
                <w:del w:id="3124" w:author="Harin Oh" w:date="2023-12-04T10:00:00Z"/>
                <w:sz w:val="18"/>
                <w:szCs w:val="18"/>
              </w:rPr>
            </w:pPr>
            <w:del w:id="3125" w:author="Harin Oh" w:date="2023-12-04T10:00:00Z">
              <w:r w:rsidRPr="009063C9" w:rsidDel="001650A1">
                <w:rPr>
                  <w:sz w:val="18"/>
                  <w:szCs w:val="18"/>
                </w:rPr>
                <w:delText>The minimum scale with which the data is displayed</w:delText>
              </w:r>
            </w:del>
          </w:p>
        </w:tc>
        <w:tc>
          <w:tcPr>
            <w:tcW w:w="804" w:type="dxa"/>
            <w:vAlign w:val="center"/>
          </w:tcPr>
          <w:p w14:paraId="3C9ECC5F" w14:textId="6F104CE9" w:rsidR="001650A1" w:rsidRPr="009063C9" w:rsidDel="001650A1" w:rsidRDefault="001650A1" w:rsidP="001650A1">
            <w:pPr>
              <w:snapToGrid w:val="0"/>
              <w:spacing w:before="60" w:after="60" w:line="240" w:lineRule="auto"/>
              <w:jc w:val="center"/>
              <w:rPr>
                <w:del w:id="3126" w:author="Harin Oh" w:date="2023-12-04T10:00:00Z"/>
                <w:sz w:val="18"/>
                <w:szCs w:val="18"/>
              </w:rPr>
            </w:pPr>
            <w:del w:id="3127" w:author="Harin Oh" w:date="2023-12-04T10:00:00Z">
              <w:r w:rsidRPr="009063C9" w:rsidDel="001650A1">
                <w:rPr>
                  <w:sz w:val="18"/>
                  <w:szCs w:val="18"/>
                </w:rPr>
                <w:delText>0..1</w:delText>
              </w:r>
            </w:del>
          </w:p>
        </w:tc>
        <w:tc>
          <w:tcPr>
            <w:tcW w:w="2497" w:type="dxa"/>
            <w:vAlign w:val="center"/>
          </w:tcPr>
          <w:p w14:paraId="33133845" w14:textId="0439B29F" w:rsidR="001650A1" w:rsidRPr="009063C9" w:rsidDel="001650A1" w:rsidRDefault="001650A1" w:rsidP="001650A1">
            <w:pPr>
              <w:snapToGrid w:val="0"/>
              <w:spacing w:before="60" w:after="60" w:line="240" w:lineRule="auto"/>
              <w:jc w:val="left"/>
              <w:rPr>
                <w:del w:id="3128" w:author="Harin Oh" w:date="2023-12-04T10:00:00Z"/>
                <w:sz w:val="18"/>
                <w:szCs w:val="18"/>
              </w:rPr>
            </w:pPr>
            <w:del w:id="3129" w:author="Harin Oh" w:date="2023-12-04T10:00:00Z">
              <w:r w:rsidRPr="009063C9" w:rsidDel="001650A1">
                <w:rPr>
                  <w:sz w:val="18"/>
                  <w:szCs w:val="18"/>
                </w:rPr>
                <w:delText>Integer</w:delText>
              </w:r>
            </w:del>
          </w:p>
        </w:tc>
        <w:tc>
          <w:tcPr>
            <w:tcW w:w="3402" w:type="dxa"/>
            <w:vAlign w:val="center"/>
          </w:tcPr>
          <w:p w14:paraId="03628E28" w14:textId="3486410C" w:rsidR="001650A1" w:rsidRPr="009063C9" w:rsidDel="001650A1" w:rsidRDefault="001650A1" w:rsidP="001650A1">
            <w:pPr>
              <w:snapToGrid w:val="0"/>
              <w:spacing w:before="60" w:after="60" w:line="240" w:lineRule="auto"/>
              <w:jc w:val="left"/>
              <w:rPr>
                <w:del w:id="3130" w:author="Harin Oh" w:date="2023-12-04T10:00:00Z"/>
                <w:rFonts w:eastAsia="Times New Roman"/>
                <w:sz w:val="18"/>
                <w:szCs w:val="18"/>
              </w:rPr>
            </w:pPr>
          </w:p>
        </w:tc>
      </w:tr>
      <w:tr w:rsidR="001650A1" w:rsidRPr="009063C9" w:rsidDel="001650A1" w14:paraId="34570798" w14:textId="5522552D" w:rsidTr="00D76D1E">
        <w:trPr>
          <w:trHeight w:val="326"/>
          <w:del w:id="3131" w:author="Harin Oh" w:date="2023-12-04T10:00:00Z"/>
        </w:trPr>
        <w:tc>
          <w:tcPr>
            <w:tcW w:w="3060" w:type="dxa"/>
            <w:vAlign w:val="center"/>
          </w:tcPr>
          <w:p w14:paraId="119E4761" w14:textId="5C70F493" w:rsidR="001650A1" w:rsidRPr="009063C9" w:rsidDel="001650A1" w:rsidRDefault="001650A1" w:rsidP="001650A1">
            <w:pPr>
              <w:snapToGrid w:val="0"/>
              <w:spacing w:before="60" w:after="60" w:line="240" w:lineRule="auto"/>
              <w:jc w:val="left"/>
              <w:rPr>
                <w:del w:id="3132" w:author="Harin Oh" w:date="2023-12-04T10:00:00Z"/>
                <w:sz w:val="18"/>
                <w:szCs w:val="18"/>
              </w:rPr>
            </w:pPr>
            <w:del w:id="3133" w:author="Harin Oh" w:date="2023-12-04T10:00:00Z">
              <w:r w:rsidRPr="009063C9" w:rsidDel="001650A1">
                <w:rPr>
                  <w:sz w:val="18"/>
                  <w:szCs w:val="18"/>
                </w:rPr>
                <w:delText>horizontalDatumReference</w:delText>
              </w:r>
            </w:del>
          </w:p>
        </w:tc>
        <w:tc>
          <w:tcPr>
            <w:tcW w:w="3420" w:type="dxa"/>
            <w:vAlign w:val="center"/>
          </w:tcPr>
          <w:p w14:paraId="00251667" w14:textId="2A825B9C" w:rsidR="001650A1" w:rsidRPr="009063C9" w:rsidDel="001650A1" w:rsidRDefault="001650A1" w:rsidP="001650A1">
            <w:pPr>
              <w:snapToGrid w:val="0"/>
              <w:spacing w:before="60" w:after="60" w:line="240" w:lineRule="auto"/>
              <w:jc w:val="left"/>
              <w:rPr>
                <w:del w:id="3134" w:author="Harin Oh" w:date="2023-12-04T10:00:00Z"/>
                <w:sz w:val="18"/>
                <w:szCs w:val="18"/>
              </w:rPr>
            </w:pPr>
            <w:del w:id="3135" w:author="Harin Oh" w:date="2023-12-04T10:00:00Z">
              <w:r w:rsidRPr="009063C9" w:rsidDel="001650A1">
                <w:rPr>
                  <w:sz w:val="18"/>
                  <w:szCs w:val="18"/>
                </w:rPr>
                <w:delText>Reference to the register from which the horizontal datum value is taken</w:delText>
              </w:r>
            </w:del>
          </w:p>
        </w:tc>
        <w:tc>
          <w:tcPr>
            <w:tcW w:w="804" w:type="dxa"/>
            <w:vAlign w:val="center"/>
          </w:tcPr>
          <w:p w14:paraId="29D92FCE" w14:textId="56E1A121" w:rsidR="001650A1" w:rsidRPr="009063C9" w:rsidDel="001650A1" w:rsidRDefault="001650A1" w:rsidP="001650A1">
            <w:pPr>
              <w:snapToGrid w:val="0"/>
              <w:spacing w:before="60" w:after="60" w:line="240" w:lineRule="auto"/>
              <w:jc w:val="center"/>
              <w:rPr>
                <w:del w:id="3136" w:author="Harin Oh" w:date="2023-12-04T10:00:00Z"/>
                <w:sz w:val="18"/>
                <w:szCs w:val="18"/>
              </w:rPr>
            </w:pPr>
            <w:del w:id="3137" w:author="Harin Oh" w:date="2023-12-04T10:00:00Z">
              <w:r w:rsidRPr="009063C9" w:rsidDel="001650A1">
                <w:rPr>
                  <w:sz w:val="18"/>
                  <w:szCs w:val="18"/>
                </w:rPr>
                <w:delText>1</w:delText>
              </w:r>
            </w:del>
          </w:p>
        </w:tc>
        <w:tc>
          <w:tcPr>
            <w:tcW w:w="2497" w:type="dxa"/>
            <w:vAlign w:val="center"/>
          </w:tcPr>
          <w:p w14:paraId="0C0BC922" w14:textId="7E680315" w:rsidR="001650A1" w:rsidRPr="009063C9" w:rsidDel="001650A1" w:rsidRDefault="001650A1" w:rsidP="001650A1">
            <w:pPr>
              <w:snapToGrid w:val="0"/>
              <w:spacing w:before="60" w:after="60" w:line="240" w:lineRule="auto"/>
              <w:jc w:val="left"/>
              <w:rPr>
                <w:del w:id="3138" w:author="Harin Oh" w:date="2023-12-04T10:00:00Z"/>
                <w:sz w:val="18"/>
                <w:szCs w:val="18"/>
              </w:rPr>
            </w:pPr>
            <w:del w:id="3139" w:author="Harin Oh" w:date="2023-12-04T10:00:00Z">
              <w:r w:rsidRPr="009063C9" w:rsidDel="001650A1">
                <w:rPr>
                  <w:sz w:val="18"/>
                  <w:szCs w:val="18"/>
                </w:rPr>
                <w:delText>characterString</w:delText>
              </w:r>
            </w:del>
          </w:p>
        </w:tc>
        <w:tc>
          <w:tcPr>
            <w:tcW w:w="3402" w:type="dxa"/>
            <w:vAlign w:val="center"/>
          </w:tcPr>
          <w:p w14:paraId="3B2FD04E" w14:textId="1A58A0ED" w:rsidR="001650A1" w:rsidRPr="009063C9" w:rsidDel="001650A1" w:rsidRDefault="001650A1" w:rsidP="001650A1">
            <w:pPr>
              <w:snapToGrid w:val="0"/>
              <w:spacing w:before="60" w:after="60" w:line="240" w:lineRule="auto"/>
              <w:jc w:val="left"/>
              <w:rPr>
                <w:del w:id="3140" w:author="Harin Oh" w:date="2023-12-04T10:00:00Z"/>
                <w:rFonts w:eastAsia="Times New Roman"/>
                <w:sz w:val="18"/>
                <w:szCs w:val="18"/>
              </w:rPr>
            </w:pPr>
            <w:del w:id="3141" w:author="Harin Oh" w:date="2023-12-04T10:00:00Z">
              <w:r w:rsidRPr="009063C9" w:rsidDel="001650A1">
                <w:rPr>
                  <w:sz w:val="18"/>
                  <w:szCs w:val="18"/>
                </w:rPr>
                <w:delText>EPSG</w:delText>
              </w:r>
            </w:del>
          </w:p>
        </w:tc>
      </w:tr>
      <w:tr w:rsidR="001650A1" w:rsidRPr="009063C9" w:rsidDel="001650A1" w14:paraId="46E00056" w14:textId="0A10CA9A" w:rsidTr="00D76D1E">
        <w:trPr>
          <w:trHeight w:val="326"/>
          <w:del w:id="3142" w:author="Harin Oh" w:date="2023-12-04T10:00:00Z"/>
        </w:trPr>
        <w:tc>
          <w:tcPr>
            <w:tcW w:w="3060" w:type="dxa"/>
            <w:vAlign w:val="center"/>
          </w:tcPr>
          <w:p w14:paraId="09CB2219" w14:textId="755299CA" w:rsidR="001650A1" w:rsidRPr="009063C9" w:rsidDel="001650A1" w:rsidRDefault="001650A1" w:rsidP="001650A1">
            <w:pPr>
              <w:snapToGrid w:val="0"/>
              <w:spacing w:before="60" w:after="60" w:line="240" w:lineRule="auto"/>
              <w:jc w:val="left"/>
              <w:rPr>
                <w:del w:id="3143" w:author="Harin Oh" w:date="2023-12-04T10:00:00Z"/>
                <w:sz w:val="18"/>
                <w:szCs w:val="18"/>
              </w:rPr>
            </w:pPr>
            <w:del w:id="3144" w:author="Harin Oh" w:date="2023-12-04T10:00:00Z">
              <w:r w:rsidRPr="009063C9" w:rsidDel="001650A1">
                <w:rPr>
                  <w:sz w:val="18"/>
                  <w:szCs w:val="18"/>
                </w:rPr>
                <w:delText>horizontalDatumValue</w:delText>
              </w:r>
            </w:del>
          </w:p>
        </w:tc>
        <w:tc>
          <w:tcPr>
            <w:tcW w:w="3420" w:type="dxa"/>
            <w:vAlign w:val="center"/>
          </w:tcPr>
          <w:p w14:paraId="50E7BE52" w14:textId="225F06E7" w:rsidR="001650A1" w:rsidRPr="009063C9" w:rsidDel="001650A1" w:rsidRDefault="001650A1" w:rsidP="001650A1">
            <w:pPr>
              <w:snapToGrid w:val="0"/>
              <w:spacing w:before="60" w:after="60" w:line="240" w:lineRule="auto"/>
              <w:jc w:val="left"/>
              <w:rPr>
                <w:del w:id="3145" w:author="Harin Oh" w:date="2023-12-04T10:00:00Z"/>
                <w:sz w:val="18"/>
                <w:szCs w:val="18"/>
              </w:rPr>
            </w:pPr>
            <w:del w:id="3146" w:author="Harin Oh" w:date="2023-12-04T10:00:00Z">
              <w:r w:rsidRPr="009063C9" w:rsidDel="001650A1">
                <w:rPr>
                  <w:sz w:val="18"/>
                  <w:szCs w:val="18"/>
                </w:rPr>
                <w:delText>Horizontal Datum of the entire dataset</w:delText>
              </w:r>
            </w:del>
          </w:p>
        </w:tc>
        <w:tc>
          <w:tcPr>
            <w:tcW w:w="804" w:type="dxa"/>
            <w:vAlign w:val="center"/>
          </w:tcPr>
          <w:p w14:paraId="657D3431" w14:textId="241EE088" w:rsidR="001650A1" w:rsidRPr="009063C9" w:rsidDel="001650A1" w:rsidRDefault="001650A1" w:rsidP="001650A1">
            <w:pPr>
              <w:snapToGrid w:val="0"/>
              <w:spacing w:before="60" w:after="60" w:line="240" w:lineRule="auto"/>
              <w:jc w:val="center"/>
              <w:rPr>
                <w:del w:id="3147" w:author="Harin Oh" w:date="2023-12-04T10:00:00Z"/>
                <w:sz w:val="18"/>
                <w:szCs w:val="18"/>
              </w:rPr>
            </w:pPr>
            <w:del w:id="3148" w:author="Harin Oh" w:date="2023-12-04T10:00:00Z">
              <w:r w:rsidRPr="009063C9" w:rsidDel="001650A1">
                <w:rPr>
                  <w:sz w:val="18"/>
                  <w:szCs w:val="18"/>
                </w:rPr>
                <w:delText>1</w:delText>
              </w:r>
            </w:del>
          </w:p>
        </w:tc>
        <w:tc>
          <w:tcPr>
            <w:tcW w:w="2497" w:type="dxa"/>
            <w:vAlign w:val="center"/>
          </w:tcPr>
          <w:p w14:paraId="0F4824EE" w14:textId="2952768C" w:rsidR="001650A1" w:rsidRPr="009063C9" w:rsidDel="001650A1" w:rsidRDefault="001650A1" w:rsidP="001650A1">
            <w:pPr>
              <w:snapToGrid w:val="0"/>
              <w:spacing w:before="60" w:after="60" w:line="240" w:lineRule="auto"/>
              <w:jc w:val="left"/>
              <w:rPr>
                <w:del w:id="3149" w:author="Harin Oh" w:date="2023-12-04T10:00:00Z"/>
                <w:sz w:val="18"/>
                <w:szCs w:val="18"/>
              </w:rPr>
            </w:pPr>
            <w:del w:id="3150" w:author="Harin Oh" w:date="2023-12-04T10:00:00Z">
              <w:r w:rsidRPr="009063C9" w:rsidDel="001650A1">
                <w:rPr>
                  <w:sz w:val="18"/>
                  <w:szCs w:val="18"/>
                </w:rPr>
                <w:delText>Integer</w:delText>
              </w:r>
            </w:del>
          </w:p>
        </w:tc>
        <w:tc>
          <w:tcPr>
            <w:tcW w:w="3402" w:type="dxa"/>
            <w:vAlign w:val="center"/>
          </w:tcPr>
          <w:p w14:paraId="5DBD6BDE" w14:textId="571CE1D7" w:rsidR="001650A1" w:rsidRPr="009063C9" w:rsidDel="001650A1" w:rsidRDefault="001650A1" w:rsidP="001650A1">
            <w:pPr>
              <w:snapToGrid w:val="0"/>
              <w:spacing w:before="60" w:after="60" w:line="240" w:lineRule="auto"/>
              <w:jc w:val="left"/>
              <w:rPr>
                <w:del w:id="3151" w:author="Harin Oh" w:date="2023-12-04T10:00:00Z"/>
                <w:rFonts w:eastAsia="Times New Roman"/>
                <w:sz w:val="18"/>
                <w:szCs w:val="18"/>
              </w:rPr>
            </w:pPr>
            <w:del w:id="3152" w:author="Harin Oh" w:date="2023-12-04T10:00:00Z">
              <w:r w:rsidRPr="009063C9" w:rsidDel="001650A1">
                <w:rPr>
                  <w:sz w:val="18"/>
                  <w:szCs w:val="18"/>
                </w:rPr>
                <w:delText>4326</w:delText>
              </w:r>
            </w:del>
          </w:p>
        </w:tc>
      </w:tr>
      <w:tr w:rsidR="001650A1" w:rsidRPr="009063C9" w:rsidDel="001650A1" w14:paraId="164CA140" w14:textId="38FB2DD6" w:rsidTr="00D76D1E">
        <w:trPr>
          <w:trHeight w:val="326"/>
          <w:del w:id="3153" w:author="Harin Oh" w:date="2023-12-04T10:00:00Z"/>
        </w:trPr>
        <w:tc>
          <w:tcPr>
            <w:tcW w:w="3060" w:type="dxa"/>
            <w:vAlign w:val="center"/>
          </w:tcPr>
          <w:p w14:paraId="4CDCD628" w14:textId="4A69B539" w:rsidR="001650A1" w:rsidRPr="009063C9" w:rsidDel="001650A1" w:rsidRDefault="001650A1" w:rsidP="001650A1">
            <w:pPr>
              <w:snapToGrid w:val="0"/>
              <w:spacing w:before="60" w:after="60" w:line="240" w:lineRule="auto"/>
              <w:jc w:val="left"/>
              <w:rPr>
                <w:del w:id="3154" w:author="Harin Oh" w:date="2023-12-04T10:00:00Z"/>
                <w:sz w:val="18"/>
                <w:szCs w:val="18"/>
              </w:rPr>
            </w:pPr>
            <w:del w:id="3155" w:author="Harin Oh" w:date="2023-12-04T10:00:00Z">
              <w:r w:rsidRPr="009063C9" w:rsidDel="001650A1">
                <w:rPr>
                  <w:sz w:val="18"/>
                  <w:szCs w:val="18"/>
                </w:rPr>
                <w:delText>epoch</w:delText>
              </w:r>
            </w:del>
          </w:p>
        </w:tc>
        <w:tc>
          <w:tcPr>
            <w:tcW w:w="3420" w:type="dxa"/>
            <w:vAlign w:val="center"/>
          </w:tcPr>
          <w:p w14:paraId="4F10A2F5" w14:textId="221FD4DE" w:rsidR="001650A1" w:rsidRPr="009063C9" w:rsidDel="001650A1" w:rsidRDefault="001650A1" w:rsidP="001650A1">
            <w:pPr>
              <w:snapToGrid w:val="0"/>
              <w:spacing w:before="60" w:after="60" w:line="240" w:lineRule="auto"/>
              <w:jc w:val="left"/>
              <w:rPr>
                <w:del w:id="3156" w:author="Harin Oh" w:date="2023-12-04T10:00:00Z"/>
                <w:sz w:val="18"/>
                <w:szCs w:val="18"/>
              </w:rPr>
            </w:pPr>
            <w:del w:id="3157" w:author="Harin Oh" w:date="2023-12-04T10:00:00Z">
              <w:r w:rsidRPr="009063C9" w:rsidDel="001650A1">
                <w:rPr>
                  <w:sz w:val="18"/>
                  <w:szCs w:val="18"/>
                </w:rPr>
                <w:delText>Code denoting the epoch of the geodetic datum used by the CRS</w:delText>
              </w:r>
            </w:del>
          </w:p>
        </w:tc>
        <w:tc>
          <w:tcPr>
            <w:tcW w:w="804" w:type="dxa"/>
            <w:vAlign w:val="center"/>
          </w:tcPr>
          <w:p w14:paraId="4C487675" w14:textId="48A254EB" w:rsidR="001650A1" w:rsidRPr="009063C9" w:rsidDel="001650A1" w:rsidRDefault="001650A1" w:rsidP="001650A1">
            <w:pPr>
              <w:snapToGrid w:val="0"/>
              <w:spacing w:before="60" w:after="60" w:line="240" w:lineRule="auto"/>
              <w:jc w:val="center"/>
              <w:rPr>
                <w:del w:id="3158" w:author="Harin Oh" w:date="2023-12-04T10:00:00Z"/>
                <w:sz w:val="18"/>
                <w:szCs w:val="18"/>
              </w:rPr>
            </w:pPr>
            <w:del w:id="3159" w:author="Harin Oh" w:date="2023-12-04T10:00:00Z">
              <w:r w:rsidRPr="009063C9" w:rsidDel="001650A1">
                <w:rPr>
                  <w:sz w:val="18"/>
                  <w:szCs w:val="18"/>
                </w:rPr>
                <w:delText>0..1</w:delText>
              </w:r>
            </w:del>
          </w:p>
        </w:tc>
        <w:tc>
          <w:tcPr>
            <w:tcW w:w="2497" w:type="dxa"/>
            <w:vAlign w:val="center"/>
          </w:tcPr>
          <w:p w14:paraId="12F53E19" w14:textId="2C4F0A59" w:rsidR="001650A1" w:rsidRPr="009063C9" w:rsidDel="001650A1" w:rsidRDefault="001650A1" w:rsidP="001650A1">
            <w:pPr>
              <w:snapToGrid w:val="0"/>
              <w:spacing w:before="60" w:after="60" w:line="240" w:lineRule="auto"/>
              <w:jc w:val="left"/>
              <w:rPr>
                <w:del w:id="3160" w:author="Harin Oh" w:date="2023-12-04T10:00:00Z"/>
                <w:sz w:val="18"/>
                <w:szCs w:val="18"/>
              </w:rPr>
            </w:pPr>
            <w:del w:id="3161" w:author="Harin Oh" w:date="2023-12-04T10:00:00Z">
              <w:r w:rsidRPr="009063C9" w:rsidDel="001650A1">
                <w:rPr>
                  <w:sz w:val="18"/>
                  <w:szCs w:val="18"/>
                </w:rPr>
                <w:delText>CharacterString</w:delText>
              </w:r>
            </w:del>
          </w:p>
        </w:tc>
        <w:tc>
          <w:tcPr>
            <w:tcW w:w="3402" w:type="dxa"/>
            <w:vAlign w:val="center"/>
          </w:tcPr>
          <w:p w14:paraId="655C0585" w14:textId="6C66A600" w:rsidR="001650A1" w:rsidRPr="009063C9" w:rsidDel="001650A1" w:rsidRDefault="001650A1" w:rsidP="001650A1">
            <w:pPr>
              <w:snapToGrid w:val="0"/>
              <w:spacing w:before="60" w:after="60" w:line="240" w:lineRule="auto"/>
              <w:jc w:val="left"/>
              <w:rPr>
                <w:del w:id="3162" w:author="Harin Oh" w:date="2023-12-04T10:00:00Z"/>
                <w:sz w:val="18"/>
                <w:szCs w:val="18"/>
              </w:rPr>
            </w:pPr>
            <w:del w:id="3163" w:author="Harin Oh" w:date="2023-12-04T10:00:00Z">
              <w:r w:rsidRPr="009063C9" w:rsidDel="001650A1">
                <w:rPr>
                  <w:sz w:val="18"/>
                  <w:szCs w:val="18"/>
                </w:rPr>
                <w:delText>For example, G1762 for the 2013-10-16 realization of the geodetic datum for WGS84</w:delText>
              </w:r>
            </w:del>
          </w:p>
        </w:tc>
      </w:tr>
      <w:tr w:rsidR="001650A1" w:rsidRPr="009063C9" w:rsidDel="001650A1" w14:paraId="28B0BF32" w14:textId="3730BCAF" w:rsidTr="00D76D1E">
        <w:trPr>
          <w:trHeight w:val="326"/>
          <w:del w:id="3164" w:author="Harin Oh" w:date="2023-12-04T10:00:00Z"/>
        </w:trPr>
        <w:tc>
          <w:tcPr>
            <w:tcW w:w="3060" w:type="dxa"/>
            <w:vAlign w:val="center"/>
          </w:tcPr>
          <w:p w14:paraId="1A79B12C" w14:textId="61DD86CE" w:rsidR="001650A1" w:rsidRPr="009063C9" w:rsidDel="001650A1" w:rsidRDefault="001650A1" w:rsidP="001650A1">
            <w:pPr>
              <w:snapToGrid w:val="0"/>
              <w:spacing w:before="60" w:after="60" w:line="240" w:lineRule="auto"/>
              <w:jc w:val="left"/>
              <w:rPr>
                <w:del w:id="3165" w:author="Harin Oh" w:date="2023-12-04T10:00:00Z"/>
                <w:sz w:val="18"/>
                <w:szCs w:val="18"/>
              </w:rPr>
            </w:pPr>
            <w:del w:id="3166" w:author="Harin Oh" w:date="2023-12-04T10:00:00Z">
              <w:r w:rsidRPr="009063C9" w:rsidDel="001650A1">
                <w:rPr>
                  <w:sz w:val="18"/>
                  <w:szCs w:val="18"/>
                </w:rPr>
                <w:delText>verticalDatum</w:delText>
              </w:r>
            </w:del>
          </w:p>
        </w:tc>
        <w:tc>
          <w:tcPr>
            <w:tcW w:w="3420" w:type="dxa"/>
            <w:vAlign w:val="center"/>
          </w:tcPr>
          <w:p w14:paraId="498E94DD" w14:textId="5656F3F2" w:rsidR="001650A1" w:rsidRPr="009063C9" w:rsidDel="001650A1" w:rsidRDefault="001650A1" w:rsidP="001650A1">
            <w:pPr>
              <w:snapToGrid w:val="0"/>
              <w:spacing w:before="60" w:after="60" w:line="240" w:lineRule="auto"/>
              <w:jc w:val="left"/>
              <w:rPr>
                <w:del w:id="3167" w:author="Harin Oh" w:date="2023-12-04T10:00:00Z"/>
                <w:sz w:val="18"/>
                <w:szCs w:val="18"/>
              </w:rPr>
            </w:pPr>
            <w:del w:id="3168" w:author="Harin Oh" w:date="2023-12-04T10:00:00Z">
              <w:r w:rsidRPr="009063C9" w:rsidDel="001650A1">
                <w:rPr>
                  <w:sz w:val="18"/>
                  <w:szCs w:val="18"/>
                </w:rPr>
                <w:delText>Vertical Datum of the entire dataset</w:delText>
              </w:r>
            </w:del>
          </w:p>
        </w:tc>
        <w:tc>
          <w:tcPr>
            <w:tcW w:w="804" w:type="dxa"/>
            <w:vAlign w:val="center"/>
          </w:tcPr>
          <w:p w14:paraId="7DF1BEBE" w14:textId="5250950B" w:rsidR="001650A1" w:rsidRPr="009063C9" w:rsidDel="001650A1" w:rsidRDefault="001650A1" w:rsidP="001650A1">
            <w:pPr>
              <w:snapToGrid w:val="0"/>
              <w:spacing w:before="60" w:after="60" w:line="240" w:lineRule="auto"/>
              <w:jc w:val="center"/>
              <w:rPr>
                <w:del w:id="3169" w:author="Harin Oh" w:date="2023-12-04T10:00:00Z"/>
                <w:sz w:val="18"/>
                <w:szCs w:val="18"/>
              </w:rPr>
            </w:pPr>
            <w:del w:id="3170" w:author="Harin Oh" w:date="2023-12-04T10:00:00Z">
              <w:r w:rsidRPr="009063C9" w:rsidDel="001650A1">
                <w:rPr>
                  <w:sz w:val="18"/>
                  <w:szCs w:val="18"/>
                </w:rPr>
                <w:delText>0..1</w:delText>
              </w:r>
            </w:del>
          </w:p>
        </w:tc>
        <w:tc>
          <w:tcPr>
            <w:tcW w:w="2497" w:type="dxa"/>
            <w:vAlign w:val="center"/>
          </w:tcPr>
          <w:p w14:paraId="3E2F84C5" w14:textId="63F23C7C" w:rsidR="001650A1" w:rsidRPr="009063C9" w:rsidDel="001650A1" w:rsidRDefault="001650A1" w:rsidP="001650A1">
            <w:pPr>
              <w:snapToGrid w:val="0"/>
              <w:spacing w:before="60" w:after="60" w:line="240" w:lineRule="auto"/>
              <w:jc w:val="left"/>
              <w:rPr>
                <w:del w:id="3171" w:author="Harin Oh" w:date="2023-12-04T10:00:00Z"/>
                <w:sz w:val="18"/>
                <w:szCs w:val="18"/>
              </w:rPr>
            </w:pPr>
            <w:del w:id="3172" w:author="Harin Oh" w:date="2023-12-04T10:00:00Z">
              <w:r w:rsidRPr="009063C9" w:rsidDel="001650A1">
                <w:rPr>
                  <w:sz w:val="18"/>
                  <w:szCs w:val="18"/>
                </w:rPr>
                <w:delText>S100_VerticalAndSoundingDatum</w:delText>
              </w:r>
            </w:del>
          </w:p>
        </w:tc>
        <w:tc>
          <w:tcPr>
            <w:tcW w:w="3402" w:type="dxa"/>
            <w:vAlign w:val="center"/>
          </w:tcPr>
          <w:p w14:paraId="40055C3F" w14:textId="5F07540F" w:rsidR="001650A1" w:rsidRPr="009063C9" w:rsidDel="001650A1" w:rsidRDefault="001650A1" w:rsidP="001650A1">
            <w:pPr>
              <w:snapToGrid w:val="0"/>
              <w:spacing w:before="60" w:after="60" w:line="240" w:lineRule="auto"/>
              <w:jc w:val="left"/>
              <w:rPr>
                <w:del w:id="3173" w:author="Harin Oh" w:date="2023-12-04T10:00:00Z"/>
                <w:rFonts w:eastAsia="Times New Roman"/>
                <w:sz w:val="18"/>
                <w:szCs w:val="18"/>
              </w:rPr>
            </w:pPr>
          </w:p>
        </w:tc>
      </w:tr>
      <w:tr w:rsidR="001650A1" w:rsidRPr="009063C9" w:rsidDel="001650A1" w14:paraId="3456D1DD" w14:textId="637244FB" w:rsidTr="00D76D1E">
        <w:trPr>
          <w:trHeight w:val="326"/>
          <w:del w:id="3174" w:author="Harin Oh" w:date="2023-12-04T10:00:00Z"/>
        </w:trPr>
        <w:tc>
          <w:tcPr>
            <w:tcW w:w="3060" w:type="dxa"/>
            <w:vAlign w:val="center"/>
          </w:tcPr>
          <w:p w14:paraId="1FA3A0A1" w14:textId="5894FE29" w:rsidR="001650A1" w:rsidRPr="009063C9" w:rsidDel="001650A1" w:rsidRDefault="001650A1" w:rsidP="001650A1">
            <w:pPr>
              <w:snapToGrid w:val="0"/>
              <w:spacing w:before="60" w:after="60" w:line="240" w:lineRule="auto"/>
              <w:jc w:val="left"/>
              <w:rPr>
                <w:del w:id="3175" w:author="Harin Oh" w:date="2023-12-04T10:00:00Z"/>
                <w:sz w:val="18"/>
                <w:szCs w:val="18"/>
              </w:rPr>
            </w:pPr>
            <w:del w:id="3176" w:author="Harin Oh" w:date="2023-12-04T10:00:00Z">
              <w:r w:rsidRPr="009063C9" w:rsidDel="001650A1">
                <w:rPr>
                  <w:sz w:val="18"/>
                  <w:szCs w:val="18"/>
                </w:rPr>
                <w:delText>soundingDatum</w:delText>
              </w:r>
            </w:del>
          </w:p>
        </w:tc>
        <w:tc>
          <w:tcPr>
            <w:tcW w:w="3420" w:type="dxa"/>
            <w:vAlign w:val="center"/>
          </w:tcPr>
          <w:p w14:paraId="6356148E" w14:textId="55CDFDB8" w:rsidR="001650A1" w:rsidRPr="009063C9" w:rsidDel="001650A1" w:rsidRDefault="001650A1" w:rsidP="001650A1">
            <w:pPr>
              <w:snapToGrid w:val="0"/>
              <w:spacing w:before="60" w:after="60" w:line="240" w:lineRule="auto"/>
              <w:jc w:val="left"/>
              <w:rPr>
                <w:del w:id="3177" w:author="Harin Oh" w:date="2023-12-04T10:00:00Z"/>
                <w:sz w:val="18"/>
                <w:szCs w:val="18"/>
              </w:rPr>
            </w:pPr>
            <w:del w:id="3178" w:author="Harin Oh" w:date="2023-12-04T10:00:00Z">
              <w:r w:rsidRPr="009063C9" w:rsidDel="001650A1">
                <w:rPr>
                  <w:sz w:val="18"/>
                  <w:szCs w:val="18"/>
                </w:rPr>
                <w:delText>Sounding Datum of the entire dataset</w:delText>
              </w:r>
            </w:del>
          </w:p>
        </w:tc>
        <w:tc>
          <w:tcPr>
            <w:tcW w:w="804" w:type="dxa"/>
            <w:vAlign w:val="center"/>
          </w:tcPr>
          <w:p w14:paraId="785F8424" w14:textId="3B1EF142" w:rsidR="001650A1" w:rsidRPr="009063C9" w:rsidDel="001650A1" w:rsidRDefault="001650A1" w:rsidP="001650A1">
            <w:pPr>
              <w:snapToGrid w:val="0"/>
              <w:spacing w:before="60" w:after="60" w:line="240" w:lineRule="auto"/>
              <w:jc w:val="center"/>
              <w:rPr>
                <w:del w:id="3179" w:author="Harin Oh" w:date="2023-12-04T10:00:00Z"/>
                <w:sz w:val="18"/>
                <w:szCs w:val="18"/>
              </w:rPr>
            </w:pPr>
            <w:del w:id="3180" w:author="Harin Oh" w:date="2023-12-04T10:00:00Z">
              <w:r w:rsidRPr="009063C9" w:rsidDel="001650A1">
                <w:rPr>
                  <w:sz w:val="18"/>
                  <w:szCs w:val="18"/>
                </w:rPr>
                <w:delText>0..1</w:delText>
              </w:r>
            </w:del>
          </w:p>
        </w:tc>
        <w:tc>
          <w:tcPr>
            <w:tcW w:w="2497" w:type="dxa"/>
            <w:vAlign w:val="center"/>
          </w:tcPr>
          <w:p w14:paraId="035D6340" w14:textId="62ACBD01" w:rsidR="001650A1" w:rsidRPr="009063C9" w:rsidDel="001650A1" w:rsidRDefault="001650A1" w:rsidP="001650A1">
            <w:pPr>
              <w:snapToGrid w:val="0"/>
              <w:spacing w:before="60" w:after="60" w:line="240" w:lineRule="auto"/>
              <w:jc w:val="left"/>
              <w:rPr>
                <w:del w:id="3181" w:author="Harin Oh" w:date="2023-12-04T10:00:00Z"/>
                <w:sz w:val="18"/>
                <w:szCs w:val="18"/>
              </w:rPr>
            </w:pPr>
            <w:del w:id="3182" w:author="Harin Oh" w:date="2023-12-04T10:00:00Z">
              <w:r w:rsidRPr="009063C9" w:rsidDel="001650A1">
                <w:rPr>
                  <w:sz w:val="18"/>
                  <w:szCs w:val="18"/>
                </w:rPr>
                <w:delText>S100_VerticalAndSoundingDatum</w:delText>
              </w:r>
            </w:del>
          </w:p>
        </w:tc>
        <w:tc>
          <w:tcPr>
            <w:tcW w:w="3402" w:type="dxa"/>
            <w:vAlign w:val="center"/>
          </w:tcPr>
          <w:p w14:paraId="30B53FA1" w14:textId="17DBB9C4" w:rsidR="001650A1" w:rsidRPr="009063C9" w:rsidDel="001650A1" w:rsidRDefault="001650A1" w:rsidP="001650A1">
            <w:pPr>
              <w:snapToGrid w:val="0"/>
              <w:spacing w:before="60" w:after="60" w:line="240" w:lineRule="auto"/>
              <w:jc w:val="left"/>
              <w:rPr>
                <w:del w:id="3183" w:author="Harin Oh" w:date="2023-12-04T10:00:00Z"/>
                <w:rFonts w:eastAsia="Times New Roman"/>
                <w:sz w:val="18"/>
                <w:szCs w:val="18"/>
              </w:rPr>
            </w:pPr>
          </w:p>
        </w:tc>
      </w:tr>
      <w:tr w:rsidR="001650A1" w:rsidRPr="009063C9" w14:paraId="77D10A3F" w14:textId="77777777" w:rsidTr="00D76D1E">
        <w:trPr>
          <w:trHeight w:val="326"/>
        </w:trPr>
        <w:tc>
          <w:tcPr>
            <w:tcW w:w="3060" w:type="dxa"/>
            <w:vAlign w:val="center"/>
          </w:tcPr>
          <w:p w14:paraId="01BDE4FA" w14:textId="2BDBCCC2" w:rsidR="001650A1" w:rsidRPr="009063C9" w:rsidRDefault="001650A1" w:rsidP="001650A1">
            <w:pPr>
              <w:snapToGrid w:val="0"/>
              <w:spacing w:before="60" w:after="60" w:line="240" w:lineRule="auto"/>
              <w:jc w:val="left"/>
              <w:rPr>
                <w:sz w:val="18"/>
                <w:szCs w:val="18"/>
              </w:rPr>
            </w:pPr>
            <w:ins w:id="3184" w:author="Harin Oh" w:date="2023-12-04T10:00:00Z">
              <w:r w:rsidRPr="001650A1">
                <w:rPr>
                  <w:sz w:val="18"/>
                  <w:szCs w:val="18"/>
                </w:rPr>
                <w:t>encodingFormat</w:t>
              </w:r>
            </w:ins>
            <w:del w:id="3185" w:author="Harin Oh" w:date="2023-12-04T10:00:00Z">
              <w:r w:rsidRPr="009063C9" w:rsidDel="001650A1">
                <w:rPr>
                  <w:sz w:val="18"/>
                  <w:szCs w:val="18"/>
                </w:rPr>
                <w:delText>dataType</w:delText>
              </w:r>
            </w:del>
          </w:p>
        </w:tc>
        <w:tc>
          <w:tcPr>
            <w:tcW w:w="3420" w:type="dxa"/>
            <w:vAlign w:val="center"/>
          </w:tcPr>
          <w:p w14:paraId="6D060E8E" w14:textId="77777777" w:rsidR="001650A1" w:rsidRPr="009063C9" w:rsidRDefault="001650A1" w:rsidP="001650A1">
            <w:pPr>
              <w:snapToGrid w:val="0"/>
              <w:spacing w:before="60" w:after="60" w:line="240" w:lineRule="auto"/>
              <w:jc w:val="left"/>
              <w:rPr>
                <w:sz w:val="18"/>
                <w:szCs w:val="18"/>
              </w:rPr>
            </w:pPr>
            <w:r w:rsidRPr="009063C9">
              <w:rPr>
                <w:sz w:val="18"/>
                <w:szCs w:val="18"/>
              </w:rPr>
              <w:t>The encoding format of the dataset</w:t>
            </w:r>
          </w:p>
        </w:tc>
        <w:tc>
          <w:tcPr>
            <w:tcW w:w="804" w:type="dxa"/>
            <w:vAlign w:val="center"/>
          </w:tcPr>
          <w:p w14:paraId="1C693F39"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CAB2BD3" w14:textId="28607AB9" w:rsidR="001650A1" w:rsidRPr="009063C9" w:rsidRDefault="001650A1" w:rsidP="001650A1">
            <w:pPr>
              <w:snapToGrid w:val="0"/>
              <w:spacing w:before="60" w:after="60" w:line="240" w:lineRule="auto"/>
              <w:jc w:val="left"/>
              <w:rPr>
                <w:sz w:val="18"/>
                <w:szCs w:val="18"/>
              </w:rPr>
            </w:pPr>
            <w:ins w:id="3186" w:author="Harin Oh" w:date="2023-12-04T10:00:00Z">
              <w:r w:rsidRPr="001650A1">
                <w:rPr>
                  <w:sz w:val="18"/>
                  <w:szCs w:val="18"/>
                </w:rPr>
                <w:t>S100_EncodingFormat</w:t>
              </w:r>
              <w:r w:rsidRPr="001650A1">
                <w:rPr>
                  <w:sz w:val="18"/>
                  <w:szCs w:val="18"/>
                </w:rPr>
                <w:cr/>
              </w:r>
            </w:ins>
            <w:del w:id="3187" w:author="Harin Oh" w:date="2023-12-04T10:00:00Z">
              <w:r w:rsidRPr="009063C9" w:rsidDel="001650A1">
                <w:rPr>
                  <w:sz w:val="18"/>
                  <w:szCs w:val="18"/>
                </w:rPr>
                <w:delText>S100_DataFormat</w:delText>
              </w:r>
            </w:del>
          </w:p>
        </w:tc>
        <w:tc>
          <w:tcPr>
            <w:tcW w:w="3402" w:type="dxa"/>
            <w:vAlign w:val="center"/>
          </w:tcPr>
          <w:p w14:paraId="1DBD0762"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2A61746C" w14:textId="095464FB" w:rsidTr="00D76D1E">
        <w:trPr>
          <w:trHeight w:val="326"/>
          <w:del w:id="3188" w:author="Harin Oh" w:date="2023-12-04T10:00:00Z"/>
        </w:trPr>
        <w:tc>
          <w:tcPr>
            <w:tcW w:w="3060" w:type="dxa"/>
            <w:vAlign w:val="center"/>
          </w:tcPr>
          <w:p w14:paraId="355E6206" w14:textId="6D6AED13" w:rsidR="001650A1" w:rsidRPr="009063C9" w:rsidDel="001650A1" w:rsidRDefault="001650A1" w:rsidP="001650A1">
            <w:pPr>
              <w:snapToGrid w:val="0"/>
              <w:spacing w:before="60" w:after="60" w:line="240" w:lineRule="auto"/>
              <w:jc w:val="left"/>
              <w:rPr>
                <w:del w:id="3189" w:author="Harin Oh" w:date="2023-12-04T10:00:00Z"/>
                <w:sz w:val="18"/>
                <w:szCs w:val="18"/>
              </w:rPr>
            </w:pPr>
            <w:del w:id="3190" w:author="Harin Oh" w:date="2023-12-04T10:00:00Z">
              <w:r w:rsidRPr="009063C9" w:rsidDel="001650A1">
                <w:rPr>
                  <w:sz w:val="18"/>
                  <w:szCs w:val="18"/>
                </w:rPr>
                <w:delText>dataTypeVersion</w:delText>
              </w:r>
            </w:del>
          </w:p>
        </w:tc>
        <w:tc>
          <w:tcPr>
            <w:tcW w:w="3420" w:type="dxa"/>
            <w:vAlign w:val="center"/>
          </w:tcPr>
          <w:p w14:paraId="00E3432B" w14:textId="766EAD8E" w:rsidR="001650A1" w:rsidRPr="009063C9" w:rsidDel="001650A1" w:rsidRDefault="001650A1" w:rsidP="001650A1">
            <w:pPr>
              <w:snapToGrid w:val="0"/>
              <w:spacing w:before="60" w:after="60" w:line="240" w:lineRule="auto"/>
              <w:jc w:val="left"/>
              <w:rPr>
                <w:del w:id="3191" w:author="Harin Oh" w:date="2023-12-04T10:00:00Z"/>
                <w:sz w:val="18"/>
                <w:szCs w:val="18"/>
              </w:rPr>
            </w:pPr>
            <w:del w:id="3192" w:author="Harin Oh" w:date="2023-12-04T10:00:00Z">
              <w:r w:rsidRPr="009063C9" w:rsidDel="001650A1">
                <w:rPr>
                  <w:rFonts w:eastAsia="Times New Roman"/>
                  <w:sz w:val="18"/>
                  <w:szCs w:val="18"/>
                </w:rPr>
                <w:delText>The version number of the dataType.</w:delText>
              </w:r>
            </w:del>
          </w:p>
        </w:tc>
        <w:tc>
          <w:tcPr>
            <w:tcW w:w="804" w:type="dxa"/>
            <w:vAlign w:val="center"/>
          </w:tcPr>
          <w:p w14:paraId="29948AEF" w14:textId="52FE54BF" w:rsidR="001650A1" w:rsidRPr="009063C9" w:rsidDel="001650A1" w:rsidRDefault="001650A1" w:rsidP="001650A1">
            <w:pPr>
              <w:snapToGrid w:val="0"/>
              <w:spacing w:before="60" w:after="60" w:line="240" w:lineRule="auto"/>
              <w:jc w:val="center"/>
              <w:rPr>
                <w:del w:id="3193" w:author="Harin Oh" w:date="2023-12-04T10:00:00Z"/>
                <w:sz w:val="18"/>
                <w:szCs w:val="18"/>
              </w:rPr>
            </w:pPr>
            <w:del w:id="3194" w:author="Harin Oh" w:date="2023-12-04T10:00:00Z">
              <w:r w:rsidRPr="009063C9" w:rsidDel="001650A1">
                <w:rPr>
                  <w:sz w:val="18"/>
                  <w:szCs w:val="18"/>
                </w:rPr>
                <w:delText>1</w:delText>
              </w:r>
            </w:del>
          </w:p>
        </w:tc>
        <w:tc>
          <w:tcPr>
            <w:tcW w:w="2497" w:type="dxa"/>
            <w:vAlign w:val="center"/>
          </w:tcPr>
          <w:p w14:paraId="42A2C326" w14:textId="3C99772E" w:rsidR="001650A1" w:rsidRPr="009063C9" w:rsidDel="001650A1" w:rsidRDefault="001650A1" w:rsidP="001650A1">
            <w:pPr>
              <w:snapToGrid w:val="0"/>
              <w:spacing w:before="60" w:after="60" w:line="240" w:lineRule="auto"/>
              <w:jc w:val="left"/>
              <w:rPr>
                <w:del w:id="3195" w:author="Harin Oh" w:date="2023-12-04T10:00:00Z"/>
                <w:sz w:val="18"/>
                <w:szCs w:val="18"/>
              </w:rPr>
            </w:pPr>
            <w:del w:id="3196" w:author="Harin Oh" w:date="2023-12-04T10:00:00Z">
              <w:r w:rsidRPr="009063C9" w:rsidDel="001650A1">
                <w:rPr>
                  <w:sz w:val="18"/>
                  <w:szCs w:val="18"/>
                </w:rPr>
                <w:delText>CharacterString</w:delText>
              </w:r>
            </w:del>
          </w:p>
        </w:tc>
        <w:tc>
          <w:tcPr>
            <w:tcW w:w="3402" w:type="dxa"/>
            <w:vAlign w:val="center"/>
          </w:tcPr>
          <w:p w14:paraId="7925635A" w14:textId="667DF607" w:rsidR="001650A1" w:rsidRPr="009063C9" w:rsidDel="001650A1" w:rsidRDefault="001650A1" w:rsidP="001650A1">
            <w:pPr>
              <w:snapToGrid w:val="0"/>
              <w:spacing w:before="60" w:after="60" w:line="240" w:lineRule="auto"/>
              <w:jc w:val="left"/>
              <w:rPr>
                <w:del w:id="3197" w:author="Harin Oh" w:date="2023-12-04T10:00:00Z"/>
                <w:rFonts w:eastAsia="Times New Roman"/>
                <w:sz w:val="18"/>
                <w:szCs w:val="18"/>
              </w:rPr>
            </w:pPr>
          </w:p>
        </w:tc>
      </w:tr>
      <w:tr w:rsidR="001650A1" w:rsidRPr="009063C9" w14:paraId="70F6A101" w14:textId="77777777" w:rsidTr="00D76D1E">
        <w:trPr>
          <w:trHeight w:val="326"/>
        </w:trPr>
        <w:tc>
          <w:tcPr>
            <w:tcW w:w="3060" w:type="dxa"/>
            <w:vAlign w:val="center"/>
          </w:tcPr>
          <w:p w14:paraId="77BC2F78" w14:textId="77777777" w:rsidR="001650A1" w:rsidRPr="009063C9" w:rsidRDefault="001650A1" w:rsidP="001650A1">
            <w:pPr>
              <w:snapToGrid w:val="0"/>
              <w:spacing w:before="60" w:after="60" w:line="240" w:lineRule="auto"/>
              <w:jc w:val="left"/>
              <w:rPr>
                <w:sz w:val="18"/>
                <w:szCs w:val="18"/>
              </w:rPr>
            </w:pPr>
            <w:r w:rsidRPr="009063C9">
              <w:rPr>
                <w:sz w:val="18"/>
                <w:szCs w:val="18"/>
              </w:rPr>
              <w:t>dataCoverage</w:t>
            </w:r>
          </w:p>
        </w:tc>
        <w:tc>
          <w:tcPr>
            <w:tcW w:w="3420" w:type="dxa"/>
            <w:vAlign w:val="center"/>
          </w:tcPr>
          <w:p w14:paraId="0975FF70" w14:textId="77777777" w:rsidR="001650A1" w:rsidRPr="009063C9" w:rsidRDefault="001650A1" w:rsidP="001650A1">
            <w:pPr>
              <w:snapToGrid w:val="0"/>
              <w:spacing w:before="60" w:after="60" w:line="240" w:lineRule="auto"/>
              <w:jc w:val="left"/>
              <w:rPr>
                <w:sz w:val="18"/>
                <w:szCs w:val="18"/>
              </w:rPr>
            </w:pPr>
            <w:r w:rsidRPr="009063C9">
              <w:rPr>
                <w:rFonts w:eastAsia="Times New Roman"/>
                <w:sz w:val="18"/>
                <w:szCs w:val="18"/>
              </w:rPr>
              <w:t>Provides information about data coverages within the dataset</w:t>
            </w:r>
          </w:p>
        </w:tc>
        <w:tc>
          <w:tcPr>
            <w:tcW w:w="804" w:type="dxa"/>
            <w:vAlign w:val="center"/>
          </w:tcPr>
          <w:p w14:paraId="0ED53472" w14:textId="71296E8B"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2449BB34" w14:textId="77777777" w:rsidR="001650A1" w:rsidRPr="009063C9" w:rsidRDefault="001650A1" w:rsidP="001650A1">
            <w:pPr>
              <w:snapToGrid w:val="0"/>
              <w:spacing w:before="60" w:after="60" w:line="240" w:lineRule="auto"/>
              <w:jc w:val="left"/>
              <w:rPr>
                <w:sz w:val="18"/>
                <w:szCs w:val="18"/>
              </w:rPr>
            </w:pPr>
            <w:r w:rsidRPr="009063C9">
              <w:rPr>
                <w:sz w:val="18"/>
                <w:szCs w:val="18"/>
              </w:rPr>
              <w:t>S100_DataCoverage</w:t>
            </w:r>
          </w:p>
        </w:tc>
        <w:tc>
          <w:tcPr>
            <w:tcW w:w="3402" w:type="dxa"/>
            <w:vAlign w:val="center"/>
          </w:tcPr>
          <w:p w14:paraId="3B9F7FCD"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14:paraId="497F8C16" w14:textId="77777777" w:rsidTr="00D76D1E">
        <w:trPr>
          <w:trHeight w:val="326"/>
          <w:ins w:id="3198" w:author="Harin Oh" w:date="2023-12-04T10:01:00Z"/>
        </w:trPr>
        <w:tc>
          <w:tcPr>
            <w:tcW w:w="3060" w:type="dxa"/>
            <w:vAlign w:val="center"/>
          </w:tcPr>
          <w:p w14:paraId="61336DF8" w14:textId="0B2A8A0E" w:rsidR="001650A1" w:rsidRDefault="001650A1" w:rsidP="001650A1">
            <w:pPr>
              <w:snapToGrid w:val="0"/>
              <w:spacing w:before="60" w:after="60" w:line="240" w:lineRule="auto"/>
              <w:jc w:val="left"/>
              <w:rPr>
                <w:ins w:id="3199" w:author="Harin Oh" w:date="2023-12-04T10:01:00Z"/>
                <w:rFonts w:eastAsia="Malgun Gothic"/>
                <w:sz w:val="18"/>
                <w:szCs w:val="18"/>
                <w:rPrChange w:id="3200" w:author="Harin Oh" w:date="2023-12-04T10:01:00Z">
                  <w:rPr>
                    <w:ins w:id="3201" w:author="Harin Oh" w:date="2023-12-04T10:01:00Z"/>
                    <w:sz w:val="18"/>
                    <w:szCs w:val="18"/>
                  </w:rPr>
                </w:rPrChange>
              </w:rPr>
            </w:pPr>
            <w:ins w:id="3202" w:author="Harin Oh" w:date="2023-12-04T10:01:00Z">
              <w:r w:rsidRPr="001650A1">
                <w:rPr>
                  <w:rFonts w:eastAsia="Malgun Gothic"/>
                  <w:sz w:val="18"/>
                  <w:szCs w:val="18"/>
                </w:rPr>
                <w:t>comment</w:t>
              </w:r>
            </w:ins>
          </w:p>
        </w:tc>
        <w:tc>
          <w:tcPr>
            <w:tcW w:w="3420" w:type="dxa"/>
            <w:vAlign w:val="center"/>
          </w:tcPr>
          <w:p w14:paraId="0D0EB8CF" w14:textId="55960D0E" w:rsidR="001650A1" w:rsidRPr="009063C9" w:rsidRDefault="001650A1" w:rsidP="001650A1">
            <w:pPr>
              <w:snapToGrid w:val="0"/>
              <w:spacing w:before="60" w:after="60" w:line="240" w:lineRule="auto"/>
              <w:jc w:val="left"/>
              <w:rPr>
                <w:ins w:id="3203" w:author="Harin Oh" w:date="2023-12-04T10:01:00Z"/>
                <w:rFonts w:eastAsia="Times New Roman"/>
                <w:sz w:val="18"/>
                <w:szCs w:val="18"/>
              </w:rPr>
            </w:pPr>
            <w:ins w:id="3204" w:author="Harin Oh" w:date="2023-12-04T10:01:00Z">
              <w:r w:rsidRPr="001650A1">
                <w:rPr>
                  <w:rFonts w:eastAsia="Times New Roman"/>
                  <w:sz w:val="18"/>
                  <w:szCs w:val="18"/>
                </w:rPr>
                <w:t>Any additional information</w:t>
              </w:r>
            </w:ins>
          </w:p>
        </w:tc>
        <w:tc>
          <w:tcPr>
            <w:tcW w:w="804" w:type="dxa"/>
            <w:vAlign w:val="center"/>
          </w:tcPr>
          <w:p w14:paraId="08D49E64" w14:textId="12DFAB53" w:rsidR="001650A1" w:rsidRDefault="001650A1" w:rsidP="001650A1">
            <w:pPr>
              <w:snapToGrid w:val="0"/>
              <w:spacing w:before="60" w:after="60" w:line="240" w:lineRule="auto"/>
              <w:jc w:val="center"/>
              <w:rPr>
                <w:ins w:id="3205" w:author="Harin Oh" w:date="2023-12-04T10:01:00Z"/>
                <w:rFonts w:eastAsia="Malgun Gothic"/>
                <w:sz w:val="18"/>
                <w:szCs w:val="18"/>
                <w:rPrChange w:id="3206" w:author="Harin Oh" w:date="2023-12-04T10:01:00Z">
                  <w:rPr>
                    <w:ins w:id="3207" w:author="Harin Oh" w:date="2023-12-04T10:01:00Z"/>
                    <w:sz w:val="18"/>
                    <w:szCs w:val="18"/>
                  </w:rPr>
                </w:rPrChange>
              </w:rPr>
            </w:pPr>
            <w:ins w:id="3208" w:author="Harin Oh" w:date="2023-12-04T10:01:00Z">
              <w:r>
                <w:rPr>
                  <w:rFonts w:eastAsia="Malgun Gothic" w:hint="eastAsia"/>
                  <w:sz w:val="18"/>
                  <w:szCs w:val="18"/>
                </w:rPr>
                <w:t>0</w:t>
              </w:r>
              <w:r>
                <w:rPr>
                  <w:rFonts w:eastAsia="Malgun Gothic"/>
                  <w:sz w:val="18"/>
                  <w:szCs w:val="18"/>
                </w:rPr>
                <w:t>..1</w:t>
              </w:r>
            </w:ins>
          </w:p>
        </w:tc>
        <w:tc>
          <w:tcPr>
            <w:tcW w:w="2497" w:type="dxa"/>
            <w:vAlign w:val="center"/>
          </w:tcPr>
          <w:p w14:paraId="5FCD16DA" w14:textId="79FEC232" w:rsidR="001650A1" w:rsidRPr="009063C9" w:rsidRDefault="001650A1" w:rsidP="001650A1">
            <w:pPr>
              <w:snapToGrid w:val="0"/>
              <w:spacing w:before="60" w:after="60" w:line="240" w:lineRule="auto"/>
              <w:jc w:val="left"/>
              <w:rPr>
                <w:ins w:id="3209" w:author="Harin Oh" w:date="2023-12-04T10:01:00Z"/>
                <w:sz w:val="18"/>
                <w:szCs w:val="18"/>
              </w:rPr>
            </w:pPr>
            <w:ins w:id="3210" w:author="Harin Oh" w:date="2023-12-04T10:01:00Z">
              <w:r w:rsidRPr="001650A1">
                <w:rPr>
                  <w:sz w:val="18"/>
                  <w:szCs w:val="18"/>
                </w:rPr>
                <w:t>CharacterString</w:t>
              </w:r>
            </w:ins>
          </w:p>
        </w:tc>
        <w:tc>
          <w:tcPr>
            <w:tcW w:w="3402" w:type="dxa"/>
            <w:vAlign w:val="center"/>
          </w:tcPr>
          <w:p w14:paraId="59F28FB2" w14:textId="77777777" w:rsidR="001650A1" w:rsidRPr="009063C9" w:rsidRDefault="001650A1" w:rsidP="001650A1">
            <w:pPr>
              <w:snapToGrid w:val="0"/>
              <w:spacing w:before="60" w:after="60" w:line="240" w:lineRule="auto"/>
              <w:jc w:val="left"/>
              <w:rPr>
                <w:ins w:id="3211" w:author="Harin Oh" w:date="2023-12-04T10:01:00Z"/>
                <w:rFonts w:eastAsia="Times New Roman"/>
                <w:sz w:val="18"/>
                <w:szCs w:val="18"/>
              </w:rPr>
            </w:pPr>
          </w:p>
        </w:tc>
      </w:tr>
      <w:tr w:rsidR="001650A1" w:rsidRPr="009063C9" w14:paraId="55780A70" w14:textId="77777777" w:rsidTr="00D76D1E">
        <w:trPr>
          <w:trHeight w:val="326"/>
        </w:trPr>
        <w:tc>
          <w:tcPr>
            <w:tcW w:w="3060" w:type="dxa"/>
            <w:vAlign w:val="center"/>
          </w:tcPr>
          <w:p w14:paraId="408B92C8" w14:textId="40B664EE" w:rsidR="001650A1" w:rsidRPr="009063C9" w:rsidRDefault="001650A1" w:rsidP="001650A1">
            <w:pPr>
              <w:snapToGrid w:val="0"/>
              <w:spacing w:before="60" w:after="60" w:line="240" w:lineRule="auto"/>
              <w:jc w:val="left"/>
              <w:rPr>
                <w:sz w:val="18"/>
                <w:szCs w:val="18"/>
              </w:rPr>
            </w:pPr>
            <w:r w:rsidRPr="009063C9">
              <w:rPr>
                <w:sz w:val="18"/>
                <w:szCs w:val="18"/>
              </w:rPr>
              <w:t>defaultLocale</w:t>
            </w:r>
          </w:p>
        </w:tc>
        <w:tc>
          <w:tcPr>
            <w:tcW w:w="3420" w:type="dxa"/>
            <w:vAlign w:val="center"/>
          </w:tcPr>
          <w:p w14:paraId="458AE064" w14:textId="72EF92B6" w:rsidR="001650A1" w:rsidRPr="009063C9" w:rsidRDefault="001650A1" w:rsidP="001650A1">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vAlign w:val="center"/>
          </w:tcPr>
          <w:p w14:paraId="7BCF3F15" w14:textId="736193D6" w:rsidR="001650A1" w:rsidRPr="009063C9" w:rsidRDefault="001650A1" w:rsidP="001650A1">
            <w:pPr>
              <w:snapToGrid w:val="0"/>
              <w:spacing w:before="60" w:after="60" w:line="240" w:lineRule="auto"/>
              <w:jc w:val="center"/>
              <w:rPr>
                <w:sz w:val="18"/>
                <w:szCs w:val="18"/>
              </w:rPr>
            </w:pPr>
            <w:ins w:id="3212" w:author="Harin Oh" w:date="2023-12-04T10:01:00Z">
              <w:r>
                <w:rPr>
                  <w:sz w:val="18"/>
                  <w:szCs w:val="18"/>
                </w:rPr>
                <w:t>0</w:t>
              </w:r>
            </w:ins>
            <w:ins w:id="3213" w:author="Harin Oh" w:date="2023-12-04T10:02:00Z">
              <w:r>
                <w:rPr>
                  <w:sz w:val="18"/>
                  <w:szCs w:val="18"/>
                </w:rPr>
                <w:t>..</w:t>
              </w:r>
            </w:ins>
            <w:del w:id="3214" w:author="Harin Oh" w:date="2023-12-04T10:02:00Z">
              <w:r w:rsidRPr="009063C9" w:rsidDel="001650A1">
                <w:rPr>
                  <w:sz w:val="18"/>
                  <w:szCs w:val="18"/>
                </w:rPr>
                <w:delText>1</w:delText>
              </w:r>
            </w:del>
            <w:ins w:id="3215" w:author="Harin Oh" w:date="2023-12-04T10:02:00Z">
              <w:r>
                <w:rPr>
                  <w:sz w:val="18"/>
                  <w:szCs w:val="18"/>
                </w:rPr>
                <w:t>*</w:t>
              </w:r>
            </w:ins>
          </w:p>
        </w:tc>
        <w:tc>
          <w:tcPr>
            <w:tcW w:w="2497" w:type="dxa"/>
            <w:vAlign w:val="center"/>
          </w:tcPr>
          <w:p w14:paraId="58B3F1E7" w14:textId="7A30D781" w:rsidR="001650A1" w:rsidRPr="009063C9" w:rsidRDefault="001650A1" w:rsidP="001650A1">
            <w:pPr>
              <w:snapToGrid w:val="0"/>
              <w:spacing w:before="60" w:after="60" w:line="240" w:lineRule="auto"/>
              <w:jc w:val="left"/>
              <w:rPr>
                <w:sz w:val="18"/>
                <w:szCs w:val="18"/>
              </w:rPr>
            </w:pPr>
            <w:r w:rsidRPr="009063C9">
              <w:rPr>
                <w:sz w:val="18"/>
                <w:szCs w:val="18"/>
              </w:rPr>
              <w:t>PT_Locale</w:t>
            </w:r>
          </w:p>
        </w:tc>
        <w:tc>
          <w:tcPr>
            <w:tcW w:w="3402" w:type="dxa"/>
            <w:vAlign w:val="center"/>
          </w:tcPr>
          <w:p w14:paraId="32AF1174" w14:textId="77777777" w:rsidR="001650A1" w:rsidRPr="001650A1" w:rsidRDefault="001650A1" w:rsidP="001650A1">
            <w:pPr>
              <w:snapToGrid w:val="0"/>
              <w:spacing w:before="60" w:after="60" w:line="240" w:lineRule="auto"/>
              <w:jc w:val="left"/>
              <w:rPr>
                <w:ins w:id="3216" w:author="Harin Oh" w:date="2023-12-04T10:01:00Z"/>
                <w:rFonts w:eastAsia="Times New Roman"/>
                <w:sz w:val="18"/>
                <w:szCs w:val="18"/>
              </w:rPr>
            </w:pPr>
            <w:ins w:id="3217" w:author="Harin Oh" w:date="2023-12-04T10:01:00Z">
              <w:r w:rsidRPr="001650A1">
                <w:rPr>
                  <w:rFonts w:eastAsia="Times New Roman"/>
                  <w:sz w:val="18"/>
                  <w:szCs w:val="18"/>
                </w:rPr>
                <w:t xml:space="preserve">In absence of defaultLocale the </w:t>
              </w:r>
            </w:ins>
          </w:p>
          <w:p w14:paraId="0A540CB4" w14:textId="013D702D" w:rsidR="001650A1" w:rsidRPr="009063C9" w:rsidRDefault="001650A1" w:rsidP="001650A1">
            <w:pPr>
              <w:snapToGrid w:val="0"/>
              <w:spacing w:before="60" w:after="60" w:line="240" w:lineRule="auto"/>
              <w:jc w:val="left"/>
              <w:rPr>
                <w:rFonts w:eastAsia="Times New Roman"/>
                <w:sz w:val="18"/>
                <w:szCs w:val="18"/>
              </w:rPr>
            </w:pPr>
            <w:ins w:id="3218" w:author="Harin Oh" w:date="2023-12-04T10:01:00Z">
              <w:r w:rsidRPr="001650A1">
                <w:rPr>
                  <w:rFonts w:eastAsia="Times New Roman"/>
                  <w:sz w:val="18"/>
                  <w:szCs w:val="18"/>
                </w:rPr>
                <w:t>language is English, UTF-8</w:t>
              </w:r>
            </w:ins>
          </w:p>
        </w:tc>
      </w:tr>
      <w:tr w:rsidR="001650A1" w:rsidRPr="009063C9" w14:paraId="4629FCB1" w14:textId="77777777" w:rsidTr="00D76D1E">
        <w:trPr>
          <w:trHeight w:val="326"/>
        </w:trPr>
        <w:tc>
          <w:tcPr>
            <w:tcW w:w="3060" w:type="dxa"/>
            <w:vAlign w:val="center"/>
          </w:tcPr>
          <w:p w14:paraId="25831EBB" w14:textId="208209CF" w:rsidR="001650A1" w:rsidRPr="009063C9" w:rsidRDefault="001650A1" w:rsidP="001650A1">
            <w:pPr>
              <w:snapToGrid w:val="0"/>
              <w:spacing w:before="60" w:after="60" w:line="240" w:lineRule="auto"/>
              <w:jc w:val="left"/>
              <w:rPr>
                <w:sz w:val="18"/>
                <w:szCs w:val="18"/>
              </w:rPr>
            </w:pPr>
            <w:r w:rsidRPr="009063C9">
              <w:rPr>
                <w:sz w:val="18"/>
                <w:szCs w:val="18"/>
              </w:rPr>
              <w:t>otherLocale</w:t>
            </w:r>
          </w:p>
        </w:tc>
        <w:tc>
          <w:tcPr>
            <w:tcW w:w="3420" w:type="dxa"/>
            <w:vAlign w:val="center"/>
          </w:tcPr>
          <w:p w14:paraId="323EB4FD" w14:textId="37BF1474" w:rsidR="001650A1" w:rsidRPr="009063C9" w:rsidRDefault="001650A1" w:rsidP="001650A1">
            <w:pPr>
              <w:snapToGrid w:val="0"/>
              <w:spacing w:before="60" w:after="60" w:line="240" w:lineRule="auto"/>
              <w:jc w:val="left"/>
              <w:rPr>
                <w:sz w:val="18"/>
                <w:szCs w:val="18"/>
                <w:lang w:val="en-CA"/>
              </w:rPr>
            </w:pPr>
            <w:r w:rsidRPr="009063C9">
              <w:rPr>
                <w:sz w:val="18"/>
                <w:szCs w:val="18"/>
              </w:rPr>
              <w:t>Other languages and character sets used in the exchange catalogue</w:t>
            </w:r>
          </w:p>
        </w:tc>
        <w:tc>
          <w:tcPr>
            <w:tcW w:w="804" w:type="dxa"/>
            <w:vAlign w:val="center"/>
          </w:tcPr>
          <w:p w14:paraId="2AB22B92" w14:textId="38808035"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103E5BD4" w14:textId="34C33178" w:rsidR="001650A1" w:rsidRPr="009063C9" w:rsidRDefault="001650A1" w:rsidP="001650A1">
            <w:pPr>
              <w:snapToGrid w:val="0"/>
              <w:spacing w:before="60" w:after="60" w:line="240" w:lineRule="auto"/>
              <w:jc w:val="left"/>
              <w:rPr>
                <w:sz w:val="18"/>
                <w:szCs w:val="18"/>
              </w:rPr>
            </w:pPr>
            <w:r w:rsidRPr="009063C9">
              <w:rPr>
                <w:sz w:val="18"/>
                <w:szCs w:val="18"/>
              </w:rPr>
              <w:t>PT_Locale</w:t>
            </w:r>
          </w:p>
        </w:tc>
        <w:tc>
          <w:tcPr>
            <w:tcW w:w="3402" w:type="dxa"/>
            <w:vAlign w:val="center"/>
          </w:tcPr>
          <w:p w14:paraId="43559B0C"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138CA38C" w14:textId="77C84EDE" w:rsidTr="00D76D1E">
        <w:trPr>
          <w:trHeight w:val="326"/>
          <w:del w:id="3219" w:author="Harin Oh" w:date="2023-12-04T10:02:00Z"/>
        </w:trPr>
        <w:tc>
          <w:tcPr>
            <w:tcW w:w="3060" w:type="dxa"/>
            <w:vAlign w:val="center"/>
          </w:tcPr>
          <w:p w14:paraId="5B143341" w14:textId="00932DBA" w:rsidR="001650A1" w:rsidRPr="009063C9" w:rsidDel="001650A1" w:rsidRDefault="001650A1" w:rsidP="001650A1">
            <w:pPr>
              <w:snapToGrid w:val="0"/>
              <w:spacing w:before="60" w:after="60" w:line="240" w:lineRule="auto"/>
              <w:jc w:val="left"/>
              <w:rPr>
                <w:del w:id="3220" w:author="Harin Oh" w:date="2023-12-04T10:02:00Z"/>
                <w:sz w:val="18"/>
                <w:szCs w:val="18"/>
              </w:rPr>
            </w:pPr>
            <w:del w:id="3221" w:author="Harin Oh" w:date="2023-12-04T10:02:00Z">
              <w:r w:rsidRPr="009063C9" w:rsidDel="001650A1">
                <w:rPr>
                  <w:sz w:val="18"/>
                  <w:szCs w:val="18"/>
                </w:rPr>
                <w:delText>metadataFileIdentifier</w:delText>
              </w:r>
            </w:del>
          </w:p>
        </w:tc>
        <w:tc>
          <w:tcPr>
            <w:tcW w:w="3420" w:type="dxa"/>
            <w:vAlign w:val="center"/>
          </w:tcPr>
          <w:p w14:paraId="30FF30F6" w14:textId="2F76423D" w:rsidR="001650A1" w:rsidRPr="009063C9" w:rsidDel="001650A1" w:rsidRDefault="001650A1" w:rsidP="001650A1">
            <w:pPr>
              <w:snapToGrid w:val="0"/>
              <w:spacing w:before="60" w:after="60" w:line="240" w:lineRule="auto"/>
              <w:jc w:val="left"/>
              <w:rPr>
                <w:del w:id="3222" w:author="Harin Oh" w:date="2023-12-04T10:02:00Z"/>
                <w:sz w:val="18"/>
                <w:szCs w:val="18"/>
                <w:lang w:val="en-CA"/>
              </w:rPr>
            </w:pPr>
            <w:del w:id="3223" w:author="Harin Oh" w:date="2023-12-04T10:02:00Z">
              <w:r w:rsidRPr="009063C9" w:rsidDel="001650A1">
                <w:rPr>
                  <w:sz w:val="18"/>
                  <w:szCs w:val="18"/>
                </w:rPr>
                <w:delText>Identifier for metadata file</w:delText>
              </w:r>
            </w:del>
          </w:p>
        </w:tc>
        <w:tc>
          <w:tcPr>
            <w:tcW w:w="804" w:type="dxa"/>
            <w:vAlign w:val="center"/>
          </w:tcPr>
          <w:p w14:paraId="490619DE" w14:textId="0393194C" w:rsidR="001650A1" w:rsidRPr="009063C9" w:rsidDel="001650A1" w:rsidRDefault="001650A1" w:rsidP="001650A1">
            <w:pPr>
              <w:snapToGrid w:val="0"/>
              <w:spacing w:before="60" w:after="60" w:line="240" w:lineRule="auto"/>
              <w:jc w:val="center"/>
              <w:rPr>
                <w:del w:id="3224" w:author="Harin Oh" w:date="2023-12-04T10:02:00Z"/>
                <w:sz w:val="18"/>
                <w:szCs w:val="18"/>
              </w:rPr>
            </w:pPr>
            <w:del w:id="3225" w:author="Harin Oh" w:date="2023-12-04T10:02:00Z">
              <w:r w:rsidRPr="009063C9" w:rsidDel="001650A1">
                <w:rPr>
                  <w:sz w:val="18"/>
                  <w:szCs w:val="18"/>
                </w:rPr>
                <w:delText>1</w:delText>
              </w:r>
            </w:del>
          </w:p>
        </w:tc>
        <w:tc>
          <w:tcPr>
            <w:tcW w:w="2497" w:type="dxa"/>
            <w:vAlign w:val="center"/>
          </w:tcPr>
          <w:p w14:paraId="0A1B44F3" w14:textId="13C10A17" w:rsidR="001650A1" w:rsidRPr="009063C9" w:rsidDel="001650A1" w:rsidRDefault="001650A1" w:rsidP="001650A1">
            <w:pPr>
              <w:snapToGrid w:val="0"/>
              <w:spacing w:before="60" w:after="60" w:line="240" w:lineRule="auto"/>
              <w:jc w:val="left"/>
              <w:rPr>
                <w:del w:id="3226" w:author="Harin Oh" w:date="2023-12-04T10:02:00Z"/>
                <w:sz w:val="18"/>
                <w:szCs w:val="18"/>
              </w:rPr>
            </w:pPr>
            <w:del w:id="3227" w:author="Harin Oh" w:date="2023-12-04T10:02:00Z">
              <w:r w:rsidRPr="009063C9" w:rsidDel="001650A1">
                <w:rPr>
                  <w:sz w:val="18"/>
                  <w:szCs w:val="18"/>
                </w:rPr>
                <w:delText>CharacterString</w:delText>
              </w:r>
            </w:del>
          </w:p>
        </w:tc>
        <w:tc>
          <w:tcPr>
            <w:tcW w:w="3402" w:type="dxa"/>
            <w:vAlign w:val="center"/>
          </w:tcPr>
          <w:p w14:paraId="5330D5F3" w14:textId="561B7E47" w:rsidR="001650A1" w:rsidRPr="009063C9" w:rsidDel="001650A1" w:rsidRDefault="001650A1" w:rsidP="001650A1">
            <w:pPr>
              <w:snapToGrid w:val="0"/>
              <w:spacing w:before="60" w:after="60" w:line="240" w:lineRule="auto"/>
              <w:jc w:val="left"/>
              <w:rPr>
                <w:del w:id="3228" w:author="Harin Oh" w:date="2023-12-04T10:02:00Z"/>
                <w:rFonts w:eastAsia="Times New Roman"/>
                <w:sz w:val="18"/>
                <w:szCs w:val="18"/>
              </w:rPr>
            </w:pPr>
            <w:del w:id="3229" w:author="Harin Oh" w:date="2023-12-04T10:02:00Z">
              <w:r w:rsidRPr="009063C9" w:rsidDel="001650A1">
                <w:rPr>
                  <w:sz w:val="18"/>
                  <w:szCs w:val="18"/>
                </w:rPr>
                <w:delText>For example, for ISO 19115-3 metadata file</w:delText>
              </w:r>
            </w:del>
          </w:p>
        </w:tc>
      </w:tr>
      <w:tr w:rsidR="001650A1" w:rsidRPr="005A040B" w14:paraId="530AC4F9" w14:textId="77777777" w:rsidTr="00D76D1E">
        <w:trPr>
          <w:trHeight w:val="326"/>
        </w:trPr>
        <w:tc>
          <w:tcPr>
            <w:tcW w:w="3060" w:type="dxa"/>
            <w:vAlign w:val="center"/>
          </w:tcPr>
          <w:p w14:paraId="7477431D" w14:textId="35A828C4" w:rsidR="001650A1" w:rsidRPr="009063C9" w:rsidRDefault="001650A1" w:rsidP="001650A1">
            <w:pPr>
              <w:snapToGrid w:val="0"/>
              <w:spacing w:before="60" w:after="60" w:line="240" w:lineRule="auto"/>
              <w:jc w:val="left"/>
              <w:rPr>
                <w:sz w:val="18"/>
                <w:szCs w:val="18"/>
              </w:rPr>
            </w:pPr>
            <w:r w:rsidRPr="009063C9">
              <w:rPr>
                <w:sz w:val="18"/>
                <w:szCs w:val="18"/>
              </w:rPr>
              <w:t>metadataPointOfContact</w:t>
            </w:r>
          </w:p>
        </w:tc>
        <w:tc>
          <w:tcPr>
            <w:tcW w:w="3420" w:type="dxa"/>
            <w:vAlign w:val="center"/>
          </w:tcPr>
          <w:p w14:paraId="1E56A6F9" w14:textId="0F30BAAD" w:rsidR="001650A1" w:rsidRPr="009063C9" w:rsidRDefault="001650A1" w:rsidP="001650A1">
            <w:pPr>
              <w:snapToGrid w:val="0"/>
              <w:spacing w:before="60" w:after="60" w:line="240" w:lineRule="auto"/>
              <w:jc w:val="left"/>
              <w:rPr>
                <w:sz w:val="18"/>
                <w:szCs w:val="18"/>
                <w:lang w:val="en-CA"/>
              </w:rPr>
            </w:pPr>
            <w:r w:rsidRPr="009063C9">
              <w:rPr>
                <w:sz w:val="18"/>
                <w:szCs w:val="18"/>
              </w:rPr>
              <w:t>Point of contact for metadata</w:t>
            </w:r>
          </w:p>
        </w:tc>
        <w:tc>
          <w:tcPr>
            <w:tcW w:w="804" w:type="dxa"/>
            <w:vAlign w:val="center"/>
          </w:tcPr>
          <w:p w14:paraId="7D50669C" w14:textId="3771A95F" w:rsidR="001650A1" w:rsidRPr="009063C9" w:rsidRDefault="00AA120E" w:rsidP="001650A1">
            <w:pPr>
              <w:snapToGrid w:val="0"/>
              <w:spacing w:before="60" w:after="60" w:line="240" w:lineRule="auto"/>
              <w:jc w:val="center"/>
              <w:rPr>
                <w:sz w:val="18"/>
                <w:szCs w:val="18"/>
              </w:rPr>
            </w:pPr>
            <w:ins w:id="3230" w:author="Greenblue" w:date="2024-02-13T20:20:00Z">
              <w:r w:rsidRPr="00AA120E">
                <w:rPr>
                  <w:sz w:val="18"/>
                  <w:szCs w:val="18"/>
                </w:rPr>
                <w:t>0..</w:t>
              </w:r>
            </w:ins>
            <w:r w:rsidR="001650A1" w:rsidRPr="009063C9">
              <w:rPr>
                <w:sz w:val="18"/>
                <w:szCs w:val="18"/>
              </w:rPr>
              <w:t>1</w:t>
            </w:r>
          </w:p>
        </w:tc>
        <w:tc>
          <w:tcPr>
            <w:tcW w:w="2497" w:type="dxa"/>
            <w:vAlign w:val="center"/>
          </w:tcPr>
          <w:p w14:paraId="627514CD" w14:textId="77777777" w:rsidR="001650A1" w:rsidRPr="009063C9" w:rsidRDefault="001650A1" w:rsidP="001650A1">
            <w:pPr>
              <w:snapToGrid w:val="0"/>
              <w:spacing w:before="60" w:after="60"/>
              <w:jc w:val="left"/>
              <w:rPr>
                <w:sz w:val="18"/>
                <w:szCs w:val="18"/>
                <w:lang w:val="fr-FR"/>
              </w:rPr>
            </w:pPr>
            <w:r w:rsidRPr="009063C9">
              <w:rPr>
                <w:sz w:val="18"/>
                <w:szCs w:val="18"/>
                <w:lang w:val="fr-FR"/>
              </w:rPr>
              <w:t>CI_Responsibility&gt;CI_Individual or</w:t>
            </w:r>
          </w:p>
          <w:p w14:paraId="107D6BCE" w14:textId="40ABF795" w:rsidR="001650A1" w:rsidRPr="009063C9" w:rsidRDefault="001650A1" w:rsidP="001650A1">
            <w:pPr>
              <w:snapToGrid w:val="0"/>
              <w:spacing w:before="60" w:after="60" w:line="240" w:lineRule="auto"/>
              <w:jc w:val="left"/>
              <w:rPr>
                <w:sz w:val="18"/>
                <w:szCs w:val="18"/>
                <w:lang w:val="fr-FR"/>
              </w:rPr>
            </w:pPr>
            <w:r w:rsidRPr="009063C9">
              <w:rPr>
                <w:sz w:val="18"/>
                <w:szCs w:val="18"/>
                <w:lang w:val="fr-FR"/>
              </w:rPr>
              <w:t>CI_Responsibility&gt;CI_Organisation</w:t>
            </w:r>
          </w:p>
        </w:tc>
        <w:tc>
          <w:tcPr>
            <w:tcW w:w="3402" w:type="dxa"/>
            <w:vAlign w:val="center"/>
          </w:tcPr>
          <w:p w14:paraId="369D7E80" w14:textId="2B8C7EF8" w:rsidR="001650A1" w:rsidRPr="009063C9" w:rsidRDefault="001650A1" w:rsidP="001650A1">
            <w:pPr>
              <w:snapToGrid w:val="0"/>
              <w:spacing w:before="60" w:after="60" w:line="240" w:lineRule="auto"/>
              <w:jc w:val="left"/>
              <w:rPr>
                <w:rFonts w:eastAsia="Times New Roman"/>
                <w:sz w:val="18"/>
                <w:szCs w:val="18"/>
                <w:lang w:val="fr-FR"/>
              </w:rPr>
            </w:pPr>
            <w:ins w:id="3231" w:author="Harin Oh" w:date="2023-12-04T10:02:00Z">
              <w:r w:rsidRPr="001650A1">
                <w:rPr>
                  <w:rFonts w:eastAsia="Times New Roman"/>
                  <w:sz w:val="18"/>
                  <w:szCs w:val="18"/>
                  <w:lang w:val="fr-FR"/>
                </w:rPr>
                <w:t>Only if metadataPointOfContact is different to producingAgency</w:t>
              </w:r>
            </w:ins>
          </w:p>
        </w:tc>
      </w:tr>
      <w:tr w:rsidR="001650A1" w:rsidRPr="009063C9" w14:paraId="58AF3D23" w14:textId="77777777" w:rsidTr="00D76D1E">
        <w:trPr>
          <w:trHeight w:val="326"/>
        </w:trPr>
        <w:tc>
          <w:tcPr>
            <w:tcW w:w="3060" w:type="dxa"/>
            <w:vAlign w:val="center"/>
          </w:tcPr>
          <w:p w14:paraId="3E46C1BD" w14:textId="2045D351" w:rsidR="001650A1" w:rsidRPr="009063C9" w:rsidRDefault="001650A1" w:rsidP="001650A1">
            <w:pPr>
              <w:snapToGrid w:val="0"/>
              <w:spacing w:before="60" w:after="60" w:line="240" w:lineRule="auto"/>
              <w:jc w:val="left"/>
              <w:rPr>
                <w:sz w:val="18"/>
                <w:szCs w:val="18"/>
              </w:rPr>
            </w:pPr>
            <w:r w:rsidRPr="009063C9">
              <w:rPr>
                <w:sz w:val="18"/>
                <w:szCs w:val="18"/>
              </w:rPr>
              <w:t>metadataDateStamp</w:t>
            </w:r>
          </w:p>
        </w:tc>
        <w:tc>
          <w:tcPr>
            <w:tcW w:w="3420" w:type="dxa"/>
            <w:vAlign w:val="center"/>
          </w:tcPr>
          <w:p w14:paraId="3B833AAA" w14:textId="31C88924" w:rsidR="001650A1" w:rsidRPr="009063C9" w:rsidRDefault="001650A1" w:rsidP="001650A1">
            <w:pPr>
              <w:snapToGrid w:val="0"/>
              <w:spacing w:before="60" w:after="60" w:line="240" w:lineRule="auto"/>
              <w:jc w:val="left"/>
              <w:rPr>
                <w:sz w:val="18"/>
                <w:szCs w:val="18"/>
                <w:lang w:val="en-CA"/>
              </w:rPr>
            </w:pPr>
            <w:r w:rsidRPr="009063C9">
              <w:rPr>
                <w:sz w:val="18"/>
                <w:szCs w:val="18"/>
              </w:rPr>
              <w:t>Date stamp for metadata</w:t>
            </w:r>
          </w:p>
        </w:tc>
        <w:tc>
          <w:tcPr>
            <w:tcW w:w="804" w:type="dxa"/>
            <w:vAlign w:val="center"/>
          </w:tcPr>
          <w:p w14:paraId="346E5EC8" w14:textId="5349FEA0" w:rsidR="001650A1" w:rsidRPr="009063C9" w:rsidRDefault="001650A1" w:rsidP="001650A1">
            <w:pPr>
              <w:snapToGrid w:val="0"/>
              <w:spacing w:before="60" w:after="60" w:line="240" w:lineRule="auto"/>
              <w:jc w:val="center"/>
              <w:rPr>
                <w:sz w:val="18"/>
                <w:szCs w:val="18"/>
              </w:rPr>
            </w:pPr>
            <w:ins w:id="3232" w:author="Harin Oh" w:date="2023-12-04T10:02:00Z">
              <w:r>
                <w:rPr>
                  <w:sz w:val="18"/>
                  <w:szCs w:val="18"/>
                </w:rPr>
                <w:t>0.</w:t>
              </w:r>
            </w:ins>
            <w:ins w:id="3233" w:author="Harin Oh" w:date="2023-12-04T10:03:00Z">
              <w:r>
                <w:rPr>
                  <w:sz w:val="18"/>
                  <w:szCs w:val="18"/>
                </w:rPr>
                <w:t>.</w:t>
              </w:r>
            </w:ins>
            <w:r w:rsidRPr="009063C9">
              <w:rPr>
                <w:sz w:val="18"/>
                <w:szCs w:val="18"/>
              </w:rPr>
              <w:t>1</w:t>
            </w:r>
          </w:p>
        </w:tc>
        <w:tc>
          <w:tcPr>
            <w:tcW w:w="2497" w:type="dxa"/>
            <w:vAlign w:val="center"/>
          </w:tcPr>
          <w:p w14:paraId="0936DC07" w14:textId="00CDFDD9" w:rsidR="001650A1" w:rsidRPr="009063C9" w:rsidRDefault="001650A1" w:rsidP="001650A1">
            <w:pPr>
              <w:snapToGrid w:val="0"/>
              <w:spacing w:before="60" w:after="60" w:line="240" w:lineRule="auto"/>
              <w:jc w:val="left"/>
              <w:rPr>
                <w:sz w:val="18"/>
                <w:szCs w:val="18"/>
              </w:rPr>
            </w:pPr>
            <w:r w:rsidRPr="009063C9">
              <w:rPr>
                <w:sz w:val="18"/>
                <w:szCs w:val="18"/>
              </w:rPr>
              <w:t>Date</w:t>
            </w:r>
          </w:p>
        </w:tc>
        <w:tc>
          <w:tcPr>
            <w:tcW w:w="3402" w:type="dxa"/>
            <w:vAlign w:val="center"/>
          </w:tcPr>
          <w:p w14:paraId="18A3A2F5" w14:textId="79902799"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May or may not be the issue date</w:t>
            </w:r>
          </w:p>
        </w:tc>
      </w:tr>
      <w:tr w:rsidR="001650A1" w:rsidRPr="009063C9" w14:paraId="55C5B167" w14:textId="77777777" w:rsidTr="00D76D1E">
        <w:trPr>
          <w:trHeight w:val="326"/>
          <w:ins w:id="3234" w:author="Harin Oh" w:date="2023-12-04T10:03:00Z"/>
        </w:trPr>
        <w:tc>
          <w:tcPr>
            <w:tcW w:w="3060" w:type="dxa"/>
            <w:vAlign w:val="center"/>
          </w:tcPr>
          <w:p w14:paraId="4C4D682D" w14:textId="26EE81DA" w:rsidR="001650A1" w:rsidRPr="009063C9" w:rsidRDefault="001650A1" w:rsidP="001650A1">
            <w:pPr>
              <w:snapToGrid w:val="0"/>
              <w:spacing w:before="60" w:after="60" w:line="240" w:lineRule="auto"/>
              <w:jc w:val="left"/>
              <w:rPr>
                <w:ins w:id="3235" w:author="Harin Oh" w:date="2023-12-04T10:03:00Z"/>
                <w:sz w:val="18"/>
                <w:szCs w:val="18"/>
              </w:rPr>
            </w:pPr>
            <w:ins w:id="3236" w:author="Harin Oh" w:date="2023-12-04T10:03:00Z">
              <w:r w:rsidRPr="001650A1">
                <w:rPr>
                  <w:sz w:val="18"/>
                  <w:szCs w:val="18"/>
                </w:rPr>
                <w:t>replacedData</w:t>
              </w:r>
            </w:ins>
          </w:p>
        </w:tc>
        <w:tc>
          <w:tcPr>
            <w:tcW w:w="3420" w:type="dxa"/>
            <w:vAlign w:val="center"/>
          </w:tcPr>
          <w:p w14:paraId="50A25E8A" w14:textId="7BDAA2F5" w:rsidR="001650A1" w:rsidRPr="009063C9" w:rsidRDefault="001650A1" w:rsidP="001650A1">
            <w:pPr>
              <w:snapToGrid w:val="0"/>
              <w:spacing w:before="60" w:after="60" w:line="240" w:lineRule="auto"/>
              <w:jc w:val="left"/>
              <w:rPr>
                <w:ins w:id="3237" w:author="Harin Oh" w:date="2023-12-04T10:03:00Z"/>
                <w:sz w:val="18"/>
                <w:szCs w:val="18"/>
              </w:rPr>
            </w:pPr>
            <w:ins w:id="3238" w:author="Harin Oh" w:date="2023-12-04T10:03:00Z">
              <w:r w:rsidRPr="001650A1">
                <w:rPr>
                  <w:sz w:val="18"/>
                  <w:szCs w:val="18"/>
                </w:rPr>
                <w:t>If a data file is cancelled is it replaced by another data file</w:t>
              </w:r>
            </w:ins>
          </w:p>
        </w:tc>
        <w:tc>
          <w:tcPr>
            <w:tcW w:w="804" w:type="dxa"/>
            <w:vAlign w:val="center"/>
          </w:tcPr>
          <w:p w14:paraId="0011A5F5" w14:textId="1F3B42BD" w:rsidR="001650A1" w:rsidRPr="001650A1" w:rsidRDefault="001650A1" w:rsidP="001650A1">
            <w:pPr>
              <w:snapToGrid w:val="0"/>
              <w:spacing w:before="60" w:after="60" w:line="240" w:lineRule="auto"/>
              <w:jc w:val="center"/>
              <w:rPr>
                <w:ins w:id="3239" w:author="Harin Oh" w:date="2023-12-04T10:03:00Z"/>
                <w:sz w:val="18"/>
                <w:szCs w:val="18"/>
              </w:rPr>
            </w:pPr>
            <w:ins w:id="3240" w:author="Harin Oh" w:date="2023-12-04T10:03:00Z">
              <w:r>
                <w:rPr>
                  <w:sz w:val="18"/>
                  <w:szCs w:val="18"/>
                </w:rPr>
                <w:t>0..1</w:t>
              </w:r>
            </w:ins>
          </w:p>
        </w:tc>
        <w:tc>
          <w:tcPr>
            <w:tcW w:w="2497" w:type="dxa"/>
            <w:vAlign w:val="center"/>
          </w:tcPr>
          <w:p w14:paraId="401868F8" w14:textId="2B483E38" w:rsidR="001650A1" w:rsidRPr="009063C9" w:rsidRDefault="001650A1" w:rsidP="001650A1">
            <w:pPr>
              <w:snapToGrid w:val="0"/>
              <w:spacing w:before="60" w:after="60" w:line="240" w:lineRule="auto"/>
              <w:jc w:val="left"/>
              <w:rPr>
                <w:ins w:id="3241" w:author="Harin Oh" w:date="2023-12-04T10:03:00Z"/>
                <w:sz w:val="18"/>
                <w:szCs w:val="18"/>
              </w:rPr>
            </w:pPr>
            <w:ins w:id="3242" w:author="Harin Oh" w:date="2023-12-04T10:03:00Z">
              <w:r w:rsidRPr="001650A1">
                <w:rPr>
                  <w:sz w:val="18"/>
                  <w:szCs w:val="18"/>
                </w:rPr>
                <w:t>Boolean</w:t>
              </w:r>
            </w:ins>
          </w:p>
        </w:tc>
        <w:tc>
          <w:tcPr>
            <w:tcW w:w="3402" w:type="dxa"/>
            <w:vAlign w:val="center"/>
          </w:tcPr>
          <w:p w14:paraId="037FB815" w14:textId="77777777" w:rsidR="001650A1" w:rsidRPr="009063C9" w:rsidRDefault="001650A1" w:rsidP="001650A1">
            <w:pPr>
              <w:snapToGrid w:val="0"/>
              <w:spacing w:before="60" w:after="60" w:line="240" w:lineRule="auto"/>
              <w:jc w:val="left"/>
              <w:rPr>
                <w:ins w:id="3243" w:author="Harin Oh" w:date="2023-12-04T10:03:00Z"/>
                <w:sz w:val="18"/>
                <w:szCs w:val="18"/>
              </w:rPr>
            </w:pPr>
          </w:p>
        </w:tc>
      </w:tr>
      <w:tr w:rsidR="001650A1" w:rsidRPr="009063C9" w14:paraId="56DE4EFD" w14:textId="77777777" w:rsidTr="00D76D1E">
        <w:trPr>
          <w:trHeight w:val="326"/>
          <w:ins w:id="3244" w:author="Harin Oh" w:date="2023-12-04T10:04:00Z"/>
        </w:trPr>
        <w:tc>
          <w:tcPr>
            <w:tcW w:w="3060" w:type="dxa"/>
            <w:vAlign w:val="center"/>
          </w:tcPr>
          <w:p w14:paraId="40756C82" w14:textId="16265CCF" w:rsidR="001650A1" w:rsidRPr="001650A1" w:rsidRDefault="001650A1" w:rsidP="001650A1">
            <w:pPr>
              <w:snapToGrid w:val="0"/>
              <w:spacing w:before="60" w:after="60" w:line="240" w:lineRule="auto"/>
              <w:jc w:val="left"/>
              <w:rPr>
                <w:ins w:id="3245" w:author="Harin Oh" w:date="2023-12-04T10:04:00Z"/>
                <w:sz w:val="18"/>
                <w:szCs w:val="18"/>
              </w:rPr>
            </w:pPr>
            <w:ins w:id="3246" w:author="Harin Oh" w:date="2023-12-04T10:04:00Z">
              <w:r w:rsidRPr="001650A1">
                <w:rPr>
                  <w:sz w:val="18"/>
                  <w:szCs w:val="18"/>
                </w:rPr>
                <w:t>dataReplacement</w:t>
              </w:r>
            </w:ins>
          </w:p>
        </w:tc>
        <w:tc>
          <w:tcPr>
            <w:tcW w:w="3420" w:type="dxa"/>
            <w:vAlign w:val="center"/>
          </w:tcPr>
          <w:p w14:paraId="73D082C0" w14:textId="40E3F17E" w:rsidR="001650A1" w:rsidRPr="001650A1" w:rsidRDefault="001650A1" w:rsidP="001650A1">
            <w:pPr>
              <w:snapToGrid w:val="0"/>
              <w:spacing w:before="60" w:after="60" w:line="240" w:lineRule="auto"/>
              <w:jc w:val="left"/>
              <w:rPr>
                <w:ins w:id="3247" w:author="Harin Oh" w:date="2023-12-04T10:04:00Z"/>
                <w:sz w:val="18"/>
                <w:szCs w:val="18"/>
              </w:rPr>
            </w:pPr>
            <w:ins w:id="3248" w:author="Harin Oh" w:date="2023-12-04T10:04:00Z">
              <w:r w:rsidRPr="001650A1">
                <w:rPr>
                  <w:sz w:val="18"/>
                  <w:szCs w:val="18"/>
                </w:rPr>
                <w:t>Cell name</w:t>
              </w:r>
            </w:ins>
          </w:p>
        </w:tc>
        <w:tc>
          <w:tcPr>
            <w:tcW w:w="804" w:type="dxa"/>
            <w:vAlign w:val="center"/>
          </w:tcPr>
          <w:p w14:paraId="2135038D" w14:textId="47BC0154" w:rsidR="001650A1" w:rsidRDefault="001650A1" w:rsidP="001650A1">
            <w:pPr>
              <w:snapToGrid w:val="0"/>
              <w:spacing w:before="60" w:after="60" w:line="240" w:lineRule="auto"/>
              <w:jc w:val="center"/>
              <w:rPr>
                <w:ins w:id="3249" w:author="Harin Oh" w:date="2023-12-04T10:04:00Z"/>
                <w:rFonts w:eastAsia="Malgun Gothic"/>
                <w:sz w:val="18"/>
                <w:szCs w:val="18"/>
                <w:rPrChange w:id="3250" w:author="Harin Oh" w:date="2023-12-04T10:04:00Z">
                  <w:rPr>
                    <w:ins w:id="3251" w:author="Harin Oh" w:date="2023-12-04T10:04:00Z"/>
                    <w:sz w:val="18"/>
                    <w:szCs w:val="18"/>
                  </w:rPr>
                </w:rPrChange>
              </w:rPr>
            </w:pPr>
            <w:ins w:id="3252" w:author="Harin Oh" w:date="2023-12-04T10:04:00Z">
              <w:r>
                <w:rPr>
                  <w:rFonts w:eastAsia="Malgun Gothic" w:hint="eastAsia"/>
                  <w:sz w:val="18"/>
                  <w:szCs w:val="18"/>
                </w:rPr>
                <w:t>0</w:t>
              </w:r>
              <w:r>
                <w:rPr>
                  <w:rFonts w:eastAsia="Malgun Gothic"/>
                  <w:sz w:val="18"/>
                  <w:szCs w:val="18"/>
                </w:rPr>
                <w:t>..*</w:t>
              </w:r>
            </w:ins>
          </w:p>
        </w:tc>
        <w:tc>
          <w:tcPr>
            <w:tcW w:w="2497" w:type="dxa"/>
            <w:vAlign w:val="center"/>
          </w:tcPr>
          <w:p w14:paraId="09D5FF2F" w14:textId="2BB274FC" w:rsidR="001650A1" w:rsidRPr="001650A1" w:rsidRDefault="001650A1" w:rsidP="001650A1">
            <w:pPr>
              <w:snapToGrid w:val="0"/>
              <w:spacing w:before="60" w:after="60" w:line="240" w:lineRule="auto"/>
              <w:jc w:val="left"/>
              <w:rPr>
                <w:ins w:id="3253" w:author="Harin Oh" w:date="2023-12-04T10:04:00Z"/>
                <w:sz w:val="18"/>
                <w:szCs w:val="18"/>
              </w:rPr>
            </w:pPr>
            <w:ins w:id="3254" w:author="Harin Oh" w:date="2023-12-04T10:04:00Z">
              <w:r w:rsidRPr="001650A1">
                <w:rPr>
                  <w:sz w:val="18"/>
                  <w:szCs w:val="18"/>
                </w:rPr>
                <w:t>CharacterString</w:t>
              </w:r>
            </w:ins>
          </w:p>
        </w:tc>
        <w:tc>
          <w:tcPr>
            <w:tcW w:w="3402" w:type="dxa"/>
            <w:vAlign w:val="center"/>
          </w:tcPr>
          <w:p w14:paraId="71AB6212" w14:textId="344C806B" w:rsidR="001650A1" w:rsidRPr="009063C9" w:rsidRDefault="001650A1" w:rsidP="001650A1">
            <w:pPr>
              <w:snapToGrid w:val="0"/>
              <w:spacing w:before="60" w:after="60" w:line="240" w:lineRule="auto"/>
              <w:jc w:val="left"/>
              <w:rPr>
                <w:ins w:id="3255" w:author="Harin Oh" w:date="2023-12-04T10:04:00Z"/>
                <w:sz w:val="18"/>
                <w:szCs w:val="18"/>
              </w:rPr>
            </w:pPr>
            <w:ins w:id="3256" w:author="Harin Oh" w:date="2023-12-04T10:04:00Z">
              <w:r w:rsidRPr="001650A1">
                <w:rPr>
                  <w:sz w:val="18"/>
                  <w:szCs w:val="18"/>
                </w:rPr>
                <w:t>A dataset may be replaced by 1 or more datasets</w:t>
              </w:r>
            </w:ins>
          </w:p>
        </w:tc>
      </w:tr>
      <w:tr w:rsidR="001650A1" w:rsidRPr="009063C9" w14:paraId="2EC41D47" w14:textId="77777777" w:rsidTr="00D76D1E">
        <w:trPr>
          <w:trHeight w:val="326"/>
          <w:ins w:id="3257" w:author="Harin Oh" w:date="2023-12-04T10:04:00Z"/>
        </w:trPr>
        <w:tc>
          <w:tcPr>
            <w:tcW w:w="3060" w:type="dxa"/>
            <w:vAlign w:val="center"/>
          </w:tcPr>
          <w:p w14:paraId="3E74A9BF" w14:textId="34FBB823" w:rsidR="001650A1" w:rsidRPr="001650A1" w:rsidRDefault="001650A1" w:rsidP="001650A1">
            <w:pPr>
              <w:snapToGrid w:val="0"/>
              <w:spacing w:before="60" w:after="60" w:line="240" w:lineRule="auto"/>
              <w:jc w:val="left"/>
              <w:rPr>
                <w:ins w:id="3258" w:author="Harin Oh" w:date="2023-12-04T10:04:00Z"/>
                <w:sz w:val="18"/>
                <w:szCs w:val="18"/>
              </w:rPr>
            </w:pPr>
            <w:ins w:id="3259" w:author="Harin Oh" w:date="2023-12-04T10:04:00Z">
              <w:r w:rsidRPr="001650A1">
                <w:rPr>
                  <w:sz w:val="18"/>
                  <w:szCs w:val="18"/>
                </w:rPr>
                <w:t>navigationPurpose</w:t>
              </w:r>
            </w:ins>
          </w:p>
        </w:tc>
        <w:tc>
          <w:tcPr>
            <w:tcW w:w="3420" w:type="dxa"/>
            <w:vAlign w:val="center"/>
          </w:tcPr>
          <w:p w14:paraId="1CA0CBCC" w14:textId="2458B9DD" w:rsidR="001650A1" w:rsidRPr="001650A1" w:rsidRDefault="001650A1" w:rsidP="001650A1">
            <w:pPr>
              <w:snapToGrid w:val="0"/>
              <w:spacing w:before="60" w:after="60" w:line="240" w:lineRule="auto"/>
              <w:jc w:val="left"/>
              <w:rPr>
                <w:ins w:id="3260" w:author="Harin Oh" w:date="2023-12-04T10:04:00Z"/>
                <w:sz w:val="18"/>
                <w:szCs w:val="18"/>
              </w:rPr>
            </w:pPr>
            <w:ins w:id="3261" w:author="Harin Oh" w:date="2023-12-04T10:04:00Z">
              <w:r w:rsidRPr="001650A1">
                <w:rPr>
                  <w:sz w:val="18"/>
                  <w:szCs w:val="18"/>
                </w:rPr>
                <w:t>Classification of intended navigation purpose (for Catalogue indexing purposes)</w:t>
              </w:r>
            </w:ins>
          </w:p>
        </w:tc>
        <w:tc>
          <w:tcPr>
            <w:tcW w:w="804" w:type="dxa"/>
            <w:vAlign w:val="center"/>
          </w:tcPr>
          <w:p w14:paraId="5FB7088E" w14:textId="62FD77C8" w:rsidR="001650A1" w:rsidRDefault="001650A1" w:rsidP="001650A1">
            <w:pPr>
              <w:snapToGrid w:val="0"/>
              <w:spacing w:before="60" w:after="60" w:line="240" w:lineRule="auto"/>
              <w:jc w:val="center"/>
              <w:rPr>
                <w:ins w:id="3262" w:author="Harin Oh" w:date="2023-12-04T10:04:00Z"/>
                <w:rFonts w:eastAsia="Malgun Gothic"/>
                <w:sz w:val="18"/>
                <w:szCs w:val="18"/>
              </w:rPr>
            </w:pPr>
            <w:ins w:id="3263" w:author="Harin Oh" w:date="2023-12-04T10:04:00Z">
              <w:r>
                <w:rPr>
                  <w:rFonts w:eastAsia="Malgun Gothic" w:hint="eastAsia"/>
                  <w:sz w:val="18"/>
                  <w:szCs w:val="18"/>
                </w:rPr>
                <w:t>0</w:t>
              </w:r>
              <w:r>
                <w:rPr>
                  <w:rFonts w:eastAsia="Malgun Gothic"/>
                  <w:sz w:val="18"/>
                  <w:szCs w:val="18"/>
                </w:rPr>
                <w:t>..3</w:t>
              </w:r>
            </w:ins>
          </w:p>
        </w:tc>
        <w:tc>
          <w:tcPr>
            <w:tcW w:w="2497" w:type="dxa"/>
            <w:vAlign w:val="center"/>
          </w:tcPr>
          <w:p w14:paraId="0BD01950" w14:textId="45F486BB" w:rsidR="001650A1" w:rsidRPr="001650A1" w:rsidRDefault="001650A1" w:rsidP="001650A1">
            <w:pPr>
              <w:snapToGrid w:val="0"/>
              <w:spacing w:before="60" w:after="60" w:line="240" w:lineRule="auto"/>
              <w:jc w:val="left"/>
              <w:rPr>
                <w:ins w:id="3264" w:author="Harin Oh" w:date="2023-12-04T10:04:00Z"/>
                <w:sz w:val="18"/>
                <w:szCs w:val="18"/>
              </w:rPr>
            </w:pPr>
            <w:ins w:id="3265" w:author="Harin Oh" w:date="2023-12-04T10:04:00Z">
              <w:r w:rsidRPr="001650A1">
                <w:rPr>
                  <w:sz w:val="18"/>
                  <w:szCs w:val="18"/>
                </w:rPr>
                <w:t>S100_NavigationPurpose</w:t>
              </w:r>
            </w:ins>
          </w:p>
        </w:tc>
        <w:tc>
          <w:tcPr>
            <w:tcW w:w="3402" w:type="dxa"/>
            <w:vAlign w:val="center"/>
          </w:tcPr>
          <w:p w14:paraId="4967D0DA" w14:textId="3C9EAF82" w:rsidR="001650A1" w:rsidRPr="001650A1" w:rsidRDefault="001650A1" w:rsidP="001650A1">
            <w:pPr>
              <w:snapToGrid w:val="0"/>
              <w:spacing w:before="60" w:after="60" w:line="240" w:lineRule="auto"/>
              <w:jc w:val="left"/>
              <w:rPr>
                <w:ins w:id="3266" w:author="Harin Oh" w:date="2023-12-04T10:04:00Z"/>
                <w:sz w:val="18"/>
                <w:szCs w:val="18"/>
              </w:rPr>
            </w:pPr>
            <w:ins w:id="3267" w:author="Harin Oh" w:date="2023-12-04T10:05:00Z">
              <w:r w:rsidRPr="001650A1">
                <w:rPr>
                  <w:sz w:val="18"/>
                  <w:szCs w:val="18"/>
                </w:rPr>
                <w:t>If Product Specification is intended for creation of navigational products this attribute should be mandatory</w:t>
              </w:r>
            </w:ins>
          </w:p>
        </w:tc>
      </w:tr>
      <w:tr w:rsidR="001650A1" w:rsidRPr="009063C9" w14:paraId="5C9BACB7" w14:textId="77777777" w:rsidTr="00D76D1E">
        <w:trPr>
          <w:trHeight w:val="326"/>
          <w:ins w:id="3268" w:author="Harin Oh" w:date="2023-12-04T10:05:00Z"/>
        </w:trPr>
        <w:tc>
          <w:tcPr>
            <w:tcW w:w="3060" w:type="dxa"/>
            <w:vAlign w:val="center"/>
          </w:tcPr>
          <w:p w14:paraId="0A9486E3" w14:textId="5E2BCA0D" w:rsidR="001650A1" w:rsidRPr="001650A1" w:rsidRDefault="001650A1" w:rsidP="001650A1">
            <w:pPr>
              <w:snapToGrid w:val="0"/>
              <w:spacing w:before="60" w:after="60" w:line="240" w:lineRule="auto"/>
              <w:jc w:val="left"/>
              <w:rPr>
                <w:ins w:id="3269" w:author="Harin Oh" w:date="2023-12-04T10:05:00Z"/>
                <w:sz w:val="18"/>
                <w:szCs w:val="18"/>
              </w:rPr>
            </w:pPr>
            <w:ins w:id="3270" w:author="Harin Oh" w:date="2023-12-04T10:05:00Z">
              <w:r w:rsidRPr="001650A1">
                <w:rPr>
                  <w:sz w:val="18"/>
                  <w:szCs w:val="18"/>
                </w:rPr>
                <w:t>resourceMaintenance</w:t>
              </w:r>
            </w:ins>
          </w:p>
        </w:tc>
        <w:tc>
          <w:tcPr>
            <w:tcW w:w="3420" w:type="dxa"/>
            <w:vAlign w:val="center"/>
          </w:tcPr>
          <w:p w14:paraId="7F076DE1" w14:textId="057E098F" w:rsidR="001650A1" w:rsidRPr="001650A1" w:rsidRDefault="001650A1" w:rsidP="001650A1">
            <w:pPr>
              <w:snapToGrid w:val="0"/>
              <w:spacing w:before="60" w:after="60" w:line="240" w:lineRule="auto"/>
              <w:jc w:val="left"/>
              <w:rPr>
                <w:ins w:id="3271" w:author="Harin Oh" w:date="2023-12-04T10:05:00Z"/>
                <w:sz w:val="18"/>
                <w:szCs w:val="18"/>
              </w:rPr>
            </w:pPr>
            <w:ins w:id="3272" w:author="Harin Oh" w:date="2023-12-04T10:05:00Z">
              <w:r w:rsidRPr="001650A1">
                <w:rPr>
                  <w:sz w:val="18"/>
                  <w:szCs w:val="18"/>
                </w:rPr>
                <w:t>Information about the frequency of resource updates, and the scope of those updates</w:t>
              </w:r>
            </w:ins>
          </w:p>
        </w:tc>
        <w:tc>
          <w:tcPr>
            <w:tcW w:w="804" w:type="dxa"/>
            <w:vAlign w:val="center"/>
          </w:tcPr>
          <w:p w14:paraId="5B0F5283" w14:textId="765E7F7D" w:rsidR="001650A1" w:rsidRDefault="001650A1" w:rsidP="001650A1">
            <w:pPr>
              <w:snapToGrid w:val="0"/>
              <w:spacing w:before="60" w:after="60" w:line="240" w:lineRule="auto"/>
              <w:jc w:val="center"/>
              <w:rPr>
                <w:ins w:id="3273" w:author="Harin Oh" w:date="2023-12-04T10:05:00Z"/>
                <w:rFonts w:eastAsia="Malgun Gothic"/>
                <w:sz w:val="18"/>
                <w:szCs w:val="18"/>
              </w:rPr>
            </w:pPr>
            <w:ins w:id="3274" w:author="Harin Oh" w:date="2023-12-04T10:05:00Z">
              <w:r>
                <w:rPr>
                  <w:rFonts w:eastAsia="Malgun Gothic" w:hint="eastAsia"/>
                  <w:sz w:val="18"/>
                  <w:szCs w:val="18"/>
                </w:rPr>
                <w:t>0</w:t>
              </w:r>
              <w:r>
                <w:rPr>
                  <w:rFonts w:eastAsia="Malgun Gothic"/>
                  <w:sz w:val="18"/>
                  <w:szCs w:val="18"/>
                </w:rPr>
                <w:t>..1</w:t>
              </w:r>
            </w:ins>
          </w:p>
        </w:tc>
        <w:tc>
          <w:tcPr>
            <w:tcW w:w="2497" w:type="dxa"/>
            <w:vAlign w:val="center"/>
          </w:tcPr>
          <w:p w14:paraId="75DD5C81" w14:textId="243C102C" w:rsidR="001650A1" w:rsidRPr="001650A1" w:rsidRDefault="001650A1" w:rsidP="001650A1">
            <w:pPr>
              <w:snapToGrid w:val="0"/>
              <w:spacing w:before="60" w:after="60" w:line="240" w:lineRule="auto"/>
              <w:jc w:val="left"/>
              <w:rPr>
                <w:ins w:id="3275" w:author="Harin Oh" w:date="2023-12-04T10:05:00Z"/>
                <w:sz w:val="18"/>
                <w:szCs w:val="18"/>
              </w:rPr>
            </w:pPr>
            <w:ins w:id="3276" w:author="Harin Oh" w:date="2023-12-04T10:05:00Z">
              <w:r w:rsidRPr="001650A1">
                <w:rPr>
                  <w:sz w:val="18"/>
                  <w:szCs w:val="18"/>
                </w:rPr>
                <w:t>MD_MaintenanceInformation</w:t>
              </w:r>
            </w:ins>
          </w:p>
        </w:tc>
        <w:tc>
          <w:tcPr>
            <w:tcW w:w="3402" w:type="dxa"/>
            <w:vAlign w:val="center"/>
          </w:tcPr>
          <w:p w14:paraId="643FE9DF" w14:textId="57C3EB66" w:rsidR="001650A1" w:rsidRPr="001650A1" w:rsidRDefault="001650A1" w:rsidP="001650A1">
            <w:pPr>
              <w:snapToGrid w:val="0"/>
              <w:spacing w:before="60" w:after="60" w:line="240" w:lineRule="auto"/>
              <w:jc w:val="left"/>
              <w:rPr>
                <w:ins w:id="3277" w:author="Harin Oh" w:date="2023-12-04T10:05:00Z"/>
                <w:sz w:val="18"/>
                <w:szCs w:val="18"/>
              </w:rPr>
            </w:pPr>
            <w:ins w:id="3278" w:author="Harin Oh" w:date="2023-12-04T10:05:00Z">
              <w:r w:rsidRPr="001650A1">
                <w:rPr>
                  <w:sz w:val="18"/>
                  <w:szCs w:val="18"/>
                </w:rPr>
                <w:t xml:space="preserve">S-100 restricts the multiplicity to 0..1 and adds specific restrictions on the ISO </w:t>
              </w:r>
            </w:ins>
          </w:p>
          <w:p w14:paraId="7C787A72" w14:textId="047BF9D8" w:rsidR="001650A1" w:rsidRPr="001650A1" w:rsidRDefault="001650A1" w:rsidP="001650A1">
            <w:pPr>
              <w:snapToGrid w:val="0"/>
              <w:spacing w:before="60" w:after="60" w:line="240" w:lineRule="auto"/>
              <w:jc w:val="left"/>
              <w:rPr>
                <w:ins w:id="3279" w:author="Harin Oh" w:date="2023-12-04T10:05:00Z"/>
                <w:sz w:val="18"/>
                <w:szCs w:val="18"/>
              </w:rPr>
            </w:pPr>
            <w:ins w:id="3280" w:author="Harin Oh" w:date="2023-12-04T10:05:00Z">
              <w:r w:rsidRPr="001650A1">
                <w:rPr>
                  <w:sz w:val="18"/>
                  <w:szCs w:val="18"/>
                </w:rPr>
                <w:t>19115 structure and content. See clause MD_MaintenanceInformation later in this Part</w:t>
              </w:r>
            </w:ins>
          </w:p>
          <w:p w14:paraId="4832B6CD" w14:textId="1DEA0F11" w:rsidR="001650A1" w:rsidRPr="001650A1" w:rsidRDefault="001650A1" w:rsidP="001650A1">
            <w:pPr>
              <w:snapToGrid w:val="0"/>
              <w:spacing w:before="60" w:after="60" w:line="240" w:lineRule="auto"/>
              <w:jc w:val="left"/>
              <w:rPr>
                <w:ins w:id="3281" w:author="Harin Oh" w:date="2023-12-04T10:05:00Z"/>
                <w:sz w:val="18"/>
                <w:szCs w:val="18"/>
              </w:rPr>
            </w:pPr>
            <w:ins w:id="3282" w:author="Harin Oh" w:date="2023-12-04T10:05:00Z">
              <w:r w:rsidRPr="001650A1">
                <w:rPr>
                  <w:sz w:val="18"/>
                  <w:szCs w:val="18"/>
                </w:rPr>
                <w:t>Format: PnYnMnDTnHnMnS (XML built</w:t>
              </w:r>
            </w:ins>
            <w:ins w:id="3283" w:author="Harin Oh" w:date="2023-12-04T10:06:00Z">
              <w:r>
                <w:rPr>
                  <w:sz w:val="18"/>
                  <w:szCs w:val="18"/>
                </w:rPr>
                <w:t xml:space="preserve"> </w:t>
              </w:r>
            </w:ins>
            <w:ins w:id="3284" w:author="Harin Oh" w:date="2023-12-04T10:05:00Z">
              <w:r w:rsidRPr="001650A1">
                <w:rPr>
                  <w:sz w:val="18"/>
                  <w:szCs w:val="18"/>
                </w:rPr>
                <w:t>in</w:t>
              </w:r>
            </w:ins>
            <w:ins w:id="3285" w:author="Harin Oh" w:date="2023-12-04T10:06:00Z">
              <w:r>
                <w:rPr>
                  <w:sz w:val="18"/>
                  <w:szCs w:val="18"/>
                </w:rPr>
                <w:t xml:space="preserve"> </w:t>
              </w:r>
            </w:ins>
            <w:ins w:id="3286" w:author="Harin Oh" w:date="2023-12-04T10:05:00Z">
              <w:r w:rsidRPr="001650A1">
                <w:rPr>
                  <w:sz w:val="18"/>
                  <w:szCs w:val="18"/>
                </w:rPr>
                <w:t>type for ISO 8601 duration). See clause 17-4.9</w:t>
              </w:r>
            </w:ins>
          </w:p>
        </w:tc>
      </w:tr>
      <w:tr w:rsidR="001650A1" w:rsidRPr="009063C9" w:rsidDel="001650A1" w14:paraId="64A2C971" w14:textId="1CCDDE6E" w:rsidTr="00D76D1E">
        <w:trPr>
          <w:trHeight w:val="326"/>
          <w:del w:id="3287" w:author="Harin Oh" w:date="2023-12-04T10:03:00Z"/>
        </w:trPr>
        <w:tc>
          <w:tcPr>
            <w:tcW w:w="3060" w:type="dxa"/>
            <w:vAlign w:val="center"/>
          </w:tcPr>
          <w:p w14:paraId="4E71AE30" w14:textId="044355EA" w:rsidR="001650A1" w:rsidRPr="009063C9" w:rsidDel="001650A1" w:rsidRDefault="001650A1" w:rsidP="001650A1">
            <w:pPr>
              <w:snapToGrid w:val="0"/>
              <w:spacing w:before="60" w:after="60" w:line="240" w:lineRule="auto"/>
              <w:jc w:val="left"/>
              <w:rPr>
                <w:del w:id="3288" w:author="Harin Oh" w:date="2023-12-04T10:03:00Z"/>
                <w:sz w:val="18"/>
                <w:szCs w:val="18"/>
              </w:rPr>
            </w:pPr>
            <w:del w:id="3289" w:author="Harin Oh" w:date="2023-12-04T10:03:00Z">
              <w:r w:rsidRPr="009063C9" w:rsidDel="001650A1">
                <w:rPr>
                  <w:sz w:val="18"/>
                  <w:szCs w:val="18"/>
                </w:rPr>
                <w:delText>metadataLanguage</w:delText>
              </w:r>
            </w:del>
          </w:p>
        </w:tc>
        <w:tc>
          <w:tcPr>
            <w:tcW w:w="3420" w:type="dxa"/>
            <w:vAlign w:val="center"/>
          </w:tcPr>
          <w:p w14:paraId="7A34471E" w14:textId="64BCC60C" w:rsidR="001650A1" w:rsidRPr="009063C9" w:rsidDel="001650A1" w:rsidRDefault="001650A1" w:rsidP="001650A1">
            <w:pPr>
              <w:snapToGrid w:val="0"/>
              <w:spacing w:before="60" w:after="60" w:line="240" w:lineRule="auto"/>
              <w:jc w:val="left"/>
              <w:rPr>
                <w:del w:id="3290" w:author="Harin Oh" w:date="2023-12-04T10:03:00Z"/>
                <w:sz w:val="18"/>
                <w:szCs w:val="18"/>
                <w:lang w:val="en-CA"/>
              </w:rPr>
            </w:pPr>
            <w:del w:id="3291" w:author="Harin Oh" w:date="2023-12-04T10:03:00Z">
              <w:r w:rsidRPr="009063C9" w:rsidDel="001650A1">
                <w:rPr>
                  <w:sz w:val="18"/>
                  <w:szCs w:val="18"/>
                </w:rPr>
                <w:delText>Language(s) in which the metadata is provided</w:delText>
              </w:r>
            </w:del>
          </w:p>
        </w:tc>
        <w:tc>
          <w:tcPr>
            <w:tcW w:w="804" w:type="dxa"/>
            <w:vAlign w:val="center"/>
          </w:tcPr>
          <w:p w14:paraId="42994861" w14:textId="4F69F7ED" w:rsidR="001650A1" w:rsidRPr="009063C9" w:rsidDel="001650A1" w:rsidRDefault="001650A1" w:rsidP="001650A1">
            <w:pPr>
              <w:snapToGrid w:val="0"/>
              <w:spacing w:before="60" w:after="60" w:line="240" w:lineRule="auto"/>
              <w:jc w:val="center"/>
              <w:rPr>
                <w:del w:id="3292" w:author="Harin Oh" w:date="2023-12-04T10:03:00Z"/>
                <w:sz w:val="18"/>
                <w:szCs w:val="18"/>
              </w:rPr>
            </w:pPr>
            <w:del w:id="3293" w:author="Harin Oh" w:date="2023-12-04T10:03:00Z">
              <w:r w:rsidRPr="009063C9" w:rsidDel="001650A1">
                <w:rPr>
                  <w:sz w:val="18"/>
                  <w:szCs w:val="18"/>
                </w:rPr>
                <w:delText>1..*</w:delText>
              </w:r>
            </w:del>
          </w:p>
        </w:tc>
        <w:tc>
          <w:tcPr>
            <w:tcW w:w="2497" w:type="dxa"/>
            <w:vAlign w:val="center"/>
          </w:tcPr>
          <w:p w14:paraId="0D7A7C18" w14:textId="0B1DFE55" w:rsidR="001650A1" w:rsidRPr="009063C9" w:rsidDel="001650A1" w:rsidRDefault="001650A1" w:rsidP="001650A1">
            <w:pPr>
              <w:snapToGrid w:val="0"/>
              <w:spacing w:before="60" w:after="60" w:line="240" w:lineRule="auto"/>
              <w:jc w:val="left"/>
              <w:rPr>
                <w:del w:id="3294" w:author="Harin Oh" w:date="2023-12-04T10:03:00Z"/>
                <w:sz w:val="18"/>
                <w:szCs w:val="18"/>
              </w:rPr>
            </w:pPr>
            <w:del w:id="3295" w:author="Harin Oh" w:date="2023-12-04T10:03:00Z">
              <w:r w:rsidRPr="009063C9" w:rsidDel="001650A1">
                <w:rPr>
                  <w:sz w:val="18"/>
                  <w:szCs w:val="18"/>
                </w:rPr>
                <w:delText>CharacterString</w:delText>
              </w:r>
            </w:del>
          </w:p>
        </w:tc>
        <w:tc>
          <w:tcPr>
            <w:tcW w:w="3402" w:type="dxa"/>
            <w:vAlign w:val="center"/>
          </w:tcPr>
          <w:p w14:paraId="2EF769CE" w14:textId="18B2C21F" w:rsidR="001650A1" w:rsidRPr="009063C9" w:rsidDel="001650A1" w:rsidRDefault="001650A1" w:rsidP="001650A1">
            <w:pPr>
              <w:snapToGrid w:val="0"/>
              <w:spacing w:before="60" w:after="60" w:line="240" w:lineRule="auto"/>
              <w:jc w:val="left"/>
              <w:rPr>
                <w:del w:id="3296" w:author="Harin Oh" w:date="2023-12-04T10:03:00Z"/>
                <w:rFonts w:eastAsia="Times New Roman"/>
                <w:sz w:val="18"/>
                <w:szCs w:val="18"/>
              </w:rPr>
            </w:pPr>
          </w:p>
        </w:tc>
      </w:tr>
      <w:tr w:rsidR="001650A1" w:rsidRPr="009063C9" w:rsidDel="001650A1" w14:paraId="1B0402A9" w14:textId="37DC0D0E" w:rsidTr="00D76D1E">
        <w:trPr>
          <w:trHeight w:val="326"/>
          <w:del w:id="3297" w:author="Harin Oh" w:date="2023-12-04T10:03:00Z"/>
        </w:trPr>
        <w:tc>
          <w:tcPr>
            <w:tcW w:w="3060" w:type="dxa"/>
            <w:vAlign w:val="center"/>
          </w:tcPr>
          <w:p w14:paraId="15774334" w14:textId="06F01337" w:rsidR="001650A1" w:rsidRPr="009063C9" w:rsidDel="001650A1" w:rsidRDefault="001650A1" w:rsidP="001650A1">
            <w:pPr>
              <w:snapToGrid w:val="0"/>
              <w:spacing w:before="60" w:after="60" w:line="240" w:lineRule="auto"/>
              <w:jc w:val="left"/>
              <w:rPr>
                <w:del w:id="3298" w:author="Harin Oh" w:date="2023-12-04T10:03:00Z"/>
                <w:sz w:val="18"/>
                <w:szCs w:val="18"/>
              </w:rPr>
            </w:pPr>
            <w:del w:id="3299" w:author="Harin Oh" w:date="2023-12-04T10:03:00Z">
              <w:r w:rsidRPr="009063C9" w:rsidDel="001650A1">
                <w:rPr>
                  <w:sz w:val="18"/>
                  <w:szCs w:val="18"/>
                </w:rPr>
                <w:delText>--</w:delText>
              </w:r>
            </w:del>
          </w:p>
        </w:tc>
        <w:tc>
          <w:tcPr>
            <w:tcW w:w="3420" w:type="dxa"/>
            <w:vAlign w:val="center"/>
          </w:tcPr>
          <w:p w14:paraId="1B59F1D7" w14:textId="6C4AA38F" w:rsidR="001650A1" w:rsidRPr="009063C9" w:rsidDel="001650A1" w:rsidRDefault="001650A1" w:rsidP="001650A1">
            <w:pPr>
              <w:snapToGrid w:val="0"/>
              <w:spacing w:before="60" w:after="60" w:line="240" w:lineRule="auto"/>
              <w:jc w:val="left"/>
              <w:rPr>
                <w:del w:id="3300" w:author="Harin Oh" w:date="2023-12-04T10:03:00Z"/>
                <w:sz w:val="18"/>
                <w:szCs w:val="18"/>
                <w:lang w:val="en-CA"/>
              </w:rPr>
            </w:pPr>
            <w:del w:id="3301" w:author="Harin Oh" w:date="2023-12-04T10:03:00Z">
              <w:r w:rsidRPr="009063C9" w:rsidDel="001650A1">
                <w:rPr>
                  <w:sz w:val="18"/>
                  <w:szCs w:val="18"/>
                </w:rPr>
                <w:delText>Containment of, or reference to, discovery metadata for the support files referenced in the dataset</w:delText>
              </w:r>
            </w:del>
          </w:p>
        </w:tc>
        <w:tc>
          <w:tcPr>
            <w:tcW w:w="804" w:type="dxa"/>
            <w:vAlign w:val="center"/>
          </w:tcPr>
          <w:p w14:paraId="649F97AD" w14:textId="4FFC44F2" w:rsidR="001650A1" w:rsidRPr="009063C9" w:rsidDel="001650A1" w:rsidRDefault="001650A1" w:rsidP="001650A1">
            <w:pPr>
              <w:snapToGrid w:val="0"/>
              <w:spacing w:before="60" w:after="60" w:line="240" w:lineRule="auto"/>
              <w:jc w:val="center"/>
              <w:rPr>
                <w:del w:id="3302" w:author="Harin Oh" w:date="2023-12-04T10:03:00Z"/>
                <w:sz w:val="18"/>
                <w:szCs w:val="18"/>
              </w:rPr>
            </w:pPr>
            <w:del w:id="3303" w:author="Harin Oh" w:date="2023-12-04T10:03:00Z">
              <w:r w:rsidRPr="009063C9" w:rsidDel="001650A1">
                <w:rPr>
                  <w:sz w:val="18"/>
                  <w:szCs w:val="18"/>
                </w:rPr>
                <w:delText>0..*</w:delText>
              </w:r>
            </w:del>
          </w:p>
        </w:tc>
        <w:tc>
          <w:tcPr>
            <w:tcW w:w="2497" w:type="dxa"/>
            <w:vAlign w:val="center"/>
          </w:tcPr>
          <w:p w14:paraId="598AA821" w14:textId="1129A189" w:rsidR="001650A1" w:rsidRPr="009063C9" w:rsidDel="001650A1" w:rsidRDefault="001650A1" w:rsidP="001650A1">
            <w:pPr>
              <w:snapToGrid w:val="0"/>
              <w:spacing w:before="60" w:after="60" w:line="240" w:lineRule="auto"/>
              <w:jc w:val="left"/>
              <w:rPr>
                <w:del w:id="3304" w:author="Harin Oh" w:date="2023-12-04T10:03:00Z"/>
                <w:sz w:val="18"/>
                <w:szCs w:val="18"/>
              </w:rPr>
            </w:pPr>
            <w:del w:id="3305" w:author="Harin Oh" w:date="2023-12-04T10:03:00Z">
              <w:r w:rsidRPr="009063C9" w:rsidDel="001650A1">
                <w:rPr>
                  <w:sz w:val="18"/>
                  <w:szCs w:val="18"/>
                </w:rPr>
                <w:delText>Aggregation S100_SupportFileDiscoveryMetadata</w:delText>
              </w:r>
            </w:del>
          </w:p>
        </w:tc>
        <w:tc>
          <w:tcPr>
            <w:tcW w:w="3402" w:type="dxa"/>
            <w:vAlign w:val="center"/>
          </w:tcPr>
          <w:p w14:paraId="3760E37D" w14:textId="0526AD89" w:rsidR="001650A1" w:rsidRPr="009063C9" w:rsidDel="001650A1" w:rsidRDefault="001650A1" w:rsidP="001650A1">
            <w:pPr>
              <w:snapToGrid w:val="0"/>
              <w:spacing w:before="60" w:after="60" w:line="240" w:lineRule="auto"/>
              <w:jc w:val="left"/>
              <w:rPr>
                <w:del w:id="3306" w:author="Harin Oh" w:date="2023-12-04T10:03:00Z"/>
                <w:rFonts w:eastAsia="Times New Roman"/>
                <w:sz w:val="18"/>
                <w:szCs w:val="18"/>
              </w:rPr>
            </w:pPr>
          </w:p>
        </w:tc>
      </w:tr>
    </w:tbl>
    <w:p w14:paraId="4E844340" w14:textId="4C306DD2" w:rsidR="00F450B7" w:rsidRDefault="00F450B7">
      <w:pPr>
        <w:pStyle w:val="Heading4"/>
        <w:rPr>
          <w:ins w:id="3307" w:author="Harin Oh" w:date="2023-12-04T10:07:00Z"/>
        </w:rPr>
        <w:pPrChange w:id="3308" w:author="Greenblue" w:date="2024-02-13T20:24:00Z">
          <w:pPr>
            <w:pStyle w:val="Heading3"/>
            <w:spacing w:beforeLines="40" w:before="96" w:afterLines="40" w:after="96" w:line="240" w:lineRule="auto"/>
            <w:ind w:left="8292" w:right="200" w:hanging="8092"/>
          </w:pPr>
        </w:pPrChange>
      </w:pPr>
      <w:bookmarkStart w:id="3309" w:name="_Toc519515902"/>
      <w:bookmarkStart w:id="3310" w:name="_Toc519516099"/>
      <w:bookmarkStart w:id="3311" w:name="_Toc152232614"/>
      <w:bookmarkEnd w:id="3309"/>
      <w:bookmarkEnd w:id="3310"/>
      <w:ins w:id="3312" w:author="Harin Oh" w:date="2023-12-04T10:07:00Z">
        <w:r>
          <w:t>S100_NavigationPurpose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313"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4595"/>
        <w:gridCol w:w="992"/>
        <w:gridCol w:w="4536"/>
        <w:tblGridChange w:id="3314">
          <w:tblGrid>
            <w:gridCol w:w="3060"/>
            <w:gridCol w:w="3420"/>
            <w:gridCol w:w="804"/>
            <w:gridCol w:w="3463"/>
          </w:tblGrid>
        </w:tblGridChange>
      </w:tblGrid>
      <w:tr w:rsidR="00F450B7" w:rsidRPr="009063C9" w14:paraId="2961D7FB" w14:textId="77777777" w:rsidTr="006073E9">
        <w:trPr>
          <w:trHeight w:val="277"/>
          <w:ins w:id="3315" w:author="Harin Oh" w:date="2023-12-04T10:07:00Z"/>
          <w:trPrChange w:id="3316" w:author="Greenblue" w:date="2024-02-13T20:40:00Z">
            <w:trPr>
              <w:trHeight w:val="277"/>
            </w:trPr>
          </w:trPrChange>
        </w:trPr>
        <w:tc>
          <w:tcPr>
            <w:tcW w:w="3060" w:type="dxa"/>
            <w:shd w:val="clear" w:color="auto" w:fill="E7E6E6"/>
            <w:vAlign w:val="center"/>
            <w:tcPrChange w:id="3317" w:author="Greenblue" w:date="2024-02-13T20:40:00Z">
              <w:tcPr>
                <w:tcW w:w="3060" w:type="dxa"/>
                <w:vAlign w:val="center"/>
              </w:tcPr>
            </w:tcPrChange>
          </w:tcPr>
          <w:p w14:paraId="1A5BC580" w14:textId="77777777" w:rsidR="00F450B7" w:rsidRPr="009063C9" w:rsidRDefault="00F450B7" w:rsidP="009B2F93">
            <w:pPr>
              <w:snapToGrid w:val="0"/>
              <w:spacing w:before="60" w:after="60" w:line="240" w:lineRule="auto"/>
              <w:jc w:val="left"/>
              <w:rPr>
                <w:ins w:id="3318" w:author="Harin Oh" w:date="2023-12-04T10:07:00Z"/>
                <w:b/>
                <w:sz w:val="18"/>
                <w:szCs w:val="18"/>
              </w:rPr>
            </w:pPr>
            <w:ins w:id="3319" w:author="Harin Oh" w:date="2023-12-04T10:07:00Z">
              <w:r w:rsidRPr="009063C9">
                <w:rPr>
                  <w:b/>
                  <w:sz w:val="18"/>
                  <w:szCs w:val="18"/>
                </w:rPr>
                <w:t>Name</w:t>
              </w:r>
            </w:ins>
          </w:p>
        </w:tc>
        <w:tc>
          <w:tcPr>
            <w:tcW w:w="4595" w:type="dxa"/>
            <w:shd w:val="clear" w:color="auto" w:fill="E7E6E6"/>
            <w:vAlign w:val="center"/>
            <w:tcPrChange w:id="3320" w:author="Greenblue" w:date="2024-02-13T20:40:00Z">
              <w:tcPr>
                <w:tcW w:w="3420" w:type="dxa"/>
                <w:vAlign w:val="center"/>
              </w:tcPr>
            </w:tcPrChange>
          </w:tcPr>
          <w:p w14:paraId="4DB48376" w14:textId="77777777" w:rsidR="00F450B7" w:rsidRPr="009063C9" w:rsidRDefault="00F450B7" w:rsidP="009B2F93">
            <w:pPr>
              <w:snapToGrid w:val="0"/>
              <w:spacing w:before="60" w:after="60" w:line="240" w:lineRule="auto"/>
              <w:jc w:val="left"/>
              <w:rPr>
                <w:ins w:id="3321" w:author="Harin Oh" w:date="2023-12-04T10:07:00Z"/>
                <w:b/>
                <w:sz w:val="18"/>
                <w:szCs w:val="18"/>
              </w:rPr>
            </w:pPr>
            <w:ins w:id="3322" w:author="Harin Oh" w:date="2023-12-04T10:07:00Z">
              <w:r w:rsidRPr="009063C9">
                <w:rPr>
                  <w:b/>
                  <w:sz w:val="18"/>
                  <w:szCs w:val="18"/>
                </w:rPr>
                <w:t>Description</w:t>
              </w:r>
            </w:ins>
          </w:p>
        </w:tc>
        <w:tc>
          <w:tcPr>
            <w:tcW w:w="992" w:type="dxa"/>
            <w:shd w:val="clear" w:color="auto" w:fill="E7E6E6"/>
            <w:vAlign w:val="center"/>
            <w:tcPrChange w:id="3323" w:author="Greenblue" w:date="2024-02-13T20:40:00Z">
              <w:tcPr>
                <w:tcW w:w="804" w:type="dxa"/>
                <w:vAlign w:val="center"/>
              </w:tcPr>
            </w:tcPrChange>
          </w:tcPr>
          <w:p w14:paraId="2124160B" w14:textId="440FD64E" w:rsidR="00F450B7" w:rsidRPr="009063C9" w:rsidRDefault="00F450B7" w:rsidP="009B2F93">
            <w:pPr>
              <w:snapToGrid w:val="0"/>
              <w:spacing w:before="60" w:after="60" w:line="240" w:lineRule="auto"/>
              <w:jc w:val="center"/>
              <w:rPr>
                <w:ins w:id="3324" w:author="Harin Oh" w:date="2023-12-04T10:07:00Z"/>
                <w:b/>
                <w:sz w:val="18"/>
                <w:szCs w:val="18"/>
              </w:rPr>
            </w:pPr>
            <w:ins w:id="3325" w:author="Harin Oh" w:date="2023-12-04T10:07:00Z">
              <w:r>
                <w:rPr>
                  <w:b/>
                  <w:sz w:val="18"/>
                  <w:szCs w:val="18"/>
                </w:rPr>
                <w:t>code</w:t>
              </w:r>
            </w:ins>
          </w:p>
        </w:tc>
        <w:tc>
          <w:tcPr>
            <w:tcW w:w="4536" w:type="dxa"/>
            <w:shd w:val="clear" w:color="auto" w:fill="E7E6E6"/>
            <w:vAlign w:val="center"/>
            <w:tcPrChange w:id="3326" w:author="Greenblue" w:date="2024-02-13T20:40:00Z">
              <w:tcPr>
                <w:tcW w:w="3463" w:type="dxa"/>
                <w:vAlign w:val="center"/>
              </w:tcPr>
            </w:tcPrChange>
          </w:tcPr>
          <w:p w14:paraId="2629B718" w14:textId="77777777" w:rsidR="00F450B7" w:rsidRPr="009063C9" w:rsidRDefault="00F450B7" w:rsidP="009B2F93">
            <w:pPr>
              <w:snapToGrid w:val="0"/>
              <w:spacing w:before="60" w:after="60" w:line="240" w:lineRule="auto"/>
              <w:jc w:val="left"/>
              <w:rPr>
                <w:ins w:id="3327" w:author="Harin Oh" w:date="2023-12-04T10:07:00Z"/>
                <w:b/>
                <w:sz w:val="18"/>
                <w:szCs w:val="18"/>
              </w:rPr>
            </w:pPr>
            <w:ins w:id="3328" w:author="Harin Oh" w:date="2023-12-04T10:07:00Z">
              <w:r w:rsidRPr="009063C9">
                <w:rPr>
                  <w:b/>
                  <w:sz w:val="18"/>
                  <w:szCs w:val="18"/>
                </w:rPr>
                <w:t>Remarks</w:t>
              </w:r>
            </w:ins>
          </w:p>
        </w:tc>
      </w:tr>
      <w:tr w:rsidR="00F450B7" w:rsidRPr="009063C9" w14:paraId="18AB5CE8" w14:textId="77777777" w:rsidTr="00F450B7">
        <w:trPr>
          <w:trHeight w:val="305"/>
          <w:ins w:id="3329" w:author="Harin Oh" w:date="2023-12-04T10:07:00Z"/>
          <w:trPrChange w:id="3330" w:author="Harin Oh" w:date="2023-12-04T10:08:00Z">
            <w:trPr>
              <w:trHeight w:val="305"/>
            </w:trPr>
          </w:trPrChange>
        </w:trPr>
        <w:tc>
          <w:tcPr>
            <w:tcW w:w="3060" w:type="dxa"/>
            <w:vAlign w:val="center"/>
            <w:tcPrChange w:id="3331" w:author="Harin Oh" w:date="2023-12-04T10:08:00Z">
              <w:tcPr>
                <w:tcW w:w="3060" w:type="dxa"/>
                <w:vAlign w:val="center"/>
              </w:tcPr>
            </w:tcPrChange>
          </w:tcPr>
          <w:p w14:paraId="29A7895F" w14:textId="2A083E62" w:rsidR="00F450B7" w:rsidRPr="009063C9" w:rsidRDefault="00F450B7" w:rsidP="009B2F93">
            <w:pPr>
              <w:snapToGrid w:val="0"/>
              <w:spacing w:before="60" w:after="60" w:line="240" w:lineRule="auto"/>
              <w:jc w:val="left"/>
              <w:rPr>
                <w:ins w:id="3332" w:author="Harin Oh" w:date="2023-12-04T10:07:00Z"/>
                <w:sz w:val="18"/>
                <w:szCs w:val="18"/>
              </w:rPr>
            </w:pPr>
            <w:ins w:id="3333" w:author="Harin Oh" w:date="2023-12-04T10:07:00Z">
              <w:r w:rsidRPr="00F450B7">
                <w:rPr>
                  <w:sz w:val="18"/>
                  <w:szCs w:val="18"/>
                </w:rPr>
                <w:t>S100_NavigationPurpos</w:t>
              </w:r>
            </w:ins>
            <w:ins w:id="3334" w:author="Greenblue" w:date="2024-02-13T20:21:00Z">
              <w:r w:rsidR="00AA120E" w:rsidRPr="00AA120E">
                <w:rPr>
                  <w:rFonts w:hint="eastAsia"/>
                  <w:sz w:val="18"/>
                  <w:szCs w:val="18"/>
                </w:rPr>
                <w:t>e</w:t>
              </w:r>
            </w:ins>
          </w:p>
        </w:tc>
        <w:tc>
          <w:tcPr>
            <w:tcW w:w="4595" w:type="dxa"/>
            <w:vAlign w:val="center"/>
            <w:tcPrChange w:id="3335" w:author="Harin Oh" w:date="2023-12-04T10:08:00Z">
              <w:tcPr>
                <w:tcW w:w="3420" w:type="dxa"/>
                <w:vAlign w:val="center"/>
              </w:tcPr>
            </w:tcPrChange>
          </w:tcPr>
          <w:p w14:paraId="1B4DC0CB" w14:textId="702B922D" w:rsidR="00F450B7" w:rsidRPr="009063C9" w:rsidRDefault="00F450B7" w:rsidP="009B2F93">
            <w:pPr>
              <w:snapToGrid w:val="0"/>
              <w:spacing w:before="60" w:after="60" w:line="240" w:lineRule="auto"/>
              <w:jc w:val="left"/>
              <w:rPr>
                <w:ins w:id="3336" w:author="Harin Oh" w:date="2023-12-04T10:07:00Z"/>
                <w:sz w:val="18"/>
                <w:szCs w:val="18"/>
              </w:rPr>
            </w:pPr>
            <w:ins w:id="3337" w:author="Harin Oh" w:date="2023-12-04T10:07:00Z">
              <w:r w:rsidRPr="00F450B7">
                <w:rPr>
                  <w:sz w:val="18"/>
                  <w:szCs w:val="18"/>
                </w:rPr>
                <w:t>The navigational purpose of the dataset</w:t>
              </w:r>
            </w:ins>
          </w:p>
        </w:tc>
        <w:tc>
          <w:tcPr>
            <w:tcW w:w="992" w:type="dxa"/>
            <w:vAlign w:val="center"/>
            <w:tcPrChange w:id="3338" w:author="Harin Oh" w:date="2023-12-04T10:08:00Z">
              <w:tcPr>
                <w:tcW w:w="804" w:type="dxa"/>
                <w:vAlign w:val="center"/>
              </w:tcPr>
            </w:tcPrChange>
          </w:tcPr>
          <w:p w14:paraId="10E9DB37" w14:textId="77777777" w:rsidR="00F450B7" w:rsidRPr="009063C9" w:rsidRDefault="00F450B7" w:rsidP="009B2F93">
            <w:pPr>
              <w:snapToGrid w:val="0"/>
              <w:spacing w:before="60" w:after="60" w:line="240" w:lineRule="auto"/>
              <w:jc w:val="center"/>
              <w:rPr>
                <w:ins w:id="3339" w:author="Harin Oh" w:date="2023-12-04T10:07:00Z"/>
                <w:sz w:val="18"/>
                <w:szCs w:val="18"/>
              </w:rPr>
            </w:pPr>
            <w:ins w:id="3340" w:author="Harin Oh" w:date="2023-12-04T10:07:00Z">
              <w:r w:rsidRPr="009063C9">
                <w:rPr>
                  <w:sz w:val="18"/>
                  <w:szCs w:val="18"/>
                </w:rPr>
                <w:t>-</w:t>
              </w:r>
            </w:ins>
          </w:p>
        </w:tc>
        <w:tc>
          <w:tcPr>
            <w:tcW w:w="4536" w:type="dxa"/>
            <w:vAlign w:val="center"/>
            <w:tcPrChange w:id="3341" w:author="Harin Oh" w:date="2023-12-04T10:08:00Z">
              <w:tcPr>
                <w:tcW w:w="3463" w:type="dxa"/>
                <w:vAlign w:val="center"/>
              </w:tcPr>
            </w:tcPrChange>
          </w:tcPr>
          <w:p w14:paraId="6411C47A" w14:textId="77777777" w:rsidR="00F450B7" w:rsidRPr="009063C9" w:rsidRDefault="00F450B7" w:rsidP="009B2F93">
            <w:pPr>
              <w:snapToGrid w:val="0"/>
              <w:spacing w:before="60" w:after="60" w:line="240" w:lineRule="auto"/>
              <w:jc w:val="left"/>
              <w:rPr>
                <w:ins w:id="3342" w:author="Harin Oh" w:date="2023-12-04T10:07:00Z"/>
                <w:sz w:val="18"/>
                <w:szCs w:val="18"/>
              </w:rPr>
            </w:pPr>
            <w:ins w:id="3343" w:author="Harin Oh" w:date="2023-12-04T10:07:00Z">
              <w:r w:rsidRPr="009063C9">
                <w:rPr>
                  <w:sz w:val="18"/>
                  <w:szCs w:val="18"/>
                </w:rPr>
                <w:t>-</w:t>
              </w:r>
            </w:ins>
          </w:p>
        </w:tc>
      </w:tr>
      <w:tr w:rsidR="00F450B7" w:rsidRPr="009063C9" w14:paraId="1E623E4E" w14:textId="77777777" w:rsidTr="00F450B7">
        <w:trPr>
          <w:trHeight w:val="277"/>
          <w:ins w:id="3344" w:author="Harin Oh" w:date="2023-12-04T10:07:00Z"/>
          <w:trPrChange w:id="3345" w:author="Harin Oh" w:date="2023-12-04T10:08:00Z">
            <w:trPr>
              <w:trHeight w:val="277"/>
            </w:trPr>
          </w:trPrChange>
        </w:trPr>
        <w:tc>
          <w:tcPr>
            <w:tcW w:w="3060" w:type="dxa"/>
            <w:vAlign w:val="center"/>
            <w:tcPrChange w:id="3346" w:author="Harin Oh" w:date="2023-12-04T10:08:00Z">
              <w:tcPr>
                <w:tcW w:w="3060" w:type="dxa"/>
                <w:vAlign w:val="center"/>
              </w:tcPr>
            </w:tcPrChange>
          </w:tcPr>
          <w:p w14:paraId="0117E8EE" w14:textId="5B8AE23F" w:rsidR="00F450B7" w:rsidRDefault="0007602E" w:rsidP="009B2F93">
            <w:pPr>
              <w:snapToGrid w:val="0"/>
              <w:spacing w:before="60" w:after="60" w:line="240" w:lineRule="auto"/>
              <w:jc w:val="left"/>
              <w:rPr>
                <w:ins w:id="3347" w:author="Harin Oh" w:date="2023-12-04T10:07:00Z"/>
                <w:rFonts w:eastAsia="Malgun Gothic"/>
                <w:sz w:val="18"/>
                <w:szCs w:val="18"/>
                <w:rPrChange w:id="3348" w:author="Harin Oh" w:date="2023-12-04T10:10:00Z">
                  <w:rPr>
                    <w:ins w:id="3349" w:author="Harin Oh" w:date="2023-12-04T10:07:00Z"/>
                    <w:sz w:val="18"/>
                    <w:szCs w:val="18"/>
                  </w:rPr>
                </w:rPrChange>
              </w:rPr>
            </w:pPr>
            <w:ins w:id="3350" w:author="Harin Oh" w:date="2023-12-04T10:10:00Z">
              <w:r w:rsidRPr="0007602E">
                <w:rPr>
                  <w:rFonts w:eastAsia="Malgun Gothic"/>
                  <w:sz w:val="18"/>
                  <w:szCs w:val="18"/>
                </w:rPr>
                <w:t>port</w:t>
              </w:r>
            </w:ins>
          </w:p>
        </w:tc>
        <w:tc>
          <w:tcPr>
            <w:tcW w:w="4595" w:type="dxa"/>
            <w:vAlign w:val="center"/>
            <w:tcPrChange w:id="3351" w:author="Harin Oh" w:date="2023-12-04T10:08:00Z">
              <w:tcPr>
                <w:tcW w:w="3420" w:type="dxa"/>
                <w:vAlign w:val="center"/>
              </w:tcPr>
            </w:tcPrChange>
          </w:tcPr>
          <w:p w14:paraId="0D4FB23A" w14:textId="27E5239A" w:rsidR="00F450B7" w:rsidRPr="009063C9" w:rsidRDefault="00F450B7" w:rsidP="009B2F93">
            <w:pPr>
              <w:snapToGrid w:val="0"/>
              <w:spacing w:before="60" w:after="60" w:line="240" w:lineRule="auto"/>
              <w:jc w:val="left"/>
              <w:rPr>
                <w:ins w:id="3352" w:author="Harin Oh" w:date="2023-12-04T10:07:00Z"/>
                <w:sz w:val="18"/>
                <w:szCs w:val="18"/>
              </w:rPr>
            </w:pPr>
            <w:ins w:id="3353" w:author="Harin Oh" w:date="2023-12-04T10:09:00Z">
              <w:r w:rsidRPr="00F450B7">
                <w:rPr>
                  <w:sz w:val="18"/>
                  <w:szCs w:val="18"/>
                </w:rPr>
                <w:t>For port and near shore operations</w:t>
              </w:r>
            </w:ins>
          </w:p>
        </w:tc>
        <w:tc>
          <w:tcPr>
            <w:tcW w:w="992" w:type="dxa"/>
            <w:vAlign w:val="center"/>
            <w:tcPrChange w:id="3354" w:author="Harin Oh" w:date="2023-12-04T10:08:00Z">
              <w:tcPr>
                <w:tcW w:w="804" w:type="dxa"/>
                <w:vAlign w:val="center"/>
              </w:tcPr>
            </w:tcPrChange>
          </w:tcPr>
          <w:p w14:paraId="457524A7" w14:textId="77777777" w:rsidR="00F450B7" w:rsidRPr="009063C9" w:rsidRDefault="00F450B7" w:rsidP="009B2F93">
            <w:pPr>
              <w:snapToGrid w:val="0"/>
              <w:spacing w:before="60" w:after="60" w:line="240" w:lineRule="auto"/>
              <w:jc w:val="center"/>
              <w:rPr>
                <w:ins w:id="3355" w:author="Harin Oh" w:date="2023-12-04T10:07:00Z"/>
                <w:sz w:val="18"/>
                <w:szCs w:val="18"/>
              </w:rPr>
            </w:pPr>
            <w:ins w:id="3356" w:author="Harin Oh" w:date="2023-12-04T10:07:00Z">
              <w:r w:rsidRPr="009063C9">
                <w:rPr>
                  <w:sz w:val="18"/>
                  <w:szCs w:val="18"/>
                </w:rPr>
                <w:t>1</w:t>
              </w:r>
            </w:ins>
          </w:p>
        </w:tc>
        <w:tc>
          <w:tcPr>
            <w:tcW w:w="4536" w:type="dxa"/>
            <w:vAlign w:val="center"/>
            <w:tcPrChange w:id="3357" w:author="Harin Oh" w:date="2023-12-04T10:08:00Z">
              <w:tcPr>
                <w:tcW w:w="3463" w:type="dxa"/>
                <w:vAlign w:val="center"/>
              </w:tcPr>
            </w:tcPrChange>
          </w:tcPr>
          <w:p w14:paraId="75CB96B9" w14:textId="77777777" w:rsidR="00F450B7" w:rsidRPr="009063C9" w:rsidRDefault="00F450B7" w:rsidP="009B2F93">
            <w:pPr>
              <w:snapToGrid w:val="0"/>
              <w:spacing w:before="60" w:after="60" w:line="240" w:lineRule="auto"/>
              <w:jc w:val="left"/>
              <w:rPr>
                <w:ins w:id="3358" w:author="Harin Oh" w:date="2023-12-04T10:07:00Z"/>
                <w:sz w:val="18"/>
                <w:szCs w:val="18"/>
              </w:rPr>
            </w:pPr>
            <w:ins w:id="3359" w:author="Harin Oh" w:date="2023-12-04T10:07:00Z">
              <w:r w:rsidRPr="009063C9">
                <w:rPr>
                  <w:sz w:val="18"/>
                  <w:szCs w:val="18"/>
                </w:rPr>
                <w:t>-</w:t>
              </w:r>
            </w:ins>
          </w:p>
        </w:tc>
      </w:tr>
      <w:tr w:rsidR="00F450B7" w:rsidRPr="009063C9" w14:paraId="69D8129D" w14:textId="77777777" w:rsidTr="00F450B7">
        <w:trPr>
          <w:trHeight w:val="305"/>
          <w:ins w:id="3360" w:author="Harin Oh" w:date="2023-12-04T10:07:00Z"/>
          <w:trPrChange w:id="3361" w:author="Harin Oh" w:date="2023-12-04T10:08:00Z">
            <w:trPr>
              <w:trHeight w:val="305"/>
            </w:trPr>
          </w:trPrChange>
        </w:trPr>
        <w:tc>
          <w:tcPr>
            <w:tcW w:w="3060" w:type="dxa"/>
            <w:vAlign w:val="center"/>
            <w:tcPrChange w:id="3362" w:author="Harin Oh" w:date="2023-12-04T10:08:00Z">
              <w:tcPr>
                <w:tcW w:w="3060" w:type="dxa"/>
                <w:vAlign w:val="center"/>
              </w:tcPr>
            </w:tcPrChange>
          </w:tcPr>
          <w:p w14:paraId="39FCFCFE" w14:textId="62C536C5" w:rsidR="00F450B7" w:rsidRPr="009063C9" w:rsidRDefault="00F450B7" w:rsidP="009B2F93">
            <w:pPr>
              <w:snapToGrid w:val="0"/>
              <w:spacing w:before="60" w:after="60" w:line="240" w:lineRule="auto"/>
              <w:jc w:val="left"/>
              <w:rPr>
                <w:ins w:id="3363" w:author="Harin Oh" w:date="2023-12-04T10:07:00Z"/>
                <w:sz w:val="18"/>
                <w:szCs w:val="18"/>
              </w:rPr>
            </w:pPr>
            <w:ins w:id="3364" w:author="Harin Oh" w:date="2023-12-04T10:09:00Z">
              <w:r w:rsidRPr="00F450B7">
                <w:rPr>
                  <w:sz w:val="18"/>
                  <w:szCs w:val="18"/>
                </w:rPr>
                <w:t>transit</w:t>
              </w:r>
            </w:ins>
          </w:p>
        </w:tc>
        <w:tc>
          <w:tcPr>
            <w:tcW w:w="4595" w:type="dxa"/>
            <w:vAlign w:val="center"/>
            <w:tcPrChange w:id="3365" w:author="Harin Oh" w:date="2023-12-04T10:08:00Z">
              <w:tcPr>
                <w:tcW w:w="3420" w:type="dxa"/>
                <w:vAlign w:val="center"/>
              </w:tcPr>
            </w:tcPrChange>
          </w:tcPr>
          <w:p w14:paraId="39828121" w14:textId="0568CFCC" w:rsidR="00F450B7" w:rsidRPr="009063C9" w:rsidRDefault="00F450B7" w:rsidP="009B2F93">
            <w:pPr>
              <w:snapToGrid w:val="0"/>
              <w:spacing w:before="60" w:after="60" w:line="240" w:lineRule="auto"/>
              <w:jc w:val="left"/>
              <w:rPr>
                <w:ins w:id="3366" w:author="Harin Oh" w:date="2023-12-04T10:07:00Z"/>
                <w:sz w:val="18"/>
                <w:szCs w:val="18"/>
              </w:rPr>
            </w:pPr>
            <w:ins w:id="3367" w:author="Harin Oh" w:date="2023-12-04T10:09:00Z">
              <w:r w:rsidRPr="00F450B7">
                <w:rPr>
                  <w:sz w:val="18"/>
                  <w:szCs w:val="18"/>
                </w:rPr>
                <w:t>For coast and planning purposes</w:t>
              </w:r>
            </w:ins>
          </w:p>
        </w:tc>
        <w:tc>
          <w:tcPr>
            <w:tcW w:w="992" w:type="dxa"/>
            <w:vAlign w:val="center"/>
            <w:tcPrChange w:id="3368" w:author="Harin Oh" w:date="2023-12-04T10:08:00Z">
              <w:tcPr>
                <w:tcW w:w="804" w:type="dxa"/>
                <w:vAlign w:val="center"/>
              </w:tcPr>
            </w:tcPrChange>
          </w:tcPr>
          <w:p w14:paraId="5EA09532" w14:textId="100EFA96" w:rsidR="00F450B7" w:rsidRPr="009063C9" w:rsidRDefault="00F450B7" w:rsidP="009B2F93">
            <w:pPr>
              <w:snapToGrid w:val="0"/>
              <w:spacing w:before="60" w:after="60" w:line="240" w:lineRule="auto"/>
              <w:jc w:val="center"/>
              <w:rPr>
                <w:ins w:id="3369" w:author="Harin Oh" w:date="2023-12-04T10:07:00Z"/>
                <w:sz w:val="18"/>
                <w:szCs w:val="18"/>
              </w:rPr>
            </w:pPr>
            <w:ins w:id="3370" w:author="Harin Oh" w:date="2023-12-04T10:09:00Z">
              <w:r>
                <w:rPr>
                  <w:sz w:val="18"/>
                  <w:szCs w:val="18"/>
                </w:rPr>
                <w:t>2</w:t>
              </w:r>
            </w:ins>
          </w:p>
        </w:tc>
        <w:tc>
          <w:tcPr>
            <w:tcW w:w="4536" w:type="dxa"/>
            <w:vAlign w:val="center"/>
            <w:tcPrChange w:id="3371" w:author="Harin Oh" w:date="2023-12-04T10:08:00Z">
              <w:tcPr>
                <w:tcW w:w="3463" w:type="dxa"/>
                <w:vAlign w:val="center"/>
              </w:tcPr>
            </w:tcPrChange>
          </w:tcPr>
          <w:p w14:paraId="7CB93FF8" w14:textId="77777777" w:rsidR="00F450B7" w:rsidRPr="009063C9" w:rsidRDefault="00F450B7" w:rsidP="009B2F93">
            <w:pPr>
              <w:snapToGrid w:val="0"/>
              <w:spacing w:before="60" w:after="60" w:line="240" w:lineRule="auto"/>
              <w:jc w:val="left"/>
              <w:rPr>
                <w:ins w:id="3372" w:author="Harin Oh" w:date="2023-12-04T10:07:00Z"/>
                <w:sz w:val="18"/>
                <w:szCs w:val="18"/>
              </w:rPr>
            </w:pPr>
            <w:ins w:id="3373" w:author="Harin Oh" w:date="2023-12-04T10:07:00Z">
              <w:r w:rsidRPr="009063C9">
                <w:rPr>
                  <w:sz w:val="18"/>
                  <w:szCs w:val="18"/>
                </w:rPr>
                <w:t>-</w:t>
              </w:r>
            </w:ins>
          </w:p>
        </w:tc>
      </w:tr>
      <w:tr w:rsidR="00F450B7" w:rsidRPr="009063C9" w14:paraId="270D2F36" w14:textId="77777777" w:rsidTr="00F450B7">
        <w:trPr>
          <w:cantSplit/>
          <w:trHeight w:val="277"/>
          <w:ins w:id="3374" w:author="Harin Oh" w:date="2023-12-04T10:07:00Z"/>
          <w:trPrChange w:id="3375" w:author="Harin Oh" w:date="2023-12-04T10:08:00Z">
            <w:trPr>
              <w:cantSplit/>
              <w:trHeight w:val="277"/>
            </w:trPr>
          </w:trPrChange>
        </w:trPr>
        <w:tc>
          <w:tcPr>
            <w:tcW w:w="3060" w:type="dxa"/>
            <w:vAlign w:val="center"/>
            <w:tcPrChange w:id="3376" w:author="Harin Oh" w:date="2023-12-04T10:08:00Z">
              <w:tcPr>
                <w:tcW w:w="3060" w:type="dxa"/>
                <w:vAlign w:val="center"/>
              </w:tcPr>
            </w:tcPrChange>
          </w:tcPr>
          <w:p w14:paraId="214F0540" w14:textId="1D04F5A6" w:rsidR="00F450B7" w:rsidRPr="009063C9" w:rsidRDefault="00F450B7" w:rsidP="009B2F93">
            <w:pPr>
              <w:snapToGrid w:val="0"/>
              <w:spacing w:before="60" w:after="60" w:line="240" w:lineRule="auto"/>
              <w:jc w:val="left"/>
              <w:rPr>
                <w:ins w:id="3377" w:author="Harin Oh" w:date="2023-12-04T10:07:00Z"/>
                <w:sz w:val="18"/>
                <w:szCs w:val="18"/>
              </w:rPr>
            </w:pPr>
            <w:ins w:id="3378" w:author="Harin Oh" w:date="2023-12-04T10:09:00Z">
              <w:r w:rsidRPr="00F450B7">
                <w:rPr>
                  <w:sz w:val="18"/>
                  <w:szCs w:val="18"/>
                </w:rPr>
                <w:t>overview</w:t>
              </w:r>
            </w:ins>
          </w:p>
        </w:tc>
        <w:tc>
          <w:tcPr>
            <w:tcW w:w="4595" w:type="dxa"/>
            <w:vAlign w:val="center"/>
            <w:tcPrChange w:id="3379" w:author="Harin Oh" w:date="2023-12-04T10:08:00Z">
              <w:tcPr>
                <w:tcW w:w="3420" w:type="dxa"/>
                <w:vAlign w:val="center"/>
              </w:tcPr>
            </w:tcPrChange>
          </w:tcPr>
          <w:p w14:paraId="6F893786" w14:textId="2B4BEE89" w:rsidR="00F450B7" w:rsidRPr="009063C9" w:rsidRDefault="00F450B7" w:rsidP="009B2F93">
            <w:pPr>
              <w:snapToGrid w:val="0"/>
              <w:spacing w:before="60" w:after="60" w:line="240" w:lineRule="auto"/>
              <w:jc w:val="left"/>
              <w:rPr>
                <w:ins w:id="3380" w:author="Harin Oh" w:date="2023-12-04T10:07:00Z"/>
                <w:sz w:val="18"/>
                <w:szCs w:val="18"/>
              </w:rPr>
            </w:pPr>
            <w:ins w:id="3381" w:author="Harin Oh" w:date="2023-12-04T10:09:00Z">
              <w:r w:rsidRPr="00F450B7">
                <w:rPr>
                  <w:sz w:val="18"/>
                  <w:szCs w:val="18"/>
                </w:rPr>
                <w:t>For ocean crossing and planning purposes</w:t>
              </w:r>
            </w:ins>
          </w:p>
        </w:tc>
        <w:tc>
          <w:tcPr>
            <w:tcW w:w="992" w:type="dxa"/>
            <w:vAlign w:val="center"/>
            <w:tcPrChange w:id="3382" w:author="Harin Oh" w:date="2023-12-04T10:08:00Z">
              <w:tcPr>
                <w:tcW w:w="804" w:type="dxa"/>
                <w:vAlign w:val="center"/>
              </w:tcPr>
            </w:tcPrChange>
          </w:tcPr>
          <w:p w14:paraId="7E23F042" w14:textId="6DD5DEC9" w:rsidR="00F450B7" w:rsidRDefault="00F450B7" w:rsidP="00F450B7">
            <w:pPr>
              <w:snapToGrid w:val="0"/>
              <w:spacing w:before="60" w:after="60" w:line="240" w:lineRule="auto"/>
              <w:jc w:val="center"/>
              <w:rPr>
                <w:ins w:id="3383" w:author="Harin Oh" w:date="2023-12-04T10:07:00Z"/>
                <w:rFonts w:eastAsia="Malgun Gothic"/>
                <w:sz w:val="18"/>
                <w:szCs w:val="18"/>
                <w:rPrChange w:id="3384" w:author="Harin Oh" w:date="2023-12-04T10:09:00Z">
                  <w:rPr>
                    <w:ins w:id="3385" w:author="Harin Oh" w:date="2023-12-04T10:07:00Z"/>
                    <w:sz w:val="18"/>
                    <w:szCs w:val="18"/>
                  </w:rPr>
                </w:rPrChange>
              </w:rPr>
            </w:pPr>
            <w:ins w:id="3386" w:author="Harin Oh" w:date="2023-12-04T10:09:00Z">
              <w:r>
                <w:rPr>
                  <w:rFonts w:eastAsia="Malgun Gothic" w:hint="eastAsia"/>
                  <w:sz w:val="18"/>
                  <w:szCs w:val="18"/>
                </w:rPr>
                <w:t>3</w:t>
              </w:r>
            </w:ins>
          </w:p>
        </w:tc>
        <w:tc>
          <w:tcPr>
            <w:tcW w:w="4536" w:type="dxa"/>
            <w:vAlign w:val="center"/>
            <w:tcPrChange w:id="3387" w:author="Harin Oh" w:date="2023-12-04T10:08:00Z">
              <w:tcPr>
                <w:tcW w:w="3463" w:type="dxa"/>
                <w:vAlign w:val="center"/>
              </w:tcPr>
            </w:tcPrChange>
          </w:tcPr>
          <w:p w14:paraId="7B6D3167" w14:textId="77777777" w:rsidR="00F450B7" w:rsidRPr="009063C9" w:rsidRDefault="00F450B7" w:rsidP="009B2F93">
            <w:pPr>
              <w:snapToGrid w:val="0"/>
              <w:spacing w:before="60" w:after="60" w:line="240" w:lineRule="auto"/>
              <w:jc w:val="left"/>
              <w:rPr>
                <w:ins w:id="3388" w:author="Harin Oh" w:date="2023-12-04T10:07:00Z"/>
                <w:sz w:val="18"/>
                <w:szCs w:val="18"/>
              </w:rPr>
            </w:pPr>
            <w:ins w:id="3389" w:author="Harin Oh" w:date="2023-12-04T10:07:00Z">
              <w:r w:rsidRPr="009063C9">
                <w:rPr>
                  <w:sz w:val="18"/>
                  <w:szCs w:val="18"/>
                </w:rPr>
                <w:t>-</w:t>
              </w:r>
            </w:ins>
          </w:p>
        </w:tc>
      </w:tr>
    </w:tbl>
    <w:p w14:paraId="73A544DB" w14:textId="77777777" w:rsidR="00F450B7" w:rsidRDefault="00F450B7">
      <w:pPr>
        <w:rPr>
          <w:ins w:id="3390" w:author="Harin Oh" w:date="2023-12-04T10:06:00Z"/>
          <w:rFonts w:eastAsia="Malgun Gothic"/>
          <w:szCs w:val="20"/>
          <w:rPrChange w:id="3391" w:author="Harin Oh" w:date="2023-12-04T10:07:00Z">
            <w:rPr>
              <w:ins w:id="3392" w:author="Harin Oh" w:date="2023-12-04T10:06:00Z"/>
              <w:sz w:val="19"/>
              <w:szCs w:val="19"/>
            </w:rPr>
          </w:rPrChange>
        </w:rPr>
        <w:pPrChange w:id="3393" w:author="Harin Oh" w:date="2023-12-04T10:07:00Z">
          <w:pPr>
            <w:pStyle w:val="Heading3"/>
            <w:spacing w:beforeLines="40" w:before="96" w:afterLines="40" w:after="96" w:line="240" w:lineRule="auto"/>
            <w:ind w:left="8292" w:right="200" w:hanging="8092"/>
          </w:pPr>
        </w:pPrChange>
      </w:pPr>
    </w:p>
    <w:p w14:paraId="48A294E6" w14:textId="737E475A" w:rsidR="00B413FE" w:rsidRPr="009063C9" w:rsidRDefault="00B413FE">
      <w:pPr>
        <w:pStyle w:val="Heading4"/>
        <w:pPrChange w:id="3394" w:author="Greenblue" w:date="2024-02-13T20:24:00Z">
          <w:pPr>
            <w:pStyle w:val="Heading3"/>
            <w:spacing w:beforeLines="40" w:before="96" w:afterLines="40" w:after="96" w:line="240" w:lineRule="auto"/>
            <w:ind w:left="8292" w:right="200" w:hanging="8092"/>
          </w:pPr>
        </w:pPrChange>
      </w:pPr>
      <w:r w:rsidRPr="009063C9">
        <w:t>S100_DataCoverage</w:t>
      </w:r>
      <w:bookmarkEnd w:id="33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395"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396">
          <w:tblGrid>
            <w:gridCol w:w="3060"/>
            <w:gridCol w:w="3420"/>
            <w:gridCol w:w="804"/>
            <w:gridCol w:w="2436"/>
            <w:gridCol w:w="3463"/>
          </w:tblGrid>
        </w:tblGridChange>
      </w:tblGrid>
      <w:tr w:rsidR="00B413FE" w:rsidRPr="009063C9" w14:paraId="5930ED96" w14:textId="77777777" w:rsidTr="006073E9">
        <w:trPr>
          <w:trHeight w:val="277"/>
          <w:trPrChange w:id="3397" w:author="Greenblue" w:date="2024-02-13T20:40:00Z">
            <w:trPr>
              <w:trHeight w:val="277"/>
            </w:trPr>
          </w:trPrChange>
        </w:trPr>
        <w:tc>
          <w:tcPr>
            <w:tcW w:w="3060" w:type="dxa"/>
            <w:shd w:val="clear" w:color="auto" w:fill="E7E6E6"/>
            <w:vAlign w:val="center"/>
            <w:tcPrChange w:id="3398" w:author="Greenblue" w:date="2024-02-13T20:40:00Z">
              <w:tcPr>
                <w:tcW w:w="3060" w:type="dxa"/>
                <w:vAlign w:val="center"/>
              </w:tcPr>
            </w:tcPrChange>
          </w:tcPr>
          <w:p w14:paraId="203716BF" w14:textId="6A290AAF" w:rsidR="00B413FE" w:rsidRPr="009063C9" w:rsidRDefault="00B413FE" w:rsidP="002F484A">
            <w:pPr>
              <w:snapToGrid w:val="0"/>
              <w:spacing w:before="60" w:after="60" w:line="240" w:lineRule="auto"/>
              <w:jc w:val="left"/>
              <w:rPr>
                <w:b/>
                <w:sz w:val="18"/>
                <w:szCs w:val="18"/>
              </w:rPr>
            </w:pPr>
            <w:bookmarkStart w:id="3399" w:name="_Toc403560569"/>
            <w:r w:rsidRPr="009063C9">
              <w:rPr>
                <w:b/>
                <w:sz w:val="18"/>
                <w:szCs w:val="18"/>
              </w:rPr>
              <w:t>Name</w:t>
            </w:r>
          </w:p>
        </w:tc>
        <w:tc>
          <w:tcPr>
            <w:tcW w:w="3420" w:type="dxa"/>
            <w:shd w:val="clear" w:color="auto" w:fill="E7E6E6"/>
            <w:vAlign w:val="center"/>
            <w:tcPrChange w:id="3400" w:author="Greenblue" w:date="2024-02-13T20:40:00Z">
              <w:tcPr>
                <w:tcW w:w="3420" w:type="dxa"/>
                <w:vAlign w:val="center"/>
              </w:tcPr>
            </w:tcPrChange>
          </w:tcPr>
          <w:p w14:paraId="7C705308" w14:textId="77777777" w:rsidR="00B413FE" w:rsidRPr="009063C9" w:rsidRDefault="00B413FE" w:rsidP="002F484A">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401" w:author="Greenblue" w:date="2024-02-13T20:40:00Z">
              <w:tcPr>
                <w:tcW w:w="804" w:type="dxa"/>
                <w:vAlign w:val="center"/>
              </w:tcPr>
            </w:tcPrChange>
          </w:tcPr>
          <w:p w14:paraId="7C2E5C34" w14:textId="77777777" w:rsidR="00B413FE" w:rsidRPr="009063C9" w:rsidRDefault="00B413FE" w:rsidP="002F484A">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3402" w:author="Greenblue" w:date="2024-02-13T20:40:00Z">
              <w:tcPr>
                <w:tcW w:w="2436" w:type="dxa"/>
                <w:vAlign w:val="center"/>
              </w:tcPr>
            </w:tcPrChange>
          </w:tcPr>
          <w:p w14:paraId="1994324D" w14:textId="77777777" w:rsidR="00B413FE" w:rsidRPr="009063C9" w:rsidRDefault="00B413FE" w:rsidP="002F484A">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403" w:author="Greenblue" w:date="2024-02-13T20:40:00Z">
              <w:tcPr>
                <w:tcW w:w="3463" w:type="dxa"/>
                <w:vAlign w:val="center"/>
              </w:tcPr>
            </w:tcPrChange>
          </w:tcPr>
          <w:p w14:paraId="655A6DBE" w14:textId="77777777" w:rsidR="00B413FE" w:rsidRPr="009063C9" w:rsidRDefault="00B413FE" w:rsidP="002F484A">
            <w:pPr>
              <w:snapToGrid w:val="0"/>
              <w:spacing w:before="60" w:after="60" w:line="240" w:lineRule="auto"/>
              <w:jc w:val="left"/>
              <w:rPr>
                <w:b/>
                <w:sz w:val="18"/>
                <w:szCs w:val="18"/>
              </w:rPr>
            </w:pPr>
            <w:r w:rsidRPr="009063C9">
              <w:rPr>
                <w:b/>
                <w:sz w:val="18"/>
                <w:szCs w:val="18"/>
              </w:rPr>
              <w:t>Remarks</w:t>
            </w:r>
          </w:p>
        </w:tc>
      </w:tr>
      <w:tr w:rsidR="00B413FE" w:rsidRPr="009063C9" w14:paraId="55EBE461" w14:textId="77777777" w:rsidTr="00E41D53">
        <w:trPr>
          <w:trHeight w:val="20"/>
        </w:trPr>
        <w:tc>
          <w:tcPr>
            <w:tcW w:w="3060" w:type="dxa"/>
            <w:vAlign w:val="center"/>
          </w:tcPr>
          <w:p w14:paraId="45176BFC" w14:textId="77777777" w:rsidR="00B413FE" w:rsidRPr="009063C9" w:rsidRDefault="00B413FE" w:rsidP="002F484A">
            <w:pPr>
              <w:snapToGrid w:val="0"/>
              <w:spacing w:before="60" w:after="60" w:line="240" w:lineRule="auto"/>
              <w:jc w:val="left"/>
              <w:rPr>
                <w:sz w:val="18"/>
                <w:szCs w:val="18"/>
              </w:rPr>
            </w:pPr>
            <w:r w:rsidRPr="009063C9">
              <w:rPr>
                <w:sz w:val="18"/>
                <w:szCs w:val="18"/>
              </w:rPr>
              <w:t>S100_DataCoverage</w:t>
            </w:r>
          </w:p>
        </w:tc>
        <w:tc>
          <w:tcPr>
            <w:tcW w:w="3420" w:type="dxa"/>
            <w:vAlign w:val="center"/>
          </w:tcPr>
          <w:p w14:paraId="2E9669E1" w14:textId="701A43C7" w:rsidR="00B413FE" w:rsidRPr="009063C9" w:rsidRDefault="00B8413D" w:rsidP="002F484A">
            <w:pPr>
              <w:snapToGrid w:val="0"/>
              <w:spacing w:before="60" w:after="60" w:line="240" w:lineRule="auto"/>
              <w:jc w:val="left"/>
              <w:rPr>
                <w:sz w:val="18"/>
                <w:szCs w:val="18"/>
              </w:rPr>
            </w:pPr>
            <w:ins w:id="3404" w:author="Greenblue" w:date="2024-02-13T20:28:00Z">
              <w:r w:rsidRPr="00B8413D">
                <w:rPr>
                  <w:sz w:val="18"/>
                  <w:szCs w:val="18"/>
                </w:rPr>
                <w:t>A spatial extent where data is provided; and the display scale information for the provided data</w:t>
              </w:r>
            </w:ins>
          </w:p>
        </w:tc>
        <w:tc>
          <w:tcPr>
            <w:tcW w:w="804" w:type="dxa"/>
            <w:vAlign w:val="center"/>
          </w:tcPr>
          <w:p w14:paraId="5B68B394" w14:textId="77777777" w:rsidR="00B413FE" w:rsidRPr="009063C9" w:rsidRDefault="00B413FE" w:rsidP="002F484A">
            <w:pPr>
              <w:snapToGrid w:val="0"/>
              <w:spacing w:before="60" w:after="60" w:line="240" w:lineRule="auto"/>
              <w:jc w:val="center"/>
              <w:rPr>
                <w:sz w:val="18"/>
                <w:szCs w:val="18"/>
              </w:rPr>
            </w:pPr>
            <w:r w:rsidRPr="009063C9">
              <w:rPr>
                <w:sz w:val="18"/>
                <w:szCs w:val="18"/>
              </w:rPr>
              <w:t>-</w:t>
            </w:r>
          </w:p>
        </w:tc>
        <w:tc>
          <w:tcPr>
            <w:tcW w:w="2436" w:type="dxa"/>
            <w:vAlign w:val="center"/>
          </w:tcPr>
          <w:p w14:paraId="5ABE229C" w14:textId="77777777" w:rsidR="00B413FE" w:rsidRPr="009063C9" w:rsidRDefault="00B413FE" w:rsidP="002F484A">
            <w:pPr>
              <w:snapToGrid w:val="0"/>
              <w:spacing w:before="60" w:after="60" w:line="240" w:lineRule="auto"/>
              <w:jc w:val="left"/>
              <w:rPr>
                <w:sz w:val="18"/>
                <w:szCs w:val="18"/>
              </w:rPr>
            </w:pPr>
            <w:r w:rsidRPr="009063C9">
              <w:rPr>
                <w:sz w:val="18"/>
                <w:szCs w:val="18"/>
              </w:rPr>
              <w:t>-</w:t>
            </w:r>
          </w:p>
        </w:tc>
        <w:tc>
          <w:tcPr>
            <w:tcW w:w="3463" w:type="dxa"/>
            <w:vAlign w:val="center"/>
          </w:tcPr>
          <w:p w14:paraId="4B429F73" w14:textId="77246ACB" w:rsidR="00B413FE" w:rsidRPr="009063C9" w:rsidRDefault="00114F4F" w:rsidP="002F484A">
            <w:pPr>
              <w:snapToGrid w:val="0"/>
              <w:spacing w:before="60" w:after="60" w:line="240" w:lineRule="auto"/>
              <w:jc w:val="left"/>
              <w:rPr>
                <w:sz w:val="18"/>
                <w:szCs w:val="18"/>
              </w:rPr>
            </w:pPr>
            <w:ins w:id="3405" w:author="Greenblue" w:date="2024-02-13T20:29:00Z">
              <w:r w:rsidRPr="00114F4F">
                <w:rPr>
                  <w:sz w:val="18"/>
                  <w:szCs w:val="18"/>
                </w:rPr>
                <w:t>This field is used by user systems as part of the data loading and unloading algorithms and it is strongly encouraged that Product Specifications mandate the use of one or more of the displayScale provided as part of S100_DataCoverage</w:t>
              </w:r>
            </w:ins>
            <w:del w:id="3406" w:author="Greenblue" w:date="2024-02-13T20:28:00Z">
              <w:r w:rsidR="00B413FE" w:rsidRPr="009063C9" w:rsidDel="00114F4F">
                <w:rPr>
                  <w:sz w:val="18"/>
                  <w:szCs w:val="18"/>
                </w:rPr>
                <w:delText>-</w:delText>
              </w:r>
            </w:del>
          </w:p>
        </w:tc>
      </w:tr>
      <w:tr w:rsidR="00B413FE" w:rsidRPr="009063C9" w:rsidDel="00811ADB" w14:paraId="1DAB6801" w14:textId="08FB467B" w:rsidTr="00E41D53">
        <w:trPr>
          <w:trHeight w:val="20"/>
          <w:del w:id="3407" w:author="Harin Oh" w:date="2023-12-04T10:14:00Z"/>
        </w:trPr>
        <w:tc>
          <w:tcPr>
            <w:tcW w:w="3060" w:type="dxa"/>
            <w:vAlign w:val="center"/>
          </w:tcPr>
          <w:p w14:paraId="55A542C4" w14:textId="01B232AE" w:rsidR="00B413FE" w:rsidRPr="009063C9" w:rsidDel="00811ADB" w:rsidRDefault="00B413FE" w:rsidP="002F484A">
            <w:pPr>
              <w:snapToGrid w:val="0"/>
              <w:spacing w:before="60" w:after="60" w:line="240" w:lineRule="auto"/>
              <w:jc w:val="left"/>
              <w:rPr>
                <w:del w:id="3408" w:author="Harin Oh" w:date="2023-12-04T10:14:00Z"/>
                <w:sz w:val="18"/>
                <w:szCs w:val="18"/>
              </w:rPr>
            </w:pPr>
            <w:del w:id="3409" w:author="Harin Oh" w:date="2023-12-04T10:14:00Z">
              <w:r w:rsidRPr="009063C9" w:rsidDel="00811ADB">
                <w:rPr>
                  <w:sz w:val="18"/>
                  <w:szCs w:val="18"/>
                </w:rPr>
                <w:delText>ID</w:delText>
              </w:r>
            </w:del>
          </w:p>
        </w:tc>
        <w:tc>
          <w:tcPr>
            <w:tcW w:w="3420" w:type="dxa"/>
            <w:vAlign w:val="center"/>
          </w:tcPr>
          <w:p w14:paraId="3FFF37C3" w14:textId="68554590" w:rsidR="00B413FE" w:rsidRPr="009063C9" w:rsidDel="00811ADB" w:rsidRDefault="00B413FE" w:rsidP="002F484A">
            <w:pPr>
              <w:snapToGrid w:val="0"/>
              <w:spacing w:before="60" w:after="60" w:line="240" w:lineRule="auto"/>
              <w:jc w:val="left"/>
              <w:rPr>
                <w:del w:id="3410" w:author="Harin Oh" w:date="2023-12-04T10:14:00Z"/>
                <w:sz w:val="18"/>
                <w:szCs w:val="18"/>
              </w:rPr>
            </w:pPr>
            <w:del w:id="3411" w:author="Harin Oh" w:date="2023-12-04T10:14:00Z">
              <w:r w:rsidRPr="009063C9" w:rsidDel="00811ADB">
                <w:rPr>
                  <w:sz w:val="18"/>
                  <w:szCs w:val="18"/>
                </w:rPr>
                <w:delText>Uniquely identifies the coverage</w:delText>
              </w:r>
            </w:del>
          </w:p>
        </w:tc>
        <w:tc>
          <w:tcPr>
            <w:tcW w:w="804" w:type="dxa"/>
            <w:vAlign w:val="center"/>
          </w:tcPr>
          <w:p w14:paraId="3D0B1685" w14:textId="6F64CEF7" w:rsidR="00B413FE" w:rsidRPr="009063C9" w:rsidDel="00811ADB" w:rsidRDefault="00B413FE" w:rsidP="002F484A">
            <w:pPr>
              <w:snapToGrid w:val="0"/>
              <w:spacing w:before="60" w:after="60" w:line="240" w:lineRule="auto"/>
              <w:jc w:val="center"/>
              <w:rPr>
                <w:del w:id="3412" w:author="Harin Oh" w:date="2023-12-04T10:14:00Z"/>
                <w:sz w:val="18"/>
                <w:szCs w:val="18"/>
              </w:rPr>
            </w:pPr>
            <w:del w:id="3413" w:author="Harin Oh" w:date="2023-12-04T10:14:00Z">
              <w:r w:rsidRPr="009063C9" w:rsidDel="00811ADB">
                <w:rPr>
                  <w:sz w:val="18"/>
                  <w:szCs w:val="18"/>
                </w:rPr>
                <w:delText>1</w:delText>
              </w:r>
            </w:del>
          </w:p>
        </w:tc>
        <w:tc>
          <w:tcPr>
            <w:tcW w:w="2436" w:type="dxa"/>
            <w:vAlign w:val="center"/>
          </w:tcPr>
          <w:p w14:paraId="6D6BCE9F" w14:textId="78498E33" w:rsidR="00B413FE" w:rsidRPr="009063C9" w:rsidDel="00811ADB" w:rsidRDefault="00B413FE" w:rsidP="002F484A">
            <w:pPr>
              <w:snapToGrid w:val="0"/>
              <w:spacing w:before="60" w:after="60" w:line="240" w:lineRule="auto"/>
              <w:jc w:val="left"/>
              <w:rPr>
                <w:del w:id="3414" w:author="Harin Oh" w:date="2023-12-04T10:14:00Z"/>
                <w:sz w:val="18"/>
                <w:szCs w:val="18"/>
              </w:rPr>
            </w:pPr>
            <w:del w:id="3415" w:author="Harin Oh" w:date="2023-12-04T10:14:00Z">
              <w:r w:rsidRPr="009063C9" w:rsidDel="00811ADB">
                <w:rPr>
                  <w:sz w:val="18"/>
                  <w:szCs w:val="18"/>
                </w:rPr>
                <w:delText>Integer</w:delText>
              </w:r>
            </w:del>
          </w:p>
        </w:tc>
        <w:tc>
          <w:tcPr>
            <w:tcW w:w="3463" w:type="dxa"/>
            <w:vAlign w:val="center"/>
          </w:tcPr>
          <w:p w14:paraId="5BE28F97" w14:textId="304CAFA6" w:rsidR="00B413FE" w:rsidRPr="009063C9" w:rsidDel="00811ADB" w:rsidRDefault="00B413FE" w:rsidP="002F484A">
            <w:pPr>
              <w:snapToGrid w:val="0"/>
              <w:spacing w:before="60" w:after="60" w:line="240" w:lineRule="auto"/>
              <w:jc w:val="left"/>
              <w:rPr>
                <w:del w:id="3416" w:author="Harin Oh" w:date="2023-12-04T10:14:00Z"/>
                <w:sz w:val="18"/>
                <w:szCs w:val="18"/>
              </w:rPr>
            </w:pPr>
            <w:del w:id="3417" w:author="Harin Oh" w:date="2023-12-04T10:14:00Z">
              <w:r w:rsidRPr="009063C9" w:rsidDel="00811ADB">
                <w:rPr>
                  <w:sz w:val="18"/>
                  <w:szCs w:val="18"/>
                </w:rPr>
                <w:delText>-</w:delText>
              </w:r>
            </w:del>
          </w:p>
        </w:tc>
      </w:tr>
      <w:tr w:rsidR="00B413FE" w:rsidRPr="009063C9" w:rsidDel="00811ADB" w14:paraId="260252E4" w14:textId="5350341D" w:rsidTr="00E41D53">
        <w:trPr>
          <w:trHeight w:val="20"/>
          <w:del w:id="3418" w:author="Harin Oh" w:date="2023-12-04T10:14:00Z"/>
        </w:trPr>
        <w:tc>
          <w:tcPr>
            <w:tcW w:w="3060" w:type="dxa"/>
            <w:vAlign w:val="center"/>
          </w:tcPr>
          <w:p w14:paraId="53C1A12A" w14:textId="2B6F3C22" w:rsidR="00B413FE" w:rsidRPr="009063C9" w:rsidDel="00811ADB" w:rsidRDefault="00B413FE" w:rsidP="00381437">
            <w:pPr>
              <w:snapToGrid w:val="0"/>
              <w:spacing w:before="60" w:after="60" w:line="240" w:lineRule="auto"/>
              <w:jc w:val="left"/>
              <w:rPr>
                <w:del w:id="3419" w:author="Harin Oh" w:date="2023-12-04T10:14:00Z"/>
                <w:sz w:val="18"/>
                <w:szCs w:val="18"/>
              </w:rPr>
            </w:pPr>
            <w:del w:id="3420" w:author="Harin Oh" w:date="2023-12-04T10:14:00Z">
              <w:r w:rsidRPr="009063C9" w:rsidDel="00811ADB">
                <w:rPr>
                  <w:sz w:val="18"/>
                  <w:szCs w:val="18"/>
                </w:rPr>
                <w:delText>boundingBox</w:delText>
              </w:r>
            </w:del>
          </w:p>
        </w:tc>
        <w:tc>
          <w:tcPr>
            <w:tcW w:w="3420" w:type="dxa"/>
            <w:vAlign w:val="center"/>
          </w:tcPr>
          <w:p w14:paraId="4650A7F1" w14:textId="17C573DF" w:rsidR="00B413FE" w:rsidRPr="009063C9" w:rsidDel="00811ADB" w:rsidRDefault="00B413FE" w:rsidP="00381437">
            <w:pPr>
              <w:snapToGrid w:val="0"/>
              <w:spacing w:before="60" w:after="60" w:line="240" w:lineRule="auto"/>
              <w:jc w:val="left"/>
              <w:rPr>
                <w:del w:id="3421" w:author="Harin Oh" w:date="2023-12-04T10:14:00Z"/>
                <w:sz w:val="18"/>
                <w:szCs w:val="18"/>
              </w:rPr>
            </w:pPr>
            <w:del w:id="3422" w:author="Harin Oh" w:date="2023-12-04T10:14:00Z">
              <w:r w:rsidRPr="009063C9" w:rsidDel="00811ADB">
                <w:rPr>
                  <w:sz w:val="18"/>
                  <w:szCs w:val="18"/>
                </w:rPr>
                <w:delText>The extent of the dataset limits</w:delText>
              </w:r>
            </w:del>
          </w:p>
        </w:tc>
        <w:tc>
          <w:tcPr>
            <w:tcW w:w="804" w:type="dxa"/>
            <w:vAlign w:val="center"/>
          </w:tcPr>
          <w:p w14:paraId="1F47A0AB" w14:textId="13F193AB" w:rsidR="00B413FE" w:rsidRPr="009063C9" w:rsidDel="00811ADB" w:rsidRDefault="00B413FE" w:rsidP="00381437">
            <w:pPr>
              <w:snapToGrid w:val="0"/>
              <w:spacing w:before="60" w:after="60" w:line="240" w:lineRule="auto"/>
              <w:jc w:val="center"/>
              <w:rPr>
                <w:del w:id="3423" w:author="Harin Oh" w:date="2023-12-04T10:14:00Z"/>
                <w:sz w:val="18"/>
                <w:szCs w:val="18"/>
              </w:rPr>
            </w:pPr>
            <w:del w:id="3424" w:author="Harin Oh" w:date="2023-12-04T10:14:00Z">
              <w:r w:rsidRPr="009063C9" w:rsidDel="00811ADB">
                <w:rPr>
                  <w:sz w:val="18"/>
                  <w:szCs w:val="18"/>
                </w:rPr>
                <w:delText>1</w:delText>
              </w:r>
            </w:del>
          </w:p>
        </w:tc>
        <w:tc>
          <w:tcPr>
            <w:tcW w:w="2436" w:type="dxa"/>
            <w:vAlign w:val="center"/>
          </w:tcPr>
          <w:p w14:paraId="19EB8AFA" w14:textId="562B218C" w:rsidR="00B413FE" w:rsidRPr="009063C9" w:rsidDel="00811ADB" w:rsidRDefault="00B413FE" w:rsidP="00381437">
            <w:pPr>
              <w:snapToGrid w:val="0"/>
              <w:spacing w:before="60" w:after="60" w:line="240" w:lineRule="auto"/>
              <w:jc w:val="left"/>
              <w:rPr>
                <w:del w:id="3425" w:author="Harin Oh" w:date="2023-12-04T10:14:00Z"/>
                <w:sz w:val="18"/>
                <w:szCs w:val="18"/>
              </w:rPr>
            </w:pPr>
            <w:del w:id="3426" w:author="Harin Oh" w:date="2023-12-04T10:14:00Z">
              <w:r w:rsidRPr="009063C9" w:rsidDel="00811ADB">
                <w:rPr>
                  <w:sz w:val="18"/>
                  <w:szCs w:val="18"/>
                </w:rPr>
                <w:delText>EX_GeographicBoundingBox</w:delText>
              </w:r>
            </w:del>
          </w:p>
        </w:tc>
        <w:tc>
          <w:tcPr>
            <w:tcW w:w="3463" w:type="dxa"/>
            <w:vAlign w:val="center"/>
          </w:tcPr>
          <w:p w14:paraId="7C3F5DE7" w14:textId="1D25EF0B" w:rsidR="00B413FE" w:rsidRPr="009063C9" w:rsidDel="00811ADB" w:rsidRDefault="00B413FE" w:rsidP="00381437">
            <w:pPr>
              <w:snapToGrid w:val="0"/>
              <w:spacing w:before="60" w:after="60" w:line="240" w:lineRule="auto"/>
              <w:jc w:val="left"/>
              <w:rPr>
                <w:del w:id="3427" w:author="Harin Oh" w:date="2023-12-04T10:14:00Z"/>
                <w:sz w:val="18"/>
                <w:szCs w:val="18"/>
              </w:rPr>
            </w:pPr>
            <w:del w:id="3428" w:author="Harin Oh" w:date="2023-12-04T10:14:00Z">
              <w:r w:rsidRPr="009063C9" w:rsidDel="00811ADB">
                <w:rPr>
                  <w:sz w:val="18"/>
                  <w:szCs w:val="18"/>
                </w:rPr>
                <w:delText>-</w:delText>
              </w:r>
            </w:del>
          </w:p>
        </w:tc>
      </w:tr>
      <w:tr w:rsidR="00B413FE" w:rsidRPr="009063C9" w14:paraId="1576E37B" w14:textId="77777777" w:rsidTr="00E41D53">
        <w:trPr>
          <w:cantSplit/>
          <w:trHeight w:val="20"/>
        </w:trPr>
        <w:tc>
          <w:tcPr>
            <w:tcW w:w="3060" w:type="dxa"/>
            <w:vAlign w:val="center"/>
          </w:tcPr>
          <w:p w14:paraId="4232C4ED" w14:textId="77777777" w:rsidR="00B413FE" w:rsidRPr="009063C9" w:rsidRDefault="00B413FE" w:rsidP="00381437">
            <w:pPr>
              <w:snapToGrid w:val="0"/>
              <w:spacing w:before="60" w:after="60" w:line="240" w:lineRule="auto"/>
              <w:jc w:val="left"/>
              <w:rPr>
                <w:sz w:val="18"/>
                <w:szCs w:val="18"/>
              </w:rPr>
            </w:pPr>
            <w:r w:rsidRPr="009063C9">
              <w:rPr>
                <w:sz w:val="18"/>
                <w:szCs w:val="18"/>
              </w:rPr>
              <w:t>boundingPolygon</w:t>
            </w:r>
          </w:p>
        </w:tc>
        <w:tc>
          <w:tcPr>
            <w:tcW w:w="3420" w:type="dxa"/>
            <w:vAlign w:val="center"/>
          </w:tcPr>
          <w:p w14:paraId="30B9989B" w14:textId="77777777" w:rsidR="00B413FE" w:rsidRPr="009063C9" w:rsidRDefault="00B413FE" w:rsidP="00381437">
            <w:pPr>
              <w:snapToGrid w:val="0"/>
              <w:spacing w:before="60" w:after="60" w:line="240" w:lineRule="auto"/>
              <w:jc w:val="left"/>
              <w:rPr>
                <w:sz w:val="18"/>
                <w:szCs w:val="18"/>
              </w:rPr>
            </w:pPr>
            <w:r w:rsidRPr="009063C9">
              <w:rPr>
                <w:sz w:val="18"/>
                <w:szCs w:val="18"/>
              </w:rPr>
              <w:t>A polygon which defines the actual data limit</w:t>
            </w:r>
          </w:p>
        </w:tc>
        <w:tc>
          <w:tcPr>
            <w:tcW w:w="804" w:type="dxa"/>
            <w:vAlign w:val="center"/>
          </w:tcPr>
          <w:p w14:paraId="5B204A59" w14:textId="59505DE5" w:rsidR="00B413FE" w:rsidRPr="009063C9" w:rsidRDefault="00B413FE" w:rsidP="00381437">
            <w:pPr>
              <w:snapToGrid w:val="0"/>
              <w:spacing w:before="60" w:after="60" w:line="240" w:lineRule="auto"/>
              <w:jc w:val="center"/>
              <w:rPr>
                <w:sz w:val="18"/>
                <w:szCs w:val="18"/>
              </w:rPr>
            </w:pPr>
            <w:del w:id="3429" w:author="Greenblue" w:date="2024-02-13T20:34:00Z">
              <w:r w:rsidRPr="009063C9" w:rsidDel="00584E45">
                <w:rPr>
                  <w:sz w:val="18"/>
                  <w:szCs w:val="18"/>
                </w:rPr>
                <w:delText>1..</w:delText>
              </w:r>
            </w:del>
            <w:ins w:id="3430" w:author="Harin Oh" w:date="2023-12-04T10:14:00Z">
              <w:r w:rsidR="00811ADB">
                <w:rPr>
                  <w:sz w:val="18"/>
                  <w:szCs w:val="18"/>
                </w:rPr>
                <w:t>1</w:t>
              </w:r>
            </w:ins>
            <w:del w:id="3431" w:author="Harin Oh" w:date="2023-12-04T10:14:00Z">
              <w:r w:rsidRPr="009063C9" w:rsidDel="00811ADB">
                <w:rPr>
                  <w:sz w:val="18"/>
                  <w:szCs w:val="18"/>
                </w:rPr>
                <w:delText>*</w:delText>
              </w:r>
            </w:del>
          </w:p>
        </w:tc>
        <w:tc>
          <w:tcPr>
            <w:tcW w:w="2436" w:type="dxa"/>
            <w:vAlign w:val="center"/>
          </w:tcPr>
          <w:p w14:paraId="00D12296" w14:textId="77777777" w:rsidR="00B413FE" w:rsidRPr="009063C9" w:rsidRDefault="00B413FE" w:rsidP="00381437">
            <w:pPr>
              <w:snapToGrid w:val="0"/>
              <w:spacing w:before="60" w:after="60" w:line="240" w:lineRule="auto"/>
              <w:jc w:val="left"/>
              <w:rPr>
                <w:sz w:val="18"/>
                <w:szCs w:val="18"/>
              </w:rPr>
            </w:pPr>
            <w:r w:rsidRPr="009063C9">
              <w:rPr>
                <w:sz w:val="18"/>
                <w:szCs w:val="18"/>
              </w:rPr>
              <w:t>EX_BoundingPolygon</w:t>
            </w:r>
          </w:p>
        </w:tc>
        <w:tc>
          <w:tcPr>
            <w:tcW w:w="3463" w:type="dxa"/>
            <w:vAlign w:val="center"/>
          </w:tcPr>
          <w:p w14:paraId="72287755" w14:textId="7F157153" w:rsidR="00B413FE" w:rsidRPr="009063C9" w:rsidRDefault="00A16A44" w:rsidP="00381437">
            <w:pPr>
              <w:snapToGrid w:val="0"/>
              <w:spacing w:before="60" w:after="60" w:line="240" w:lineRule="auto"/>
              <w:jc w:val="left"/>
              <w:rPr>
                <w:sz w:val="18"/>
                <w:szCs w:val="18"/>
              </w:rPr>
            </w:pPr>
            <w:ins w:id="3432" w:author="USER" w:date="2024-03-14T09:28:00Z">
              <w:r w:rsidRPr="00A16A44">
                <w:rPr>
                  <w:sz w:val="18"/>
                  <w:szCs w:val="18"/>
                </w:rPr>
                <w:t>(See Note 1)</w:t>
              </w:r>
            </w:ins>
            <w:del w:id="3433" w:author="USER" w:date="2024-03-14T09:28:00Z">
              <w:r w:rsidR="00B413FE" w:rsidRPr="009063C9" w:rsidDel="00A16A44">
                <w:rPr>
                  <w:sz w:val="18"/>
                  <w:szCs w:val="18"/>
                </w:rPr>
                <w:delText>-</w:delText>
              </w:r>
            </w:del>
          </w:p>
        </w:tc>
      </w:tr>
      <w:tr w:rsidR="00114F4F" w:rsidRPr="009063C9" w14:paraId="2302F57C" w14:textId="77777777" w:rsidTr="00E41D53">
        <w:trPr>
          <w:trHeight w:val="20"/>
          <w:ins w:id="3434" w:author="Greenblue" w:date="2024-02-13T20:29:00Z"/>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BD4E4" w14:textId="14820324" w:rsidR="00114F4F" w:rsidRPr="009063C9" w:rsidRDefault="00114F4F" w:rsidP="00DA1EBD">
            <w:pPr>
              <w:snapToGrid w:val="0"/>
              <w:spacing w:before="60" w:after="60" w:line="240" w:lineRule="auto"/>
              <w:jc w:val="left"/>
              <w:rPr>
                <w:ins w:id="3435" w:author="Greenblue" w:date="2024-02-13T20:29:00Z"/>
                <w:sz w:val="18"/>
                <w:szCs w:val="18"/>
              </w:rPr>
            </w:pPr>
            <w:ins w:id="3436" w:author="Greenblue" w:date="2024-02-13T20:29:00Z">
              <w:r w:rsidRPr="00114F4F">
                <w:rPr>
                  <w:sz w:val="18"/>
                  <w:szCs w:val="18"/>
                </w:rPr>
                <w:t>temporalExtent</w:t>
              </w:r>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62F6D6" w14:textId="64449796" w:rsidR="00114F4F" w:rsidRPr="009063C9" w:rsidRDefault="00114F4F" w:rsidP="00DA1EBD">
            <w:pPr>
              <w:snapToGrid w:val="0"/>
              <w:spacing w:before="60" w:after="60" w:line="240" w:lineRule="auto"/>
              <w:jc w:val="left"/>
              <w:rPr>
                <w:ins w:id="3437" w:author="Greenblue" w:date="2024-02-13T20:29:00Z"/>
                <w:sz w:val="18"/>
                <w:szCs w:val="18"/>
              </w:rPr>
            </w:pPr>
            <w:ins w:id="3438" w:author="Greenblue" w:date="2024-02-13T20:29:00Z">
              <w:r w:rsidRPr="00114F4F">
                <w:rPr>
                  <w:sz w:val="18"/>
                  <w:szCs w:val="18"/>
                </w:rPr>
                <w:t>Specification of the temporal extent of the coverage</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43893" w14:textId="54AEAF59" w:rsidR="00114F4F" w:rsidRPr="009063C9" w:rsidRDefault="00114F4F" w:rsidP="00DA1EBD">
            <w:pPr>
              <w:snapToGrid w:val="0"/>
              <w:spacing w:before="60" w:after="60" w:line="240" w:lineRule="auto"/>
              <w:jc w:val="center"/>
              <w:rPr>
                <w:ins w:id="3439" w:author="Greenblue" w:date="2024-02-13T20:29:00Z"/>
                <w:sz w:val="18"/>
                <w:szCs w:val="18"/>
              </w:rPr>
            </w:pPr>
            <w:ins w:id="3440" w:author="Greenblue" w:date="2024-02-13T20:29:00Z">
              <w:r w:rsidRPr="00114F4F">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B2829" w14:textId="76704493" w:rsidR="00114F4F" w:rsidRPr="009063C9" w:rsidRDefault="00114F4F" w:rsidP="00DA1EBD">
            <w:pPr>
              <w:snapToGrid w:val="0"/>
              <w:spacing w:before="60" w:after="60" w:line="240" w:lineRule="auto"/>
              <w:jc w:val="left"/>
              <w:rPr>
                <w:ins w:id="3441" w:author="Greenblue" w:date="2024-02-13T20:29:00Z"/>
                <w:sz w:val="18"/>
                <w:szCs w:val="18"/>
              </w:rPr>
            </w:pPr>
            <w:ins w:id="3442" w:author="Greenblue" w:date="2024-02-13T20:29:00Z">
              <w:r w:rsidRPr="00114F4F">
                <w:rPr>
                  <w:sz w:val="18"/>
                  <w:szCs w:val="18"/>
                </w:rPr>
                <w:t>S100_TemporalExtent</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06EAF" w14:textId="39A22F7F" w:rsidR="00114F4F" w:rsidRPr="009063C9" w:rsidRDefault="00114F4F" w:rsidP="00DA1EBD">
            <w:pPr>
              <w:snapToGrid w:val="0"/>
              <w:spacing w:before="60" w:after="60" w:line="240" w:lineRule="auto"/>
              <w:jc w:val="left"/>
              <w:rPr>
                <w:ins w:id="3443" w:author="Greenblue" w:date="2024-02-13T20:29:00Z"/>
                <w:sz w:val="18"/>
                <w:szCs w:val="18"/>
              </w:rPr>
            </w:pPr>
            <w:ins w:id="3444" w:author="Greenblue" w:date="2024-02-13T20:29:00Z">
              <w:r w:rsidRPr="00114F4F">
                <w:rPr>
                  <w:sz w:val="18"/>
                  <w:szCs w:val="18"/>
                </w:rPr>
                <w:t>The remarks for temporalExtent in the dataset discovery block (S100_DatasetDiscoveryMetadata) apply, except that their scope is the individual coverage and not the dataset as a whole</w:t>
              </w:r>
            </w:ins>
          </w:p>
        </w:tc>
      </w:tr>
      <w:tr w:rsidR="00B413FE" w:rsidRPr="009063C9" w14:paraId="632AE727"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19E68" w14:textId="77777777" w:rsidR="00B413FE" w:rsidRPr="009063C9" w:rsidRDefault="00B413FE" w:rsidP="00DA1EBD">
            <w:pPr>
              <w:snapToGrid w:val="0"/>
              <w:spacing w:before="60" w:after="60" w:line="240" w:lineRule="auto"/>
              <w:jc w:val="left"/>
              <w:rPr>
                <w:sz w:val="18"/>
                <w:szCs w:val="18"/>
              </w:rPr>
            </w:pPr>
            <w:r w:rsidRPr="009063C9">
              <w:rPr>
                <w:sz w:val="18"/>
                <w:szCs w:val="18"/>
              </w:rPr>
              <w:t>optimumDisplayScale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26C284" w14:textId="77777777" w:rsidR="00B413FE" w:rsidRPr="009063C9" w:rsidRDefault="00B413FE" w:rsidP="00DA1EBD">
            <w:pPr>
              <w:snapToGrid w:val="0"/>
              <w:spacing w:before="60" w:after="60" w:line="240" w:lineRule="auto"/>
              <w:jc w:val="left"/>
              <w:rPr>
                <w:sz w:val="18"/>
                <w:szCs w:val="18"/>
              </w:rPr>
            </w:pPr>
            <w:r w:rsidRPr="009063C9">
              <w:rPr>
                <w:sz w:val="18"/>
                <w:szCs w:val="18"/>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10769" w14:textId="77777777" w:rsidR="00B413FE" w:rsidRPr="009063C9" w:rsidRDefault="00B413FE" w:rsidP="00DA1EBD">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62F98" w14:textId="77777777" w:rsidR="00B413FE" w:rsidRPr="009063C9" w:rsidRDefault="00B413FE" w:rsidP="00DA1EBD">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DCBC26" w14:textId="77777777" w:rsidR="00B413FE" w:rsidRPr="009063C9" w:rsidRDefault="00B413FE" w:rsidP="00DA1EBD">
            <w:pPr>
              <w:snapToGrid w:val="0"/>
              <w:spacing w:before="60" w:after="60" w:line="240" w:lineRule="auto"/>
              <w:jc w:val="left"/>
              <w:rPr>
                <w:sz w:val="18"/>
                <w:szCs w:val="18"/>
              </w:rPr>
            </w:pPr>
            <w:r w:rsidRPr="009063C9">
              <w:rPr>
                <w:sz w:val="18"/>
                <w:szCs w:val="18"/>
              </w:rPr>
              <w:t>Example: A scale of 1:25000 is encoded as 25000</w:t>
            </w:r>
          </w:p>
        </w:tc>
      </w:tr>
      <w:tr w:rsidR="00B413FE" w:rsidRPr="009063C9" w14:paraId="34B88768"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2ABD7" w14:textId="77777777" w:rsidR="00B413FE" w:rsidRPr="009063C9" w:rsidRDefault="00B413FE" w:rsidP="00381437">
            <w:pPr>
              <w:snapToGrid w:val="0"/>
              <w:spacing w:before="60" w:after="60" w:line="240" w:lineRule="auto"/>
              <w:jc w:val="left"/>
              <w:rPr>
                <w:sz w:val="18"/>
                <w:szCs w:val="18"/>
              </w:rPr>
            </w:pPr>
            <w:r w:rsidRPr="009063C9">
              <w:rPr>
                <w:sz w:val="18"/>
                <w:szCs w:val="18"/>
              </w:rPr>
              <w:t>maximumDisplayScale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74DCB" w14:textId="77777777" w:rsidR="00B413FE" w:rsidRPr="009063C9" w:rsidRDefault="00B413FE" w:rsidP="00381437">
            <w:pPr>
              <w:snapToGrid w:val="0"/>
              <w:spacing w:before="60" w:after="60" w:line="240" w:lineRule="auto"/>
              <w:jc w:val="left"/>
              <w:rPr>
                <w:sz w:val="18"/>
                <w:szCs w:val="18"/>
              </w:rPr>
            </w:pPr>
            <w:r w:rsidRPr="009063C9">
              <w:rPr>
                <w:sz w:val="18"/>
                <w:szCs w:val="18"/>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33C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3FE4C9"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8DE65" w14:textId="61E311FD" w:rsidR="00B413FE" w:rsidRPr="009063C9" w:rsidRDefault="00416C61" w:rsidP="00381437">
            <w:pPr>
              <w:snapToGrid w:val="0"/>
              <w:spacing w:before="60" w:after="60" w:line="240" w:lineRule="auto"/>
              <w:jc w:val="left"/>
              <w:rPr>
                <w:sz w:val="18"/>
                <w:szCs w:val="18"/>
              </w:rPr>
            </w:pPr>
            <w:r w:rsidRPr="009063C9">
              <w:rPr>
                <w:sz w:val="18"/>
                <w:szCs w:val="18"/>
              </w:rPr>
              <w:t>Example:  22000 for a maximum display scale of 1:22000</w:t>
            </w:r>
          </w:p>
        </w:tc>
      </w:tr>
      <w:tr w:rsidR="00B413FE" w:rsidRPr="009063C9" w14:paraId="1B39AF9E"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F7BE5" w14:textId="77777777" w:rsidR="00B413FE" w:rsidRPr="009063C9" w:rsidRDefault="00B413FE" w:rsidP="00381437">
            <w:pPr>
              <w:snapToGrid w:val="0"/>
              <w:spacing w:before="60" w:after="60" w:line="240" w:lineRule="auto"/>
              <w:jc w:val="left"/>
              <w:rPr>
                <w:sz w:val="18"/>
                <w:szCs w:val="18"/>
              </w:rPr>
            </w:pPr>
            <w:r w:rsidRPr="009063C9">
              <w:rPr>
                <w:sz w:val="18"/>
                <w:szCs w:val="18"/>
              </w:rPr>
              <w:t>minimumDisplayScale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0D53D" w14:textId="77777777" w:rsidR="00B413FE" w:rsidRPr="009063C9" w:rsidRDefault="00B413FE" w:rsidP="00381437">
            <w:pPr>
              <w:snapToGrid w:val="0"/>
              <w:spacing w:before="60" w:after="60" w:line="240" w:lineRule="auto"/>
              <w:jc w:val="left"/>
              <w:rPr>
                <w:sz w:val="18"/>
                <w:szCs w:val="18"/>
              </w:rPr>
            </w:pPr>
            <w:r w:rsidRPr="009063C9">
              <w:rPr>
                <w:sz w:val="18"/>
                <w:szCs w:val="18"/>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13ED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52C27"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BB0C7" w14:textId="77777777" w:rsidR="00B413FE" w:rsidRPr="009063C9" w:rsidRDefault="00B413FE" w:rsidP="00381437">
            <w:pPr>
              <w:snapToGrid w:val="0"/>
              <w:spacing w:before="60" w:after="60" w:line="240" w:lineRule="auto"/>
              <w:jc w:val="left"/>
              <w:rPr>
                <w:sz w:val="18"/>
                <w:szCs w:val="18"/>
              </w:rPr>
            </w:pPr>
          </w:p>
        </w:tc>
      </w:tr>
      <w:tr w:rsidR="00584E45" w:rsidRPr="009063C9" w14:paraId="5E13A50D" w14:textId="77777777" w:rsidTr="00E41D53">
        <w:trPr>
          <w:trHeight w:val="20"/>
          <w:ins w:id="3445" w:author="Greenblue" w:date="2024-02-13T20:35:00Z"/>
          <w:trPrChange w:id="3446" w:author="Greenblue" w:date="2024-02-13T20:38:00Z">
            <w:trPr>
              <w:trHeight w:val="305"/>
            </w:trPr>
          </w:trPrChange>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Change w:id="3447" w:author="Greenblue" w:date="2024-02-13T20:38:00Z">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425318F" w14:textId="4AC395DC" w:rsidR="00584E45" w:rsidRPr="009063C9" w:rsidRDefault="00584E45" w:rsidP="00381437">
            <w:pPr>
              <w:snapToGrid w:val="0"/>
              <w:spacing w:before="60" w:after="60" w:line="240" w:lineRule="auto"/>
              <w:jc w:val="left"/>
              <w:rPr>
                <w:ins w:id="3448" w:author="Greenblue" w:date="2024-02-13T20:35:00Z"/>
                <w:sz w:val="18"/>
                <w:szCs w:val="18"/>
              </w:rPr>
            </w:pPr>
            <w:ins w:id="3449" w:author="Greenblue" w:date="2024-02-13T20:35:00Z">
              <w:r w:rsidRPr="00584E45">
                <w:rPr>
                  <w:sz w:val="18"/>
                  <w:szCs w:val="18"/>
                </w:rPr>
                <w:t>approximateGridResolution</w:t>
              </w:r>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Change w:id="3450" w:author="Greenblue" w:date="2024-02-13T20:38:00Z">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61EB02CE" w14:textId="57CCCC0C" w:rsidR="00584E45" w:rsidRPr="009063C9" w:rsidRDefault="00584E45" w:rsidP="00381437">
            <w:pPr>
              <w:snapToGrid w:val="0"/>
              <w:spacing w:before="60" w:after="60" w:line="240" w:lineRule="auto"/>
              <w:jc w:val="left"/>
              <w:rPr>
                <w:ins w:id="3451" w:author="Greenblue" w:date="2024-02-13T20:35:00Z"/>
                <w:sz w:val="18"/>
                <w:szCs w:val="18"/>
              </w:rPr>
            </w:pPr>
            <w:ins w:id="3452" w:author="Greenblue" w:date="2024-02-13T20:35:00Z">
              <w:r w:rsidRPr="00584E45">
                <w:rPr>
                  <w:sz w:val="18"/>
                  <w:szCs w:val="18"/>
                </w:rPr>
                <w:t>The resolution of gridded or georeferenced data (in metres)</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Change w:id="3453" w:author="Greenblue" w:date="2024-02-13T20:38:00Z">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FD77A19" w14:textId="640FA2E8" w:rsidR="00584E45" w:rsidRPr="009063C9" w:rsidRDefault="00584E45" w:rsidP="00381437">
            <w:pPr>
              <w:snapToGrid w:val="0"/>
              <w:spacing w:before="60" w:after="60" w:line="240" w:lineRule="auto"/>
              <w:jc w:val="center"/>
              <w:rPr>
                <w:ins w:id="3454" w:author="Greenblue" w:date="2024-02-13T20:35:00Z"/>
                <w:sz w:val="18"/>
                <w:szCs w:val="18"/>
              </w:rPr>
            </w:pPr>
            <w:ins w:id="3455" w:author="Greenblue" w:date="2024-02-13T20:35:00Z">
              <w:r w:rsidRPr="00584E45">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Change w:id="3456" w:author="Greenblue" w:date="2024-02-13T20:38:00Z">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873BBB7" w14:textId="3C29AFD9" w:rsidR="00584E45" w:rsidRPr="009063C9" w:rsidRDefault="00584E45" w:rsidP="00381437">
            <w:pPr>
              <w:snapToGrid w:val="0"/>
              <w:spacing w:before="60" w:after="60" w:line="240" w:lineRule="auto"/>
              <w:jc w:val="left"/>
              <w:rPr>
                <w:ins w:id="3457" w:author="Greenblue" w:date="2024-02-13T20:35:00Z"/>
                <w:sz w:val="18"/>
                <w:szCs w:val="18"/>
              </w:rPr>
            </w:pPr>
            <w:ins w:id="3458" w:author="Greenblue" w:date="2024-02-13T20:35:00Z">
              <w:r w:rsidRPr="00584E45">
                <w:rPr>
                  <w:sz w:val="18"/>
                  <w:szCs w:val="18"/>
                </w:rPr>
                <w:t>Real</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Change w:id="3459" w:author="Greenblue" w:date="2024-02-13T20:38:00Z">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3FB473D" w14:textId="6EC1BBBA" w:rsidR="00584E45" w:rsidRPr="00584E45" w:rsidRDefault="00584E45" w:rsidP="00584E45">
            <w:pPr>
              <w:snapToGrid w:val="0"/>
              <w:spacing w:before="60" w:after="60" w:line="240" w:lineRule="auto"/>
              <w:jc w:val="left"/>
              <w:rPr>
                <w:ins w:id="3460" w:author="Greenblue" w:date="2024-02-13T20:35:00Z"/>
                <w:sz w:val="18"/>
                <w:szCs w:val="18"/>
              </w:rPr>
            </w:pPr>
            <w:ins w:id="3461" w:author="Greenblue" w:date="2024-02-13T20:35:00Z">
              <w:r w:rsidRPr="00584E45">
                <w:rPr>
                  <w:sz w:val="18"/>
                  <w:szCs w:val="18"/>
                </w:rPr>
                <w:t>A single value may be provided when all axes have a common resolution</w:t>
              </w:r>
            </w:ins>
            <w:ins w:id="3462" w:author="Greenblue" w:date="2024-02-13T20:38:00Z">
              <w:r>
                <w:rPr>
                  <w:sz w:val="18"/>
                  <w:szCs w:val="18"/>
                </w:rPr>
                <w:t xml:space="preserve"> </w:t>
              </w:r>
            </w:ins>
            <w:ins w:id="3463" w:author="Greenblue" w:date="2024-02-13T20:35:00Z">
              <w:r w:rsidRPr="00584E45">
                <w:rPr>
                  <w:sz w:val="18"/>
                  <w:szCs w:val="18"/>
                </w:rPr>
                <w:t>For multiple value provision, use axis order as specified in dataset</w:t>
              </w:r>
            </w:ins>
            <w:ins w:id="3464" w:author="Greenblue" w:date="2024-02-13T20:38:00Z">
              <w:r>
                <w:rPr>
                  <w:sz w:val="18"/>
                  <w:szCs w:val="18"/>
                </w:rPr>
                <w:t xml:space="preserve"> </w:t>
              </w:r>
            </w:ins>
            <w:ins w:id="3465" w:author="Greenblue" w:date="2024-02-13T20:35:00Z">
              <w:r w:rsidRPr="00584E45">
                <w:rPr>
                  <w:sz w:val="18"/>
                  <w:szCs w:val="18"/>
                </w:rPr>
                <w:t>May be approximate for ungeorectified data</w:t>
              </w:r>
            </w:ins>
          </w:p>
          <w:p w14:paraId="19E8BA17" w14:textId="77777777" w:rsidR="00584E45" w:rsidRPr="00584E45" w:rsidRDefault="00584E45" w:rsidP="00584E45">
            <w:pPr>
              <w:snapToGrid w:val="0"/>
              <w:spacing w:before="60" w:after="60" w:line="240" w:lineRule="auto"/>
              <w:jc w:val="left"/>
              <w:rPr>
                <w:ins w:id="3466" w:author="Greenblue" w:date="2024-02-13T20:35:00Z"/>
                <w:sz w:val="18"/>
                <w:szCs w:val="18"/>
              </w:rPr>
            </w:pPr>
            <w:ins w:id="3467" w:author="Greenblue" w:date="2024-02-13T20:35:00Z">
              <w:r w:rsidRPr="00584E45">
                <w:rPr>
                  <w:sz w:val="18"/>
                  <w:szCs w:val="18"/>
                </w:rPr>
                <w:t>For example, for 5 metre resolution. The value 5 must be encoded</w:t>
              </w:r>
            </w:ins>
          </w:p>
          <w:p w14:paraId="6AF542E1" w14:textId="7889C02D" w:rsidR="00584E45" w:rsidRPr="009063C9" w:rsidRDefault="00A16A44" w:rsidP="00584E45">
            <w:pPr>
              <w:snapToGrid w:val="0"/>
              <w:spacing w:before="60" w:after="60" w:line="240" w:lineRule="auto"/>
              <w:jc w:val="left"/>
              <w:rPr>
                <w:ins w:id="3468" w:author="Greenblue" w:date="2024-02-13T20:35:00Z"/>
                <w:sz w:val="18"/>
                <w:szCs w:val="18"/>
              </w:rPr>
            </w:pPr>
            <w:ins w:id="3469" w:author="USER" w:date="2024-03-14T09:29:00Z">
              <w:r w:rsidRPr="00A16A44">
                <w:rPr>
                  <w:sz w:val="18"/>
                  <w:szCs w:val="18"/>
                </w:rPr>
                <w:t>(See Note 2)</w:t>
              </w:r>
            </w:ins>
            <w:ins w:id="3470" w:author="Greenblue" w:date="2024-02-13T20:35:00Z">
              <w:del w:id="3471" w:author="USER" w:date="2024-03-14T09:29:00Z">
                <w:r w:rsidR="00584E45" w:rsidRPr="00584E45" w:rsidDel="00A16A44">
                  <w:rPr>
                    <w:sz w:val="18"/>
                    <w:szCs w:val="18"/>
                  </w:rPr>
                  <w:delText>* see note</w:delText>
                </w:r>
              </w:del>
            </w:ins>
          </w:p>
        </w:tc>
      </w:tr>
    </w:tbl>
    <w:p w14:paraId="7250D8A9" w14:textId="77777777" w:rsidR="00A16A44" w:rsidRDefault="00A16A44" w:rsidP="00A16A44">
      <w:pPr>
        <w:rPr>
          <w:ins w:id="3472" w:author="USER" w:date="2024-03-14T09:29:00Z"/>
        </w:rPr>
      </w:pPr>
      <w:ins w:id="3473" w:author="USER" w:date="2024-03-14T09:29:00Z">
        <w: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ins>
    </w:p>
    <w:p w14:paraId="51C06ECA" w14:textId="2294B618" w:rsidR="00416C61" w:rsidRPr="009063C9" w:rsidRDefault="00A16A44" w:rsidP="00A16A44">
      <w:ins w:id="3474" w:author="USER" w:date="2024-03-14T09:29:00Z">
        <w:r>
          <w:t>NOTE 2:  approximateGridResolution: If the grid cell size varies over the extent of the grid, an approximated value based on model parameters or production metadata should be used.</w:t>
        </w:r>
      </w:ins>
    </w:p>
    <w:p w14:paraId="7DEC4ED8" w14:textId="4EE93B8F" w:rsidR="00584E45" w:rsidRPr="006073E9" w:rsidRDefault="00584E45" w:rsidP="00584E45">
      <w:pPr>
        <w:pStyle w:val="Heading4"/>
        <w:rPr>
          <w:ins w:id="3475" w:author="Greenblue" w:date="2024-02-13T20:37:00Z"/>
          <w:rFonts w:ascii="Malgun Gothic" w:eastAsia="Malgun Gothic" w:hAnsi="Malgun Gothic"/>
        </w:rPr>
      </w:pPr>
      <w:bookmarkStart w:id="3476" w:name="_Toc152232615"/>
      <w:ins w:id="3477" w:author="Greenblue" w:date="2024-02-13T20:36:00Z">
        <w:r w:rsidRPr="009063C9">
          <w:t>S100_</w:t>
        </w:r>
        <w:r w:rsidRPr="006073E9">
          <w:rPr>
            <w:rFonts w:ascii="Malgun Gothic" w:eastAsia="Malgun Gothic" w:hAnsi="Malgun Gothic" w:hint="eastAsia"/>
          </w:rPr>
          <w:t>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4595"/>
        <w:gridCol w:w="992"/>
        <w:gridCol w:w="4536"/>
      </w:tblGrid>
      <w:tr w:rsidR="006073E9" w:rsidRPr="009063C9" w14:paraId="6213763F" w14:textId="77777777" w:rsidTr="006073E9">
        <w:trPr>
          <w:trHeight w:val="277"/>
          <w:ins w:id="3478" w:author="Greenblue" w:date="2024-02-13T20:37:00Z"/>
        </w:trPr>
        <w:tc>
          <w:tcPr>
            <w:tcW w:w="3060" w:type="dxa"/>
            <w:shd w:val="clear" w:color="auto" w:fill="E7E6E6"/>
            <w:vAlign w:val="center"/>
          </w:tcPr>
          <w:p w14:paraId="08D4B826" w14:textId="77777777" w:rsidR="00584E45" w:rsidRPr="009063C9" w:rsidRDefault="00584E45" w:rsidP="00175CD1">
            <w:pPr>
              <w:snapToGrid w:val="0"/>
              <w:spacing w:before="60" w:after="60" w:line="240" w:lineRule="auto"/>
              <w:jc w:val="left"/>
              <w:rPr>
                <w:ins w:id="3479" w:author="Greenblue" w:date="2024-02-13T20:37:00Z"/>
                <w:b/>
                <w:sz w:val="18"/>
                <w:szCs w:val="18"/>
              </w:rPr>
            </w:pPr>
            <w:ins w:id="3480" w:author="Greenblue" w:date="2024-02-13T20:37:00Z">
              <w:r w:rsidRPr="009063C9">
                <w:rPr>
                  <w:b/>
                  <w:sz w:val="18"/>
                  <w:szCs w:val="18"/>
                </w:rPr>
                <w:t>Name</w:t>
              </w:r>
            </w:ins>
          </w:p>
        </w:tc>
        <w:tc>
          <w:tcPr>
            <w:tcW w:w="4595" w:type="dxa"/>
            <w:shd w:val="clear" w:color="auto" w:fill="E7E6E6"/>
            <w:vAlign w:val="center"/>
          </w:tcPr>
          <w:p w14:paraId="63A93A5B" w14:textId="77777777" w:rsidR="00584E45" w:rsidRPr="009063C9" w:rsidRDefault="00584E45" w:rsidP="00175CD1">
            <w:pPr>
              <w:snapToGrid w:val="0"/>
              <w:spacing w:before="60" w:after="60" w:line="240" w:lineRule="auto"/>
              <w:jc w:val="left"/>
              <w:rPr>
                <w:ins w:id="3481" w:author="Greenblue" w:date="2024-02-13T20:37:00Z"/>
                <w:b/>
                <w:sz w:val="18"/>
                <w:szCs w:val="18"/>
              </w:rPr>
            </w:pPr>
            <w:ins w:id="3482" w:author="Greenblue" w:date="2024-02-13T20:37:00Z">
              <w:r w:rsidRPr="009063C9">
                <w:rPr>
                  <w:b/>
                  <w:sz w:val="18"/>
                  <w:szCs w:val="18"/>
                </w:rPr>
                <w:t>Description</w:t>
              </w:r>
            </w:ins>
          </w:p>
        </w:tc>
        <w:tc>
          <w:tcPr>
            <w:tcW w:w="992" w:type="dxa"/>
            <w:shd w:val="clear" w:color="auto" w:fill="E7E6E6"/>
            <w:vAlign w:val="center"/>
          </w:tcPr>
          <w:p w14:paraId="6E30A9DF" w14:textId="77777777" w:rsidR="00584E45" w:rsidRPr="009063C9" w:rsidRDefault="00584E45" w:rsidP="00175CD1">
            <w:pPr>
              <w:snapToGrid w:val="0"/>
              <w:spacing w:before="60" w:after="60" w:line="240" w:lineRule="auto"/>
              <w:jc w:val="center"/>
              <w:rPr>
                <w:ins w:id="3483" w:author="Greenblue" w:date="2024-02-13T20:37:00Z"/>
                <w:b/>
                <w:sz w:val="18"/>
                <w:szCs w:val="18"/>
              </w:rPr>
            </w:pPr>
            <w:ins w:id="3484" w:author="Greenblue" w:date="2024-02-13T20:37:00Z">
              <w:r>
                <w:rPr>
                  <w:b/>
                  <w:sz w:val="18"/>
                  <w:szCs w:val="18"/>
                </w:rPr>
                <w:t>code</w:t>
              </w:r>
            </w:ins>
          </w:p>
        </w:tc>
        <w:tc>
          <w:tcPr>
            <w:tcW w:w="4536" w:type="dxa"/>
            <w:shd w:val="clear" w:color="auto" w:fill="E7E6E6"/>
            <w:vAlign w:val="center"/>
          </w:tcPr>
          <w:p w14:paraId="5BF1B0AB" w14:textId="77777777" w:rsidR="00584E45" w:rsidRPr="009063C9" w:rsidRDefault="00584E45" w:rsidP="00175CD1">
            <w:pPr>
              <w:snapToGrid w:val="0"/>
              <w:spacing w:before="60" w:after="60" w:line="240" w:lineRule="auto"/>
              <w:jc w:val="left"/>
              <w:rPr>
                <w:ins w:id="3485" w:author="Greenblue" w:date="2024-02-13T20:37:00Z"/>
                <w:b/>
                <w:sz w:val="18"/>
                <w:szCs w:val="18"/>
              </w:rPr>
            </w:pPr>
            <w:ins w:id="3486" w:author="Greenblue" w:date="2024-02-13T20:37:00Z">
              <w:r w:rsidRPr="009063C9">
                <w:rPr>
                  <w:b/>
                  <w:sz w:val="18"/>
                  <w:szCs w:val="18"/>
                </w:rPr>
                <w:t>Remarks</w:t>
              </w:r>
            </w:ins>
          </w:p>
        </w:tc>
      </w:tr>
      <w:tr w:rsidR="00584E45" w:rsidRPr="009063C9" w14:paraId="47DC9267" w14:textId="77777777" w:rsidTr="00A16A44">
        <w:trPr>
          <w:trHeight w:val="20"/>
          <w:ins w:id="3487" w:author="Greenblue" w:date="2024-02-13T20:37:00Z"/>
        </w:trPr>
        <w:tc>
          <w:tcPr>
            <w:tcW w:w="3060" w:type="dxa"/>
            <w:vAlign w:val="center"/>
          </w:tcPr>
          <w:p w14:paraId="1FAC3ED5" w14:textId="0E08CCAE" w:rsidR="00584E45" w:rsidRPr="009063C9" w:rsidRDefault="00584E45" w:rsidP="00584E45">
            <w:pPr>
              <w:snapToGrid w:val="0"/>
              <w:spacing w:before="60" w:after="60" w:line="240" w:lineRule="auto"/>
              <w:jc w:val="left"/>
              <w:rPr>
                <w:ins w:id="3488" w:author="Greenblue" w:date="2024-02-13T20:37:00Z"/>
                <w:sz w:val="18"/>
                <w:szCs w:val="18"/>
              </w:rPr>
            </w:pPr>
            <w:ins w:id="3489" w:author="Greenblue" w:date="2024-02-13T20:38:00Z">
              <w:r w:rsidRPr="009063C9">
                <w:rPr>
                  <w:sz w:val="18"/>
                  <w:szCs w:val="18"/>
                </w:rPr>
                <w:t>S100_</w:t>
              </w:r>
              <w:r>
                <w:rPr>
                  <w:rFonts w:ascii="Malgun Gothic" w:eastAsia="Malgun Gothic" w:hAnsi="Malgun Gothic" w:cs="Malgun Gothic"/>
                  <w:sz w:val="18"/>
                  <w:szCs w:val="18"/>
                </w:rPr>
                <w:t>Purpose</w:t>
              </w:r>
            </w:ins>
          </w:p>
        </w:tc>
        <w:tc>
          <w:tcPr>
            <w:tcW w:w="4595" w:type="dxa"/>
            <w:vAlign w:val="center"/>
          </w:tcPr>
          <w:p w14:paraId="2DF33318" w14:textId="02A0E158" w:rsidR="00584E45" w:rsidRPr="009063C9" w:rsidRDefault="00584E45" w:rsidP="00584E45">
            <w:pPr>
              <w:snapToGrid w:val="0"/>
              <w:spacing w:before="60" w:after="60" w:line="240" w:lineRule="auto"/>
              <w:jc w:val="left"/>
              <w:rPr>
                <w:ins w:id="3490" w:author="Greenblue" w:date="2024-02-13T20:37:00Z"/>
                <w:sz w:val="18"/>
                <w:szCs w:val="18"/>
              </w:rPr>
            </w:pPr>
            <w:ins w:id="3491" w:author="Greenblue" w:date="2024-02-13T20:38:00Z">
              <w:r>
                <w:rPr>
                  <w:sz w:val="18"/>
                  <w:szCs w:val="18"/>
                </w:rPr>
                <w:t>The purpose of the dataset</w:t>
              </w:r>
            </w:ins>
          </w:p>
        </w:tc>
        <w:tc>
          <w:tcPr>
            <w:tcW w:w="992" w:type="dxa"/>
            <w:vAlign w:val="center"/>
          </w:tcPr>
          <w:p w14:paraId="65FBDEA8" w14:textId="70F18DEF" w:rsidR="00584E45" w:rsidRPr="009063C9" w:rsidRDefault="00584E45" w:rsidP="00584E45">
            <w:pPr>
              <w:snapToGrid w:val="0"/>
              <w:spacing w:before="60" w:after="60" w:line="240" w:lineRule="auto"/>
              <w:jc w:val="center"/>
              <w:rPr>
                <w:ins w:id="3492" w:author="Greenblue" w:date="2024-02-13T20:37:00Z"/>
                <w:sz w:val="18"/>
                <w:szCs w:val="18"/>
              </w:rPr>
            </w:pPr>
            <w:ins w:id="3493" w:author="Greenblue" w:date="2024-02-13T20:38:00Z">
              <w:r w:rsidRPr="009063C9">
                <w:rPr>
                  <w:sz w:val="18"/>
                  <w:szCs w:val="18"/>
                </w:rPr>
                <w:t>-</w:t>
              </w:r>
            </w:ins>
          </w:p>
        </w:tc>
        <w:tc>
          <w:tcPr>
            <w:tcW w:w="4536" w:type="dxa"/>
            <w:vAlign w:val="center"/>
          </w:tcPr>
          <w:p w14:paraId="0A99C30D" w14:textId="3325627A" w:rsidR="00584E45" w:rsidRPr="009063C9" w:rsidRDefault="00584E45" w:rsidP="00584E45">
            <w:pPr>
              <w:snapToGrid w:val="0"/>
              <w:spacing w:before="60" w:after="60" w:line="240" w:lineRule="auto"/>
              <w:jc w:val="left"/>
              <w:rPr>
                <w:ins w:id="3494" w:author="Greenblue" w:date="2024-02-13T20:37:00Z"/>
                <w:sz w:val="18"/>
                <w:szCs w:val="18"/>
              </w:rPr>
            </w:pPr>
          </w:p>
        </w:tc>
      </w:tr>
      <w:tr w:rsidR="00584E45" w:rsidRPr="009063C9" w14:paraId="652347BE" w14:textId="77777777" w:rsidTr="00A16A44">
        <w:trPr>
          <w:trHeight w:val="20"/>
          <w:ins w:id="3495" w:author="Greenblue" w:date="2024-02-13T20:37:00Z"/>
        </w:trPr>
        <w:tc>
          <w:tcPr>
            <w:tcW w:w="3060" w:type="dxa"/>
            <w:vAlign w:val="center"/>
          </w:tcPr>
          <w:p w14:paraId="73E95A99" w14:textId="7DDF0707" w:rsidR="00584E45" w:rsidRPr="00134967" w:rsidRDefault="00584E45" w:rsidP="00584E45">
            <w:pPr>
              <w:snapToGrid w:val="0"/>
              <w:spacing w:before="60" w:after="60" w:line="240" w:lineRule="auto"/>
              <w:jc w:val="left"/>
              <w:rPr>
                <w:ins w:id="3496" w:author="Greenblue" w:date="2024-02-13T20:37:00Z"/>
                <w:rFonts w:eastAsia="Malgun Gothic"/>
                <w:sz w:val="18"/>
                <w:szCs w:val="18"/>
              </w:rPr>
            </w:pPr>
            <w:ins w:id="3497" w:author="Greenblue" w:date="2024-02-13T20:38:00Z">
              <w:r w:rsidRPr="006073E9">
                <w:rPr>
                  <w:rFonts w:eastAsia="Malgun Gothic" w:hint="eastAsia"/>
                  <w:sz w:val="18"/>
                  <w:szCs w:val="18"/>
                </w:rPr>
                <w:t>n</w:t>
              </w:r>
              <w:r w:rsidRPr="006073E9">
                <w:rPr>
                  <w:rFonts w:eastAsia="Malgun Gothic"/>
                  <w:sz w:val="18"/>
                  <w:szCs w:val="18"/>
                </w:rPr>
                <w:t>ewDataset</w:t>
              </w:r>
            </w:ins>
          </w:p>
        </w:tc>
        <w:tc>
          <w:tcPr>
            <w:tcW w:w="4595" w:type="dxa"/>
            <w:vAlign w:val="center"/>
          </w:tcPr>
          <w:p w14:paraId="5A458FF9" w14:textId="701D9C63" w:rsidR="00584E45" w:rsidRPr="009063C9" w:rsidRDefault="00584E45" w:rsidP="00584E45">
            <w:pPr>
              <w:snapToGrid w:val="0"/>
              <w:spacing w:before="60" w:after="60" w:line="240" w:lineRule="auto"/>
              <w:jc w:val="left"/>
              <w:rPr>
                <w:ins w:id="3498" w:author="Greenblue" w:date="2024-02-13T20:37:00Z"/>
                <w:sz w:val="18"/>
                <w:szCs w:val="18"/>
              </w:rPr>
            </w:pPr>
            <w:ins w:id="3499" w:author="Greenblue" w:date="2024-02-13T20:38:00Z">
              <w:r w:rsidRPr="006073E9">
                <w:rPr>
                  <w:rFonts w:eastAsia="Malgun Gothic" w:hint="eastAsia"/>
                  <w:sz w:val="18"/>
                  <w:szCs w:val="18"/>
                </w:rPr>
                <w:t>B</w:t>
              </w:r>
              <w:r w:rsidRPr="006073E9">
                <w:rPr>
                  <w:rFonts w:eastAsia="Malgun Gothic"/>
                  <w:sz w:val="18"/>
                  <w:szCs w:val="18"/>
                </w:rPr>
                <w:t>rand new dataset</w:t>
              </w:r>
            </w:ins>
          </w:p>
        </w:tc>
        <w:tc>
          <w:tcPr>
            <w:tcW w:w="992" w:type="dxa"/>
            <w:vAlign w:val="center"/>
          </w:tcPr>
          <w:p w14:paraId="39B12EFB" w14:textId="3B05841E" w:rsidR="00584E45" w:rsidRPr="009063C9" w:rsidRDefault="00584E45" w:rsidP="00584E45">
            <w:pPr>
              <w:snapToGrid w:val="0"/>
              <w:spacing w:before="60" w:after="60" w:line="240" w:lineRule="auto"/>
              <w:jc w:val="center"/>
              <w:rPr>
                <w:ins w:id="3500" w:author="Greenblue" w:date="2024-02-13T20:37:00Z"/>
                <w:sz w:val="18"/>
                <w:szCs w:val="18"/>
              </w:rPr>
            </w:pPr>
            <w:ins w:id="3501" w:author="Greenblue" w:date="2024-02-13T20:38:00Z">
              <w:r w:rsidRPr="006073E9">
                <w:rPr>
                  <w:rFonts w:eastAsia="Malgun Gothic" w:hint="eastAsia"/>
                  <w:sz w:val="18"/>
                  <w:szCs w:val="18"/>
                </w:rPr>
                <w:t>1</w:t>
              </w:r>
            </w:ins>
          </w:p>
        </w:tc>
        <w:tc>
          <w:tcPr>
            <w:tcW w:w="4536" w:type="dxa"/>
            <w:vAlign w:val="center"/>
          </w:tcPr>
          <w:p w14:paraId="5D641FC2" w14:textId="5DAA3A01" w:rsidR="00584E45" w:rsidRPr="009063C9" w:rsidRDefault="00584E45" w:rsidP="00584E45">
            <w:pPr>
              <w:snapToGrid w:val="0"/>
              <w:spacing w:before="60" w:after="60" w:line="240" w:lineRule="auto"/>
              <w:jc w:val="left"/>
              <w:rPr>
                <w:ins w:id="3502" w:author="Greenblue" w:date="2024-02-13T20:37:00Z"/>
                <w:sz w:val="18"/>
                <w:szCs w:val="18"/>
              </w:rPr>
            </w:pPr>
            <w:ins w:id="3503" w:author="Greenblue" w:date="2024-02-13T20:38:00Z">
              <w:r w:rsidRPr="006073E9">
                <w:rPr>
                  <w:rFonts w:eastAsia="Malgun Gothic" w:hint="eastAsia"/>
                  <w:sz w:val="18"/>
                  <w:szCs w:val="18"/>
                </w:rPr>
                <w:t>N</w:t>
              </w:r>
              <w:r w:rsidRPr="006073E9">
                <w:rPr>
                  <w:rFonts w:eastAsia="Malgun Gothic"/>
                  <w:sz w:val="18"/>
                  <w:szCs w:val="18"/>
                </w:rPr>
                <w:t>o data has previously been produced for this area</w:t>
              </w:r>
            </w:ins>
          </w:p>
        </w:tc>
      </w:tr>
      <w:tr w:rsidR="00584E45" w:rsidRPr="009063C9" w14:paraId="41F5727E" w14:textId="77777777" w:rsidTr="00A16A44">
        <w:trPr>
          <w:trHeight w:val="20"/>
          <w:ins w:id="3504" w:author="Greenblue" w:date="2024-02-13T20:37:00Z"/>
        </w:trPr>
        <w:tc>
          <w:tcPr>
            <w:tcW w:w="3060" w:type="dxa"/>
            <w:vAlign w:val="center"/>
          </w:tcPr>
          <w:p w14:paraId="15841DF1" w14:textId="668020A9" w:rsidR="00584E45" w:rsidRPr="009063C9" w:rsidRDefault="00584E45" w:rsidP="00584E45">
            <w:pPr>
              <w:snapToGrid w:val="0"/>
              <w:spacing w:before="60" w:after="60" w:line="240" w:lineRule="auto"/>
              <w:jc w:val="left"/>
              <w:rPr>
                <w:ins w:id="3505" w:author="Greenblue" w:date="2024-02-13T20:37:00Z"/>
                <w:sz w:val="18"/>
                <w:szCs w:val="18"/>
              </w:rPr>
            </w:pPr>
            <w:ins w:id="3506" w:author="Greenblue" w:date="2024-02-13T20:38:00Z">
              <w:r w:rsidRPr="006073E9">
                <w:rPr>
                  <w:rFonts w:eastAsia="Malgun Gothic" w:hint="eastAsia"/>
                  <w:sz w:val="18"/>
                  <w:szCs w:val="18"/>
                </w:rPr>
                <w:t>n</w:t>
              </w:r>
              <w:r w:rsidRPr="006073E9">
                <w:rPr>
                  <w:rFonts w:eastAsia="Malgun Gothic"/>
                  <w:sz w:val="18"/>
                  <w:szCs w:val="18"/>
                </w:rPr>
                <w:t>ewEdition</w:t>
              </w:r>
            </w:ins>
          </w:p>
        </w:tc>
        <w:tc>
          <w:tcPr>
            <w:tcW w:w="4595" w:type="dxa"/>
            <w:vAlign w:val="center"/>
          </w:tcPr>
          <w:p w14:paraId="087D58D5" w14:textId="5C71ED9A" w:rsidR="00584E45" w:rsidRPr="009063C9" w:rsidRDefault="00584E45" w:rsidP="00584E45">
            <w:pPr>
              <w:snapToGrid w:val="0"/>
              <w:spacing w:before="60" w:after="60" w:line="240" w:lineRule="auto"/>
              <w:jc w:val="left"/>
              <w:rPr>
                <w:ins w:id="3507" w:author="Greenblue" w:date="2024-02-13T20:37:00Z"/>
                <w:sz w:val="18"/>
                <w:szCs w:val="18"/>
              </w:rPr>
            </w:pPr>
            <w:ins w:id="3508" w:author="Greenblue" w:date="2024-02-13T20:38:00Z">
              <w:r w:rsidRPr="006073E9">
                <w:rPr>
                  <w:rFonts w:eastAsia="Malgun Gothic"/>
                  <w:sz w:val="18"/>
                  <w:szCs w:val="18"/>
                </w:rPr>
                <w:t>New edition of the dataset or catalogue</w:t>
              </w:r>
            </w:ins>
          </w:p>
        </w:tc>
        <w:tc>
          <w:tcPr>
            <w:tcW w:w="992" w:type="dxa"/>
            <w:vAlign w:val="center"/>
          </w:tcPr>
          <w:p w14:paraId="4BC59249" w14:textId="19B5109A" w:rsidR="00584E45" w:rsidRPr="009063C9" w:rsidRDefault="00584E45" w:rsidP="00584E45">
            <w:pPr>
              <w:snapToGrid w:val="0"/>
              <w:spacing w:before="60" w:after="60" w:line="240" w:lineRule="auto"/>
              <w:jc w:val="center"/>
              <w:rPr>
                <w:ins w:id="3509" w:author="Greenblue" w:date="2024-02-13T20:37:00Z"/>
                <w:sz w:val="18"/>
                <w:szCs w:val="18"/>
              </w:rPr>
            </w:pPr>
            <w:ins w:id="3510" w:author="Greenblue" w:date="2024-02-13T20:38:00Z">
              <w:r w:rsidRPr="006073E9">
                <w:rPr>
                  <w:rFonts w:eastAsia="Malgun Gothic" w:hint="eastAsia"/>
                  <w:sz w:val="18"/>
                  <w:szCs w:val="18"/>
                </w:rPr>
                <w:t>2</w:t>
              </w:r>
            </w:ins>
          </w:p>
        </w:tc>
        <w:tc>
          <w:tcPr>
            <w:tcW w:w="4536" w:type="dxa"/>
            <w:vAlign w:val="center"/>
          </w:tcPr>
          <w:p w14:paraId="7589C91E" w14:textId="524AADC0" w:rsidR="00584E45" w:rsidRPr="009063C9" w:rsidRDefault="00584E45" w:rsidP="00584E45">
            <w:pPr>
              <w:snapToGrid w:val="0"/>
              <w:spacing w:before="60" w:after="60" w:line="240" w:lineRule="auto"/>
              <w:jc w:val="left"/>
              <w:rPr>
                <w:ins w:id="3511" w:author="Greenblue" w:date="2024-02-13T20:37:00Z"/>
                <w:sz w:val="18"/>
                <w:szCs w:val="18"/>
              </w:rPr>
            </w:pPr>
            <w:ins w:id="3512" w:author="Greenblue" w:date="2024-02-13T20:38:00Z">
              <w:r>
                <w:t>Includes new information which has not been previously distributed by updates</w:t>
              </w:r>
            </w:ins>
          </w:p>
        </w:tc>
      </w:tr>
      <w:tr w:rsidR="00584E45" w:rsidRPr="009063C9" w14:paraId="2A9ED53C" w14:textId="77777777" w:rsidTr="00A16A44">
        <w:trPr>
          <w:cantSplit/>
          <w:trHeight w:val="20"/>
          <w:ins w:id="3513" w:author="Greenblue" w:date="2024-02-13T20:37:00Z"/>
        </w:trPr>
        <w:tc>
          <w:tcPr>
            <w:tcW w:w="3060" w:type="dxa"/>
            <w:vAlign w:val="center"/>
          </w:tcPr>
          <w:p w14:paraId="00362983" w14:textId="15F8755F" w:rsidR="00584E45" w:rsidRPr="006073E9" w:rsidRDefault="00584E45" w:rsidP="00584E45">
            <w:pPr>
              <w:snapToGrid w:val="0"/>
              <w:spacing w:before="60" w:after="60" w:line="240" w:lineRule="auto"/>
              <w:jc w:val="left"/>
              <w:rPr>
                <w:ins w:id="3514" w:author="Greenblue" w:date="2024-02-13T20:37:00Z"/>
                <w:rFonts w:eastAsia="Malgun Gothic"/>
                <w:sz w:val="18"/>
                <w:szCs w:val="18"/>
                <w:rPrChange w:id="3515" w:author="Greenblue" w:date="2024-02-13T20:37:00Z">
                  <w:rPr>
                    <w:ins w:id="3516" w:author="Greenblue" w:date="2024-02-13T20:37:00Z"/>
                    <w:sz w:val="18"/>
                    <w:szCs w:val="18"/>
                  </w:rPr>
                </w:rPrChange>
              </w:rPr>
            </w:pPr>
            <w:ins w:id="3517" w:author="Greenblue" w:date="2024-02-13T20:38:00Z">
              <w:r w:rsidRPr="006073E9">
                <w:rPr>
                  <w:rFonts w:eastAsia="Malgun Gothic"/>
                  <w:sz w:val="18"/>
                  <w:szCs w:val="18"/>
                </w:rPr>
                <w:t>Update</w:t>
              </w:r>
            </w:ins>
          </w:p>
        </w:tc>
        <w:tc>
          <w:tcPr>
            <w:tcW w:w="4595" w:type="dxa"/>
            <w:vAlign w:val="center"/>
          </w:tcPr>
          <w:p w14:paraId="38E342FC" w14:textId="77BB7016" w:rsidR="00584E45" w:rsidRPr="009063C9" w:rsidRDefault="00584E45" w:rsidP="00584E45">
            <w:pPr>
              <w:snapToGrid w:val="0"/>
              <w:spacing w:before="60" w:after="60" w:line="240" w:lineRule="auto"/>
              <w:jc w:val="left"/>
              <w:rPr>
                <w:ins w:id="3518" w:author="Greenblue" w:date="2024-02-13T20:37:00Z"/>
                <w:sz w:val="18"/>
                <w:szCs w:val="18"/>
              </w:rPr>
            </w:pPr>
            <w:ins w:id="3519" w:author="Greenblue" w:date="2024-02-13T20:38:00Z">
              <w:r w:rsidRPr="006073E9">
                <w:rPr>
                  <w:rFonts w:eastAsia="Malgun Gothic"/>
                  <w:sz w:val="18"/>
                  <w:szCs w:val="18"/>
                </w:rPr>
                <w:t>Dataset update</w:t>
              </w:r>
            </w:ins>
          </w:p>
        </w:tc>
        <w:tc>
          <w:tcPr>
            <w:tcW w:w="992" w:type="dxa"/>
            <w:vAlign w:val="center"/>
          </w:tcPr>
          <w:p w14:paraId="018D8077" w14:textId="6CC7ED22" w:rsidR="00584E45" w:rsidRPr="00134967" w:rsidRDefault="00584E45" w:rsidP="00584E45">
            <w:pPr>
              <w:snapToGrid w:val="0"/>
              <w:spacing w:before="60" w:after="60" w:line="240" w:lineRule="auto"/>
              <w:jc w:val="center"/>
              <w:rPr>
                <w:ins w:id="3520" w:author="Greenblue" w:date="2024-02-13T20:37:00Z"/>
                <w:rFonts w:eastAsia="Malgun Gothic"/>
                <w:sz w:val="18"/>
                <w:szCs w:val="18"/>
              </w:rPr>
            </w:pPr>
            <w:ins w:id="3521" w:author="Greenblue" w:date="2024-02-13T20:38:00Z">
              <w:r w:rsidRPr="006073E9">
                <w:rPr>
                  <w:rFonts w:eastAsia="Malgun Gothic" w:hint="eastAsia"/>
                  <w:sz w:val="18"/>
                  <w:szCs w:val="18"/>
                </w:rPr>
                <w:t>3</w:t>
              </w:r>
            </w:ins>
          </w:p>
        </w:tc>
        <w:tc>
          <w:tcPr>
            <w:tcW w:w="4536" w:type="dxa"/>
            <w:vAlign w:val="center"/>
          </w:tcPr>
          <w:p w14:paraId="2C85F899" w14:textId="4CE115FB" w:rsidR="00584E45" w:rsidRPr="009063C9" w:rsidRDefault="00584E45" w:rsidP="00584E45">
            <w:pPr>
              <w:snapToGrid w:val="0"/>
              <w:spacing w:before="60" w:after="60" w:line="240" w:lineRule="auto"/>
              <w:jc w:val="left"/>
              <w:rPr>
                <w:ins w:id="3522" w:author="Greenblue" w:date="2024-02-13T20:37:00Z"/>
                <w:sz w:val="18"/>
                <w:szCs w:val="18"/>
              </w:rPr>
            </w:pPr>
            <w:ins w:id="3523" w:author="Greenblue" w:date="2024-02-13T20:38:00Z">
              <w:r>
                <w:t>Changing some information in an existing dataset</w:t>
              </w:r>
            </w:ins>
          </w:p>
        </w:tc>
      </w:tr>
      <w:tr w:rsidR="00584E45" w:rsidRPr="009063C9" w14:paraId="06DDC4D6" w14:textId="77777777" w:rsidTr="00A16A44">
        <w:trPr>
          <w:cantSplit/>
          <w:trHeight w:val="20"/>
          <w:ins w:id="3524" w:author="Greenblue" w:date="2024-02-13T20:38:00Z"/>
        </w:trPr>
        <w:tc>
          <w:tcPr>
            <w:tcW w:w="3060" w:type="dxa"/>
            <w:vAlign w:val="center"/>
          </w:tcPr>
          <w:p w14:paraId="1FF53848" w14:textId="721515EC" w:rsidR="00584E45" w:rsidRPr="006073E9" w:rsidRDefault="00584E45" w:rsidP="00584E45">
            <w:pPr>
              <w:snapToGrid w:val="0"/>
              <w:spacing w:before="60" w:after="60" w:line="240" w:lineRule="auto"/>
              <w:jc w:val="left"/>
              <w:rPr>
                <w:ins w:id="3525" w:author="Greenblue" w:date="2024-02-13T20:38:00Z"/>
                <w:rFonts w:eastAsia="Malgun Gothic"/>
                <w:sz w:val="18"/>
                <w:szCs w:val="18"/>
              </w:rPr>
            </w:pPr>
            <w:ins w:id="3526" w:author="Greenblue" w:date="2024-02-13T20:38:00Z">
              <w:r w:rsidRPr="006073E9">
                <w:rPr>
                  <w:rFonts w:eastAsia="Malgun Gothic"/>
                  <w:sz w:val="18"/>
                  <w:szCs w:val="18"/>
                </w:rPr>
                <w:t>Reissue</w:t>
              </w:r>
            </w:ins>
          </w:p>
        </w:tc>
        <w:tc>
          <w:tcPr>
            <w:tcW w:w="4595" w:type="dxa"/>
            <w:vAlign w:val="center"/>
          </w:tcPr>
          <w:p w14:paraId="1D7CF807" w14:textId="2DF6F379" w:rsidR="00584E45" w:rsidRPr="009063C9" w:rsidRDefault="00584E45" w:rsidP="00584E45">
            <w:pPr>
              <w:snapToGrid w:val="0"/>
              <w:spacing w:before="60" w:after="60" w:line="240" w:lineRule="auto"/>
              <w:jc w:val="left"/>
              <w:rPr>
                <w:ins w:id="3527" w:author="Greenblue" w:date="2024-02-13T20:38:00Z"/>
                <w:sz w:val="18"/>
                <w:szCs w:val="18"/>
              </w:rPr>
            </w:pPr>
            <w:ins w:id="3528" w:author="Greenblue" w:date="2024-02-13T20:38:00Z">
              <w:r w:rsidRPr="006073E9">
                <w:rPr>
                  <w:rFonts w:eastAsia="Malgun Gothic"/>
                  <w:sz w:val="18"/>
                  <w:szCs w:val="18"/>
                </w:rPr>
                <w:t>Dataset that has been re-issued</w:t>
              </w:r>
            </w:ins>
          </w:p>
        </w:tc>
        <w:tc>
          <w:tcPr>
            <w:tcW w:w="992" w:type="dxa"/>
            <w:vAlign w:val="center"/>
          </w:tcPr>
          <w:p w14:paraId="5E43DE29" w14:textId="75E742CB" w:rsidR="00584E45" w:rsidRPr="00134967" w:rsidRDefault="00584E45" w:rsidP="00584E45">
            <w:pPr>
              <w:snapToGrid w:val="0"/>
              <w:spacing w:before="60" w:after="60" w:line="240" w:lineRule="auto"/>
              <w:jc w:val="center"/>
              <w:rPr>
                <w:ins w:id="3529" w:author="Greenblue" w:date="2024-02-13T20:38:00Z"/>
                <w:rFonts w:eastAsia="Malgun Gothic"/>
                <w:sz w:val="18"/>
                <w:szCs w:val="18"/>
              </w:rPr>
            </w:pPr>
            <w:ins w:id="3530" w:author="Greenblue" w:date="2024-02-13T20:38:00Z">
              <w:r w:rsidRPr="006073E9">
                <w:rPr>
                  <w:rFonts w:eastAsia="Malgun Gothic" w:hint="eastAsia"/>
                  <w:sz w:val="18"/>
                  <w:szCs w:val="18"/>
                </w:rPr>
                <w:t>4</w:t>
              </w:r>
            </w:ins>
          </w:p>
        </w:tc>
        <w:tc>
          <w:tcPr>
            <w:tcW w:w="4536" w:type="dxa"/>
            <w:vAlign w:val="center"/>
          </w:tcPr>
          <w:p w14:paraId="6CAEBEE2" w14:textId="43FA5DC8" w:rsidR="00584E45" w:rsidRPr="009063C9" w:rsidRDefault="00584E45" w:rsidP="00584E45">
            <w:pPr>
              <w:snapToGrid w:val="0"/>
              <w:spacing w:before="60" w:after="60" w:line="240" w:lineRule="auto"/>
              <w:jc w:val="left"/>
              <w:rPr>
                <w:ins w:id="3531" w:author="Greenblue" w:date="2024-02-13T20:38:00Z"/>
                <w:sz w:val="18"/>
                <w:szCs w:val="18"/>
              </w:rPr>
            </w:pPr>
            <w:ins w:id="3532" w:author="Greenblue" w:date="2024-02-13T20:38:00Z">
              <w:r>
                <w:t>Includes all the updates applied to the original dataset up to the date of the re-issue. A re-issue does not contain any new information additional to that previously issued by updates.</w:t>
              </w:r>
            </w:ins>
          </w:p>
        </w:tc>
      </w:tr>
      <w:tr w:rsidR="00584E45" w:rsidRPr="009063C9" w14:paraId="180C2A00" w14:textId="77777777" w:rsidTr="00A16A44">
        <w:trPr>
          <w:cantSplit/>
          <w:trHeight w:val="20"/>
          <w:ins w:id="3533" w:author="Greenblue" w:date="2024-02-13T20:38:00Z"/>
        </w:trPr>
        <w:tc>
          <w:tcPr>
            <w:tcW w:w="3060" w:type="dxa"/>
            <w:vAlign w:val="center"/>
          </w:tcPr>
          <w:p w14:paraId="6F4DABAE" w14:textId="76EC9B31" w:rsidR="00584E45" w:rsidRPr="006073E9" w:rsidRDefault="00584E45" w:rsidP="00584E45">
            <w:pPr>
              <w:snapToGrid w:val="0"/>
              <w:spacing w:before="60" w:after="60" w:line="240" w:lineRule="auto"/>
              <w:jc w:val="left"/>
              <w:rPr>
                <w:ins w:id="3534" w:author="Greenblue" w:date="2024-02-13T20:38:00Z"/>
                <w:rFonts w:eastAsia="Malgun Gothic"/>
                <w:sz w:val="18"/>
                <w:szCs w:val="18"/>
              </w:rPr>
            </w:pPr>
            <w:ins w:id="3535" w:author="Greenblue" w:date="2024-02-13T20:38:00Z">
              <w:r w:rsidRPr="006073E9">
                <w:rPr>
                  <w:rFonts w:eastAsia="Malgun Gothic"/>
                  <w:sz w:val="18"/>
                  <w:szCs w:val="18"/>
                </w:rPr>
                <w:t>Cancellation</w:t>
              </w:r>
            </w:ins>
          </w:p>
        </w:tc>
        <w:tc>
          <w:tcPr>
            <w:tcW w:w="4595" w:type="dxa"/>
            <w:vAlign w:val="center"/>
          </w:tcPr>
          <w:p w14:paraId="11C0260E" w14:textId="6E0AA953" w:rsidR="00584E45" w:rsidRPr="009063C9" w:rsidRDefault="00584E45" w:rsidP="00584E45">
            <w:pPr>
              <w:snapToGrid w:val="0"/>
              <w:spacing w:before="60" w:after="60" w:line="240" w:lineRule="auto"/>
              <w:jc w:val="left"/>
              <w:rPr>
                <w:ins w:id="3536" w:author="Greenblue" w:date="2024-02-13T20:38:00Z"/>
                <w:sz w:val="18"/>
                <w:szCs w:val="18"/>
              </w:rPr>
            </w:pPr>
            <w:ins w:id="3537" w:author="Greenblue" w:date="2024-02-13T20:38:00Z">
              <w:r w:rsidRPr="006073E9">
                <w:rPr>
                  <w:rFonts w:eastAsia="Malgun Gothic"/>
                  <w:sz w:val="18"/>
                  <w:szCs w:val="18"/>
                </w:rPr>
                <w:t>Dataset or catalogue that has been cancelled</w:t>
              </w:r>
            </w:ins>
          </w:p>
        </w:tc>
        <w:tc>
          <w:tcPr>
            <w:tcW w:w="992" w:type="dxa"/>
            <w:vAlign w:val="center"/>
          </w:tcPr>
          <w:p w14:paraId="138093AC" w14:textId="2A0EBF2D" w:rsidR="00584E45" w:rsidRPr="00134967" w:rsidRDefault="00584E45" w:rsidP="00584E45">
            <w:pPr>
              <w:snapToGrid w:val="0"/>
              <w:spacing w:before="60" w:after="60" w:line="240" w:lineRule="auto"/>
              <w:jc w:val="center"/>
              <w:rPr>
                <w:ins w:id="3538" w:author="Greenblue" w:date="2024-02-13T20:38:00Z"/>
                <w:rFonts w:eastAsia="Malgun Gothic"/>
                <w:sz w:val="18"/>
                <w:szCs w:val="18"/>
              </w:rPr>
            </w:pPr>
            <w:ins w:id="3539" w:author="Greenblue" w:date="2024-02-13T20:38:00Z">
              <w:r w:rsidRPr="006073E9">
                <w:rPr>
                  <w:rFonts w:eastAsia="Malgun Gothic" w:hint="eastAsia"/>
                  <w:sz w:val="18"/>
                  <w:szCs w:val="18"/>
                </w:rPr>
                <w:t>5</w:t>
              </w:r>
            </w:ins>
          </w:p>
        </w:tc>
        <w:tc>
          <w:tcPr>
            <w:tcW w:w="4536" w:type="dxa"/>
            <w:vAlign w:val="center"/>
          </w:tcPr>
          <w:p w14:paraId="46ADE3E2" w14:textId="12C8FC17" w:rsidR="00584E45" w:rsidRPr="009063C9" w:rsidRDefault="00584E45" w:rsidP="00584E45">
            <w:pPr>
              <w:snapToGrid w:val="0"/>
              <w:spacing w:before="60" w:after="60" w:line="240" w:lineRule="auto"/>
              <w:jc w:val="left"/>
              <w:rPr>
                <w:ins w:id="3540" w:author="Greenblue" w:date="2024-02-13T20:38:00Z"/>
                <w:sz w:val="18"/>
                <w:szCs w:val="18"/>
              </w:rPr>
            </w:pPr>
            <w:ins w:id="3541" w:author="Greenblue" w:date="2024-02-13T20:38:00Z">
              <w:r w:rsidRPr="006073E9">
                <w:rPr>
                  <w:rFonts w:eastAsia="Malgun Gothic"/>
                  <w:sz w:val="18"/>
                  <w:szCs w:val="18"/>
                </w:rPr>
                <w:t>Indicates the dataset or catalogue should no longer be used and can be deleted</w:t>
              </w:r>
            </w:ins>
          </w:p>
        </w:tc>
      </w:tr>
      <w:tr w:rsidR="00584E45" w:rsidRPr="009063C9" w14:paraId="7B8F0E33" w14:textId="77777777" w:rsidTr="00A16A44">
        <w:trPr>
          <w:cantSplit/>
          <w:trHeight w:val="20"/>
          <w:ins w:id="3542" w:author="Greenblue" w:date="2024-02-13T20:38:00Z"/>
        </w:trPr>
        <w:tc>
          <w:tcPr>
            <w:tcW w:w="3060" w:type="dxa"/>
            <w:vAlign w:val="center"/>
          </w:tcPr>
          <w:p w14:paraId="7B51F889" w14:textId="437BB08F" w:rsidR="00584E45" w:rsidRPr="006073E9" w:rsidRDefault="00584E45" w:rsidP="00584E45">
            <w:pPr>
              <w:snapToGrid w:val="0"/>
              <w:spacing w:before="60" w:after="60" w:line="240" w:lineRule="auto"/>
              <w:jc w:val="left"/>
              <w:rPr>
                <w:ins w:id="3543" w:author="Greenblue" w:date="2024-02-13T20:38:00Z"/>
                <w:rFonts w:eastAsia="Malgun Gothic"/>
                <w:sz w:val="18"/>
                <w:szCs w:val="18"/>
              </w:rPr>
            </w:pPr>
            <w:ins w:id="3544" w:author="Greenblue" w:date="2024-02-13T20:38:00Z">
              <w:r w:rsidRPr="006073E9">
                <w:rPr>
                  <w:rFonts w:eastAsia="Malgun Gothic" w:hint="eastAsia"/>
                  <w:sz w:val="18"/>
                  <w:szCs w:val="18"/>
                </w:rPr>
                <w:t>d</w:t>
              </w:r>
              <w:r w:rsidRPr="006073E9">
                <w:rPr>
                  <w:rFonts w:eastAsia="Malgun Gothic"/>
                  <w:sz w:val="18"/>
                  <w:szCs w:val="18"/>
                </w:rPr>
                <w:t>elta</w:t>
              </w:r>
            </w:ins>
          </w:p>
        </w:tc>
        <w:tc>
          <w:tcPr>
            <w:tcW w:w="4595" w:type="dxa"/>
            <w:vAlign w:val="center"/>
          </w:tcPr>
          <w:p w14:paraId="12B8AC1D" w14:textId="7B312C3F" w:rsidR="00584E45" w:rsidRPr="009063C9" w:rsidRDefault="00584E45" w:rsidP="00584E45">
            <w:pPr>
              <w:snapToGrid w:val="0"/>
              <w:spacing w:before="60" w:after="60" w:line="240" w:lineRule="auto"/>
              <w:jc w:val="left"/>
              <w:rPr>
                <w:ins w:id="3545" w:author="Greenblue" w:date="2024-02-13T20:38:00Z"/>
                <w:sz w:val="18"/>
                <w:szCs w:val="18"/>
              </w:rPr>
            </w:pPr>
            <w:ins w:id="3546" w:author="Greenblue" w:date="2024-02-13T20:38:00Z">
              <w:r w:rsidRPr="006073E9">
                <w:rPr>
                  <w:rFonts w:eastAsia="Malgun Gothic"/>
                  <w:sz w:val="18"/>
                  <w:szCs w:val="18"/>
                </w:rPr>
                <w:t>Dataset difference</w:t>
              </w:r>
            </w:ins>
          </w:p>
        </w:tc>
        <w:tc>
          <w:tcPr>
            <w:tcW w:w="992" w:type="dxa"/>
            <w:vAlign w:val="center"/>
          </w:tcPr>
          <w:p w14:paraId="51AF9041" w14:textId="287B65F9" w:rsidR="00584E45" w:rsidRPr="00134967" w:rsidRDefault="00584E45" w:rsidP="00584E45">
            <w:pPr>
              <w:snapToGrid w:val="0"/>
              <w:spacing w:before="60" w:after="60" w:line="240" w:lineRule="auto"/>
              <w:jc w:val="center"/>
              <w:rPr>
                <w:ins w:id="3547" w:author="Greenblue" w:date="2024-02-13T20:38:00Z"/>
                <w:rFonts w:eastAsia="Malgun Gothic"/>
                <w:sz w:val="18"/>
                <w:szCs w:val="18"/>
              </w:rPr>
            </w:pPr>
            <w:ins w:id="3548" w:author="Greenblue" w:date="2024-02-13T20:38:00Z">
              <w:r w:rsidRPr="006073E9">
                <w:rPr>
                  <w:rFonts w:eastAsia="Malgun Gothic" w:hint="eastAsia"/>
                  <w:sz w:val="18"/>
                  <w:szCs w:val="18"/>
                </w:rPr>
                <w:t>6</w:t>
              </w:r>
            </w:ins>
          </w:p>
        </w:tc>
        <w:tc>
          <w:tcPr>
            <w:tcW w:w="4536" w:type="dxa"/>
            <w:vAlign w:val="center"/>
          </w:tcPr>
          <w:p w14:paraId="573DDE89" w14:textId="2103C951" w:rsidR="00584E45" w:rsidRPr="009063C9" w:rsidRDefault="00584E45" w:rsidP="00584E45">
            <w:pPr>
              <w:snapToGrid w:val="0"/>
              <w:spacing w:before="60" w:after="60" w:line="240" w:lineRule="auto"/>
              <w:jc w:val="left"/>
              <w:rPr>
                <w:ins w:id="3549" w:author="Greenblue" w:date="2024-02-13T20:38:00Z"/>
                <w:sz w:val="18"/>
                <w:szCs w:val="18"/>
              </w:rPr>
            </w:pPr>
            <w:ins w:id="3550" w:author="Greenblue" w:date="2024-02-13T20:38:00Z">
              <w:r w:rsidRPr="006073E9">
                <w:rPr>
                  <w:rFonts w:eastAsia="Malgun Gothic"/>
                  <w:sz w:val="18"/>
                  <w:szCs w:val="18"/>
                </w:rPr>
                <w:t>Reserved for future use</w:t>
              </w:r>
            </w:ins>
          </w:p>
        </w:tc>
      </w:tr>
    </w:tbl>
    <w:p w14:paraId="63778936" w14:textId="6ABB6110" w:rsidR="00AC657D" w:rsidRPr="009063C9" w:rsidDel="00A16A44" w:rsidRDefault="00AC657D" w:rsidP="00AC657D">
      <w:pPr>
        <w:rPr>
          <w:ins w:id="3551" w:author="Greenblue" w:date="2024-02-15T20:02:00Z"/>
          <w:del w:id="3552" w:author="USER" w:date="2024-03-14T09:30:00Z"/>
        </w:rPr>
      </w:pPr>
    </w:p>
    <w:p w14:paraId="35566B17" w14:textId="33D5569F" w:rsidR="00B92617" w:rsidRDefault="00B92617" w:rsidP="00B8413D">
      <w:pPr>
        <w:pStyle w:val="Heading4"/>
        <w:rPr>
          <w:ins w:id="3553" w:author="Greenblue" w:date="2024-02-13T20:48:00Z"/>
        </w:rPr>
      </w:pPr>
      <w:ins w:id="3554" w:author="Greenblue" w:date="2024-02-13T20:48:00Z">
        <w:r w:rsidRPr="00B92617">
          <w:t>S100_TemporalExtent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B92617" w:rsidRPr="009063C9" w14:paraId="3310FABB" w14:textId="77777777" w:rsidTr="00B92617">
        <w:trPr>
          <w:trHeight w:val="277"/>
          <w:ins w:id="3555" w:author="Greenblue" w:date="2024-02-13T20:48:00Z"/>
        </w:trPr>
        <w:tc>
          <w:tcPr>
            <w:tcW w:w="3060" w:type="dxa"/>
            <w:shd w:val="clear" w:color="auto" w:fill="E7E6E6"/>
            <w:vAlign w:val="center"/>
          </w:tcPr>
          <w:p w14:paraId="5AEE7630" w14:textId="77777777" w:rsidR="00B92617" w:rsidRPr="009063C9" w:rsidRDefault="00B92617" w:rsidP="00175CD1">
            <w:pPr>
              <w:snapToGrid w:val="0"/>
              <w:spacing w:before="60" w:after="60" w:line="240" w:lineRule="auto"/>
              <w:jc w:val="left"/>
              <w:rPr>
                <w:ins w:id="3556" w:author="Greenblue" w:date="2024-02-13T20:48:00Z"/>
                <w:b/>
                <w:sz w:val="18"/>
                <w:szCs w:val="18"/>
              </w:rPr>
            </w:pPr>
            <w:ins w:id="3557" w:author="Greenblue" w:date="2024-02-13T20:48:00Z">
              <w:r w:rsidRPr="009063C9">
                <w:rPr>
                  <w:b/>
                  <w:sz w:val="18"/>
                  <w:szCs w:val="18"/>
                </w:rPr>
                <w:t>Name</w:t>
              </w:r>
            </w:ins>
          </w:p>
        </w:tc>
        <w:tc>
          <w:tcPr>
            <w:tcW w:w="3420" w:type="dxa"/>
            <w:shd w:val="clear" w:color="auto" w:fill="E7E6E6"/>
            <w:vAlign w:val="center"/>
          </w:tcPr>
          <w:p w14:paraId="093903E1" w14:textId="77777777" w:rsidR="00B92617" w:rsidRPr="009063C9" w:rsidRDefault="00B92617" w:rsidP="00175CD1">
            <w:pPr>
              <w:snapToGrid w:val="0"/>
              <w:spacing w:before="60" w:after="60" w:line="240" w:lineRule="auto"/>
              <w:jc w:val="left"/>
              <w:rPr>
                <w:ins w:id="3558" w:author="Greenblue" w:date="2024-02-13T20:48:00Z"/>
                <w:b/>
                <w:sz w:val="18"/>
                <w:szCs w:val="18"/>
              </w:rPr>
            </w:pPr>
            <w:ins w:id="3559" w:author="Greenblue" w:date="2024-02-13T20:48:00Z">
              <w:r w:rsidRPr="009063C9">
                <w:rPr>
                  <w:b/>
                  <w:sz w:val="18"/>
                  <w:szCs w:val="18"/>
                </w:rPr>
                <w:t>Description</w:t>
              </w:r>
            </w:ins>
          </w:p>
        </w:tc>
        <w:tc>
          <w:tcPr>
            <w:tcW w:w="804" w:type="dxa"/>
            <w:shd w:val="clear" w:color="auto" w:fill="E7E6E6"/>
            <w:vAlign w:val="center"/>
          </w:tcPr>
          <w:p w14:paraId="6B568C8D" w14:textId="77777777" w:rsidR="00B92617" w:rsidRPr="009063C9" w:rsidRDefault="00B92617" w:rsidP="00175CD1">
            <w:pPr>
              <w:snapToGrid w:val="0"/>
              <w:spacing w:before="60" w:after="60" w:line="240" w:lineRule="auto"/>
              <w:jc w:val="center"/>
              <w:rPr>
                <w:ins w:id="3560" w:author="Greenblue" w:date="2024-02-13T20:48:00Z"/>
                <w:b/>
                <w:sz w:val="18"/>
                <w:szCs w:val="18"/>
              </w:rPr>
            </w:pPr>
            <w:ins w:id="3561" w:author="Greenblue" w:date="2024-02-13T20:48:00Z">
              <w:r w:rsidRPr="009063C9">
                <w:rPr>
                  <w:b/>
                  <w:sz w:val="18"/>
                  <w:szCs w:val="18"/>
                </w:rPr>
                <w:t>Mult</w:t>
              </w:r>
            </w:ins>
          </w:p>
        </w:tc>
        <w:tc>
          <w:tcPr>
            <w:tcW w:w="2436" w:type="dxa"/>
            <w:shd w:val="clear" w:color="auto" w:fill="E7E6E6"/>
            <w:vAlign w:val="center"/>
          </w:tcPr>
          <w:p w14:paraId="725AF7CD" w14:textId="77777777" w:rsidR="00B92617" w:rsidRPr="009063C9" w:rsidRDefault="00B92617" w:rsidP="00175CD1">
            <w:pPr>
              <w:snapToGrid w:val="0"/>
              <w:spacing w:before="60" w:after="60" w:line="240" w:lineRule="auto"/>
              <w:jc w:val="left"/>
              <w:rPr>
                <w:ins w:id="3562" w:author="Greenblue" w:date="2024-02-13T20:48:00Z"/>
                <w:b/>
                <w:sz w:val="18"/>
                <w:szCs w:val="18"/>
              </w:rPr>
            </w:pPr>
            <w:ins w:id="3563" w:author="Greenblue" w:date="2024-02-13T20:48:00Z">
              <w:r w:rsidRPr="009063C9">
                <w:rPr>
                  <w:b/>
                  <w:sz w:val="18"/>
                  <w:szCs w:val="18"/>
                </w:rPr>
                <w:t>Type</w:t>
              </w:r>
            </w:ins>
          </w:p>
        </w:tc>
        <w:tc>
          <w:tcPr>
            <w:tcW w:w="3463" w:type="dxa"/>
            <w:shd w:val="clear" w:color="auto" w:fill="E7E6E6"/>
            <w:vAlign w:val="center"/>
          </w:tcPr>
          <w:p w14:paraId="26E179F9" w14:textId="77777777" w:rsidR="00B92617" w:rsidRPr="009063C9" w:rsidRDefault="00B92617" w:rsidP="00175CD1">
            <w:pPr>
              <w:snapToGrid w:val="0"/>
              <w:spacing w:before="60" w:after="60" w:line="240" w:lineRule="auto"/>
              <w:jc w:val="left"/>
              <w:rPr>
                <w:ins w:id="3564" w:author="Greenblue" w:date="2024-02-13T20:48:00Z"/>
                <w:b/>
                <w:sz w:val="18"/>
                <w:szCs w:val="18"/>
              </w:rPr>
            </w:pPr>
            <w:ins w:id="3565" w:author="Greenblue" w:date="2024-02-13T20:48:00Z">
              <w:r w:rsidRPr="009063C9">
                <w:rPr>
                  <w:b/>
                  <w:sz w:val="18"/>
                  <w:szCs w:val="18"/>
                </w:rPr>
                <w:t>Remarks</w:t>
              </w:r>
            </w:ins>
          </w:p>
        </w:tc>
      </w:tr>
      <w:tr w:rsidR="00B92617" w:rsidRPr="009063C9" w14:paraId="44DA8B4B" w14:textId="77777777" w:rsidTr="00E41D53">
        <w:trPr>
          <w:trHeight w:val="227"/>
          <w:ins w:id="3566" w:author="Greenblue" w:date="2024-02-13T20:48:00Z"/>
        </w:trPr>
        <w:tc>
          <w:tcPr>
            <w:tcW w:w="3060" w:type="dxa"/>
            <w:vAlign w:val="center"/>
          </w:tcPr>
          <w:p w14:paraId="2D6FB765" w14:textId="3486F2DE" w:rsidR="00B92617" w:rsidRPr="009063C9" w:rsidRDefault="00B92617" w:rsidP="00B92617">
            <w:pPr>
              <w:snapToGrid w:val="0"/>
              <w:spacing w:before="60" w:after="60" w:line="240" w:lineRule="auto"/>
              <w:jc w:val="left"/>
              <w:rPr>
                <w:ins w:id="3567" w:author="Greenblue" w:date="2024-02-13T20:48:00Z"/>
                <w:sz w:val="18"/>
                <w:szCs w:val="18"/>
              </w:rPr>
            </w:pPr>
            <w:ins w:id="3568" w:author="Greenblue" w:date="2024-02-13T20:48:00Z">
              <w:r w:rsidRPr="009063C9">
                <w:rPr>
                  <w:sz w:val="18"/>
                  <w:szCs w:val="18"/>
                </w:rPr>
                <w:t>S100_</w:t>
              </w:r>
              <w:r>
                <w:rPr>
                  <w:rFonts w:ascii="Malgun Gothic" w:eastAsia="Malgun Gothic" w:hAnsi="Malgun Gothic" w:cs="Malgun Gothic"/>
                  <w:sz w:val="18"/>
                  <w:szCs w:val="18"/>
                </w:rPr>
                <w:t>TemporalExtent</w:t>
              </w:r>
            </w:ins>
          </w:p>
        </w:tc>
        <w:tc>
          <w:tcPr>
            <w:tcW w:w="3420" w:type="dxa"/>
            <w:vAlign w:val="center"/>
          </w:tcPr>
          <w:p w14:paraId="31DB60E7" w14:textId="38200830" w:rsidR="00B92617" w:rsidRPr="009063C9" w:rsidRDefault="00B92617" w:rsidP="00B92617">
            <w:pPr>
              <w:snapToGrid w:val="0"/>
              <w:spacing w:before="60" w:after="60" w:line="240" w:lineRule="auto"/>
              <w:jc w:val="left"/>
              <w:rPr>
                <w:ins w:id="3569" w:author="Greenblue" w:date="2024-02-13T20:48:00Z"/>
                <w:sz w:val="18"/>
                <w:szCs w:val="18"/>
              </w:rPr>
            </w:pPr>
            <w:ins w:id="3570" w:author="Greenblue" w:date="2024-02-13T20:48:00Z">
              <w:r>
                <w:rPr>
                  <w:sz w:val="18"/>
                  <w:szCs w:val="18"/>
                </w:rPr>
                <w:t>Temporal extent</w:t>
              </w:r>
            </w:ins>
          </w:p>
        </w:tc>
        <w:tc>
          <w:tcPr>
            <w:tcW w:w="804" w:type="dxa"/>
            <w:vAlign w:val="center"/>
          </w:tcPr>
          <w:p w14:paraId="48215522" w14:textId="3FE6F59A" w:rsidR="00B92617" w:rsidRPr="009063C9" w:rsidRDefault="00B92617" w:rsidP="00B92617">
            <w:pPr>
              <w:snapToGrid w:val="0"/>
              <w:spacing w:before="60" w:after="60" w:line="240" w:lineRule="auto"/>
              <w:jc w:val="center"/>
              <w:rPr>
                <w:ins w:id="3571" w:author="Greenblue" w:date="2024-02-13T20:48:00Z"/>
                <w:sz w:val="18"/>
                <w:szCs w:val="18"/>
              </w:rPr>
            </w:pPr>
            <w:ins w:id="3572" w:author="Greenblue" w:date="2024-02-13T20:48:00Z">
              <w:r w:rsidRPr="009063C9">
                <w:rPr>
                  <w:sz w:val="18"/>
                  <w:szCs w:val="18"/>
                </w:rPr>
                <w:t>-</w:t>
              </w:r>
            </w:ins>
          </w:p>
        </w:tc>
        <w:tc>
          <w:tcPr>
            <w:tcW w:w="2436" w:type="dxa"/>
            <w:vAlign w:val="center"/>
          </w:tcPr>
          <w:p w14:paraId="41CBE3AD" w14:textId="77777777" w:rsidR="00B92617" w:rsidRPr="009063C9" w:rsidRDefault="00B92617" w:rsidP="00B92617">
            <w:pPr>
              <w:snapToGrid w:val="0"/>
              <w:spacing w:before="60" w:after="60" w:line="240" w:lineRule="auto"/>
              <w:jc w:val="left"/>
              <w:rPr>
                <w:ins w:id="3573" w:author="Greenblue" w:date="2024-02-13T20:48:00Z"/>
                <w:sz w:val="18"/>
                <w:szCs w:val="18"/>
              </w:rPr>
            </w:pPr>
          </w:p>
        </w:tc>
        <w:tc>
          <w:tcPr>
            <w:tcW w:w="3463" w:type="dxa"/>
            <w:vAlign w:val="center"/>
          </w:tcPr>
          <w:p w14:paraId="45EA3405" w14:textId="1A68D875" w:rsidR="00B92617" w:rsidRPr="00371257" w:rsidRDefault="00B92617" w:rsidP="00B92617">
            <w:pPr>
              <w:snapToGrid w:val="0"/>
              <w:spacing w:before="60" w:after="60" w:line="240" w:lineRule="auto"/>
              <w:jc w:val="left"/>
              <w:rPr>
                <w:ins w:id="3574" w:author="Greenblue" w:date="2024-02-13T20:48:00Z"/>
                <w:spacing w:val="-12"/>
                <w:sz w:val="18"/>
                <w:szCs w:val="18"/>
              </w:rPr>
            </w:pPr>
            <w:ins w:id="3575" w:author="Greenblue" w:date="2024-02-13T20:48:00Z">
              <w:r w:rsidRPr="00371257">
                <w:rPr>
                  <w:spacing w:val="-12"/>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ins>
          </w:p>
        </w:tc>
      </w:tr>
      <w:tr w:rsidR="00B92617" w:rsidRPr="009063C9" w14:paraId="28BB9B60" w14:textId="77777777" w:rsidTr="00E41D53">
        <w:trPr>
          <w:trHeight w:val="227"/>
          <w:ins w:id="3576" w:author="Greenblue" w:date="2024-02-13T20:48:00Z"/>
        </w:trPr>
        <w:tc>
          <w:tcPr>
            <w:tcW w:w="3060" w:type="dxa"/>
            <w:vAlign w:val="center"/>
          </w:tcPr>
          <w:p w14:paraId="597E2FF2" w14:textId="4344CD3B" w:rsidR="00B92617" w:rsidRPr="009063C9" w:rsidRDefault="00B92617" w:rsidP="00B92617">
            <w:pPr>
              <w:snapToGrid w:val="0"/>
              <w:spacing w:before="60" w:after="60" w:line="240" w:lineRule="auto"/>
              <w:jc w:val="left"/>
              <w:rPr>
                <w:ins w:id="3577" w:author="Greenblue" w:date="2024-02-13T20:48:00Z"/>
                <w:sz w:val="18"/>
                <w:szCs w:val="18"/>
              </w:rPr>
            </w:pPr>
            <w:ins w:id="3578" w:author="Greenblue" w:date="2024-02-13T20:48:00Z">
              <w:r w:rsidRPr="006073E9">
                <w:rPr>
                  <w:rFonts w:eastAsia="Malgun Gothic" w:hint="eastAsia"/>
                  <w:sz w:val="18"/>
                  <w:szCs w:val="18"/>
                </w:rPr>
                <w:t>t</w:t>
              </w:r>
              <w:r w:rsidRPr="006073E9">
                <w:rPr>
                  <w:rFonts w:eastAsia="Malgun Gothic"/>
                  <w:sz w:val="18"/>
                  <w:szCs w:val="18"/>
                </w:rPr>
                <w:t>imeInstantBegin</w:t>
              </w:r>
            </w:ins>
          </w:p>
        </w:tc>
        <w:tc>
          <w:tcPr>
            <w:tcW w:w="3420" w:type="dxa"/>
            <w:vAlign w:val="center"/>
          </w:tcPr>
          <w:p w14:paraId="59023EFD" w14:textId="41822A46" w:rsidR="00B92617" w:rsidRPr="009063C9" w:rsidRDefault="00B92617" w:rsidP="00B92617">
            <w:pPr>
              <w:snapToGrid w:val="0"/>
              <w:spacing w:before="60" w:after="60" w:line="240" w:lineRule="auto"/>
              <w:jc w:val="left"/>
              <w:rPr>
                <w:ins w:id="3579" w:author="Greenblue" w:date="2024-02-13T20:48:00Z"/>
                <w:sz w:val="18"/>
                <w:szCs w:val="18"/>
              </w:rPr>
            </w:pPr>
            <w:ins w:id="3580" w:author="Greenblue" w:date="2024-02-13T20:48:00Z">
              <w:r w:rsidRPr="006073E9">
                <w:rPr>
                  <w:rFonts w:eastAsia="Malgun Gothic" w:hint="eastAsia"/>
                  <w:sz w:val="18"/>
                  <w:szCs w:val="18"/>
                </w:rPr>
                <w:t>T</w:t>
              </w:r>
              <w:r w:rsidRPr="006073E9">
                <w:rPr>
                  <w:rFonts w:eastAsia="Malgun Gothic"/>
                  <w:sz w:val="18"/>
                  <w:szCs w:val="18"/>
                </w:rPr>
                <w:t>he instant at which the temporal extent begins</w:t>
              </w:r>
            </w:ins>
          </w:p>
        </w:tc>
        <w:tc>
          <w:tcPr>
            <w:tcW w:w="804" w:type="dxa"/>
            <w:vAlign w:val="center"/>
          </w:tcPr>
          <w:p w14:paraId="46375537" w14:textId="399C911A" w:rsidR="00B92617" w:rsidRPr="009063C9" w:rsidRDefault="00B92617" w:rsidP="00B92617">
            <w:pPr>
              <w:snapToGrid w:val="0"/>
              <w:spacing w:before="60" w:after="60" w:line="240" w:lineRule="auto"/>
              <w:jc w:val="center"/>
              <w:rPr>
                <w:ins w:id="3581" w:author="Greenblue" w:date="2024-02-13T20:48:00Z"/>
                <w:sz w:val="18"/>
                <w:szCs w:val="18"/>
              </w:rPr>
            </w:pPr>
            <w:ins w:id="3582" w:author="Greenblue" w:date="2024-02-13T20:48:00Z">
              <w:r w:rsidRPr="006073E9">
                <w:rPr>
                  <w:rFonts w:eastAsia="Malgun Gothic" w:hint="eastAsia"/>
                  <w:sz w:val="18"/>
                  <w:szCs w:val="18"/>
                </w:rPr>
                <w:t>0</w:t>
              </w:r>
              <w:r w:rsidRPr="006073E9">
                <w:rPr>
                  <w:rFonts w:eastAsia="Malgun Gothic"/>
                  <w:sz w:val="18"/>
                  <w:szCs w:val="18"/>
                </w:rPr>
                <w:t>..1</w:t>
              </w:r>
            </w:ins>
          </w:p>
        </w:tc>
        <w:tc>
          <w:tcPr>
            <w:tcW w:w="2436" w:type="dxa"/>
            <w:vAlign w:val="center"/>
          </w:tcPr>
          <w:p w14:paraId="53CCE8A2" w14:textId="46776BD6" w:rsidR="00B92617" w:rsidRPr="009063C9" w:rsidRDefault="00B92617" w:rsidP="00B92617">
            <w:pPr>
              <w:snapToGrid w:val="0"/>
              <w:spacing w:before="60" w:after="60" w:line="240" w:lineRule="auto"/>
              <w:jc w:val="left"/>
              <w:rPr>
                <w:ins w:id="3583" w:author="Greenblue" w:date="2024-02-13T20:48:00Z"/>
                <w:sz w:val="18"/>
                <w:szCs w:val="18"/>
              </w:rPr>
            </w:pPr>
            <w:ins w:id="3584" w:author="Greenblue" w:date="2024-02-13T20:48:00Z">
              <w:r w:rsidRPr="006073E9">
                <w:rPr>
                  <w:rFonts w:eastAsia="Malgun Gothic" w:hint="eastAsia"/>
                  <w:sz w:val="18"/>
                  <w:szCs w:val="18"/>
                </w:rPr>
                <w:t>D</w:t>
              </w:r>
              <w:r w:rsidRPr="006073E9">
                <w:rPr>
                  <w:rFonts w:eastAsia="Malgun Gothic"/>
                  <w:sz w:val="18"/>
                  <w:szCs w:val="18"/>
                </w:rPr>
                <w:t>ate Time</w:t>
              </w:r>
            </w:ins>
          </w:p>
        </w:tc>
        <w:tc>
          <w:tcPr>
            <w:tcW w:w="3463" w:type="dxa"/>
            <w:vAlign w:val="center"/>
          </w:tcPr>
          <w:p w14:paraId="77057DE4" w14:textId="77777777" w:rsidR="00B92617" w:rsidRPr="009063C9" w:rsidRDefault="00B92617" w:rsidP="00B92617">
            <w:pPr>
              <w:snapToGrid w:val="0"/>
              <w:spacing w:before="60" w:after="60" w:line="240" w:lineRule="auto"/>
              <w:jc w:val="left"/>
              <w:rPr>
                <w:ins w:id="3585" w:author="Greenblue" w:date="2024-02-13T20:48:00Z"/>
                <w:sz w:val="18"/>
                <w:szCs w:val="18"/>
              </w:rPr>
            </w:pPr>
          </w:p>
        </w:tc>
      </w:tr>
      <w:tr w:rsidR="00B92617" w:rsidRPr="009063C9" w14:paraId="02A37F5A" w14:textId="77777777" w:rsidTr="00E41D53">
        <w:trPr>
          <w:trHeight w:val="227"/>
          <w:ins w:id="3586" w:author="Greenblue" w:date="2024-02-13T20:48:00Z"/>
        </w:trPr>
        <w:tc>
          <w:tcPr>
            <w:tcW w:w="3060" w:type="dxa"/>
            <w:vAlign w:val="center"/>
          </w:tcPr>
          <w:p w14:paraId="2D64B454" w14:textId="6E70BEF7" w:rsidR="00B92617" w:rsidRPr="009063C9" w:rsidRDefault="00B92617" w:rsidP="00B92617">
            <w:pPr>
              <w:snapToGrid w:val="0"/>
              <w:spacing w:before="60" w:after="60" w:line="240" w:lineRule="auto"/>
              <w:jc w:val="left"/>
              <w:rPr>
                <w:ins w:id="3587" w:author="Greenblue" w:date="2024-02-13T20:48:00Z"/>
                <w:sz w:val="18"/>
                <w:szCs w:val="18"/>
              </w:rPr>
            </w:pPr>
            <w:ins w:id="3588" w:author="Greenblue" w:date="2024-02-13T20:48:00Z">
              <w:r w:rsidRPr="006073E9">
                <w:rPr>
                  <w:rFonts w:eastAsia="Malgun Gothic" w:hint="eastAsia"/>
                  <w:sz w:val="18"/>
                  <w:szCs w:val="18"/>
                </w:rPr>
                <w:t>t</w:t>
              </w:r>
              <w:r w:rsidRPr="006073E9">
                <w:rPr>
                  <w:rFonts w:eastAsia="Malgun Gothic"/>
                  <w:sz w:val="18"/>
                  <w:szCs w:val="18"/>
                </w:rPr>
                <w:t>imeInstantEnd</w:t>
              </w:r>
            </w:ins>
          </w:p>
        </w:tc>
        <w:tc>
          <w:tcPr>
            <w:tcW w:w="3420" w:type="dxa"/>
            <w:vAlign w:val="center"/>
          </w:tcPr>
          <w:p w14:paraId="0B66C167" w14:textId="765AFBD8" w:rsidR="00B92617" w:rsidRPr="009063C9" w:rsidRDefault="00B92617" w:rsidP="00B92617">
            <w:pPr>
              <w:snapToGrid w:val="0"/>
              <w:spacing w:before="60" w:after="60" w:line="240" w:lineRule="auto"/>
              <w:jc w:val="left"/>
              <w:rPr>
                <w:ins w:id="3589" w:author="Greenblue" w:date="2024-02-13T20:48:00Z"/>
                <w:sz w:val="18"/>
                <w:szCs w:val="18"/>
              </w:rPr>
            </w:pPr>
            <w:ins w:id="3590" w:author="Greenblue" w:date="2024-02-13T20:48:00Z">
              <w:r w:rsidRPr="006073E9">
                <w:rPr>
                  <w:rFonts w:eastAsia="Malgun Gothic" w:hint="eastAsia"/>
                  <w:sz w:val="18"/>
                  <w:szCs w:val="18"/>
                </w:rPr>
                <w:t>T</w:t>
              </w:r>
              <w:r w:rsidRPr="006073E9">
                <w:rPr>
                  <w:rFonts w:eastAsia="Malgun Gothic"/>
                  <w:sz w:val="18"/>
                  <w:szCs w:val="18"/>
                </w:rPr>
                <w:t>he instant at which the temporal extent ends</w:t>
              </w:r>
            </w:ins>
          </w:p>
        </w:tc>
        <w:tc>
          <w:tcPr>
            <w:tcW w:w="804" w:type="dxa"/>
            <w:vAlign w:val="center"/>
          </w:tcPr>
          <w:p w14:paraId="00163974" w14:textId="1B7C7FE3" w:rsidR="00B92617" w:rsidRPr="009063C9" w:rsidRDefault="00B92617" w:rsidP="00B92617">
            <w:pPr>
              <w:snapToGrid w:val="0"/>
              <w:spacing w:before="60" w:after="60" w:line="240" w:lineRule="auto"/>
              <w:jc w:val="center"/>
              <w:rPr>
                <w:ins w:id="3591" w:author="Greenblue" w:date="2024-02-13T20:48:00Z"/>
                <w:sz w:val="18"/>
                <w:szCs w:val="18"/>
              </w:rPr>
            </w:pPr>
            <w:ins w:id="3592" w:author="Greenblue" w:date="2024-02-13T20:48:00Z">
              <w:r w:rsidRPr="006073E9">
                <w:rPr>
                  <w:rFonts w:eastAsia="Malgun Gothic" w:hint="eastAsia"/>
                  <w:sz w:val="18"/>
                  <w:szCs w:val="18"/>
                </w:rPr>
                <w:t>0</w:t>
              </w:r>
              <w:r w:rsidRPr="006073E9">
                <w:rPr>
                  <w:rFonts w:eastAsia="Malgun Gothic"/>
                  <w:sz w:val="18"/>
                  <w:szCs w:val="18"/>
                </w:rPr>
                <w:t>..1</w:t>
              </w:r>
            </w:ins>
          </w:p>
        </w:tc>
        <w:tc>
          <w:tcPr>
            <w:tcW w:w="2436" w:type="dxa"/>
            <w:vAlign w:val="center"/>
          </w:tcPr>
          <w:p w14:paraId="6FA6D0FC" w14:textId="1242E908" w:rsidR="00B92617" w:rsidRPr="009063C9" w:rsidRDefault="00B92617" w:rsidP="00B92617">
            <w:pPr>
              <w:snapToGrid w:val="0"/>
              <w:spacing w:before="60" w:after="60" w:line="240" w:lineRule="auto"/>
              <w:jc w:val="left"/>
              <w:rPr>
                <w:ins w:id="3593" w:author="Greenblue" w:date="2024-02-13T20:48:00Z"/>
                <w:sz w:val="18"/>
                <w:szCs w:val="18"/>
              </w:rPr>
            </w:pPr>
            <w:ins w:id="3594" w:author="Greenblue" w:date="2024-02-13T20:48:00Z">
              <w:r w:rsidRPr="006073E9">
                <w:rPr>
                  <w:rFonts w:eastAsia="Malgun Gothic" w:hint="eastAsia"/>
                  <w:sz w:val="18"/>
                  <w:szCs w:val="18"/>
                </w:rPr>
                <w:t>D</w:t>
              </w:r>
              <w:r w:rsidRPr="006073E9">
                <w:rPr>
                  <w:rFonts w:eastAsia="Malgun Gothic"/>
                  <w:sz w:val="18"/>
                  <w:szCs w:val="18"/>
                </w:rPr>
                <w:t>ate Time</w:t>
              </w:r>
            </w:ins>
          </w:p>
        </w:tc>
        <w:tc>
          <w:tcPr>
            <w:tcW w:w="3463" w:type="dxa"/>
            <w:vAlign w:val="center"/>
          </w:tcPr>
          <w:p w14:paraId="6DAC3614" w14:textId="77777777" w:rsidR="00B92617" w:rsidRPr="009063C9" w:rsidRDefault="00B92617" w:rsidP="00B92617">
            <w:pPr>
              <w:snapToGrid w:val="0"/>
              <w:spacing w:before="60" w:after="60" w:line="240" w:lineRule="auto"/>
              <w:jc w:val="left"/>
              <w:rPr>
                <w:ins w:id="3595" w:author="Greenblue" w:date="2024-02-13T20:48:00Z"/>
                <w:sz w:val="18"/>
                <w:szCs w:val="18"/>
              </w:rPr>
            </w:pPr>
          </w:p>
        </w:tc>
      </w:tr>
    </w:tbl>
    <w:p w14:paraId="23376F34" w14:textId="77777777" w:rsidR="00DE48FB" w:rsidRPr="009063C9" w:rsidRDefault="00DE48FB" w:rsidP="00DE48FB">
      <w:pPr>
        <w:rPr>
          <w:ins w:id="3596" w:author="Greenblue" w:date="2024-02-15T20:25:00Z"/>
        </w:rPr>
      </w:pPr>
    </w:p>
    <w:p w14:paraId="5DF4E1E0" w14:textId="2FC77AAA" w:rsidR="001226F3" w:rsidRPr="00DE48FB" w:rsidRDefault="00DE48FB" w:rsidP="00DE48FB">
      <w:pPr>
        <w:pStyle w:val="Heading4"/>
        <w:rPr>
          <w:color w:val="000000" w:themeColor="text1"/>
        </w:rPr>
      </w:pPr>
      <w:ins w:id="3597" w:author="Greenblue" w:date="2024-02-15T20:25:00Z">
        <w:del w:id="3598" w:author="USER" w:date="2024-03-22T18:49:00Z">
          <w:r w:rsidRPr="00DE48FB" w:rsidDel="0032631A">
            <w:rPr>
              <w:sz w:val="18"/>
              <w:szCs w:val="18"/>
            </w:rPr>
            <w:delText>Value</w:delText>
          </w:r>
          <w:r w:rsidRPr="00DE48FB" w:rsidDel="0032631A">
            <w:rPr>
              <w:color w:val="000000" w:themeColor="text1"/>
            </w:rPr>
            <w:delText xml:space="preserve"> </w:delText>
          </w:r>
        </w:del>
      </w:ins>
      <w:r w:rsidR="001226F3" w:rsidRPr="00DE48FB">
        <w:rPr>
          <w:color w:val="000000" w:themeColor="text1"/>
        </w:rPr>
        <w:t>S100_DigitalSignature</w:t>
      </w:r>
      <w:bookmarkEnd w:id="347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1226F3" w:rsidRPr="009063C9" w14:paraId="309EC6C4" w14:textId="77777777" w:rsidTr="006073E9">
        <w:trPr>
          <w:trHeight w:val="277"/>
        </w:trPr>
        <w:tc>
          <w:tcPr>
            <w:tcW w:w="3060" w:type="dxa"/>
            <w:shd w:val="clear" w:color="auto" w:fill="E7E6E6"/>
            <w:vAlign w:val="center"/>
          </w:tcPr>
          <w:p w14:paraId="28CD27C3" w14:textId="77777777" w:rsidR="001226F3" w:rsidRPr="009063C9" w:rsidRDefault="001226F3"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17B20D4" w14:textId="77777777" w:rsidR="001226F3" w:rsidRPr="009063C9" w:rsidRDefault="001226F3"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4BA75FAC" w14:textId="1D7F57DC" w:rsidR="001226F3" w:rsidRPr="009063C9" w:rsidRDefault="00371257" w:rsidP="002843D4">
            <w:pPr>
              <w:snapToGrid w:val="0"/>
              <w:spacing w:before="60" w:after="60" w:line="240" w:lineRule="auto"/>
              <w:jc w:val="center"/>
              <w:rPr>
                <w:b/>
                <w:sz w:val="18"/>
                <w:szCs w:val="18"/>
              </w:rPr>
            </w:pPr>
            <w:ins w:id="3599" w:author="USER" w:date="2024-03-22T19:17:00Z">
              <w:r w:rsidRPr="009063C9">
                <w:rPr>
                  <w:b/>
                  <w:sz w:val="18"/>
                  <w:szCs w:val="18"/>
                </w:rPr>
                <w:t>Mult</w:t>
              </w:r>
            </w:ins>
            <w:del w:id="3600" w:author="USER" w:date="2024-03-22T19:17:00Z">
              <w:r w:rsidR="001226F3" w:rsidRPr="009063C9" w:rsidDel="00371257">
                <w:rPr>
                  <w:b/>
                  <w:sz w:val="18"/>
                  <w:szCs w:val="18"/>
                </w:rPr>
                <w:delText>Code</w:delText>
              </w:r>
            </w:del>
          </w:p>
        </w:tc>
        <w:tc>
          <w:tcPr>
            <w:tcW w:w="2436" w:type="dxa"/>
            <w:shd w:val="clear" w:color="auto" w:fill="E7E6E6"/>
            <w:vAlign w:val="center"/>
          </w:tcPr>
          <w:p w14:paraId="6F0E3095" w14:textId="77777777" w:rsidR="001226F3" w:rsidRPr="009063C9" w:rsidRDefault="001226F3"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
          <w:p w14:paraId="0E6AC1F0" w14:textId="77777777" w:rsidR="001226F3" w:rsidRPr="009063C9" w:rsidRDefault="001226F3" w:rsidP="002843D4">
            <w:pPr>
              <w:snapToGrid w:val="0"/>
              <w:spacing w:before="60" w:after="60" w:line="240" w:lineRule="auto"/>
              <w:jc w:val="left"/>
              <w:rPr>
                <w:b/>
                <w:sz w:val="18"/>
                <w:szCs w:val="18"/>
              </w:rPr>
            </w:pPr>
            <w:r w:rsidRPr="009063C9">
              <w:rPr>
                <w:b/>
                <w:sz w:val="18"/>
                <w:szCs w:val="18"/>
              </w:rPr>
              <w:t>Remarks</w:t>
            </w:r>
          </w:p>
        </w:tc>
      </w:tr>
      <w:tr w:rsidR="00243D40" w:rsidRPr="009063C9" w14:paraId="5BE7A5FE" w14:textId="77777777" w:rsidTr="003D073E">
        <w:trPr>
          <w:trHeight w:val="305"/>
        </w:trPr>
        <w:tc>
          <w:tcPr>
            <w:tcW w:w="3060" w:type="dxa"/>
            <w:vAlign w:val="center"/>
          </w:tcPr>
          <w:p w14:paraId="563C17FB" w14:textId="2538A2D1" w:rsidR="00243D40" w:rsidRPr="009063C9" w:rsidRDefault="00243D40" w:rsidP="00244B6E">
            <w:pPr>
              <w:snapToGrid w:val="0"/>
              <w:spacing w:before="60" w:after="60" w:line="240" w:lineRule="auto"/>
              <w:jc w:val="left"/>
              <w:rPr>
                <w:sz w:val="18"/>
                <w:szCs w:val="18"/>
              </w:rPr>
            </w:pPr>
            <w:r w:rsidRPr="009063C9">
              <w:rPr>
                <w:sz w:val="18"/>
                <w:szCs w:val="18"/>
              </w:rPr>
              <w:t>S100_DigitalSignature</w:t>
            </w:r>
          </w:p>
        </w:tc>
        <w:tc>
          <w:tcPr>
            <w:tcW w:w="3420" w:type="dxa"/>
            <w:vAlign w:val="center"/>
          </w:tcPr>
          <w:p w14:paraId="5A70DCA9" w14:textId="08CAE8D9" w:rsidR="00243D40" w:rsidRPr="009063C9" w:rsidRDefault="00243D40" w:rsidP="00244B6E">
            <w:pPr>
              <w:snapToGrid w:val="0"/>
              <w:spacing w:before="60" w:after="60" w:line="240" w:lineRule="auto"/>
              <w:jc w:val="left"/>
              <w:rPr>
                <w:sz w:val="18"/>
                <w:szCs w:val="18"/>
              </w:rPr>
            </w:pPr>
            <w:r w:rsidRPr="009063C9">
              <w:rPr>
                <w:sz w:val="18"/>
                <w:szCs w:val="18"/>
              </w:rPr>
              <w:t>Algorithm used to compute the digital signature</w:t>
            </w:r>
          </w:p>
        </w:tc>
        <w:tc>
          <w:tcPr>
            <w:tcW w:w="804" w:type="dxa"/>
            <w:vAlign w:val="center"/>
          </w:tcPr>
          <w:p w14:paraId="36CE2F7D" w14:textId="7B8E1DF7" w:rsidR="00243D40" w:rsidRPr="009063C9" w:rsidRDefault="00243D40"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1F009E10" w14:textId="79640339" w:rsidR="00243D40" w:rsidRPr="009063C9" w:rsidRDefault="00243D40" w:rsidP="00244B6E">
            <w:pPr>
              <w:snapToGrid w:val="0"/>
              <w:spacing w:before="60" w:after="60" w:line="240" w:lineRule="auto"/>
              <w:jc w:val="left"/>
              <w:rPr>
                <w:sz w:val="18"/>
                <w:szCs w:val="18"/>
              </w:rPr>
            </w:pPr>
            <w:r w:rsidRPr="009063C9">
              <w:rPr>
                <w:sz w:val="18"/>
                <w:szCs w:val="18"/>
              </w:rPr>
              <w:t>-</w:t>
            </w:r>
          </w:p>
        </w:tc>
        <w:tc>
          <w:tcPr>
            <w:tcW w:w="3463" w:type="dxa"/>
            <w:vAlign w:val="center"/>
          </w:tcPr>
          <w:p w14:paraId="75BC8282" w14:textId="0772D703" w:rsidR="00243D40" w:rsidRPr="009063C9" w:rsidRDefault="00243D40" w:rsidP="00244B6E">
            <w:pPr>
              <w:snapToGrid w:val="0"/>
              <w:spacing w:before="60" w:after="60" w:line="240" w:lineRule="auto"/>
              <w:jc w:val="left"/>
              <w:rPr>
                <w:sz w:val="18"/>
                <w:szCs w:val="18"/>
              </w:rPr>
            </w:pPr>
            <w:r w:rsidRPr="009063C9">
              <w:rPr>
                <w:sz w:val="18"/>
                <w:szCs w:val="18"/>
              </w:rPr>
              <w:t>-</w:t>
            </w:r>
          </w:p>
        </w:tc>
      </w:tr>
      <w:tr w:rsidR="00243D40" w:rsidRPr="009063C9" w14:paraId="10B6C314" w14:textId="77777777" w:rsidTr="003D073E">
        <w:trPr>
          <w:trHeight w:val="277"/>
        </w:trPr>
        <w:tc>
          <w:tcPr>
            <w:tcW w:w="3060" w:type="dxa"/>
            <w:vAlign w:val="center"/>
          </w:tcPr>
          <w:p w14:paraId="60D7E959" w14:textId="5C1E2D95" w:rsidR="00243D40" w:rsidRPr="009063C9" w:rsidRDefault="00371257" w:rsidP="00244B6E">
            <w:pPr>
              <w:snapToGrid w:val="0"/>
              <w:spacing w:before="60" w:after="60" w:line="240" w:lineRule="auto"/>
              <w:jc w:val="left"/>
              <w:rPr>
                <w:sz w:val="18"/>
                <w:szCs w:val="18"/>
              </w:rPr>
            </w:pPr>
            <w:ins w:id="3601" w:author="USER" w:date="2024-03-22T19:13:00Z">
              <w:r w:rsidRPr="00371257">
                <w:rPr>
                  <w:sz w:val="18"/>
                  <w:szCs w:val="18"/>
                </w:rPr>
                <w:t xml:space="preserve">id </w:t>
              </w:r>
            </w:ins>
            <w:del w:id="3602" w:author="USER" w:date="2024-03-22T19:11:00Z">
              <w:r w:rsidR="00757EF4" w:rsidRPr="009063C9" w:rsidDel="00E41D53">
                <w:rPr>
                  <w:sz w:val="18"/>
                  <w:szCs w:val="18"/>
                </w:rPr>
                <w:delText>dsa</w:delText>
              </w:r>
            </w:del>
          </w:p>
        </w:tc>
        <w:tc>
          <w:tcPr>
            <w:tcW w:w="3420" w:type="dxa"/>
            <w:vAlign w:val="center"/>
          </w:tcPr>
          <w:p w14:paraId="561FE0A2" w14:textId="647CEDCB" w:rsidR="00243D40" w:rsidRPr="009063C9" w:rsidRDefault="00371257" w:rsidP="009063C9">
            <w:pPr>
              <w:snapToGrid w:val="0"/>
              <w:spacing w:before="60" w:after="60" w:line="240" w:lineRule="auto"/>
              <w:jc w:val="left"/>
              <w:rPr>
                <w:sz w:val="18"/>
                <w:szCs w:val="18"/>
              </w:rPr>
            </w:pPr>
            <w:ins w:id="3603" w:author="USER" w:date="2024-03-22T19:14:00Z">
              <w:r w:rsidRPr="00371257">
                <w:rPr>
                  <w:sz w:val="18"/>
                  <w:szCs w:val="18"/>
                </w:rPr>
                <w:t>Identifier of the digital signature</w:t>
              </w:r>
              <w:r w:rsidRPr="00371257" w:rsidDel="00E41D53">
                <w:rPr>
                  <w:sz w:val="18"/>
                  <w:szCs w:val="18"/>
                </w:rPr>
                <w:t xml:space="preserve"> </w:t>
              </w:r>
            </w:ins>
            <w:del w:id="3604" w:author="USER" w:date="2024-03-22T19:11:00Z">
              <w:r w:rsidR="00757EF4" w:rsidRPr="009063C9" w:rsidDel="00E41D53">
                <w:rPr>
                  <w:sz w:val="18"/>
                  <w:szCs w:val="18"/>
                </w:rPr>
                <w:delText>Digital</w:delText>
              </w:r>
              <w:r w:rsidR="00243D40" w:rsidRPr="009063C9" w:rsidDel="00E41D53">
                <w:rPr>
                  <w:sz w:val="18"/>
                  <w:szCs w:val="18"/>
                </w:rPr>
                <w:delText xml:space="preserve"> </w:delText>
              </w:r>
              <w:r w:rsidR="00757EF4" w:rsidRPr="009063C9" w:rsidDel="00E41D53">
                <w:rPr>
                  <w:sz w:val="18"/>
                  <w:szCs w:val="18"/>
                </w:rPr>
                <w:delText>S</w:delText>
              </w:r>
              <w:r w:rsidR="00243D40" w:rsidRPr="009063C9" w:rsidDel="00E41D53">
                <w:rPr>
                  <w:sz w:val="18"/>
                  <w:szCs w:val="18"/>
                </w:rPr>
                <w:delText xml:space="preserve">ignature </w:delText>
              </w:r>
              <w:r w:rsidR="00757EF4" w:rsidRPr="009063C9" w:rsidDel="00E41D53">
                <w:rPr>
                  <w:sz w:val="18"/>
                  <w:szCs w:val="18"/>
                </w:rPr>
                <w:delText>A</w:delText>
              </w:r>
              <w:r w:rsidR="00243D40" w:rsidRPr="009063C9" w:rsidDel="00E41D53">
                <w:rPr>
                  <w:sz w:val="18"/>
                  <w:szCs w:val="18"/>
                </w:rPr>
                <w:delText>lgorithm</w:delText>
              </w:r>
            </w:del>
          </w:p>
        </w:tc>
        <w:tc>
          <w:tcPr>
            <w:tcW w:w="804" w:type="dxa"/>
            <w:vAlign w:val="center"/>
          </w:tcPr>
          <w:p w14:paraId="1FF996DF" w14:textId="395A615F" w:rsidR="00243D40" w:rsidRPr="009063C9" w:rsidRDefault="00371257" w:rsidP="00244B6E">
            <w:pPr>
              <w:snapToGrid w:val="0"/>
              <w:spacing w:before="60" w:after="60" w:line="240" w:lineRule="auto"/>
              <w:jc w:val="center"/>
              <w:rPr>
                <w:sz w:val="18"/>
                <w:szCs w:val="18"/>
              </w:rPr>
            </w:pPr>
            <w:ins w:id="3605" w:author="USER" w:date="2024-03-22T19:17:00Z">
              <w:r>
                <w:rPr>
                  <w:sz w:val="18"/>
                  <w:szCs w:val="18"/>
                </w:rPr>
                <w:t>1</w:t>
              </w:r>
            </w:ins>
            <w:del w:id="3606" w:author="USER" w:date="2024-03-22T19:11:00Z">
              <w:r w:rsidR="00243D40" w:rsidRPr="009063C9" w:rsidDel="00E41D53">
                <w:rPr>
                  <w:sz w:val="18"/>
                  <w:szCs w:val="18"/>
                </w:rPr>
                <w:delText>-</w:delText>
              </w:r>
            </w:del>
          </w:p>
        </w:tc>
        <w:tc>
          <w:tcPr>
            <w:tcW w:w="2436" w:type="dxa"/>
            <w:vAlign w:val="center"/>
          </w:tcPr>
          <w:p w14:paraId="451DB1B1" w14:textId="62E0B5EB" w:rsidR="00243D40" w:rsidRPr="009063C9" w:rsidRDefault="00371257" w:rsidP="00244B6E">
            <w:pPr>
              <w:snapToGrid w:val="0"/>
              <w:spacing w:before="60" w:after="60" w:line="240" w:lineRule="auto"/>
              <w:jc w:val="left"/>
              <w:rPr>
                <w:sz w:val="18"/>
                <w:szCs w:val="18"/>
              </w:rPr>
            </w:pPr>
            <w:ins w:id="3607" w:author="USER" w:date="2024-03-22T19:15:00Z">
              <w:r w:rsidRPr="00371257">
                <w:rPr>
                  <w:sz w:val="18"/>
                  <w:szCs w:val="18"/>
                </w:rPr>
                <w:t xml:space="preserve">CharacterString </w:t>
              </w:r>
            </w:ins>
            <w:del w:id="3608" w:author="USER" w:date="2024-03-22T19:11:00Z">
              <w:r w:rsidR="00243D40" w:rsidRPr="009063C9" w:rsidDel="00E41D53">
                <w:rPr>
                  <w:sz w:val="18"/>
                  <w:szCs w:val="18"/>
                </w:rPr>
                <w:delText>-</w:delText>
              </w:r>
            </w:del>
          </w:p>
        </w:tc>
        <w:tc>
          <w:tcPr>
            <w:tcW w:w="3463" w:type="dxa"/>
            <w:vAlign w:val="center"/>
          </w:tcPr>
          <w:p w14:paraId="1F36B47C" w14:textId="6E65BE46" w:rsidR="00243D40" w:rsidRPr="009063C9" w:rsidRDefault="00757EF4" w:rsidP="00244B6E">
            <w:pPr>
              <w:snapToGrid w:val="0"/>
              <w:spacing w:before="60" w:after="60" w:line="240" w:lineRule="auto"/>
              <w:jc w:val="left"/>
              <w:rPr>
                <w:sz w:val="18"/>
                <w:szCs w:val="18"/>
              </w:rPr>
            </w:pPr>
            <w:del w:id="3609" w:author="USER" w:date="2024-03-22T19:11:00Z">
              <w:r w:rsidRPr="009063C9" w:rsidDel="00E41D53">
                <w:rPr>
                  <w:sz w:val="18"/>
                  <w:szCs w:val="18"/>
                </w:rPr>
                <w:delText>FIPS 186-4 (2013)</w:delText>
              </w:r>
            </w:del>
          </w:p>
        </w:tc>
      </w:tr>
      <w:tr w:rsidR="00E41D53" w:rsidRPr="009063C9" w14:paraId="2BFF0FF7" w14:textId="77777777" w:rsidTr="003D073E">
        <w:trPr>
          <w:trHeight w:val="277"/>
          <w:ins w:id="3610" w:author="USER" w:date="2024-03-22T19:11:00Z"/>
        </w:trPr>
        <w:tc>
          <w:tcPr>
            <w:tcW w:w="3060" w:type="dxa"/>
            <w:vAlign w:val="center"/>
          </w:tcPr>
          <w:p w14:paraId="4FC52DE3" w14:textId="7AC3004C" w:rsidR="00E41D53" w:rsidRPr="009063C9" w:rsidDel="00E41D53" w:rsidRDefault="00371257" w:rsidP="00244B6E">
            <w:pPr>
              <w:snapToGrid w:val="0"/>
              <w:spacing w:before="60" w:after="60" w:line="240" w:lineRule="auto"/>
              <w:jc w:val="left"/>
              <w:rPr>
                <w:ins w:id="3611" w:author="USER" w:date="2024-03-22T19:11:00Z"/>
                <w:sz w:val="18"/>
                <w:szCs w:val="18"/>
              </w:rPr>
            </w:pPr>
            <w:ins w:id="3612" w:author="USER" w:date="2024-03-22T19:13:00Z">
              <w:r w:rsidRPr="00371257">
                <w:rPr>
                  <w:sz w:val="18"/>
                  <w:szCs w:val="18"/>
                </w:rPr>
                <w:t>certificateRef</w:t>
              </w:r>
            </w:ins>
          </w:p>
        </w:tc>
        <w:tc>
          <w:tcPr>
            <w:tcW w:w="3420" w:type="dxa"/>
            <w:vAlign w:val="center"/>
          </w:tcPr>
          <w:p w14:paraId="5A7E3188" w14:textId="15D627C4" w:rsidR="00E41D53" w:rsidRPr="009063C9" w:rsidDel="00E41D53" w:rsidRDefault="00371257" w:rsidP="009063C9">
            <w:pPr>
              <w:snapToGrid w:val="0"/>
              <w:spacing w:before="60" w:after="60" w:line="240" w:lineRule="auto"/>
              <w:jc w:val="left"/>
              <w:rPr>
                <w:ins w:id="3613" w:author="USER" w:date="2024-03-22T19:11:00Z"/>
                <w:sz w:val="18"/>
                <w:szCs w:val="18"/>
              </w:rPr>
            </w:pPr>
            <w:ins w:id="3614" w:author="USER" w:date="2024-03-22T19:13:00Z">
              <w:r w:rsidRPr="00371257">
                <w:rPr>
                  <w:sz w:val="18"/>
                  <w:szCs w:val="18"/>
                </w:rPr>
                <w:t>Signed Public Key</w:t>
              </w:r>
            </w:ins>
          </w:p>
        </w:tc>
        <w:tc>
          <w:tcPr>
            <w:tcW w:w="804" w:type="dxa"/>
            <w:vAlign w:val="center"/>
          </w:tcPr>
          <w:p w14:paraId="363F26F7" w14:textId="5B565A2B" w:rsidR="00E41D53" w:rsidRPr="00371257" w:rsidDel="00E41D53" w:rsidRDefault="00371257" w:rsidP="00244B6E">
            <w:pPr>
              <w:snapToGrid w:val="0"/>
              <w:spacing w:before="60" w:after="60" w:line="240" w:lineRule="auto"/>
              <w:jc w:val="center"/>
              <w:rPr>
                <w:ins w:id="3615" w:author="USER" w:date="2024-03-22T19:11:00Z"/>
                <w:rFonts w:eastAsiaTheme="minorEastAsia"/>
                <w:sz w:val="18"/>
                <w:szCs w:val="18"/>
              </w:rPr>
            </w:pPr>
            <w:ins w:id="3616" w:author="USER" w:date="2024-03-22T19:17:00Z">
              <w:r>
                <w:rPr>
                  <w:rFonts w:eastAsiaTheme="minorEastAsia" w:hint="eastAsia"/>
                  <w:sz w:val="18"/>
                  <w:szCs w:val="18"/>
                </w:rPr>
                <w:t>1</w:t>
              </w:r>
            </w:ins>
          </w:p>
        </w:tc>
        <w:tc>
          <w:tcPr>
            <w:tcW w:w="2436" w:type="dxa"/>
            <w:vAlign w:val="center"/>
          </w:tcPr>
          <w:p w14:paraId="2FC6B589" w14:textId="542E7094" w:rsidR="00E41D53" w:rsidRPr="009063C9" w:rsidDel="00E41D53" w:rsidRDefault="00371257" w:rsidP="00244B6E">
            <w:pPr>
              <w:snapToGrid w:val="0"/>
              <w:spacing w:before="60" w:after="60" w:line="240" w:lineRule="auto"/>
              <w:jc w:val="left"/>
              <w:rPr>
                <w:ins w:id="3617" w:author="USER" w:date="2024-03-22T19:11:00Z"/>
                <w:sz w:val="18"/>
                <w:szCs w:val="18"/>
              </w:rPr>
            </w:pPr>
            <w:ins w:id="3618" w:author="USER" w:date="2024-03-22T19:15:00Z">
              <w:r w:rsidRPr="00371257">
                <w:rPr>
                  <w:sz w:val="18"/>
                  <w:szCs w:val="18"/>
                </w:rPr>
                <w:t>CharacterString</w:t>
              </w:r>
            </w:ins>
          </w:p>
        </w:tc>
        <w:tc>
          <w:tcPr>
            <w:tcW w:w="3463" w:type="dxa"/>
            <w:vAlign w:val="center"/>
          </w:tcPr>
          <w:p w14:paraId="752F2082" w14:textId="77777777" w:rsidR="00E41D53" w:rsidRPr="009063C9" w:rsidDel="00E41D53" w:rsidRDefault="00E41D53" w:rsidP="00244B6E">
            <w:pPr>
              <w:snapToGrid w:val="0"/>
              <w:spacing w:before="60" w:after="60" w:line="240" w:lineRule="auto"/>
              <w:jc w:val="left"/>
              <w:rPr>
                <w:ins w:id="3619" w:author="USER" w:date="2024-03-22T19:11:00Z"/>
                <w:sz w:val="18"/>
                <w:szCs w:val="18"/>
              </w:rPr>
            </w:pPr>
          </w:p>
        </w:tc>
      </w:tr>
    </w:tbl>
    <w:p w14:paraId="660E9F11" w14:textId="77777777" w:rsidR="001226F3" w:rsidRPr="009063C9" w:rsidRDefault="001226F3" w:rsidP="00381437"/>
    <w:p w14:paraId="6D6189B4" w14:textId="409460F4" w:rsidR="00244B6E" w:rsidRPr="00AC657D" w:rsidRDefault="00244B6E" w:rsidP="00DE48FB">
      <w:pPr>
        <w:pStyle w:val="Heading4"/>
        <w:rPr>
          <w:color w:val="000000" w:themeColor="text1"/>
          <w:rPrChange w:id="3620" w:author="Greenblue" w:date="2024-02-13T20:52:00Z">
            <w:rPr/>
          </w:rPrChange>
        </w:rPr>
      </w:pPr>
      <w:bookmarkStart w:id="3621" w:name="_Toc152232616"/>
      <w:r w:rsidRPr="00AC657D">
        <w:rPr>
          <w:color w:val="000000" w:themeColor="text1"/>
          <w:rPrChange w:id="3622" w:author="Greenblue" w:date="2024-02-13T20:52:00Z">
            <w:rPr/>
          </w:rPrChange>
        </w:rPr>
        <w:t>S100_DigitalSignatureValue</w:t>
      </w:r>
      <w:bookmarkEnd w:id="362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623" w:author="Greenblue" w:date="2024-02-13T20:46: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624">
          <w:tblGrid>
            <w:gridCol w:w="3060"/>
            <w:gridCol w:w="3420"/>
            <w:gridCol w:w="804"/>
            <w:gridCol w:w="2436"/>
            <w:gridCol w:w="3463"/>
          </w:tblGrid>
        </w:tblGridChange>
      </w:tblGrid>
      <w:tr w:rsidR="00244B6E" w:rsidRPr="009063C9" w14:paraId="73A8C084" w14:textId="77777777" w:rsidTr="006073E9">
        <w:trPr>
          <w:trHeight w:val="277"/>
          <w:trPrChange w:id="3625" w:author="Greenblue" w:date="2024-02-13T20:46:00Z">
            <w:trPr>
              <w:trHeight w:val="277"/>
            </w:trPr>
          </w:trPrChange>
        </w:trPr>
        <w:tc>
          <w:tcPr>
            <w:tcW w:w="3060" w:type="dxa"/>
            <w:shd w:val="clear" w:color="auto" w:fill="E7E6E6"/>
            <w:vAlign w:val="center"/>
            <w:tcPrChange w:id="3626" w:author="Greenblue" w:date="2024-02-13T20:46:00Z">
              <w:tcPr>
                <w:tcW w:w="3060" w:type="dxa"/>
                <w:vAlign w:val="center"/>
              </w:tcPr>
            </w:tcPrChange>
          </w:tcPr>
          <w:p w14:paraId="51ECC27D" w14:textId="77777777" w:rsidR="00244B6E" w:rsidRPr="009063C9" w:rsidRDefault="00244B6E"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Change w:id="3627" w:author="Greenblue" w:date="2024-02-13T20:46:00Z">
              <w:tcPr>
                <w:tcW w:w="3420" w:type="dxa"/>
                <w:vAlign w:val="center"/>
              </w:tcPr>
            </w:tcPrChange>
          </w:tcPr>
          <w:p w14:paraId="02EE183F" w14:textId="77777777" w:rsidR="00244B6E" w:rsidRPr="009063C9" w:rsidRDefault="00244B6E"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628" w:author="Greenblue" w:date="2024-02-13T20:46:00Z">
              <w:tcPr>
                <w:tcW w:w="804" w:type="dxa"/>
                <w:vAlign w:val="center"/>
              </w:tcPr>
            </w:tcPrChange>
          </w:tcPr>
          <w:p w14:paraId="0324CC68" w14:textId="2E8FA582" w:rsidR="00244B6E" w:rsidRPr="009063C9" w:rsidRDefault="00244B6E" w:rsidP="002843D4">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3629" w:author="Greenblue" w:date="2024-02-13T20:46:00Z">
              <w:tcPr>
                <w:tcW w:w="2436" w:type="dxa"/>
                <w:vAlign w:val="center"/>
              </w:tcPr>
            </w:tcPrChange>
          </w:tcPr>
          <w:p w14:paraId="35C26902" w14:textId="77777777" w:rsidR="00244B6E" w:rsidRPr="009063C9" w:rsidRDefault="00244B6E"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630" w:author="Greenblue" w:date="2024-02-13T20:46:00Z">
              <w:tcPr>
                <w:tcW w:w="3463" w:type="dxa"/>
                <w:vAlign w:val="center"/>
              </w:tcPr>
            </w:tcPrChange>
          </w:tcPr>
          <w:p w14:paraId="7E43372D" w14:textId="77777777" w:rsidR="00244B6E" w:rsidRPr="009063C9" w:rsidRDefault="00244B6E" w:rsidP="002843D4">
            <w:pPr>
              <w:snapToGrid w:val="0"/>
              <w:spacing w:before="60" w:after="60" w:line="240" w:lineRule="auto"/>
              <w:jc w:val="left"/>
              <w:rPr>
                <w:b/>
                <w:sz w:val="18"/>
                <w:szCs w:val="18"/>
              </w:rPr>
            </w:pPr>
            <w:r w:rsidRPr="009063C9">
              <w:rPr>
                <w:b/>
                <w:sz w:val="18"/>
                <w:szCs w:val="18"/>
              </w:rPr>
              <w:t>Remarks</w:t>
            </w:r>
          </w:p>
        </w:tc>
      </w:tr>
      <w:tr w:rsidR="00244B6E" w:rsidRPr="009063C9" w14:paraId="6A0830AD" w14:textId="77777777" w:rsidTr="003D073E">
        <w:trPr>
          <w:trHeight w:val="305"/>
        </w:trPr>
        <w:tc>
          <w:tcPr>
            <w:tcW w:w="3060" w:type="dxa"/>
            <w:vAlign w:val="center"/>
          </w:tcPr>
          <w:p w14:paraId="2BEE7BDE" w14:textId="3249E81E" w:rsidR="00244B6E" w:rsidRPr="009063C9" w:rsidRDefault="00244B6E" w:rsidP="00244B6E">
            <w:pPr>
              <w:snapToGrid w:val="0"/>
              <w:spacing w:before="60" w:after="60" w:line="240" w:lineRule="auto"/>
              <w:jc w:val="left"/>
              <w:rPr>
                <w:sz w:val="18"/>
                <w:szCs w:val="18"/>
              </w:rPr>
            </w:pPr>
            <w:r w:rsidRPr="009063C9">
              <w:rPr>
                <w:sz w:val="18"/>
                <w:szCs w:val="18"/>
              </w:rPr>
              <w:t>S100_DigitalSignatureValue</w:t>
            </w:r>
          </w:p>
        </w:tc>
        <w:tc>
          <w:tcPr>
            <w:tcW w:w="3420" w:type="dxa"/>
            <w:vAlign w:val="center"/>
          </w:tcPr>
          <w:p w14:paraId="7712CD7C" w14:textId="2ABCE62A" w:rsidR="00244B6E" w:rsidRPr="009063C9" w:rsidRDefault="00757EF4" w:rsidP="00244B6E">
            <w:pPr>
              <w:snapToGrid w:val="0"/>
              <w:spacing w:before="60" w:after="60" w:line="240" w:lineRule="auto"/>
              <w:jc w:val="left"/>
              <w:rPr>
                <w:sz w:val="18"/>
                <w:szCs w:val="18"/>
              </w:rPr>
            </w:pPr>
            <w:r w:rsidRPr="009063C9">
              <w:rPr>
                <w:sz w:val="18"/>
                <w:szCs w:val="18"/>
              </w:rPr>
              <w:t>Signed Public Key plus the digital signature</w:t>
            </w:r>
          </w:p>
        </w:tc>
        <w:tc>
          <w:tcPr>
            <w:tcW w:w="804" w:type="dxa"/>
            <w:vAlign w:val="center"/>
          </w:tcPr>
          <w:p w14:paraId="27620615" w14:textId="5E4C7234" w:rsidR="00244B6E" w:rsidRPr="009063C9" w:rsidRDefault="00244B6E"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76902D2A" w14:textId="61F5CD8D" w:rsidR="00244B6E" w:rsidRPr="009063C9" w:rsidRDefault="00244B6E" w:rsidP="00244B6E">
            <w:pPr>
              <w:snapToGrid w:val="0"/>
              <w:spacing w:before="60" w:after="60" w:line="240" w:lineRule="auto"/>
              <w:jc w:val="left"/>
              <w:rPr>
                <w:sz w:val="18"/>
                <w:szCs w:val="18"/>
              </w:rPr>
            </w:pPr>
          </w:p>
        </w:tc>
        <w:tc>
          <w:tcPr>
            <w:tcW w:w="3463" w:type="dxa"/>
            <w:vAlign w:val="center"/>
          </w:tcPr>
          <w:p w14:paraId="1421A6C9" w14:textId="179B76CA" w:rsidR="00244B6E" w:rsidRPr="009063C9" w:rsidRDefault="00757EF4" w:rsidP="00244B6E">
            <w:pPr>
              <w:snapToGrid w:val="0"/>
              <w:spacing w:before="60" w:after="60" w:line="240" w:lineRule="auto"/>
              <w:jc w:val="left"/>
              <w:rPr>
                <w:sz w:val="18"/>
                <w:szCs w:val="18"/>
              </w:rPr>
            </w:pPr>
            <w:r w:rsidRPr="009063C9">
              <w:rPr>
                <w:sz w:val="18"/>
                <w:szCs w:val="18"/>
              </w:rPr>
              <w:t>Data type for digital signature values</w:t>
            </w:r>
          </w:p>
        </w:tc>
      </w:tr>
    </w:tbl>
    <w:p w14:paraId="0F12F467" w14:textId="181A64B7" w:rsidR="00B413FE" w:rsidRPr="009063C9" w:rsidDel="00E41D53" w:rsidRDefault="00416C61" w:rsidP="00DE48FB">
      <w:pPr>
        <w:pStyle w:val="Heading4"/>
        <w:rPr>
          <w:del w:id="3631" w:author="USER" w:date="2024-03-22T19:02:00Z"/>
        </w:rPr>
      </w:pPr>
      <w:bookmarkStart w:id="3632" w:name="_Toc152232617"/>
      <w:del w:id="3633" w:author="USER" w:date="2024-03-22T19:02:00Z">
        <w:r w:rsidRPr="009063C9" w:rsidDel="00E41D53">
          <w:delText>S100_VerticalAndSoundingDatum</w:delText>
        </w:r>
        <w:bookmarkEnd w:id="3399"/>
        <w:bookmarkEnd w:id="3632"/>
      </w:del>
    </w:p>
    <w:tbl>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634" w:author="Greenblue" w:date="2024-02-13T20:46:00Z">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276"/>
        <w:gridCol w:w="3260"/>
        <w:gridCol w:w="3402"/>
        <w:gridCol w:w="851"/>
        <w:gridCol w:w="4394"/>
        <w:tblGridChange w:id="3635">
          <w:tblGrid>
            <w:gridCol w:w="1276"/>
            <w:gridCol w:w="3260"/>
            <w:gridCol w:w="3402"/>
            <w:gridCol w:w="851"/>
            <w:gridCol w:w="4394"/>
          </w:tblGrid>
        </w:tblGridChange>
      </w:tblGrid>
      <w:tr w:rsidR="00F329BC" w:rsidRPr="009063C9" w:rsidDel="00E41D53" w14:paraId="1F363687" w14:textId="4CA78211" w:rsidTr="006073E9">
        <w:trPr>
          <w:trHeight w:val="277"/>
          <w:del w:id="3636" w:author="USER" w:date="2024-03-22T19:02:00Z"/>
          <w:trPrChange w:id="3637" w:author="Greenblue" w:date="2024-02-13T20:46:00Z">
            <w:trPr>
              <w:trHeight w:val="277"/>
            </w:trPr>
          </w:trPrChange>
        </w:trPr>
        <w:tc>
          <w:tcPr>
            <w:tcW w:w="1276" w:type="dxa"/>
            <w:shd w:val="clear" w:color="auto" w:fill="E7E6E6"/>
            <w:tcPrChange w:id="3638" w:author="Greenblue" w:date="2024-02-13T20:46:00Z">
              <w:tcPr>
                <w:tcW w:w="1276" w:type="dxa"/>
              </w:tcPr>
            </w:tcPrChange>
          </w:tcPr>
          <w:p w14:paraId="4D6BEEFC" w14:textId="47966C77" w:rsidR="00F329BC" w:rsidRPr="009063C9" w:rsidDel="00E41D53" w:rsidRDefault="00F329BC">
            <w:pPr>
              <w:snapToGrid w:val="0"/>
              <w:spacing w:before="60" w:after="60" w:line="240" w:lineRule="auto"/>
              <w:jc w:val="left"/>
              <w:rPr>
                <w:del w:id="3639" w:author="USER" w:date="2024-03-22T19:02:00Z"/>
                <w:b/>
                <w:sz w:val="18"/>
                <w:szCs w:val="18"/>
              </w:rPr>
            </w:pPr>
            <w:del w:id="3640" w:author="USER" w:date="2024-03-22T19:02:00Z">
              <w:r w:rsidRPr="009063C9" w:rsidDel="00E41D53">
                <w:rPr>
                  <w:b/>
                  <w:sz w:val="18"/>
                  <w:szCs w:val="18"/>
                </w:rPr>
                <w:delText>Role Name</w:delText>
              </w:r>
            </w:del>
          </w:p>
        </w:tc>
        <w:tc>
          <w:tcPr>
            <w:tcW w:w="3260" w:type="dxa"/>
            <w:shd w:val="clear" w:color="auto" w:fill="E7E6E6"/>
            <w:vAlign w:val="center"/>
            <w:tcPrChange w:id="3641" w:author="Greenblue" w:date="2024-02-13T20:46:00Z">
              <w:tcPr>
                <w:tcW w:w="3260" w:type="dxa"/>
                <w:vAlign w:val="center"/>
              </w:tcPr>
            </w:tcPrChange>
          </w:tcPr>
          <w:p w14:paraId="6536C924" w14:textId="70CBDC9B" w:rsidR="00F329BC" w:rsidRPr="009063C9" w:rsidDel="00E41D53" w:rsidRDefault="00F329BC" w:rsidP="00381437">
            <w:pPr>
              <w:snapToGrid w:val="0"/>
              <w:spacing w:before="60" w:after="60" w:line="240" w:lineRule="auto"/>
              <w:jc w:val="left"/>
              <w:rPr>
                <w:del w:id="3642" w:author="USER" w:date="2024-03-22T19:02:00Z"/>
                <w:b/>
                <w:sz w:val="18"/>
                <w:szCs w:val="18"/>
              </w:rPr>
            </w:pPr>
            <w:del w:id="3643" w:author="USER" w:date="2024-03-22T19:02:00Z">
              <w:r w:rsidRPr="009063C9" w:rsidDel="00E41D53">
                <w:rPr>
                  <w:b/>
                  <w:sz w:val="18"/>
                  <w:szCs w:val="18"/>
                </w:rPr>
                <w:delText>Name</w:delText>
              </w:r>
            </w:del>
          </w:p>
        </w:tc>
        <w:tc>
          <w:tcPr>
            <w:tcW w:w="3402" w:type="dxa"/>
            <w:shd w:val="clear" w:color="auto" w:fill="E7E6E6"/>
            <w:vAlign w:val="center"/>
            <w:tcPrChange w:id="3644" w:author="Greenblue" w:date="2024-02-13T20:46:00Z">
              <w:tcPr>
                <w:tcW w:w="3402" w:type="dxa"/>
                <w:vAlign w:val="center"/>
              </w:tcPr>
            </w:tcPrChange>
          </w:tcPr>
          <w:p w14:paraId="01CF4CFD" w14:textId="57DB1C2B" w:rsidR="00F329BC" w:rsidRPr="009063C9" w:rsidDel="00E41D53" w:rsidRDefault="00F329BC" w:rsidP="00381437">
            <w:pPr>
              <w:snapToGrid w:val="0"/>
              <w:spacing w:before="60" w:after="60" w:line="240" w:lineRule="auto"/>
              <w:jc w:val="left"/>
              <w:rPr>
                <w:del w:id="3645" w:author="USER" w:date="2024-03-22T19:02:00Z"/>
                <w:b/>
                <w:sz w:val="18"/>
                <w:szCs w:val="18"/>
              </w:rPr>
            </w:pPr>
            <w:del w:id="3646" w:author="USER" w:date="2024-03-22T19:02:00Z">
              <w:r w:rsidRPr="009063C9" w:rsidDel="00E41D53">
                <w:rPr>
                  <w:b/>
                  <w:sz w:val="18"/>
                  <w:szCs w:val="18"/>
                </w:rPr>
                <w:delText>Description</w:delText>
              </w:r>
            </w:del>
          </w:p>
        </w:tc>
        <w:tc>
          <w:tcPr>
            <w:tcW w:w="851" w:type="dxa"/>
            <w:shd w:val="clear" w:color="auto" w:fill="E7E6E6"/>
            <w:vAlign w:val="center"/>
            <w:tcPrChange w:id="3647" w:author="Greenblue" w:date="2024-02-13T20:46:00Z">
              <w:tcPr>
                <w:tcW w:w="851" w:type="dxa"/>
                <w:vAlign w:val="center"/>
              </w:tcPr>
            </w:tcPrChange>
          </w:tcPr>
          <w:p w14:paraId="08C93066" w14:textId="0BD49330" w:rsidR="00F329BC" w:rsidRPr="009063C9" w:rsidDel="00E41D53" w:rsidRDefault="00F329BC" w:rsidP="00381437">
            <w:pPr>
              <w:snapToGrid w:val="0"/>
              <w:spacing w:before="60" w:after="60" w:line="240" w:lineRule="auto"/>
              <w:jc w:val="center"/>
              <w:rPr>
                <w:del w:id="3648" w:author="USER" w:date="2024-03-22T19:02:00Z"/>
                <w:b/>
                <w:sz w:val="18"/>
                <w:szCs w:val="18"/>
              </w:rPr>
            </w:pPr>
            <w:del w:id="3649" w:author="USER" w:date="2024-03-22T19:02:00Z">
              <w:r w:rsidRPr="009063C9" w:rsidDel="00E41D53">
                <w:rPr>
                  <w:b/>
                  <w:sz w:val="18"/>
                  <w:szCs w:val="18"/>
                </w:rPr>
                <w:delText>Code</w:delText>
              </w:r>
            </w:del>
          </w:p>
        </w:tc>
        <w:tc>
          <w:tcPr>
            <w:tcW w:w="4394" w:type="dxa"/>
            <w:shd w:val="clear" w:color="auto" w:fill="E7E6E6"/>
            <w:vAlign w:val="center"/>
            <w:tcPrChange w:id="3650" w:author="Greenblue" w:date="2024-02-13T20:46:00Z">
              <w:tcPr>
                <w:tcW w:w="4394" w:type="dxa"/>
                <w:vAlign w:val="center"/>
              </w:tcPr>
            </w:tcPrChange>
          </w:tcPr>
          <w:p w14:paraId="5A0C26B8" w14:textId="751F4BAF" w:rsidR="00F329BC" w:rsidRPr="009063C9" w:rsidDel="00E41D53" w:rsidRDefault="00F329BC" w:rsidP="00381437">
            <w:pPr>
              <w:snapToGrid w:val="0"/>
              <w:spacing w:before="60" w:after="60" w:line="240" w:lineRule="auto"/>
              <w:jc w:val="left"/>
              <w:rPr>
                <w:del w:id="3651" w:author="USER" w:date="2024-03-22T19:02:00Z"/>
                <w:b/>
                <w:sz w:val="18"/>
                <w:szCs w:val="18"/>
              </w:rPr>
            </w:pPr>
            <w:del w:id="3652" w:author="USER" w:date="2024-03-22T19:02:00Z">
              <w:r w:rsidRPr="009063C9" w:rsidDel="00E41D53">
                <w:rPr>
                  <w:b/>
                  <w:sz w:val="18"/>
                  <w:szCs w:val="18"/>
                </w:rPr>
                <w:delText>Remarks</w:delText>
              </w:r>
            </w:del>
          </w:p>
        </w:tc>
      </w:tr>
      <w:tr w:rsidR="00F329BC" w:rsidRPr="009063C9" w:rsidDel="00E41D53" w14:paraId="68D17983" w14:textId="6B21E138" w:rsidTr="003D073E">
        <w:trPr>
          <w:trHeight w:val="305"/>
          <w:del w:id="3653" w:author="USER" w:date="2024-03-22T19:02:00Z"/>
        </w:trPr>
        <w:tc>
          <w:tcPr>
            <w:tcW w:w="1276" w:type="dxa"/>
          </w:tcPr>
          <w:p w14:paraId="085224E2" w14:textId="5135AC01" w:rsidR="00F329BC" w:rsidRPr="009063C9" w:rsidDel="00E41D53" w:rsidRDefault="00F329BC" w:rsidP="002754DA">
            <w:pPr>
              <w:snapToGrid w:val="0"/>
              <w:spacing w:before="60" w:after="60" w:line="240" w:lineRule="auto"/>
              <w:jc w:val="left"/>
              <w:rPr>
                <w:del w:id="3654" w:author="USER" w:date="2024-03-22T19:02:00Z"/>
                <w:sz w:val="18"/>
                <w:szCs w:val="18"/>
              </w:rPr>
            </w:pPr>
            <w:del w:id="3655" w:author="USER" w:date="2024-03-22T19:02:00Z">
              <w:r w:rsidRPr="009063C9" w:rsidDel="00E41D53">
                <w:rPr>
                  <w:sz w:val="18"/>
                  <w:szCs w:val="18"/>
                </w:rPr>
                <w:delText>Enumeration</w:delText>
              </w:r>
            </w:del>
          </w:p>
        </w:tc>
        <w:tc>
          <w:tcPr>
            <w:tcW w:w="3260" w:type="dxa"/>
            <w:vAlign w:val="center"/>
          </w:tcPr>
          <w:p w14:paraId="7DD69462" w14:textId="13105286" w:rsidR="00F329BC" w:rsidRPr="009063C9" w:rsidDel="00E41D53" w:rsidRDefault="00F329BC" w:rsidP="00381437">
            <w:pPr>
              <w:snapToGrid w:val="0"/>
              <w:spacing w:before="60" w:after="60" w:line="240" w:lineRule="auto"/>
              <w:jc w:val="left"/>
              <w:rPr>
                <w:del w:id="3656" w:author="USER" w:date="2024-03-22T19:02:00Z"/>
                <w:sz w:val="18"/>
                <w:szCs w:val="18"/>
              </w:rPr>
            </w:pPr>
            <w:del w:id="3657" w:author="USER" w:date="2024-03-22T19:02:00Z">
              <w:r w:rsidRPr="009063C9" w:rsidDel="00E41D53">
                <w:rPr>
                  <w:sz w:val="18"/>
                  <w:szCs w:val="18"/>
                </w:rPr>
                <w:delText>S100_VerticalAndSoundingDatum</w:delText>
              </w:r>
            </w:del>
          </w:p>
        </w:tc>
        <w:tc>
          <w:tcPr>
            <w:tcW w:w="3402" w:type="dxa"/>
            <w:vAlign w:val="center"/>
          </w:tcPr>
          <w:p w14:paraId="2C076E69" w14:textId="743A9C1E" w:rsidR="00F329BC" w:rsidRPr="009063C9" w:rsidDel="00E41D53" w:rsidRDefault="00F329BC" w:rsidP="00381437">
            <w:pPr>
              <w:snapToGrid w:val="0"/>
              <w:spacing w:before="60" w:after="60" w:line="240" w:lineRule="auto"/>
              <w:jc w:val="left"/>
              <w:rPr>
                <w:del w:id="3658" w:author="USER" w:date="2024-03-22T19:02:00Z"/>
                <w:sz w:val="18"/>
                <w:szCs w:val="18"/>
              </w:rPr>
            </w:pPr>
            <w:del w:id="3659" w:author="USER" w:date="2024-03-22T19:02:00Z">
              <w:r w:rsidRPr="009063C9" w:rsidDel="00E41D53">
                <w:rPr>
                  <w:sz w:val="18"/>
                  <w:szCs w:val="18"/>
                </w:rPr>
                <w:delText>Allowable vertical and sounding datums</w:delText>
              </w:r>
            </w:del>
          </w:p>
        </w:tc>
        <w:tc>
          <w:tcPr>
            <w:tcW w:w="851" w:type="dxa"/>
          </w:tcPr>
          <w:p w14:paraId="342380E5" w14:textId="07842902" w:rsidR="00F329BC" w:rsidRPr="009063C9" w:rsidDel="00E41D53" w:rsidRDefault="00F329BC" w:rsidP="00381437">
            <w:pPr>
              <w:snapToGrid w:val="0"/>
              <w:spacing w:before="60" w:after="60" w:line="240" w:lineRule="auto"/>
              <w:jc w:val="center"/>
              <w:rPr>
                <w:del w:id="3660" w:author="USER" w:date="2024-03-22T19:02:00Z"/>
                <w:sz w:val="18"/>
                <w:szCs w:val="18"/>
              </w:rPr>
            </w:pPr>
            <w:del w:id="3661" w:author="USER" w:date="2024-03-22T19:02:00Z">
              <w:r w:rsidRPr="009063C9" w:rsidDel="00E41D53">
                <w:rPr>
                  <w:sz w:val="18"/>
                  <w:szCs w:val="18"/>
                </w:rPr>
                <w:delText>-</w:delText>
              </w:r>
            </w:del>
          </w:p>
        </w:tc>
        <w:tc>
          <w:tcPr>
            <w:tcW w:w="4394" w:type="dxa"/>
            <w:vAlign w:val="center"/>
          </w:tcPr>
          <w:p w14:paraId="206549EB" w14:textId="7425D9CF" w:rsidR="00F329BC" w:rsidRPr="009063C9" w:rsidDel="00E41D53" w:rsidRDefault="00F329BC" w:rsidP="00243D40">
            <w:pPr>
              <w:snapToGrid w:val="0"/>
              <w:spacing w:before="60" w:after="60" w:line="240" w:lineRule="auto"/>
              <w:jc w:val="left"/>
              <w:rPr>
                <w:del w:id="3662" w:author="USER" w:date="2024-03-22T19:02:00Z"/>
                <w:sz w:val="18"/>
                <w:szCs w:val="18"/>
              </w:rPr>
            </w:pPr>
          </w:p>
        </w:tc>
      </w:tr>
      <w:tr w:rsidR="00F329BC" w:rsidRPr="009063C9" w:rsidDel="00E41D53" w14:paraId="23CB34B0" w14:textId="06E5B78C" w:rsidTr="003D073E">
        <w:trPr>
          <w:trHeight w:val="277"/>
          <w:del w:id="3663" w:author="USER" w:date="2024-03-22T19:02:00Z"/>
        </w:trPr>
        <w:tc>
          <w:tcPr>
            <w:tcW w:w="1276" w:type="dxa"/>
          </w:tcPr>
          <w:p w14:paraId="705211A8" w14:textId="0DCA0779" w:rsidR="00F329BC" w:rsidRPr="009063C9" w:rsidDel="00E41D53" w:rsidRDefault="00F329BC" w:rsidP="002754DA">
            <w:pPr>
              <w:snapToGrid w:val="0"/>
              <w:spacing w:before="60" w:after="60" w:line="240" w:lineRule="auto"/>
              <w:jc w:val="left"/>
              <w:rPr>
                <w:del w:id="3664" w:author="USER" w:date="2024-03-22T19:02:00Z"/>
                <w:sz w:val="18"/>
                <w:szCs w:val="18"/>
              </w:rPr>
            </w:pPr>
            <w:del w:id="3665" w:author="USER" w:date="2024-03-22T19:02:00Z">
              <w:r w:rsidRPr="009063C9" w:rsidDel="00E41D53">
                <w:rPr>
                  <w:sz w:val="18"/>
                  <w:szCs w:val="18"/>
                </w:rPr>
                <w:delText>Value</w:delText>
              </w:r>
            </w:del>
          </w:p>
        </w:tc>
        <w:tc>
          <w:tcPr>
            <w:tcW w:w="3260" w:type="dxa"/>
            <w:vAlign w:val="center"/>
          </w:tcPr>
          <w:p w14:paraId="472F78D2" w14:textId="1A8D769D" w:rsidR="00F329BC" w:rsidRPr="009063C9" w:rsidDel="00E41D53" w:rsidRDefault="00F329BC" w:rsidP="00243D40">
            <w:pPr>
              <w:snapToGrid w:val="0"/>
              <w:spacing w:before="60" w:after="60" w:line="240" w:lineRule="auto"/>
              <w:jc w:val="left"/>
              <w:rPr>
                <w:del w:id="3666" w:author="USER" w:date="2024-03-22T19:02:00Z"/>
                <w:sz w:val="18"/>
                <w:szCs w:val="18"/>
              </w:rPr>
            </w:pPr>
            <w:del w:id="3667" w:author="USER" w:date="2024-03-22T19:02:00Z">
              <w:r w:rsidRPr="009063C9" w:rsidDel="00E41D53">
                <w:rPr>
                  <w:sz w:val="18"/>
                  <w:szCs w:val="18"/>
                </w:rPr>
                <w:delText>meanLowWaterSprings</w:delText>
              </w:r>
            </w:del>
          </w:p>
        </w:tc>
        <w:tc>
          <w:tcPr>
            <w:tcW w:w="3402" w:type="dxa"/>
            <w:vAlign w:val="center"/>
          </w:tcPr>
          <w:p w14:paraId="033AEF27" w14:textId="400C2DB7" w:rsidR="00F329BC" w:rsidRPr="009063C9" w:rsidDel="00E41D53" w:rsidRDefault="00F329BC" w:rsidP="00243D40">
            <w:pPr>
              <w:snapToGrid w:val="0"/>
              <w:spacing w:before="60" w:after="60" w:line="240" w:lineRule="auto"/>
              <w:jc w:val="left"/>
              <w:rPr>
                <w:del w:id="3668" w:author="USER" w:date="2024-03-22T19:02:00Z"/>
                <w:sz w:val="18"/>
                <w:szCs w:val="18"/>
              </w:rPr>
            </w:pPr>
          </w:p>
        </w:tc>
        <w:tc>
          <w:tcPr>
            <w:tcW w:w="851" w:type="dxa"/>
          </w:tcPr>
          <w:p w14:paraId="06F55D00" w14:textId="2E42A6AA" w:rsidR="00F329BC" w:rsidRPr="009063C9" w:rsidDel="00E41D53" w:rsidRDefault="00F329BC" w:rsidP="00381437">
            <w:pPr>
              <w:snapToGrid w:val="0"/>
              <w:spacing w:before="60" w:after="60" w:line="240" w:lineRule="auto"/>
              <w:jc w:val="center"/>
              <w:rPr>
                <w:del w:id="3669" w:author="USER" w:date="2024-03-22T19:02:00Z"/>
                <w:sz w:val="18"/>
                <w:szCs w:val="18"/>
              </w:rPr>
            </w:pPr>
            <w:del w:id="3670" w:author="USER" w:date="2024-03-22T19:02:00Z">
              <w:r w:rsidRPr="009063C9" w:rsidDel="00E41D53">
                <w:rPr>
                  <w:sz w:val="18"/>
                  <w:szCs w:val="18"/>
                </w:rPr>
                <w:delText>1</w:delText>
              </w:r>
            </w:del>
          </w:p>
        </w:tc>
        <w:tc>
          <w:tcPr>
            <w:tcW w:w="4394" w:type="dxa"/>
            <w:vAlign w:val="center"/>
          </w:tcPr>
          <w:p w14:paraId="4F69AAD3" w14:textId="4E0091C9" w:rsidR="00F329BC" w:rsidRPr="009063C9" w:rsidDel="00E41D53" w:rsidRDefault="00F329BC" w:rsidP="00381437">
            <w:pPr>
              <w:snapToGrid w:val="0"/>
              <w:spacing w:before="60" w:after="60" w:line="240" w:lineRule="auto"/>
              <w:jc w:val="left"/>
              <w:rPr>
                <w:del w:id="3671" w:author="USER" w:date="2024-03-22T19:02:00Z"/>
                <w:sz w:val="18"/>
                <w:szCs w:val="18"/>
              </w:rPr>
            </w:pPr>
            <w:del w:id="3672" w:author="USER" w:date="2024-03-22T19:02:00Z">
              <w:r w:rsidRPr="009063C9" w:rsidDel="00E41D53">
                <w:rPr>
                  <w:sz w:val="18"/>
                  <w:szCs w:val="18"/>
                </w:rPr>
                <w:delText>(MLWS)</w:delText>
              </w:r>
            </w:del>
          </w:p>
        </w:tc>
      </w:tr>
      <w:tr w:rsidR="00F329BC" w:rsidRPr="009063C9" w:rsidDel="00E41D53" w14:paraId="00F10953" w14:textId="6172FF0D" w:rsidTr="003D073E">
        <w:trPr>
          <w:trHeight w:val="305"/>
          <w:del w:id="3673" w:author="USER" w:date="2024-03-22T19:02:00Z"/>
        </w:trPr>
        <w:tc>
          <w:tcPr>
            <w:tcW w:w="1276" w:type="dxa"/>
          </w:tcPr>
          <w:p w14:paraId="154BA7D4" w14:textId="35BF1C13" w:rsidR="00F329BC" w:rsidRPr="009063C9" w:rsidDel="00E41D53" w:rsidRDefault="00F329BC" w:rsidP="002754DA">
            <w:pPr>
              <w:snapToGrid w:val="0"/>
              <w:spacing w:before="60" w:after="60" w:line="240" w:lineRule="auto"/>
              <w:jc w:val="left"/>
              <w:rPr>
                <w:del w:id="3674" w:author="USER" w:date="2024-03-22T19:02:00Z"/>
                <w:sz w:val="18"/>
                <w:szCs w:val="18"/>
              </w:rPr>
            </w:pPr>
            <w:del w:id="3675" w:author="USER" w:date="2024-03-22T19:02:00Z">
              <w:r w:rsidRPr="009063C9" w:rsidDel="00E41D53">
                <w:rPr>
                  <w:sz w:val="18"/>
                  <w:szCs w:val="18"/>
                </w:rPr>
                <w:delText>Value</w:delText>
              </w:r>
            </w:del>
          </w:p>
        </w:tc>
        <w:tc>
          <w:tcPr>
            <w:tcW w:w="3260" w:type="dxa"/>
            <w:vAlign w:val="center"/>
          </w:tcPr>
          <w:p w14:paraId="7E6C895F" w14:textId="7FA4D0CD" w:rsidR="00F329BC" w:rsidRPr="009063C9" w:rsidDel="00E41D53" w:rsidRDefault="00F329BC" w:rsidP="00381437">
            <w:pPr>
              <w:snapToGrid w:val="0"/>
              <w:spacing w:before="60" w:after="60" w:line="240" w:lineRule="auto"/>
              <w:jc w:val="left"/>
              <w:rPr>
                <w:del w:id="3676" w:author="USER" w:date="2024-03-22T19:02:00Z"/>
                <w:sz w:val="18"/>
                <w:szCs w:val="18"/>
              </w:rPr>
            </w:pPr>
            <w:del w:id="3677" w:author="USER" w:date="2024-03-22T19:02:00Z">
              <w:r w:rsidRPr="009063C9" w:rsidDel="00E41D53">
                <w:rPr>
                  <w:sz w:val="18"/>
                  <w:szCs w:val="18"/>
                </w:rPr>
                <w:delText>meanLowerLowWaterSprings</w:delText>
              </w:r>
            </w:del>
          </w:p>
        </w:tc>
        <w:tc>
          <w:tcPr>
            <w:tcW w:w="3402" w:type="dxa"/>
            <w:vAlign w:val="center"/>
          </w:tcPr>
          <w:p w14:paraId="24DF09E2" w14:textId="70EB48BF" w:rsidR="00F329BC" w:rsidRPr="009063C9" w:rsidDel="00E41D53" w:rsidRDefault="00F329BC" w:rsidP="00381437">
            <w:pPr>
              <w:snapToGrid w:val="0"/>
              <w:spacing w:before="60" w:after="60" w:line="240" w:lineRule="auto"/>
              <w:jc w:val="left"/>
              <w:rPr>
                <w:del w:id="3678" w:author="USER" w:date="2024-03-22T19:02:00Z"/>
                <w:sz w:val="18"/>
                <w:szCs w:val="18"/>
              </w:rPr>
            </w:pPr>
          </w:p>
        </w:tc>
        <w:tc>
          <w:tcPr>
            <w:tcW w:w="851" w:type="dxa"/>
          </w:tcPr>
          <w:p w14:paraId="1B8AED0F" w14:textId="0D52C665" w:rsidR="00F329BC" w:rsidRPr="009063C9" w:rsidDel="00E41D53" w:rsidRDefault="00F329BC" w:rsidP="00381437">
            <w:pPr>
              <w:snapToGrid w:val="0"/>
              <w:spacing w:before="60" w:after="60" w:line="240" w:lineRule="auto"/>
              <w:jc w:val="center"/>
              <w:rPr>
                <w:del w:id="3679" w:author="USER" w:date="2024-03-22T19:02:00Z"/>
                <w:sz w:val="18"/>
                <w:szCs w:val="18"/>
              </w:rPr>
            </w:pPr>
            <w:del w:id="3680" w:author="USER" w:date="2024-03-22T19:02:00Z">
              <w:r w:rsidRPr="009063C9" w:rsidDel="00E41D53">
                <w:rPr>
                  <w:sz w:val="18"/>
                  <w:szCs w:val="18"/>
                </w:rPr>
                <w:delText>2</w:delText>
              </w:r>
            </w:del>
          </w:p>
        </w:tc>
        <w:tc>
          <w:tcPr>
            <w:tcW w:w="4394" w:type="dxa"/>
            <w:vAlign w:val="center"/>
          </w:tcPr>
          <w:p w14:paraId="2D326247" w14:textId="3B91BFAC" w:rsidR="00F329BC" w:rsidRPr="009063C9" w:rsidDel="00E41D53" w:rsidRDefault="00F329BC" w:rsidP="00381437">
            <w:pPr>
              <w:snapToGrid w:val="0"/>
              <w:spacing w:before="60" w:after="60" w:line="240" w:lineRule="auto"/>
              <w:jc w:val="left"/>
              <w:rPr>
                <w:del w:id="3681" w:author="USER" w:date="2024-03-22T19:02:00Z"/>
                <w:sz w:val="18"/>
                <w:szCs w:val="18"/>
              </w:rPr>
            </w:pPr>
          </w:p>
        </w:tc>
      </w:tr>
      <w:tr w:rsidR="00F329BC" w:rsidRPr="009063C9" w:rsidDel="00E41D53" w14:paraId="2EAFB100" w14:textId="1947C24A" w:rsidTr="003D073E">
        <w:trPr>
          <w:trHeight w:val="305"/>
          <w:del w:id="3682" w:author="USER" w:date="2024-03-22T19:02:00Z"/>
        </w:trPr>
        <w:tc>
          <w:tcPr>
            <w:tcW w:w="1276" w:type="dxa"/>
          </w:tcPr>
          <w:p w14:paraId="3F978CA5" w14:textId="13AF8033" w:rsidR="00F329BC" w:rsidRPr="009063C9" w:rsidDel="00E41D53" w:rsidRDefault="00F329BC" w:rsidP="002754DA">
            <w:pPr>
              <w:snapToGrid w:val="0"/>
              <w:spacing w:before="60" w:after="60" w:line="240" w:lineRule="auto"/>
              <w:jc w:val="left"/>
              <w:rPr>
                <w:del w:id="3683" w:author="USER" w:date="2024-03-22T19:02:00Z"/>
                <w:sz w:val="18"/>
                <w:szCs w:val="18"/>
              </w:rPr>
            </w:pPr>
            <w:del w:id="3684" w:author="USER" w:date="2024-03-22T19:02:00Z">
              <w:r w:rsidRPr="009063C9" w:rsidDel="00E41D53">
                <w:rPr>
                  <w:sz w:val="18"/>
                  <w:szCs w:val="18"/>
                </w:rPr>
                <w:delText>Value</w:delText>
              </w:r>
            </w:del>
          </w:p>
        </w:tc>
        <w:tc>
          <w:tcPr>
            <w:tcW w:w="3260" w:type="dxa"/>
            <w:vAlign w:val="center"/>
          </w:tcPr>
          <w:p w14:paraId="45B0FF6E" w14:textId="4ED5DC46" w:rsidR="00F329BC" w:rsidRPr="009063C9" w:rsidDel="00E41D53" w:rsidRDefault="00F329BC" w:rsidP="00381437">
            <w:pPr>
              <w:snapToGrid w:val="0"/>
              <w:spacing w:before="60" w:after="60" w:line="240" w:lineRule="auto"/>
              <w:jc w:val="left"/>
              <w:rPr>
                <w:del w:id="3685" w:author="USER" w:date="2024-03-22T19:02:00Z"/>
                <w:sz w:val="18"/>
                <w:szCs w:val="18"/>
              </w:rPr>
            </w:pPr>
            <w:del w:id="3686" w:author="USER" w:date="2024-03-22T19:02:00Z">
              <w:r w:rsidRPr="009063C9" w:rsidDel="00E41D53">
                <w:rPr>
                  <w:sz w:val="18"/>
                  <w:szCs w:val="18"/>
                </w:rPr>
                <w:delText>meanSeaLevel</w:delText>
              </w:r>
            </w:del>
          </w:p>
        </w:tc>
        <w:tc>
          <w:tcPr>
            <w:tcW w:w="3402" w:type="dxa"/>
            <w:vAlign w:val="center"/>
          </w:tcPr>
          <w:p w14:paraId="32440158" w14:textId="7D7048A9" w:rsidR="00F329BC" w:rsidRPr="009063C9" w:rsidDel="00E41D53" w:rsidRDefault="00F329BC" w:rsidP="00381437">
            <w:pPr>
              <w:snapToGrid w:val="0"/>
              <w:spacing w:before="60" w:after="60" w:line="240" w:lineRule="auto"/>
              <w:jc w:val="left"/>
              <w:rPr>
                <w:del w:id="3687" w:author="USER" w:date="2024-03-22T19:02:00Z"/>
                <w:sz w:val="18"/>
                <w:szCs w:val="18"/>
              </w:rPr>
            </w:pPr>
          </w:p>
        </w:tc>
        <w:tc>
          <w:tcPr>
            <w:tcW w:w="851" w:type="dxa"/>
          </w:tcPr>
          <w:p w14:paraId="75F45366" w14:textId="57A0766D" w:rsidR="00F329BC" w:rsidRPr="009063C9" w:rsidDel="00E41D53" w:rsidRDefault="00F329BC" w:rsidP="00381437">
            <w:pPr>
              <w:snapToGrid w:val="0"/>
              <w:spacing w:before="60" w:after="60" w:line="240" w:lineRule="auto"/>
              <w:jc w:val="center"/>
              <w:rPr>
                <w:del w:id="3688" w:author="USER" w:date="2024-03-22T19:02:00Z"/>
                <w:sz w:val="18"/>
                <w:szCs w:val="18"/>
              </w:rPr>
            </w:pPr>
            <w:del w:id="3689" w:author="USER" w:date="2024-03-22T19:02:00Z">
              <w:r w:rsidRPr="009063C9" w:rsidDel="00E41D53">
                <w:rPr>
                  <w:sz w:val="18"/>
                  <w:szCs w:val="18"/>
                </w:rPr>
                <w:delText>3</w:delText>
              </w:r>
            </w:del>
          </w:p>
        </w:tc>
        <w:tc>
          <w:tcPr>
            <w:tcW w:w="4394" w:type="dxa"/>
            <w:vAlign w:val="center"/>
          </w:tcPr>
          <w:p w14:paraId="10D3F6CC" w14:textId="41EC1754" w:rsidR="00F329BC" w:rsidRPr="009063C9" w:rsidDel="00E41D53" w:rsidRDefault="00F329BC" w:rsidP="00381437">
            <w:pPr>
              <w:snapToGrid w:val="0"/>
              <w:spacing w:before="60" w:after="60" w:line="240" w:lineRule="auto"/>
              <w:jc w:val="left"/>
              <w:rPr>
                <w:del w:id="3690" w:author="USER" w:date="2024-03-22T19:02:00Z"/>
                <w:sz w:val="18"/>
                <w:szCs w:val="18"/>
              </w:rPr>
            </w:pPr>
            <w:del w:id="3691" w:author="USER" w:date="2024-03-22T19:02:00Z">
              <w:r w:rsidRPr="009063C9" w:rsidDel="00E41D53">
                <w:rPr>
                  <w:sz w:val="18"/>
                  <w:szCs w:val="18"/>
                </w:rPr>
                <w:delText>(MSL)</w:delText>
              </w:r>
            </w:del>
          </w:p>
        </w:tc>
      </w:tr>
      <w:tr w:rsidR="00F329BC" w:rsidRPr="009063C9" w:rsidDel="00E41D53" w14:paraId="1E17BDEC" w14:textId="76880171" w:rsidTr="003D073E">
        <w:trPr>
          <w:trHeight w:val="305"/>
          <w:del w:id="3692" w:author="USER" w:date="2024-03-22T19:02:00Z"/>
        </w:trPr>
        <w:tc>
          <w:tcPr>
            <w:tcW w:w="1276" w:type="dxa"/>
          </w:tcPr>
          <w:p w14:paraId="61E41CEC" w14:textId="70F56360" w:rsidR="00F329BC" w:rsidRPr="009063C9" w:rsidDel="00E41D53" w:rsidRDefault="00F329BC" w:rsidP="002754DA">
            <w:pPr>
              <w:snapToGrid w:val="0"/>
              <w:spacing w:before="60" w:after="60" w:line="240" w:lineRule="auto"/>
              <w:jc w:val="left"/>
              <w:rPr>
                <w:del w:id="3693" w:author="USER" w:date="2024-03-22T19:02:00Z"/>
                <w:sz w:val="18"/>
                <w:szCs w:val="18"/>
              </w:rPr>
            </w:pPr>
            <w:del w:id="3694" w:author="USER" w:date="2024-03-22T19:02:00Z">
              <w:r w:rsidRPr="009063C9" w:rsidDel="00E41D53">
                <w:rPr>
                  <w:sz w:val="18"/>
                  <w:szCs w:val="18"/>
                </w:rPr>
                <w:delText>Value</w:delText>
              </w:r>
            </w:del>
          </w:p>
        </w:tc>
        <w:tc>
          <w:tcPr>
            <w:tcW w:w="3260" w:type="dxa"/>
            <w:vAlign w:val="center"/>
          </w:tcPr>
          <w:p w14:paraId="2EC9CBF3" w14:textId="10F2598E" w:rsidR="00F329BC" w:rsidRPr="009063C9" w:rsidDel="00E41D53" w:rsidRDefault="00F329BC" w:rsidP="00381437">
            <w:pPr>
              <w:snapToGrid w:val="0"/>
              <w:spacing w:before="60" w:after="60" w:line="240" w:lineRule="auto"/>
              <w:jc w:val="left"/>
              <w:rPr>
                <w:del w:id="3695" w:author="USER" w:date="2024-03-22T19:02:00Z"/>
                <w:sz w:val="18"/>
                <w:szCs w:val="18"/>
              </w:rPr>
            </w:pPr>
            <w:del w:id="3696" w:author="USER" w:date="2024-03-22T19:02:00Z">
              <w:r w:rsidRPr="009063C9" w:rsidDel="00E41D53">
                <w:rPr>
                  <w:sz w:val="18"/>
                  <w:szCs w:val="18"/>
                </w:rPr>
                <w:delText>lowestLowWater</w:delText>
              </w:r>
            </w:del>
          </w:p>
        </w:tc>
        <w:tc>
          <w:tcPr>
            <w:tcW w:w="3402" w:type="dxa"/>
            <w:vAlign w:val="center"/>
          </w:tcPr>
          <w:p w14:paraId="0EA1E393" w14:textId="3C6263D8" w:rsidR="00F329BC" w:rsidRPr="009063C9" w:rsidDel="00E41D53" w:rsidRDefault="00F329BC" w:rsidP="00381437">
            <w:pPr>
              <w:snapToGrid w:val="0"/>
              <w:spacing w:before="60" w:after="60" w:line="240" w:lineRule="auto"/>
              <w:jc w:val="left"/>
              <w:rPr>
                <w:del w:id="3697" w:author="USER" w:date="2024-03-22T19:02:00Z"/>
                <w:sz w:val="18"/>
                <w:szCs w:val="18"/>
              </w:rPr>
            </w:pPr>
          </w:p>
        </w:tc>
        <w:tc>
          <w:tcPr>
            <w:tcW w:w="851" w:type="dxa"/>
          </w:tcPr>
          <w:p w14:paraId="73A43E03" w14:textId="259D2558" w:rsidR="00F329BC" w:rsidRPr="009063C9" w:rsidDel="00E41D53" w:rsidRDefault="00F329BC" w:rsidP="00381437">
            <w:pPr>
              <w:snapToGrid w:val="0"/>
              <w:spacing w:before="60" w:after="60" w:line="240" w:lineRule="auto"/>
              <w:jc w:val="center"/>
              <w:rPr>
                <w:del w:id="3698" w:author="USER" w:date="2024-03-22T19:02:00Z"/>
                <w:sz w:val="18"/>
                <w:szCs w:val="18"/>
              </w:rPr>
            </w:pPr>
            <w:del w:id="3699" w:author="USER" w:date="2024-03-22T19:02:00Z">
              <w:r w:rsidRPr="009063C9" w:rsidDel="00E41D53">
                <w:rPr>
                  <w:sz w:val="18"/>
                  <w:szCs w:val="18"/>
                </w:rPr>
                <w:delText>4</w:delText>
              </w:r>
            </w:del>
          </w:p>
        </w:tc>
        <w:tc>
          <w:tcPr>
            <w:tcW w:w="4394" w:type="dxa"/>
            <w:vAlign w:val="center"/>
          </w:tcPr>
          <w:p w14:paraId="3F00D5D2" w14:textId="18AE6C93" w:rsidR="00F329BC" w:rsidRPr="009063C9" w:rsidDel="00E41D53" w:rsidRDefault="00F329BC" w:rsidP="00381437">
            <w:pPr>
              <w:snapToGrid w:val="0"/>
              <w:spacing w:before="60" w:after="60" w:line="240" w:lineRule="auto"/>
              <w:jc w:val="left"/>
              <w:rPr>
                <w:del w:id="3700" w:author="USER" w:date="2024-03-22T19:02:00Z"/>
                <w:sz w:val="18"/>
                <w:szCs w:val="18"/>
              </w:rPr>
            </w:pPr>
          </w:p>
        </w:tc>
      </w:tr>
      <w:tr w:rsidR="00F329BC" w:rsidRPr="009063C9" w:rsidDel="00E41D53" w14:paraId="75824C95" w14:textId="17A4A15E" w:rsidTr="003D073E">
        <w:trPr>
          <w:trHeight w:val="305"/>
          <w:del w:id="3701" w:author="USER" w:date="2024-03-22T19:02:00Z"/>
        </w:trPr>
        <w:tc>
          <w:tcPr>
            <w:tcW w:w="1276" w:type="dxa"/>
          </w:tcPr>
          <w:p w14:paraId="5068241A" w14:textId="5AAC352D" w:rsidR="00F329BC" w:rsidRPr="009063C9" w:rsidDel="00E41D53" w:rsidRDefault="00F329BC" w:rsidP="002754DA">
            <w:pPr>
              <w:snapToGrid w:val="0"/>
              <w:spacing w:before="60" w:after="60" w:line="240" w:lineRule="auto"/>
              <w:jc w:val="left"/>
              <w:rPr>
                <w:del w:id="3702" w:author="USER" w:date="2024-03-22T19:02:00Z"/>
                <w:sz w:val="18"/>
                <w:szCs w:val="18"/>
              </w:rPr>
            </w:pPr>
            <w:del w:id="3703" w:author="USER" w:date="2024-03-22T19:02:00Z">
              <w:r w:rsidRPr="009063C9" w:rsidDel="00E41D53">
                <w:rPr>
                  <w:sz w:val="18"/>
                  <w:szCs w:val="18"/>
                </w:rPr>
                <w:delText>Value</w:delText>
              </w:r>
            </w:del>
          </w:p>
        </w:tc>
        <w:tc>
          <w:tcPr>
            <w:tcW w:w="3260" w:type="dxa"/>
            <w:vAlign w:val="center"/>
          </w:tcPr>
          <w:p w14:paraId="0FDDB80A" w14:textId="1B80D332" w:rsidR="00F329BC" w:rsidRPr="009063C9" w:rsidDel="00E41D53" w:rsidRDefault="00F329BC" w:rsidP="00381437">
            <w:pPr>
              <w:snapToGrid w:val="0"/>
              <w:spacing w:before="60" w:after="60" w:line="240" w:lineRule="auto"/>
              <w:jc w:val="left"/>
              <w:rPr>
                <w:del w:id="3704" w:author="USER" w:date="2024-03-22T19:02:00Z"/>
                <w:sz w:val="18"/>
                <w:szCs w:val="18"/>
              </w:rPr>
            </w:pPr>
            <w:del w:id="3705" w:author="USER" w:date="2024-03-22T19:02:00Z">
              <w:r w:rsidRPr="009063C9" w:rsidDel="00E41D53">
                <w:rPr>
                  <w:sz w:val="18"/>
                  <w:szCs w:val="18"/>
                </w:rPr>
                <w:delText>meanLowWater</w:delText>
              </w:r>
            </w:del>
          </w:p>
        </w:tc>
        <w:tc>
          <w:tcPr>
            <w:tcW w:w="3402" w:type="dxa"/>
            <w:vAlign w:val="center"/>
          </w:tcPr>
          <w:p w14:paraId="47EA1F0A" w14:textId="3832E275" w:rsidR="00F329BC" w:rsidRPr="009063C9" w:rsidDel="00E41D53" w:rsidRDefault="00F329BC" w:rsidP="00381437">
            <w:pPr>
              <w:snapToGrid w:val="0"/>
              <w:spacing w:before="60" w:after="60" w:line="240" w:lineRule="auto"/>
              <w:jc w:val="left"/>
              <w:rPr>
                <w:del w:id="3706" w:author="USER" w:date="2024-03-22T19:02:00Z"/>
                <w:sz w:val="18"/>
                <w:szCs w:val="18"/>
              </w:rPr>
            </w:pPr>
          </w:p>
        </w:tc>
        <w:tc>
          <w:tcPr>
            <w:tcW w:w="851" w:type="dxa"/>
          </w:tcPr>
          <w:p w14:paraId="7BB5A071" w14:textId="13266C50" w:rsidR="00F329BC" w:rsidRPr="009063C9" w:rsidDel="00E41D53" w:rsidRDefault="00F329BC" w:rsidP="00381437">
            <w:pPr>
              <w:snapToGrid w:val="0"/>
              <w:spacing w:before="60" w:after="60" w:line="240" w:lineRule="auto"/>
              <w:jc w:val="center"/>
              <w:rPr>
                <w:del w:id="3707" w:author="USER" w:date="2024-03-22T19:02:00Z"/>
                <w:sz w:val="18"/>
                <w:szCs w:val="18"/>
              </w:rPr>
            </w:pPr>
            <w:del w:id="3708" w:author="USER" w:date="2024-03-22T19:02:00Z">
              <w:r w:rsidRPr="009063C9" w:rsidDel="00E41D53">
                <w:rPr>
                  <w:sz w:val="18"/>
                  <w:szCs w:val="18"/>
                </w:rPr>
                <w:delText>5</w:delText>
              </w:r>
            </w:del>
          </w:p>
        </w:tc>
        <w:tc>
          <w:tcPr>
            <w:tcW w:w="4394" w:type="dxa"/>
            <w:vAlign w:val="center"/>
          </w:tcPr>
          <w:p w14:paraId="7BCCA928" w14:textId="4415E951" w:rsidR="00F329BC" w:rsidRPr="009063C9" w:rsidDel="00E41D53" w:rsidRDefault="00F329BC" w:rsidP="00244B6E">
            <w:pPr>
              <w:snapToGrid w:val="0"/>
              <w:spacing w:before="60" w:after="60" w:line="240" w:lineRule="auto"/>
              <w:jc w:val="left"/>
              <w:rPr>
                <w:del w:id="3709" w:author="USER" w:date="2024-03-22T19:02:00Z"/>
                <w:sz w:val="18"/>
                <w:szCs w:val="18"/>
              </w:rPr>
            </w:pPr>
            <w:del w:id="3710" w:author="USER" w:date="2024-03-22T19:02:00Z">
              <w:r w:rsidRPr="009063C9" w:rsidDel="00E41D53">
                <w:rPr>
                  <w:sz w:val="18"/>
                  <w:szCs w:val="18"/>
                </w:rPr>
                <w:delText>(MLW)</w:delText>
              </w:r>
            </w:del>
          </w:p>
        </w:tc>
      </w:tr>
      <w:tr w:rsidR="00F329BC" w:rsidRPr="009063C9" w:rsidDel="00E41D53" w14:paraId="48E0EC6E" w14:textId="77191F08" w:rsidTr="003D073E">
        <w:trPr>
          <w:trHeight w:val="305"/>
          <w:del w:id="3711" w:author="USER" w:date="2024-03-22T19:02:00Z"/>
        </w:trPr>
        <w:tc>
          <w:tcPr>
            <w:tcW w:w="1276" w:type="dxa"/>
          </w:tcPr>
          <w:p w14:paraId="4F8B8A69" w14:textId="21CF5DEE" w:rsidR="00F329BC" w:rsidRPr="009063C9" w:rsidDel="00E41D53" w:rsidRDefault="00F329BC" w:rsidP="002754DA">
            <w:pPr>
              <w:snapToGrid w:val="0"/>
              <w:spacing w:before="60" w:after="60" w:line="240" w:lineRule="auto"/>
              <w:jc w:val="left"/>
              <w:rPr>
                <w:del w:id="3712" w:author="USER" w:date="2024-03-22T19:02:00Z"/>
                <w:sz w:val="18"/>
                <w:szCs w:val="18"/>
              </w:rPr>
            </w:pPr>
            <w:del w:id="3713" w:author="USER" w:date="2024-03-22T19:02:00Z">
              <w:r w:rsidRPr="009063C9" w:rsidDel="00E41D53">
                <w:rPr>
                  <w:sz w:val="18"/>
                  <w:szCs w:val="18"/>
                </w:rPr>
                <w:delText>Value</w:delText>
              </w:r>
            </w:del>
          </w:p>
        </w:tc>
        <w:tc>
          <w:tcPr>
            <w:tcW w:w="3260" w:type="dxa"/>
            <w:vAlign w:val="center"/>
          </w:tcPr>
          <w:p w14:paraId="22C0D403" w14:textId="2B533194" w:rsidR="00F329BC" w:rsidRPr="009063C9" w:rsidDel="00E41D53" w:rsidRDefault="00F329BC" w:rsidP="00BC7152">
            <w:pPr>
              <w:snapToGrid w:val="0"/>
              <w:spacing w:before="60" w:after="60" w:line="240" w:lineRule="auto"/>
              <w:jc w:val="left"/>
              <w:rPr>
                <w:del w:id="3714" w:author="USER" w:date="2024-03-22T19:02:00Z"/>
                <w:sz w:val="18"/>
                <w:szCs w:val="18"/>
              </w:rPr>
            </w:pPr>
            <w:del w:id="3715" w:author="USER" w:date="2024-03-22T19:02:00Z">
              <w:r w:rsidRPr="009063C9" w:rsidDel="00E41D53">
                <w:rPr>
                  <w:sz w:val="18"/>
                  <w:szCs w:val="18"/>
                </w:rPr>
                <w:delText>lowestLowWaterSprings</w:delText>
              </w:r>
            </w:del>
          </w:p>
        </w:tc>
        <w:tc>
          <w:tcPr>
            <w:tcW w:w="3402" w:type="dxa"/>
            <w:vAlign w:val="center"/>
          </w:tcPr>
          <w:p w14:paraId="5A922F82" w14:textId="31A1C47F" w:rsidR="00F329BC" w:rsidRPr="009063C9" w:rsidDel="00E41D53" w:rsidRDefault="00F329BC" w:rsidP="00BC7152">
            <w:pPr>
              <w:snapToGrid w:val="0"/>
              <w:spacing w:before="60" w:after="60" w:line="240" w:lineRule="auto"/>
              <w:jc w:val="left"/>
              <w:rPr>
                <w:del w:id="3716" w:author="USER" w:date="2024-03-22T19:02:00Z"/>
                <w:sz w:val="18"/>
                <w:szCs w:val="18"/>
              </w:rPr>
            </w:pPr>
          </w:p>
        </w:tc>
        <w:tc>
          <w:tcPr>
            <w:tcW w:w="851" w:type="dxa"/>
          </w:tcPr>
          <w:p w14:paraId="353585D0" w14:textId="25FC0BCA" w:rsidR="00F329BC" w:rsidRPr="009063C9" w:rsidDel="00E41D53" w:rsidRDefault="00F329BC" w:rsidP="00BC7152">
            <w:pPr>
              <w:snapToGrid w:val="0"/>
              <w:spacing w:before="60" w:after="60" w:line="240" w:lineRule="auto"/>
              <w:jc w:val="center"/>
              <w:rPr>
                <w:del w:id="3717" w:author="USER" w:date="2024-03-22T19:02:00Z"/>
                <w:sz w:val="18"/>
                <w:szCs w:val="18"/>
              </w:rPr>
            </w:pPr>
            <w:del w:id="3718" w:author="USER" w:date="2024-03-22T19:02:00Z">
              <w:r w:rsidRPr="009063C9" w:rsidDel="00E41D53">
                <w:rPr>
                  <w:sz w:val="18"/>
                  <w:szCs w:val="18"/>
                </w:rPr>
                <w:delText>6</w:delText>
              </w:r>
            </w:del>
          </w:p>
        </w:tc>
        <w:tc>
          <w:tcPr>
            <w:tcW w:w="4394" w:type="dxa"/>
            <w:vAlign w:val="center"/>
          </w:tcPr>
          <w:p w14:paraId="077905D2" w14:textId="515CFB14" w:rsidR="00F329BC" w:rsidRPr="009063C9" w:rsidDel="00E41D53" w:rsidRDefault="00F329BC" w:rsidP="002843D4">
            <w:pPr>
              <w:snapToGrid w:val="0"/>
              <w:spacing w:before="60" w:after="60" w:line="240" w:lineRule="auto"/>
              <w:jc w:val="left"/>
              <w:rPr>
                <w:del w:id="3719" w:author="USER" w:date="2024-03-22T19:02:00Z"/>
                <w:sz w:val="18"/>
                <w:szCs w:val="18"/>
              </w:rPr>
            </w:pPr>
          </w:p>
        </w:tc>
      </w:tr>
      <w:tr w:rsidR="00F329BC" w:rsidRPr="009063C9" w:rsidDel="00E41D53" w14:paraId="4C9FA5EB" w14:textId="71BADF16" w:rsidTr="003D073E">
        <w:trPr>
          <w:trHeight w:val="305"/>
          <w:del w:id="3720" w:author="USER" w:date="2024-03-22T19:02:00Z"/>
        </w:trPr>
        <w:tc>
          <w:tcPr>
            <w:tcW w:w="1276" w:type="dxa"/>
          </w:tcPr>
          <w:p w14:paraId="2490F449" w14:textId="19C85DE9" w:rsidR="00F329BC" w:rsidRPr="009063C9" w:rsidDel="00E41D53" w:rsidRDefault="00F329BC" w:rsidP="002754DA">
            <w:pPr>
              <w:snapToGrid w:val="0"/>
              <w:spacing w:before="60" w:after="60" w:line="240" w:lineRule="auto"/>
              <w:jc w:val="left"/>
              <w:rPr>
                <w:del w:id="3721" w:author="USER" w:date="2024-03-22T19:02:00Z"/>
                <w:sz w:val="18"/>
                <w:szCs w:val="18"/>
              </w:rPr>
            </w:pPr>
            <w:del w:id="3722" w:author="USER" w:date="2024-03-22T19:02:00Z">
              <w:r w:rsidRPr="009063C9" w:rsidDel="00E41D53">
                <w:rPr>
                  <w:sz w:val="18"/>
                  <w:szCs w:val="18"/>
                </w:rPr>
                <w:delText>Value</w:delText>
              </w:r>
            </w:del>
          </w:p>
        </w:tc>
        <w:tc>
          <w:tcPr>
            <w:tcW w:w="3260" w:type="dxa"/>
            <w:vAlign w:val="center"/>
          </w:tcPr>
          <w:p w14:paraId="77DB1911" w14:textId="1B785A2D" w:rsidR="00F329BC" w:rsidRPr="009063C9" w:rsidDel="00E41D53" w:rsidRDefault="00F329BC" w:rsidP="002843D4">
            <w:pPr>
              <w:snapToGrid w:val="0"/>
              <w:spacing w:before="60" w:after="60" w:line="240" w:lineRule="auto"/>
              <w:jc w:val="left"/>
              <w:rPr>
                <w:del w:id="3723" w:author="USER" w:date="2024-03-22T19:02:00Z"/>
                <w:sz w:val="18"/>
                <w:szCs w:val="18"/>
              </w:rPr>
            </w:pPr>
            <w:del w:id="3724" w:author="USER" w:date="2024-03-22T19:02:00Z">
              <w:r w:rsidRPr="009063C9" w:rsidDel="00E41D53">
                <w:rPr>
                  <w:sz w:val="18"/>
                  <w:szCs w:val="18"/>
                </w:rPr>
                <w:delText>approximateMeanLowWaterSprings</w:delText>
              </w:r>
            </w:del>
          </w:p>
        </w:tc>
        <w:tc>
          <w:tcPr>
            <w:tcW w:w="3402" w:type="dxa"/>
            <w:vAlign w:val="center"/>
          </w:tcPr>
          <w:p w14:paraId="2B5D8A9A" w14:textId="732838A7" w:rsidR="00F329BC" w:rsidRPr="009063C9" w:rsidDel="00E41D53" w:rsidRDefault="00F329BC" w:rsidP="002843D4">
            <w:pPr>
              <w:snapToGrid w:val="0"/>
              <w:spacing w:before="60" w:after="60" w:line="240" w:lineRule="auto"/>
              <w:jc w:val="left"/>
              <w:rPr>
                <w:del w:id="3725" w:author="USER" w:date="2024-03-22T19:02:00Z"/>
                <w:sz w:val="18"/>
                <w:szCs w:val="18"/>
              </w:rPr>
            </w:pPr>
          </w:p>
        </w:tc>
        <w:tc>
          <w:tcPr>
            <w:tcW w:w="851" w:type="dxa"/>
          </w:tcPr>
          <w:p w14:paraId="3E9AFF4D" w14:textId="6912435F" w:rsidR="00F329BC" w:rsidRPr="009063C9" w:rsidDel="00E41D53" w:rsidRDefault="00F329BC" w:rsidP="002843D4">
            <w:pPr>
              <w:snapToGrid w:val="0"/>
              <w:spacing w:before="60" w:after="60" w:line="240" w:lineRule="auto"/>
              <w:jc w:val="center"/>
              <w:rPr>
                <w:del w:id="3726" w:author="USER" w:date="2024-03-22T19:02:00Z"/>
                <w:sz w:val="18"/>
                <w:szCs w:val="18"/>
              </w:rPr>
            </w:pPr>
            <w:del w:id="3727" w:author="USER" w:date="2024-03-22T19:02:00Z">
              <w:r w:rsidRPr="009063C9" w:rsidDel="00E41D53">
                <w:rPr>
                  <w:sz w:val="18"/>
                  <w:szCs w:val="18"/>
                </w:rPr>
                <w:delText>7</w:delText>
              </w:r>
            </w:del>
          </w:p>
        </w:tc>
        <w:tc>
          <w:tcPr>
            <w:tcW w:w="4394" w:type="dxa"/>
            <w:vAlign w:val="center"/>
          </w:tcPr>
          <w:p w14:paraId="67AF56BE" w14:textId="7CAF7225" w:rsidR="00F329BC" w:rsidRPr="009063C9" w:rsidDel="00E41D53" w:rsidRDefault="00F329BC" w:rsidP="002843D4">
            <w:pPr>
              <w:snapToGrid w:val="0"/>
              <w:spacing w:before="60" w:after="60" w:line="240" w:lineRule="auto"/>
              <w:jc w:val="left"/>
              <w:rPr>
                <w:del w:id="3728" w:author="USER" w:date="2024-03-22T19:02:00Z"/>
                <w:sz w:val="18"/>
                <w:szCs w:val="18"/>
              </w:rPr>
            </w:pPr>
          </w:p>
        </w:tc>
      </w:tr>
      <w:tr w:rsidR="00F329BC" w:rsidRPr="009063C9" w:rsidDel="00E41D53" w14:paraId="45B3A93B" w14:textId="05F857D6" w:rsidTr="003D073E">
        <w:trPr>
          <w:trHeight w:val="305"/>
          <w:del w:id="3729" w:author="USER" w:date="2024-03-22T19:02:00Z"/>
        </w:trPr>
        <w:tc>
          <w:tcPr>
            <w:tcW w:w="1276" w:type="dxa"/>
          </w:tcPr>
          <w:p w14:paraId="3F725F52" w14:textId="290D53B1" w:rsidR="00F329BC" w:rsidRPr="009063C9" w:rsidDel="00E41D53" w:rsidRDefault="00F329BC" w:rsidP="002754DA">
            <w:pPr>
              <w:snapToGrid w:val="0"/>
              <w:spacing w:before="60" w:after="60" w:line="240" w:lineRule="auto"/>
              <w:jc w:val="left"/>
              <w:rPr>
                <w:del w:id="3730" w:author="USER" w:date="2024-03-22T19:02:00Z"/>
                <w:sz w:val="18"/>
                <w:szCs w:val="18"/>
              </w:rPr>
            </w:pPr>
            <w:del w:id="3731" w:author="USER" w:date="2024-03-22T19:02:00Z">
              <w:r w:rsidRPr="009063C9" w:rsidDel="00E41D53">
                <w:rPr>
                  <w:sz w:val="18"/>
                  <w:szCs w:val="18"/>
                </w:rPr>
                <w:delText>Value</w:delText>
              </w:r>
            </w:del>
          </w:p>
        </w:tc>
        <w:tc>
          <w:tcPr>
            <w:tcW w:w="3260" w:type="dxa"/>
            <w:vAlign w:val="center"/>
          </w:tcPr>
          <w:p w14:paraId="23ACFB9E" w14:textId="7F507B26" w:rsidR="00F329BC" w:rsidRPr="009063C9" w:rsidDel="00E41D53" w:rsidRDefault="00F329BC" w:rsidP="002843D4">
            <w:pPr>
              <w:snapToGrid w:val="0"/>
              <w:spacing w:before="60" w:after="60" w:line="240" w:lineRule="auto"/>
              <w:jc w:val="left"/>
              <w:rPr>
                <w:del w:id="3732" w:author="USER" w:date="2024-03-22T19:02:00Z"/>
                <w:sz w:val="18"/>
                <w:szCs w:val="18"/>
              </w:rPr>
            </w:pPr>
            <w:del w:id="3733" w:author="USER" w:date="2024-03-22T19:02:00Z">
              <w:r w:rsidRPr="009063C9" w:rsidDel="00E41D53">
                <w:rPr>
                  <w:sz w:val="18"/>
                  <w:szCs w:val="18"/>
                </w:rPr>
                <w:delText>indianSpringLowWater</w:delText>
              </w:r>
            </w:del>
          </w:p>
        </w:tc>
        <w:tc>
          <w:tcPr>
            <w:tcW w:w="3402" w:type="dxa"/>
            <w:vAlign w:val="center"/>
          </w:tcPr>
          <w:p w14:paraId="3E3DAEAC" w14:textId="4D915671" w:rsidR="00F329BC" w:rsidRPr="009063C9" w:rsidDel="00E41D53" w:rsidRDefault="00F329BC" w:rsidP="002843D4">
            <w:pPr>
              <w:snapToGrid w:val="0"/>
              <w:spacing w:before="60" w:after="60" w:line="240" w:lineRule="auto"/>
              <w:jc w:val="left"/>
              <w:rPr>
                <w:del w:id="3734" w:author="USER" w:date="2024-03-22T19:02:00Z"/>
                <w:sz w:val="18"/>
                <w:szCs w:val="18"/>
              </w:rPr>
            </w:pPr>
          </w:p>
        </w:tc>
        <w:tc>
          <w:tcPr>
            <w:tcW w:w="851" w:type="dxa"/>
          </w:tcPr>
          <w:p w14:paraId="5F62C0E4" w14:textId="5BAE0DC8" w:rsidR="00F329BC" w:rsidRPr="009063C9" w:rsidDel="00E41D53" w:rsidRDefault="00F329BC" w:rsidP="002843D4">
            <w:pPr>
              <w:snapToGrid w:val="0"/>
              <w:spacing w:before="60" w:after="60" w:line="240" w:lineRule="auto"/>
              <w:jc w:val="center"/>
              <w:rPr>
                <w:del w:id="3735" w:author="USER" w:date="2024-03-22T19:02:00Z"/>
                <w:sz w:val="18"/>
                <w:szCs w:val="18"/>
              </w:rPr>
            </w:pPr>
            <w:del w:id="3736" w:author="USER" w:date="2024-03-22T19:02:00Z">
              <w:r w:rsidRPr="009063C9" w:rsidDel="00E41D53">
                <w:rPr>
                  <w:sz w:val="18"/>
                  <w:szCs w:val="18"/>
                </w:rPr>
                <w:delText>8</w:delText>
              </w:r>
            </w:del>
          </w:p>
        </w:tc>
        <w:tc>
          <w:tcPr>
            <w:tcW w:w="4394" w:type="dxa"/>
            <w:vAlign w:val="center"/>
          </w:tcPr>
          <w:p w14:paraId="06ECCE51" w14:textId="3F539E9A" w:rsidR="00F329BC" w:rsidRPr="009063C9" w:rsidDel="00E41D53" w:rsidRDefault="00F329BC" w:rsidP="002843D4">
            <w:pPr>
              <w:snapToGrid w:val="0"/>
              <w:spacing w:before="60" w:after="60" w:line="240" w:lineRule="auto"/>
              <w:jc w:val="left"/>
              <w:rPr>
                <w:del w:id="3737" w:author="USER" w:date="2024-03-22T19:02:00Z"/>
                <w:sz w:val="18"/>
                <w:szCs w:val="18"/>
              </w:rPr>
            </w:pPr>
          </w:p>
        </w:tc>
      </w:tr>
      <w:tr w:rsidR="00F329BC" w:rsidRPr="009063C9" w:rsidDel="00E41D53" w14:paraId="4FE4D33C" w14:textId="2EF40F37" w:rsidTr="003D073E">
        <w:trPr>
          <w:trHeight w:val="305"/>
          <w:del w:id="3738" w:author="USER" w:date="2024-03-22T19:02:00Z"/>
        </w:trPr>
        <w:tc>
          <w:tcPr>
            <w:tcW w:w="1276" w:type="dxa"/>
          </w:tcPr>
          <w:p w14:paraId="4F48CD18" w14:textId="234E50B6" w:rsidR="00F329BC" w:rsidRPr="009063C9" w:rsidDel="00E41D53" w:rsidRDefault="00F329BC" w:rsidP="002754DA">
            <w:pPr>
              <w:snapToGrid w:val="0"/>
              <w:spacing w:before="60" w:after="60" w:line="240" w:lineRule="auto"/>
              <w:jc w:val="left"/>
              <w:rPr>
                <w:del w:id="3739" w:author="USER" w:date="2024-03-22T19:02:00Z"/>
                <w:sz w:val="18"/>
                <w:szCs w:val="18"/>
              </w:rPr>
            </w:pPr>
            <w:del w:id="3740" w:author="USER" w:date="2024-03-22T19:02:00Z">
              <w:r w:rsidRPr="009063C9" w:rsidDel="00E41D53">
                <w:rPr>
                  <w:sz w:val="18"/>
                  <w:szCs w:val="18"/>
                </w:rPr>
                <w:delText>Value</w:delText>
              </w:r>
            </w:del>
          </w:p>
        </w:tc>
        <w:tc>
          <w:tcPr>
            <w:tcW w:w="3260" w:type="dxa"/>
            <w:vAlign w:val="center"/>
          </w:tcPr>
          <w:p w14:paraId="187011EE" w14:textId="0E7B10CA" w:rsidR="00F329BC" w:rsidRPr="009063C9" w:rsidDel="00E41D53" w:rsidRDefault="00F329BC" w:rsidP="002843D4">
            <w:pPr>
              <w:snapToGrid w:val="0"/>
              <w:spacing w:before="60" w:after="60" w:line="240" w:lineRule="auto"/>
              <w:jc w:val="left"/>
              <w:rPr>
                <w:del w:id="3741" w:author="USER" w:date="2024-03-22T19:02:00Z"/>
                <w:sz w:val="18"/>
                <w:szCs w:val="18"/>
              </w:rPr>
            </w:pPr>
            <w:del w:id="3742" w:author="USER" w:date="2024-03-22T19:02:00Z">
              <w:r w:rsidRPr="009063C9" w:rsidDel="00E41D53">
                <w:rPr>
                  <w:sz w:val="18"/>
                  <w:szCs w:val="18"/>
                </w:rPr>
                <w:delText>lowWaterSprings</w:delText>
              </w:r>
            </w:del>
          </w:p>
        </w:tc>
        <w:tc>
          <w:tcPr>
            <w:tcW w:w="3402" w:type="dxa"/>
            <w:vAlign w:val="center"/>
          </w:tcPr>
          <w:p w14:paraId="1E6C949B" w14:textId="223FD17A" w:rsidR="00F329BC" w:rsidRPr="009063C9" w:rsidDel="00E41D53" w:rsidRDefault="00F329BC" w:rsidP="002843D4">
            <w:pPr>
              <w:snapToGrid w:val="0"/>
              <w:spacing w:before="60" w:after="60" w:line="240" w:lineRule="auto"/>
              <w:jc w:val="left"/>
              <w:rPr>
                <w:del w:id="3743" w:author="USER" w:date="2024-03-22T19:02:00Z"/>
                <w:sz w:val="18"/>
                <w:szCs w:val="18"/>
              </w:rPr>
            </w:pPr>
          </w:p>
        </w:tc>
        <w:tc>
          <w:tcPr>
            <w:tcW w:w="851" w:type="dxa"/>
          </w:tcPr>
          <w:p w14:paraId="468DBA2D" w14:textId="055402BA" w:rsidR="00F329BC" w:rsidRPr="009063C9" w:rsidDel="00E41D53" w:rsidRDefault="00F329BC" w:rsidP="002843D4">
            <w:pPr>
              <w:snapToGrid w:val="0"/>
              <w:spacing w:before="60" w:after="60" w:line="240" w:lineRule="auto"/>
              <w:jc w:val="center"/>
              <w:rPr>
                <w:del w:id="3744" w:author="USER" w:date="2024-03-22T19:02:00Z"/>
                <w:sz w:val="18"/>
                <w:szCs w:val="18"/>
              </w:rPr>
            </w:pPr>
            <w:del w:id="3745" w:author="USER" w:date="2024-03-22T19:02:00Z">
              <w:r w:rsidRPr="009063C9" w:rsidDel="00E41D53">
                <w:rPr>
                  <w:sz w:val="18"/>
                  <w:szCs w:val="18"/>
                </w:rPr>
                <w:delText>9</w:delText>
              </w:r>
            </w:del>
          </w:p>
        </w:tc>
        <w:tc>
          <w:tcPr>
            <w:tcW w:w="4394" w:type="dxa"/>
            <w:vAlign w:val="center"/>
          </w:tcPr>
          <w:p w14:paraId="281BDC72" w14:textId="02F93F0A" w:rsidR="00F329BC" w:rsidRPr="009063C9" w:rsidDel="00E41D53" w:rsidRDefault="00F329BC" w:rsidP="002843D4">
            <w:pPr>
              <w:snapToGrid w:val="0"/>
              <w:spacing w:before="60" w:after="60" w:line="240" w:lineRule="auto"/>
              <w:jc w:val="left"/>
              <w:rPr>
                <w:del w:id="3746" w:author="USER" w:date="2024-03-22T19:02:00Z"/>
                <w:sz w:val="18"/>
                <w:szCs w:val="18"/>
              </w:rPr>
            </w:pPr>
          </w:p>
        </w:tc>
      </w:tr>
      <w:tr w:rsidR="00F329BC" w:rsidRPr="009063C9" w:rsidDel="00E41D53" w14:paraId="2E69F111" w14:textId="17992921" w:rsidTr="003D073E">
        <w:trPr>
          <w:trHeight w:val="305"/>
          <w:del w:id="3747" w:author="USER" w:date="2024-03-22T19:02:00Z"/>
        </w:trPr>
        <w:tc>
          <w:tcPr>
            <w:tcW w:w="1276" w:type="dxa"/>
          </w:tcPr>
          <w:p w14:paraId="51FCF078" w14:textId="63F88DBE" w:rsidR="00F329BC" w:rsidRPr="009063C9" w:rsidDel="00E41D53" w:rsidRDefault="00F329BC" w:rsidP="002754DA">
            <w:pPr>
              <w:snapToGrid w:val="0"/>
              <w:spacing w:before="60" w:after="60" w:line="240" w:lineRule="auto"/>
              <w:jc w:val="left"/>
              <w:rPr>
                <w:del w:id="3748" w:author="USER" w:date="2024-03-22T19:02:00Z"/>
                <w:sz w:val="18"/>
                <w:szCs w:val="18"/>
              </w:rPr>
            </w:pPr>
            <w:del w:id="3749" w:author="USER" w:date="2024-03-22T19:02:00Z">
              <w:r w:rsidRPr="009063C9" w:rsidDel="00E41D53">
                <w:rPr>
                  <w:sz w:val="18"/>
                  <w:szCs w:val="18"/>
                </w:rPr>
                <w:delText>Value</w:delText>
              </w:r>
            </w:del>
          </w:p>
        </w:tc>
        <w:tc>
          <w:tcPr>
            <w:tcW w:w="3260" w:type="dxa"/>
            <w:vAlign w:val="center"/>
          </w:tcPr>
          <w:p w14:paraId="18888C20" w14:textId="51629DEB" w:rsidR="00F329BC" w:rsidRPr="009063C9" w:rsidDel="00E41D53" w:rsidRDefault="00F329BC" w:rsidP="002843D4">
            <w:pPr>
              <w:snapToGrid w:val="0"/>
              <w:spacing w:before="60" w:after="60" w:line="240" w:lineRule="auto"/>
              <w:jc w:val="left"/>
              <w:rPr>
                <w:del w:id="3750" w:author="USER" w:date="2024-03-22T19:02:00Z"/>
                <w:sz w:val="18"/>
                <w:szCs w:val="18"/>
              </w:rPr>
            </w:pPr>
            <w:del w:id="3751" w:author="USER" w:date="2024-03-22T19:02:00Z">
              <w:r w:rsidRPr="009063C9" w:rsidDel="00E41D53">
                <w:rPr>
                  <w:sz w:val="18"/>
                  <w:szCs w:val="18"/>
                </w:rPr>
                <w:delText>approximateLowestAstronomicalTide</w:delText>
              </w:r>
            </w:del>
          </w:p>
        </w:tc>
        <w:tc>
          <w:tcPr>
            <w:tcW w:w="3402" w:type="dxa"/>
            <w:vAlign w:val="center"/>
          </w:tcPr>
          <w:p w14:paraId="49746D9C" w14:textId="4F512FCA" w:rsidR="00F329BC" w:rsidRPr="009063C9" w:rsidDel="00E41D53" w:rsidRDefault="00F329BC" w:rsidP="002843D4">
            <w:pPr>
              <w:snapToGrid w:val="0"/>
              <w:spacing w:before="60" w:after="60" w:line="240" w:lineRule="auto"/>
              <w:jc w:val="left"/>
              <w:rPr>
                <w:del w:id="3752" w:author="USER" w:date="2024-03-22T19:02:00Z"/>
                <w:sz w:val="18"/>
                <w:szCs w:val="18"/>
              </w:rPr>
            </w:pPr>
          </w:p>
        </w:tc>
        <w:tc>
          <w:tcPr>
            <w:tcW w:w="851" w:type="dxa"/>
          </w:tcPr>
          <w:p w14:paraId="129DC62D" w14:textId="78A3360A" w:rsidR="00F329BC" w:rsidRPr="009063C9" w:rsidDel="00E41D53" w:rsidRDefault="00F329BC" w:rsidP="002843D4">
            <w:pPr>
              <w:snapToGrid w:val="0"/>
              <w:spacing w:before="60" w:after="60" w:line="240" w:lineRule="auto"/>
              <w:jc w:val="center"/>
              <w:rPr>
                <w:del w:id="3753" w:author="USER" w:date="2024-03-22T19:02:00Z"/>
                <w:sz w:val="18"/>
                <w:szCs w:val="18"/>
              </w:rPr>
            </w:pPr>
            <w:del w:id="3754" w:author="USER" w:date="2024-03-22T19:02:00Z">
              <w:r w:rsidRPr="009063C9" w:rsidDel="00E41D53">
                <w:rPr>
                  <w:sz w:val="18"/>
                  <w:szCs w:val="18"/>
                </w:rPr>
                <w:delText>10</w:delText>
              </w:r>
            </w:del>
          </w:p>
        </w:tc>
        <w:tc>
          <w:tcPr>
            <w:tcW w:w="4394" w:type="dxa"/>
            <w:vAlign w:val="center"/>
          </w:tcPr>
          <w:p w14:paraId="29AEB531" w14:textId="285D1FC9" w:rsidR="00F329BC" w:rsidRPr="009063C9" w:rsidDel="00E41D53" w:rsidRDefault="00F329BC" w:rsidP="002843D4">
            <w:pPr>
              <w:snapToGrid w:val="0"/>
              <w:spacing w:before="60" w:after="60" w:line="240" w:lineRule="auto"/>
              <w:jc w:val="left"/>
              <w:rPr>
                <w:del w:id="3755" w:author="USER" w:date="2024-03-22T19:02:00Z"/>
                <w:sz w:val="18"/>
                <w:szCs w:val="18"/>
              </w:rPr>
            </w:pPr>
          </w:p>
        </w:tc>
      </w:tr>
      <w:tr w:rsidR="00F329BC" w:rsidRPr="009063C9" w:rsidDel="00E41D53" w14:paraId="6FD6F6C2" w14:textId="3177D9FD" w:rsidTr="003D073E">
        <w:trPr>
          <w:trHeight w:val="305"/>
          <w:del w:id="3756" w:author="USER" w:date="2024-03-22T19:02:00Z"/>
        </w:trPr>
        <w:tc>
          <w:tcPr>
            <w:tcW w:w="1276" w:type="dxa"/>
          </w:tcPr>
          <w:p w14:paraId="34A3516A" w14:textId="69CB98EC" w:rsidR="00F329BC" w:rsidRPr="009063C9" w:rsidDel="00E41D53" w:rsidRDefault="00F329BC" w:rsidP="002754DA">
            <w:pPr>
              <w:snapToGrid w:val="0"/>
              <w:spacing w:before="60" w:after="60" w:line="240" w:lineRule="auto"/>
              <w:jc w:val="left"/>
              <w:rPr>
                <w:del w:id="3757" w:author="USER" w:date="2024-03-22T19:02:00Z"/>
                <w:sz w:val="18"/>
                <w:szCs w:val="18"/>
              </w:rPr>
            </w:pPr>
            <w:del w:id="3758" w:author="USER" w:date="2024-03-22T19:02:00Z">
              <w:r w:rsidRPr="009063C9" w:rsidDel="00E41D53">
                <w:rPr>
                  <w:sz w:val="18"/>
                  <w:szCs w:val="18"/>
                </w:rPr>
                <w:delText>Value</w:delText>
              </w:r>
            </w:del>
          </w:p>
        </w:tc>
        <w:tc>
          <w:tcPr>
            <w:tcW w:w="3260" w:type="dxa"/>
            <w:vAlign w:val="center"/>
          </w:tcPr>
          <w:p w14:paraId="3151F1F8" w14:textId="42B68FF1" w:rsidR="00F329BC" w:rsidRPr="009063C9" w:rsidDel="00E41D53" w:rsidRDefault="00F329BC" w:rsidP="002843D4">
            <w:pPr>
              <w:snapToGrid w:val="0"/>
              <w:spacing w:before="60" w:after="60" w:line="240" w:lineRule="auto"/>
              <w:jc w:val="left"/>
              <w:rPr>
                <w:del w:id="3759" w:author="USER" w:date="2024-03-22T19:02:00Z"/>
                <w:sz w:val="18"/>
                <w:szCs w:val="18"/>
              </w:rPr>
            </w:pPr>
            <w:del w:id="3760" w:author="USER" w:date="2024-03-22T19:02:00Z">
              <w:r w:rsidRPr="009063C9" w:rsidDel="00E41D53">
                <w:rPr>
                  <w:sz w:val="18"/>
                  <w:szCs w:val="18"/>
                </w:rPr>
                <w:delText>nearlyLowestLowWater</w:delText>
              </w:r>
            </w:del>
          </w:p>
        </w:tc>
        <w:tc>
          <w:tcPr>
            <w:tcW w:w="3402" w:type="dxa"/>
            <w:vAlign w:val="center"/>
          </w:tcPr>
          <w:p w14:paraId="2FBC73F0" w14:textId="70BCF434" w:rsidR="00F329BC" w:rsidRPr="009063C9" w:rsidDel="00E41D53" w:rsidRDefault="00F329BC" w:rsidP="002843D4">
            <w:pPr>
              <w:snapToGrid w:val="0"/>
              <w:spacing w:before="60" w:after="60" w:line="240" w:lineRule="auto"/>
              <w:jc w:val="left"/>
              <w:rPr>
                <w:del w:id="3761" w:author="USER" w:date="2024-03-22T19:02:00Z"/>
                <w:sz w:val="18"/>
                <w:szCs w:val="18"/>
              </w:rPr>
            </w:pPr>
          </w:p>
        </w:tc>
        <w:tc>
          <w:tcPr>
            <w:tcW w:w="851" w:type="dxa"/>
          </w:tcPr>
          <w:p w14:paraId="6BB8848B" w14:textId="1BF15F10" w:rsidR="00F329BC" w:rsidRPr="009063C9" w:rsidDel="00E41D53" w:rsidRDefault="00F329BC" w:rsidP="002843D4">
            <w:pPr>
              <w:snapToGrid w:val="0"/>
              <w:spacing w:before="60" w:after="60" w:line="240" w:lineRule="auto"/>
              <w:jc w:val="center"/>
              <w:rPr>
                <w:del w:id="3762" w:author="USER" w:date="2024-03-22T19:02:00Z"/>
                <w:sz w:val="18"/>
                <w:szCs w:val="18"/>
              </w:rPr>
            </w:pPr>
            <w:del w:id="3763" w:author="USER" w:date="2024-03-22T19:02:00Z">
              <w:r w:rsidRPr="009063C9" w:rsidDel="00E41D53">
                <w:rPr>
                  <w:sz w:val="18"/>
                  <w:szCs w:val="18"/>
                </w:rPr>
                <w:delText>11</w:delText>
              </w:r>
            </w:del>
          </w:p>
        </w:tc>
        <w:tc>
          <w:tcPr>
            <w:tcW w:w="4394" w:type="dxa"/>
            <w:vAlign w:val="center"/>
          </w:tcPr>
          <w:p w14:paraId="42B689F3" w14:textId="15D89925" w:rsidR="00F329BC" w:rsidRPr="009063C9" w:rsidDel="00E41D53" w:rsidRDefault="00F329BC" w:rsidP="002843D4">
            <w:pPr>
              <w:snapToGrid w:val="0"/>
              <w:spacing w:before="60" w:after="60" w:line="240" w:lineRule="auto"/>
              <w:jc w:val="left"/>
              <w:rPr>
                <w:del w:id="3764" w:author="USER" w:date="2024-03-22T19:02:00Z"/>
                <w:sz w:val="18"/>
                <w:szCs w:val="18"/>
              </w:rPr>
            </w:pPr>
          </w:p>
        </w:tc>
      </w:tr>
      <w:tr w:rsidR="00F329BC" w:rsidRPr="009063C9" w:rsidDel="00E41D53" w14:paraId="2F963DB4" w14:textId="2B5D76B5" w:rsidTr="003D073E">
        <w:trPr>
          <w:trHeight w:val="305"/>
          <w:del w:id="3765" w:author="USER" w:date="2024-03-22T19:02:00Z"/>
        </w:trPr>
        <w:tc>
          <w:tcPr>
            <w:tcW w:w="1276" w:type="dxa"/>
          </w:tcPr>
          <w:p w14:paraId="0A7ABB0C" w14:textId="5DF28591" w:rsidR="00F329BC" w:rsidRPr="009063C9" w:rsidDel="00E41D53" w:rsidRDefault="00F329BC" w:rsidP="002754DA">
            <w:pPr>
              <w:snapToGrid w:val="0"/>
              <w:spacing w:before="60" w:after="60" w:line="240" w:lineRule="auto"/>
              <w:jc w:val="left"/>
              <w:rPr>
                <w:del w:id="3766" w:author="USER" w:date="2024-03-22T19:02:00Z"/>
                <w:sz w:val="18"/>
                <w:szCs w:val="18"/>
              </w:rPr>
            </w:pPr>
            <w:del w:id="3767" w:author="USER" w:date="2024-03-22T19:02:00Z">
              <w:r w:rsidRPr="009063C9" w:rsidDel="00E41D53">
                <w:rPr>
                  <w:sz w:val="18"/>
                  <w:szCs w:val="18"/>
                </w:rPr>
                <w:delText>Value</w:delText>
              </w:r>
            </w:del>
          </w:p>
        </w:tc>
        <w:tc>
          <w:tcPr>
            <w:tcW w:w="3260" w:type="dxa"/>
            <w:vAlign w:val="center"/>
          </w:tcPr>
          <w:p w14:paraId="24C55542" w14:textId="3BFAF088" w:rsidR="00F329BC" w:rsidRPr="009063C9" w:rsidDel="00E41D53" w:rsidRDefault="00F329BC" w:rsidP="00A63413">
            <w:pPr>
              <w:snapToGrid w:val="0"/>
              <w:spacing w:before="60" w:after="60" w:line="240" w:lineRule="auto"/>
              <w:jc w:val="left"/>
              <w:rPr>
                <w:del w:id="3768" w:author="USER" w:date="2024-03-22T19:02:00Z"/>
                <w:sz w:val="18"/>
                <w:szCs w:val="18"/>
              </w:rPr>
            </w:pPr>
            <w:del w:id="3769" w:author="USER" w:date="2024-03-22T19:02:00Z">
              <w:r w:rsidRPr="009063C9" w:rsidDel="00E41D53">
                <w:rPr>
                  <w:sz w:val="18"/>
                  <w:szCs w:val="18"/>
                </w:rPr>
                <w:delText>meanLowerLowWater</w:delText>
              </w:r>
            </w:del>
          </w:p>
        </w:tc>
        <w:tc>
          <w:tcPr>
            <w:tcW w:w="3402" w:type="dxa"/>
            <w:vAlign w:val="center"/>
          </w:tcPr>
          <w:p w14:paraId="4164844B" w14:textId="24EA579E" w:rsidR="00F329BC" w:rsidRPr="009063C9" w:rsidDel="00E41D53" w:rsidRDefault="00F329BC" w:rsidP="00A63413">
            <w:pPr>
              <w:snapToGrid w:val="0"/>
              <w:spacing w:before="60" w:after="60" w:line="240" w:lineRule="auto"/>
              <w:jc w:val="left"/>
              <w:rPr>
                <w:del w:id="3770" w:author="USER" w:date="2024-03-22T19:02:00Z"/>
                <w:sz w:val="18"/>
                <w:szCs w:val="18"/>
              </w:rPr>
            </w:pPr>
          </w:p>
        </w:tc>
        <w:tc>
          <w:tcPr>
            <w:tcW w:w="851" w:type="dxa"/>
          </w:tcPr>
          <w:p w14:paraId="4833F761" w14:textId="4D300371" w:rsidR="00F329BC" w:rsidRPr="009063C9" w:rsidDel="00E41D53" w:rsidRDefault="00F329BC" w:rsidP="00A63413">
            <w:pPr>
              <w:snapToGrid w:val="0"/>
              <w:spacing w:before="60" w:after="60" w:line="240" w:lineRule="auto"/>
              <w:jc w:val="center"/>
              <w:rPr>
                <w:del w:id="3771" w:author="USER" w:date="2024-03-22T19:02:00Z"/>
                <w:sz w:val="18"/>
                <w:szCs w:val="18"/>
              </w:rPr>
            </w:pPr>
            <w:del w:id="3772" w:author="USER" w:date="2024-03-22T19:02:00Z">
              <w:r w:rsidRPr="009063C9" w:rsidDel="00E41D53">
                <w:rPr>
                  <w:sz w:val="18"/>
                  <w:szCs w:val="18"/>
                </w:rPr>
                <w:delText>12</w:delText>
              </w:r>
            </w:del>
          </w:p>
        </w:tc>
        <w:tc>
          <w:tcPr>
            <w:tcW w:w="4394" w:type="dxa"/>
            <w:vAlign w:val="center"/>
          </w:tcPr>
          <w:p w14:paraId="5BF3B5E7" w14:textId="4600E4FC" w:rsidR="00F329BC" w:rsidRPr="009063C9" w:rsidDel="00E41D53" w:rsidRDefault="00F329BC" w:rsidP="00A63413">
            <w:pPr>
              <w:snapToGrid w:val="0"/>
              <w:spacing w:before="60" w:after="60" w:line="240" w:lineRule="auto"/>
              <w:jc w:val="left"/>
              <w:rPr>
                <w:del w:id="3773" w:author="USER" w:date="2024-03-22T19:02:00Z"/>
                <w:sz w:val="18"/>
                <w:szCs w:val="18"/>
              </w:rPr>
            </w:pPr>
            <w:del w:id="3774" w:author="USER" w:date="2024-03-22T19:02:00Z">
              <w:r w:rsidRPr="009063C9" w:rsidDel="00E41D53">
                <w:rPr>
                  <w:sz w:val="18"/>
                  <w:szCs w:val="18"/>
                </w:rPr>
                <w:delText>(MLLW)</w:delText>
              </w:r>
            </w:del>
          </w:p>
        </w:tc>
      </w:tr>
      <w:tr w:rsidR="00F329BC" w:rsidRPr="009063C9" w:rsidDel="00E41D53" w14:paraId="2FBFBD63" w14:textId="318A3FC6" w:rsidTr="003D073E">
        <w:trPr>
          <w:trHeight w:val="305"/>
          <w:del w:id="3775" w:author="USER" w:date="2024-03-22T19:02:00Z"/>
        </w:trPr>
        <w:tc>
          <w:tcPr>
            <w:tcW w:w="1276" w:type="dxa"/>
          </w:tcPr>
          <w:p w14:paraId="730FC9E4" w14:textId="3B9FCB75" w:rsidR="00F329BC" w:rsidRPr="009063C9" w:rsidDel="00E41D53" w:rsidRDefault="00F329BC" w:rsidP="002754DA">
            <w:pPr>
              <w:snapToGrid w:val="0"/>
              <w:spacing w:before="60" w:after="60" w:line="240" w:lineRule="auto"/>
              <w:jc w:val="left"/>
              <w:rPr>
                <w:del w:id="3776" w:author="USER" w:date="2024-03-22T19:02:00Z"/>
                <w:sz w:val="18"/>
                <w:szCs w:val="18"/>
              </w:rPr>
            </w:pPr>
            <w:del w:id="3777" w:author="USER" w:date="2024-03-22T19:02:00Z">
              <w:r w:rsidRPr="009063C9" w:rsidDel="00E41D53">
                <w:rPr>
                  <w:sz w:val="18"/>
                  <w:szCs w:val="18"/>
                </w:rPr>
                <w:delText>Value</w:delText>
              </w:r>
            </w:del>
          </w:p>
        </w:tc>
        <w:tc>
          <w:tcPr>
            <w:tcW w:w="3260" w:type="dxa"/>
            <w:vAlign w:val="center"/>
          </w:tcPr>
          <w:p w14:paraId="31C9F39D" w14:textId="7C4D08D7" w:rsidR="00F329BC" w:rsidRPr="009063C9" w:rsidDel="00E41D53" w:rsidRDefault="00F329BC" w:rsidP="00A63413">
            <w:pPr>
              <w:snapToGrid w:val="0"/>
              <w:spacing w:before="60" w:after="60" w:line="240" w:lineRule="auto"/>
              <w:jc w:val="left"/>
              <w:rPr>
                <w:del w:id="3778" w:author="USER" w:date="2024-03-22T19:02:00Z"/>
                <w:sz w:val="18"/>
                <w:szCs w:val="18"/>
              </w:rPr>
            </w:pPr>
            <w:del w:id="3779" w:author="USER" w:date="2024-03-22T19:02:00Z">
              <w:r w:rsidRPr="009063C9" w:rsidDel="00E41D53">
                <w:rPr>
                  <w:sz w:val="18"/>
                  <w:szCs w:val="18"/>
                </w:rPr>
                <w:delText>lowWater</w:delText>
              </w:r>
            </w:del>
          </w:p>
        </w:tc>
        <w:tc>
          <w:tcPr>
            <w:tcW w:w="3402" w:type="dxa"/>
            <w:vAlign w:val="center"/>
          </w:tcPr>
          <w:p w14:paraId="2B93A3FB" w14:textId="325908EE" w:rsidR="00F329BC" w:rsidRPr="009063C9" w:rsidDel="00E41D53" w:rsidRDefault="00F329BC" w:rsidP="00A63413">
            <w:pPr>
              <w:snapToGrid w:val="0"/>
              <w:spacing w:before="60" w:after="60" w:line="240" w:lineRule="auto"/>
              <w:jc w:val="left"/>
              <w:rPr>
                <w:del w:id="3780" w:author="USER" w:date="2024-03-22T19:02:00Z"/>
                <w:sz w:val="18"/>
                <w:szCs w:val="18"/>
              </w:rPr>
            </w:pPr>
          </w:p>
        </w:tc>
        <w:tc>
          <w:tcPr>
            <w:tcW w:w="851" w:type="dxa"/>
          </w:tcPr>
          <w:p w14:paraId="5A0694C5" w14:textId="1CB870CC" w:rsidR="00F329BC" w:rsidRPr="009063C9" w:rsidDel="00E41D53" w:rsidRDefault="00F329BC" w:rsidP="00A63413">
            <w:pPr>
              <w:snapToGrid w:val="0"/>
              <w:spacing w:before="60" w:after="60" w:line="240" w:lineRule="auto"/>
              <w:jc w:val="center"/>
              <w:rPr>
                <w:del w:id="3781" w:author="USER" w:date="2024-03-22T19:02:00Z"/>
                <w:sz w:val="18"/>
                <w:szCs w:val="18"/>
              </w:rPr>
            </w:pPr>
            <w:del w:id="3782" w:author="USER" w:date="2024-03-22T19:02:00Z">
              <w:r w:rsidRPr="009063C9" w:rsidDel="00E41D53">
                <w:rPr>
                  <w:sz w:val="18"/>
                  <w:szCs w:val="18"/>
                </w:rPr>
                <w:delText>13</w:delText>
              </w:r>
            </w:del>
          </w:p>
        </w:tc>
        <w:tc>
          <w:tcPr>
            <w:tcW w:w="4394" w:type="dxa"/>
            <w:vAlign w:val="center"/>
          </w:tcPr>
          <w:p w14:paraId="3D56386F" w14:textId="6ACC0FE2" w:rsidR="00F329BC" w:rsidRPr="009063C9" w:rsidDel="00E41D53" w:rsidRDefault="00F329BC" w:rsidP="00A63413">
            <w:pPr>
              <w:snapToGrid w:val="0"/>
              <w:spacing w:before="60" w:after="60" w:line="240" w:lineRule="auto"/>
              <w:jc w:val="left"/>
              <w:rPr>
                <w:del w:id="3783" w:author="USER" w:date="2024-03-22T19:02:00Z"/>
                <w:sz w:val="18"/>
                <w:szCs w:val="18"/>
              </w:rPr>
            </w:pPr>
            <w:del w:id="3784" w:author="USER" w:date="2024-03-22T19:02:00Z">
              <w:r w:rsidRPr="009063C9" w:rsidDel="00E41D53">
                <w:rPr>
                  <w:sz w:val="18"/>
                  <w:szCs w:val="18"/>
                </w:rPr>
                <w:delText>(LW)</w:delText>
              </w:r>
            </w:del>
          </w:p>
        </w:tc>
      </w:tr>
      <w:tr w:rsidR="00F329BC" w:rsidRPr="009063C9" w:rsidDel="00E41D53" w14:paraId="3B1EB18B" w14:textId="115EB75F" w:rsidTr="003D073E">
        <w:trPr>
          <w:trHeight w:val="305"/>
          <w:del w:id="3785" w:author="USER" w:date="2024-03-22T19:02:00Z"/>
        </w:trPr>
        <w:tc>
          <w:tcPr>
            <w:tcW w:w="1276" w:type="dxa"/>
          </w:tcPr>
          <w:p w14:paraId="71EC2E2F" w14:textId="1FBD4D59" w:rsidR="00F329BC" w:rsidRPr="009063C9" w:rsidDel="00E41D53" w:rsidRDefault="00F329BC" w:rsidP="002754DA">
            <w:pPr>
              <w:snapToGrid w:val="0"/>
              <w:spacing w:before="60" w:after="60" w:line="240" w:lineRule="auto"/>
              <w:jc w:val="left"/>
              <w:rPr>
                <w:del w:id="3786" w:author="USER" w:date="2024-03-22T19:02:00Z"/>
                <w:sz w:val="18"/>
                <w:szCs w:val="18"/>
              </w:rPr>
            </w:pPr>
            <w:del w:id="3787" w:author="USER" w:date="2024-03-22T19:02:00Z">
              <w:r w:rsidRPr="009063C9" w:rsidDel="00E41D53">
                <w:rPr>
                  <w:sz w:val="18"/>
                  <w:szCs w:val="18"/>
                </w:rPr>
                <w:delText>Value</w:delText>
              </w:r>
            </w:del>
          </w:p>
        </w:tc>
        <w:tc>
          <w:tcPr>
            <w:tcW w:w="3260" w:type="dxa"/>
            <w:vAlign w:val="center"/>
          </w:tcPr>
          <w:p w14:paraId="69D1483E" w14:textId="3C4D0E92" w:rsidR="00F329BC" w:rsidRPr="009063C9" w:rsidDel="00E41D53" w:rsidRDefault="00F329BC" w:rsidP="00A63413">
            <w:pPr>
              <w:snapToGrid w:val="0"/>
              <w:spacing w:before="60" w:after="60" w:line="240" w:lineRule="auto"/>
              <w:jc w:val="left"/>
              <w:rPr>
                <w:del w:id="3788" w:author="USER" w:date="2024-03-22T19:02:00Z"/>
                <w:sz w:val="18"/>
                <w:szCs w:val="18"/>
              </w:rPr>
            </w:pPr>
            <w:del w:id="3789" w:author="USER" w:date="2024-03-22T19:02:00Z">
              <w:r w:rsidRPr="009063C9" w:rsidDel="00E41D53">
                <w:rPr>
                  <w:sz w:val="18"/>
                  <w:szCs w:val="18"/>
                </w:rPr>
                <w:delText>approximateMeanLowWater</w:delText>
              </w:r>
            </w:del>
          </w:p>
        </w:tc>
        <w:tc>
          <w:tcPr>
            <w:tcW w:w="3402" w:type="dxa"/>
            <w:vAlign w:val="center"/>
          </w:tcPr>
          <w:p w14:paraId="1CCD6517" w14:textId="7334DC90" w:rsidR="00F329BC" w:rsidRPr="009063C9" w:rsidDel="00E41D53" w:rsidRDefault="00F329BC" w:rsidP="00A63413">
            <w:pPr>
              <w:snapToGrid w:val="0"/>
              <w:spacing w:before="60" w:after="60" w:line="240" w:lineRule="auto"/>
              <w:jc w:val="left"/>
              <w:rPr>
                <w:del w:id="3790" w:author="USER" w:date="2024-03-22T19:02:00Z"/>
                <w:sz w:val="18"/>
                <w:szCs w:val="18"/>
              </w:rPr>
            </w:pPr>
          </w:p>
        </w:tc>
        <w:tc>
          <w:tcPr>
            <w:tcW w:w="851" w:type="dxa"/>
          </w:tcPr>
          <w:p w14:paraId="0EABF2C8" w14:textId="4DFE853C" w:rsidR="00F329BC" w:rsidRPr="009063C9" w:rsidDel="00E41D53" w:rsidRDefault="00F329BC" w:rsidP="00A63413">
            <w:pPr>
              <w:snapToGrid w:val="0"/>
              <w:spacing w:before="60" w:after="60" w:line="240" w:lineRule="auto"/>
              <w:jc w:val="center"/>
              <w:rPr>
                <w:del w:id="3791" w:author="USER" w:date="2024-03-22T19:02:00Z"/>
                <w:sz w:val="18"/>
                <w:szCs w:val="18"/>
              </w:rPr>
            </w:pPr>
            <w:del w:id="3792" w:author="USER" w:date="2024-03-22T19:02:00Z">
              <w:r w:rsidRPr="009063C9" w:rsidDel="00E41D53">
                <w:rPr>
                  <w:sz w:val="18"/>
                  <w:szCs w:val="18"/>
                </w:rPr>
                <w:delText>14</w:delText>
              </w:r>
            </w:del>
          </w:p>
        </w:tc>
        <w:tc>
          <w:tcPr>
            <w:tcW w:w="4394" w:type="dxa"/>
            <w:vAlign w:val="center"/>
          </w:tcPr>
          <w:p w14:paraId="56DEC454" w14:textId="384A31A1" w:rsidR="00F329BC" w:rsidRPr="009063C9" w:rsidDel="00E41D53" w:rsidRDefault="00F329BC" w:rsidP="00A63413">
            <w:pPr>
              <w:snapToGrid w:val="0"/>
              <w:spacing w:before="60" w:after="60" w:line="240" w:lineRule="auto"/>
              <w:jc w:val="left"/>
              <w:rPr>
                <w:del w:id="3793" w:author="USER" w:date="2024-03-22T19:02:00Z"/>
                <w:sz w:val="18"/>
                <w:szCs w:val="18"/>
              </w:rPr>
            </w:pPr>
          </w:p>
        </w:tc>
      </w:tr>
      <w:tr w:rsidR="00F329BC" w:rsidRPr="009063C9" w:rsidDel="00E41D53" w14:paraId="5CE90030" w14:textId="7668DE8C" w:rsidTr="003D073E">
        <w:trPr>
          <w:trHeight w:val="305"/>
          <w:del w:id="3794" w:author="USER" w:date="2024-03-22T19:02:00Z"/>
        </w:trPr>
        <w:tc>
          <w:tcPr>
            <w:tcW w:w="1276" w:type="dxa"/>
          </w:tcPr>
          <w:p w14:paraId="0C3F7FCA" w14:textId="79AD6EBB" w:rsidR="00F329BC" w:rsidRPr="009063C9" w:rsidDel="00E41D53" w:rsidRDefault="00F329BC" w:rsidP="002754DA">
            <w:pPr>
              <w:snapToGrid w:val="0"/>
              <w:spacing w:before="60" w:after="60" w:line="240" w:lineRule="auto"/>
              <w:jc w:val="left"/>
              <w:rPr>
                <w:del w:id="3795" w:author="USER" w:date="2024-03-22T19:02:00Z"/>
                <w:sz w:val="18"/>
                <w:szCs w:val="18"/>
              </w:rPr>
            </w:pPr>
            <w:del w:id="3796" w:author="USER" w:date="2024-03-22T19:02:00Z">
              <w:r w:rsidRPr="009063C9" w:rsidDel="00E41D53">
                <w:rPr>
                  <w:sz w:val="18"/>
                  <w:szCs w:val="18"/>
                </w:rPr>
                <w:delText>Value</w:delText>
              </w:r>
            </w:del>
          </w:p>
        </w:tc>
        <w:tc>
          <w:tcPr>
            <w:tcW w:w="3260" w:type="dxa"/>
            <w:vAlign w:val="center"/>
          </w:tcPr>
          <w:p w14:paraId="238DF1F9" w14:textId="0D7DF71E" w:rsidR="00F329BC" w:rsidRPr="009063C9" w:rsidDel="00E41D53" w:rsidRDefault="00F329BC" w:rsidP="00A63413">
            <w:pPr>
              <w:snapToGrid w:val="0"/>
              <w:spacing w:before="60" w:after="60" w:line="240" w:lineRule="auto"/>
              <w:jc w:val="left"/>
              <w:rPr>
                <w:del w:id="3797" w:author="USER" w:date="2024-03-22T19:02:00Z"/>
                <w:sz w:val="18"/>
                <w:szCs w:val="18"/>
              </w:rPr>
            </w:pPr>
            <w:del w:id="3798" w:author="USER" w:date="2024-03-22T19:02:00Z">
              <w:r w:rsidRPr="009063C9" w:rsidDel="00E41D53">
                <w:rPr>
                  <w:sz w:val="18"/>
                  <w:szCs w:val="18"/>
                </w:rPr>
                <w:delText>approximateMeanLowerLowWater</w:delText>
              </w:r>
            </w:del>
          </w:p>
        </w:tc>
        <w:tc>
          <w:tcPr>
            <w:tcW w:w="3402" w:type="dxa"/>
            <w:vAlign w:val="center"/>
          </w:tcPr>
          <w:p w14:paraId="17889415" w14:textId="347E050D" w:rsidR="00F329BC" w:rsidRPr="009063C9" w:rsidDel="00E41D53" w:rsidRDefault="00F329BC" w:rsidP="00A63413">
            <w:pPr>
              <w:snapToGrid w:val="0"/>
              <w:spacing w:before="60" w:after="60" w:line="240" w:lineRule="auto"/>
              <w:jc w:val="left"/>
              <w:rPr>
                <w:del w:id="3799" w:author="USER" w:date="2024-03-22T19:02:00Z"/>
                <w:sz w:val="18"/>
                <w:szCs w:val="18"/>
              </w:rPr>
            </w:pPr>
          </w:p>
        </w:tc>
        <w:tc>
          <w:tcPr>
            <w:tcW w:w="851" w:type="dxa"/>
          </w:tcPr>
          <w:p w14:paraId="6DA5AD10" w14:textId="6194A4AE" w:rsidR="00F329BC" w:rsidRPr="009063C9" w:rsidDel="00E41D53" w:rsidRDefault="00F329BC" w:rsidP="00A63413">
            <w:pPr>
              <w:snapToGrid w:val="0"/>
              <w:spacing w:before="60" w:after="60" w:line="240" w:lineRule="auto"/>
              <w:jc w:val="center"/>
              <w:rPr>
                <w:del w:id="3800" w:author="USER" w:date="2024-03-22T19:02:00Z"/>
                <w:sz w:val="18"/>
                <w:szCs w:val="18"/>
              </w:rPr>
            </w:pPr>
            <w:del w:id="3801" w:author="USER" w:date="2024-03-22T19:02:00Z">
              <w:r w:rsidRPr="009063C9" w:rsidDel="00E41D53">
                <w:rPr>
                  <w:sz w:val="18"/>
                  <w:szCs w:val="18"/>
                </w:rPr>
                <w:delText>15</w:delText>
              </w:r>
            </w:del>
          </w:p>
        </w:tc>
        <w:tc>
          <w:tcPr>
            <w:tcW w:w="4394" w:type="dxa"/>
            <w:vAlign w:val="center"/>
          </w:tcPr>
          <w:p w14:paraId="3094F0DC" w14:textId="1E7E82B3" w:rsidR="00F329BC" w:rsidRPr="009063C9" w:rsidDel="00E41D53" w:rsidRDefault="00F329BC" w:rsidP="00A63413">
            <w:pPr>
              <w:snapToGrid w:val="0"/>
              <w:spacing w:before="60" w:after="60" w:line="240" w:lineRule="auto"/>
              <w:jc w:val="left"/>
              <w:rPr>
                <w:del w:id="3802" w:author="USER" w:date="2024-03-22T19:02:00Z"/>
                <w:sz w:val="18"/>
                <w:szCs w:val="18"/>
              </w:rPr>
            </w:pPr>
          </w:p>
        </w:tc>
      </w:tr>
      <w:tr w:rsidR="00F329BC" w:rsidRPr="009063C9" w:rsidDel="00E41D53" w14:paraId="459DF80C" w14:textId="799D7A25" w:rsidTr="003D073E">
        <w:trPr>
          <w:trHeight w:val="305"/>
          <w:del w:id="3803" w:author="USER" w:date="2024-03-22T19:02:00Z"/>
        </w:trPr>
        <w:tc>
          <w:tcPr>
            <w:tcW w:w="1276" w:type="dxa"/>
          </w:tcPr>
          <w:p w14:paraId="1A85351B" w14:textId="302E92AD" w:rsidR="00F329BC" w:rsidRPr="009063C9" w:rsidDel="00E41D53" w:rsidRDefault="00F329BC" w:rsidP="002754DA">
            <w:pPr>
              <w:snapToGrid w:val="0"/>
              <w:spacing w:before="60" w:after="60" w:line="240" w:lineRule="auto"/>
              <w:jc w:val="left"/>
              <w:rPr>
                <w:del w:id="3804" w:author="USER" w:date="2024-03-22T19:02:00Z"/>
                <w:sz w:val="18"/>
                <w:szCs w:val="18"/>
              </w:rPr>
            </w:pPr>
            <w:del w:id="3805" w:author="USER" w:date="2024-03-22T19:02:00Z">
              <w:r w:rsidRPr="009063C9" w:rsidDel="00E41D53">
                <w:rPr>
                  <w:sz w:val="18"/>
                  <w:szCs w:val="18"/>
                </w:rPr>
                <w:delText>Value</w:delText>
              </w:r>
            </w:del>
          </w:p>
        </w:tc>
        <w:tc>
          <w:tcPr>
            <w:tcW w:w="3260" w:type="dxa"/>
            <w:vAlign w:val="center"/>
          </w:tcPr>
          <w:p w14:paraId="71B90A3A" w14:textId="05BDCD65" w:rsidR="00F329BC" w:rsidRPr="009063C9" w:rsidDel="00E41D53" w:rsidRDefault="00F329BC" w:rsidP="00381437">
            <w:pPr>
              <w:snapToGrid w:val="0"/>
              <w:spacing w:before="60" w:after="60" w:line="240" w:lineRule="auto"/>
              <w:jc w:val="left"/>
              <w:rPr>
                <w:del w:id="3806" w:author="USER" w:date="2024-03-22T19:02:00Z"/>
                <w:sz w:val="18"/>
                <w:szCs w:val="18"/>
              </w:rPr>
            </w:pPr>
            <w:del w:id="3807" w:author="USER" w:date="2024-03-22T19:02:00Z">
              <w:r w:rsidRPr="009063C9" w:rsidDel="00E41D53">
                <w:rPr>
                  <w:sz w:val="18"/>
                  <w:szCs w:val="18"/>
                </w:rPr>
                <w:delText>meanHighWater</w:delText>
              </w:r>
            </w:del>
          </w:p>
        </w:tc>
        <w:tc>
          <w:tcPr>
            <w:tcW w:w="3402" w:type="dxa"/>
            <w:vAlign w:val="center"/>
          </w:tcPr>
          <w:p w14:paraId="62CA3646" w14:textId="5D7D474C" w:rsidR="00F329BC" w:rsidRPr="009063C9" w:rsidDel="00E41D53" w:rsidRDefault="00F329BC" w:rsidP="00381437">
            <w:pPr>
              <w:snapToGrid w:val="0"/>
              <w:spacing w:before="60" w:after="60" w:line="240" w:lineRule="auto"/>
              <w:jc w:val="left"/>
              <w:rPr>
                <w:del w:id="3808" w:author="USER" w:date="2024-03-22T19:02:00Z"/>
                <w:sz w:val="18"/>
                <w:szCs w:val="18"/>
              </w:rPr>
            </w:pPr>
          </w:p>
        </w:tc>
        <w:tc>
          <w:tcPr>
            <w:tcW w:w="851" w:type="dxa"/>
          </w:tcPr>
          <w:p w14:paraId="02910828" w14:textId="2A2523E0" w:rsidR="00F329BC" w:rsidRPr="009063C9" w:rsidDel="00E41D53" w:rsidRDefault="00F329BC" w:rsidP="00381437">
            <w:pPr>
              <w:snapToGrid w:val="0"/>
              <w:spacing w:before="60" w:after="60" w:line="240" w:lineRule="auto"/>
              <w:jc w:val="center"/>
              <w:rPr>
                <w:del w:id="3809" w:author="USER" w:date="2024-03-22T19:02:00Z"/>
                <w:sz w:val="18"/>
                <w:szCs w:val="18"/>
              </w:rPr>
            </w:pPr>
            <w:del w:id="3810" w:author="USER" w:date="2024-03-22T19:02:00Z">
              <w:r w:rsidRPr="009063C9" w:rsidDel="00E41D53">
                <w:rPr>
                  <w:sz w:val="18"/>
                  <w:szCs w:val="18"/>
                </w:rPr>
                <w:delText>16</w:delText>
              </w:r>
            </w:del>
          </w:p>
        </w:tc>
        <w:tc>
          <w:tcPr>
            <w:tcW w:w="4394" w:type="dxa"/>
            <w:vAlign w:val="center"/>
          </w:tcPr>
          <w:p w14:paraId="43844D80" w14:textId="6DDE061D" w:rsidR="00F329BC" w:rsidRPr="009063C9" w:rsidDel="00E41D53" w:rsidRDefault="00F329BC" w:rsidP="00381437">
            <w:pPr>
              <w:snapToGrid w:val="0"/>
              <w:spacing w:before="60" w:after="60" w:line="240" w:lineRule="auto"/>
              <w:jc w:val="left"/>
              <w:rPr>
                <w:del w:id="3811" w:author="USER" w:date="2024-03-22T19:02:00Z"/>
                <w:sz w:val="18"/>
                <w:szCs w:val="18"/>
              </w:rPr>
            </w:pPr>
            <w:del w:id="3812" w:author="USER" w:date="2024-03-22T19:02:00Z">
              <w:r w:rsidRPr="009063C9" w:rsidDel="00E41D53">
                <w:rPr>
                  <w:sz w:val="18"/>
                  <w:szCs w:val="18"/>
                </w:rPr>
                <w:delText>(MHW)</w:delText>
              </w:r>
            </w:del>
          </w:p>
        </w:tc>
      </w:tr>
      <w:tr w:rsidR="009063C9" w:rsidRPr="009063C9" w:rsidDel="00E41D53" w14:paraId="417DC697" w14:textId="0BD874AF" w:rsidTr="003D073E">
        <w:trPr>
          <w:trHeight w:val="305"/>
          <w:del w:id="3813" w:author="USER" w:date="2024-03-22T19:02:00Z"/>
        </w:trPr>
        <w:tc>
          <w:tcPr>
            <w:tcW w:w="1276" w:type="dxa"/>
          </w:tcPr>
          <w:p w14:paraId="22C2FC3F" w14:textId="2963E823" w:rsidR="00F329BC" w:rsidRPr="009063C9" w:rsidDel="00E41D53" w:rsidRDefault="00F329BC" w:rsidP="002754DA">
            <w:pPr>
              <w:snapToGrid w:val="0"/>
              <w:spacing w:before="60" w:after="60" w:line="240" w:lineRule="auto"/>
              <w:jc w:val="left"/>
              <w:rPr>
                <w:del w:id="3814" w:author="USER" w:date="2024-03-22T19:02:00Z"/>
                <w:sz w:val="18"/>
                <w:szCs w:val="18"/>
              </w:rPr>
            </w:pPr>
            <w:del w:id="3815" w:author="USER" w:date="2024-03-22T19:02:00Z">
              <w:r w:rsidRPr="009063C9" w:rsidDel="00E41D53">
                <w:rPr>
                  <w:sz w:val="18"/>
                  <w:szCs w:val="18"/>
                </w:rPr>
                <w:delText>Value</w:delText>
              </w:r>
            </w:del>
          </w:p>
        </w:tc>
        <w:tc>
          <w:tcPr>
            <w:tcW w:w="3260" w:type="dxa"/>
            <w:vAlign w:val="center"/>
          </w:tcPr>
          <w:p w14:paraId="5841C850" w14:textId="78CD4294" w:rsidR="00F329BC" w:rsidRPr="009063C9" w:rsidDel="00E41D53" w:rsidRDefault="00F329BC" w:rsidP="00381437">
            <w:pPr>
              <w:snapToGrid w:val="0"/>
              <w:spacing w:before="60" w:after="60" w:line="240" w:lineRule="auto"/>
              <w:jc w:val="left"/>
              <w:rPr>
                <w:del w:id="3816" w:author="USER" w:date="2024-03-22T19:02:00Z"/>
                <w:sz w:val="18"/>
                <w:szCs w:val="18"/>
              </w:rPr>
            </w:pPr>
            <w:del w:id="3817" w:author="USER" w:date="2024-03-22T19:02:00Z">
              <w:r w:rsidRPr="009063C9" w:rsidDel="00E41D53">
                <w:rPr>
                  <w:sz w:val="18"/>
                  <w:szCs w:val="18"/>
                </w:rPr>
                <w:delText>meanHighWaterSprings</w:delText>
              </w:r>
            </w:del>
          </w:p>
        </w:tc>
        <w:tc>
          <w:tcPr>
            <w:tcW w:w="3402" w:type="dxa"/>
            <w:vAlign w:val="center"/>
          </w:tcPr>
          <w:p w14:paraId="6EAE8ABD" w14:textId="75802CFC" w:rsidR="00F329BC" w:rsidRPr="009063C9" w:rsidDel="00E41D53" w:rsidRDefault="00F329BC" w:rsidP="00381437">
            <w:pPr>
              <w:snapToGrid w:val="0"/>
              <w:spacing w:before="60" w:after="60" w:line="240" w:lineRule="auto"/>
              <w:jc w:val="left"/>
              <w:rPr>
                <w:del w:id="3818" w:author="USER" w:date="2024-03-22T19:02:00Z"/>
                <w:sz w:val="18"/>
                <w:szCs w:val="18"/>
              </w:rPr>
            </w:pPr>
          </w:p>
        </w:tc>
        <w:tc>
          <w:tcPr>
            <w:tcW w:w="851" w:type="dxa"/>
          </w:tcPr>
          <w:p w14:paraId="390D6128" w14:textId="514ABE40" w:rsidR="00F329BC" w:rsidRPr="009063C9" w:rsidDel="00E41D53" w:rsidRDefault="00F329BC" w:rsidP="00381437">
            <w:pPr>
              <w:snapToGrid w:val="0"/>
              <w:spacing w:before="60" w:after="60" w:line="240" w:lineRule="auto"/>
              <w:jc w:val="center"/>
              <w:rPr>
                <w:del w:id="3819" w:author="USER" w:date="2024-03-22T19:02:00Z"/>
                <w:sz w:val="18"/>
                <w:szCs w:val="18"/>
              </w:rPr>
            </w:pPr>
            <w:del w:id="3820" w:author="USER" w:date="2024-03-22T19:02:00Z">
              <w:r w:rsidRPr="009063C9" w:rsidDel="00E41D53">
                <w:rPr>
                  <w:sz w:val="18"/>
                  <w:szCs w:val="18"/>
                </w:rPr>
                <w:delText>17</w:delText>
              </w:r>
            </w:del>
          </w:p>
        </w:tc>
        <w:tc>
          <w:tcPr>
            <w:tcW w:w="4394" w:type="dxa"/>
            <w:vAlign w:val="center"/>
          </w:tcPr>
          <w:p w14:paraId="4838AE26" w14:textId="3B717D15" w:rsidR="00F329BC" w:rsidRPr="009063C9" w:rsidDel="00E41D53" w:rsidRDefault="00F329BC" w:rsidP="009063C9">
            <w:pPr>
              <w:snapToGrid w:val="0"/>
              <w:spacing w:before="60" w:after="60" w:line="240" w:lineRule="auto"/>
              <w:jc w:val="left"/>
              <w:rPr>
                <w:del w:id="3821" w:author="USER" w:date="2024-03-22T19:02:00Z"/>
                <w:sz w:val="18"/>
                <w:szCs w:val="18"/>
              </w:rPr>
            </w:pPr>
            <w:del w:id="3822" w:author="USER" w:date="2024-03-22T19:02:00Z">
              <w:r w:rsidRPr="009063C9" w:rsidDel="00E41D53">
                <w:rPr>
                  <w:sz w:val="18"/>
                  <w:szCs w:val="18"/>
                </w:rPr>
                <w:delText>(MHWS)</w:delText>
              </w:r>
            </w:del>
          </w:p>
        </w:tc>
      </w:tr>
      <w:tr w:rsidR="009063C9" w:rsidRPr="009063C9" w:rsidDel="00E41D53" w14:paraId="10838B8E" w14:textId="6D6AD4E1" w:rsidTr="003D073E">
        <w:trPr>
          <w:trHeight w:val="305"/>
          <w:del w:id="3823" w:author="USER" w:date="2024-03-22T19:02:00Z"/>
        </w:trPr>
        <w:tc>
          <w:tcPr>
            <w:tcW w:w="1276" w:type="dxa"/>
          </w:tcPr>
          <w:p w14:paraId="7EE6C55A" w14:textId="0A012030" w:rsidR="00F329BC" w:rsidRPr="009063C9" w:rsidDel="00E41D53" w:rsidRDefault="00F329BC" w:rsidP="002754DA">
            <w:pPr>
              <w:snapToGrid w:val="0"/>
              <w:spacing w:before="60" w:after="60" w:line="240" w:lineRule="auto"/>
              <w:jc w:val="left"/>
              <w:rPr>
                <w:del w:id="3824" w:author="USER" w:date="2024-03-22T19:02:00Z"/>
                <w:sz w:val="18"/>
                <w:szCs w:val="18"/>
              </w:rPr>
            </w:pPr>
            <w:del w:id="3825" w:author="USER" w:date="2024-03-22T19:02:00Z">
              <w:r w:rsidRPr="009063C9" w:rsidDel="00E41D53">
                <w:rPr>
                  <w:sz w:val="18"/>
                  <w:szCs w:val="18"/>
                </w:rPr>
                <w:delText>Value</w:delText>
              </w:r>
            </w:del>
          </w:p>
        </w:tc>
        <w:tc>
          <w:tcPr>
            <w:tcW w:w="3260" w:type="dxa"/>
            <w:vAlign w:val="center"/>
          </w:tcPr>
          <w:p w14:paraId="11386015" w14:textId="683C9745" w:rsidR="00F329BC" w:rsidRPr="009063C9" w:rsidDel="00E41D53" w:rsidRDefault="00F329BC" w:rsidP="009063C9">
            <w:pPr>
              <w:snapToGrid w:val="0"/>
              <w:spacing w:before="60" w:after="60" w:line="240" w:lineRule="auto"/>
              <w:jc w:val="left"/>
              <w:rPr>
                <w:del w:id="3826" w:author="USER" w:date="2024-03-22T19:02:00Z"/>
                <w:sz w:val="18"/>
                <w:szCs w:val="18"/>
              </w:rPr>
            </w:pPr>
            <w:del w:id="3827" w:author="USER" w:date="2024-03-22T19:02:00Z">
              <w:r w:rsidRPr="009063C9" w:rsidDel="00E41D53">
                <w:rPr>
                  <w:sz w:val="18"/>
                  <w:szCs w:val="18"/>
                </w:rPr>
                <w:delText>highWater</w:delText>
              </w:r>
            </w:del>
          </w:p>
        </w:tc>
        <w:tc>
          <w:tcPr>
            <w:tcW w:w="3402" w:type="dxa"/>
            <w:vAlign w:val="center"/>
          </w:tcPr>
          <w:p w14:paraId="3ACAB536" w14:textId="778416FE" w:rsidR="00F329BC" w:rsidRPr="009063C9" w:rsidDel="00E41D53" w:rsidRDefault="00F329BC" w:rsidP="009063C9">
            <w:pPr>
              <w:snapToGrid w:val="0"/>
              <w:spacing w:before="60" w:after="60" w:line="240" w:lineRule="auto"/>
              <w:jc w:val="left"/>
              <w:rPr>
                <w:del w:id="3828" w:author="USER" w:date="2024-03-22T19:02:00Z"/>
                <w:sz w:val="18"/>
                <w:szCs w:val="18"/>
              </w:rPr>
            </w:pPr>
          </w:p>
        </w:tc>
        <w:tc>
          <w:tcPr>
            <w:tcW w:w="851" w:type="dxa"/>
          </w:tcPr>
          <w:p w14:paraId="0D969935" w14:textId="217301D1" w:rsidR="00F329BC" w:rsidRPr="009063C9" w:rsidDel="00E41D53" w:rsidRDefault="00F329BC" w:rsidP="009063C9">
            <w:pPr>
              <w:snapToGrid w:val="0"/>
              <w:spacing w:before="60" w:after="60" w:line="240" w:lineRule="auto"/>
              <w:jc w:val="center"/>
              <w:rPr>
                <w:del w:id="3829" w:author="USER" w:date="2024-03-22T19:02:00Z"/>
                <w:sz w:val="18"/>
                <w:szCs w:val="18"/>
              </w:rPr>
            </w:pPr>
            <w:del w:id="3830" w:author="USER" w:date="2024-03-22T19:02:00Z">
              <w:r w:rsidRPr="009063C9" w:rsidDel="00E41D53">
                <w:rPr>
                  <w:sz w:val="18"/>
                  <w:szCs w:val="18"/>
                </w:rPr>
                <w:delText>18</w:delText>
              </w:r>
            </w:del>
          </w:p>
        </w:tc>
        <w:tc>
          <w:tcPr>
            <w:tcW w:w="4394" w:type="dxa"/>
            <w:vAlign w:val="center"/>
          </w:tcPr>
          <w:p w14:paraId="0680A696" w14:textId="541965FF" w:rsidR="00F329BC" w:rsidRPr="009063C9" w:rsidDel="00E41D53" w:rsidRDefault="00F329BC" w:rsidP="009063C9">
            <w:pPr>
              <w:snapToGrid w:val="0"/>
              <w:spacing w:before="60" w:after="60" w:line="240" w:lineRule="auto"/>
              <w:jc w:val="left"/>
              <w:rPr>
                <w:del w:id="3831" w:author="USER" w:date="2024-03-22T19:02:00Z"/>
                <w:sz w:val="18"/>
                <w:szCs w:val="18"/>
              </w:rPr>
            </w:pPr>
            <w:del w:id="3832" w:author="USER" w:date="2024-03-22T19:02:00Z">
              <w:r w:rsidRPr="009063C9" w:rsidDel="00E41D53">
                <w:rPr>
                  <w:sz w:val="18"/>
                  <w:szCs w:val="18"/>
                </w:rPr>
                <w:delText>(HW)</w:delText>
              </w:r>
            </w:del>
          </w:p>
        </w:tc>
      </w:tr>
      <w:tr w:rsidR="009063C9" w:rsidRPr="009063C9" w:rsidDel="00E41D53" w14:paraId="2617C398" w14:textId="61744C88" w:rsidTr="003D073E">
        <w:trPr>
          <w:trHeight w:val="305"/>
          <w:del w:id="3833" w:author="USER" w:date="2024-03-22T19:02:00Z"/>
        </w:trPr>
        <w:tc>
          <w:tcPr>
            <w:tcW w:w="1276" w:type="dxa"/>
          </w:tcPr>
          <w:p w14:paraId="60D7D6B7" w14:textId="3675B57F" w:rsidR="00F329BC" w:rsidRPr="009063C9" w:rsidDel="00E41D53" w:rsidRDefault="00F329BC" w:rsidP="002754DA">
            <w:pPr>
              <w:snapToGrid w:val="0"/>
              <w:spacing w:before="60" w:after="60" w:line="240" w:lineRule="auto"/>
              <w:jc w:val="left"/>
              <w:rPr>
                <w:del w:id="3834" w:author="USER" w:date="2024-03-22T19:02:00Z"/>
                <w:sz w:val="18"/>
                <w:szCs w:val="18"/>
              </w:rPr>
            </w:pPr>
            <w:del w:id="3835" w:author="USER" w:date="2024-03-22T19:02:00Z">
              <w:r w:rsidRPr="009063C9" w:rsidDel="00E41D53">
                <w:rPr>
                  <w:sz w:val="18"/>
                  <w:szCs w:val="18"/>
                </w:rPr>
                <w:delText>Value</w:delText>
              </w:r>
            </w:del>
          </w:p>
        </w:tc>
        <w:tc>
          <w:tcPr>
            <w:tcW w:w="3260" w:type="dxa"/>
            <w:vAlign w:val="center"/>
          </w:tcPr>
          <w:p w14:paraId="218D8FDE" w14:textId="5CC0A96B" w:rsidR="00F329BC" w:rsidRPr="009063C9" w:rsidDel="00E41D53" w:rsidRDefault="00F329BC" w:rsidP="009063C9">
            <w:pPr>
              <w:snapToGrid w:val="0"/>
              <w:spacing w:before="60" w:after="60" w:line="240" w:lineRule="auto"/>
              <w:jc w:val="left"/>
              <w:rPr>
                <w:del w:id="3836" w:author="USER" w:date="2024-03-22T19:02:00Z"/>
                <w:sz w:val="18"/>
                <w:szCs w:val="18"/>
              </w:rPr>
            </w:pPr>
            <w:del w:id="3837" w:author="USER" w:date="2024-03-22T19:02:00Z">
              <w:r w:rsidRPr="009063C9" w:rsidDel="00E41D53">
                <w:rPr>
                  <w:sz w:val="18"/>
                  <w:szCs w:val="18"/>
                </w:rPr>
                <w:delText>approximateMeanSeaLevel</w:delText>
              </w:r>
            </w:del>
          </w:p>
        </w:tc>
        <w:tc>
          <w:tcPr>
            <w:tcW w:w="3402" w:type="dxa"/>
            <w:vAlign w:val="center"/>
          </w:tcPr>
          <w:p w14:paraId="4ED503DA" w14:textId="6630575E" w:rsidR="00F329BC" w:rsidRPr="009063C9" w:rsidDel="00E41D53" w:rsidRDefault="00F329BC" w:rsidP="009063C9">
            <w:pPr>
              <w:snapToGrid w:val="0"/>
              <w:spacing w:before="60" w:after="60" w:line="240" w:lineRule="auto"/>
              <w:jc w:val="left"/>
              <w:rPr>
                <w:del w:id="3838" w:author="USER" w:date="2024-03-22T19:02:00Z"/>
                <w:sz w:val="18"/>
                <w:szCs w:val="18"/>
              </w:rPr>
            </w:pPr>
          </w:p>
        </w:tc>
        <w:tc>
          <w:tcPr>
            <w:tcW w:w="851" w:type="dxa"/>
          </w:tcPr>
          <w:p w14:paraId="5D01919E" w14:textId="6794A7C2" w:rsidR="00F329BC" w:rsidRPr="009063C9" w:rsidDel="00E41D53" w:rsidRDefault="00F329BC" w:rsidP="009063C9">
            <w:pPr>
              <w:snapToGrid w:val="0"/>
              <w:spacing w:before="60" w:after="60" w:line="240" w:lineRule="auto"/>
              <w:jc w:val="center"/>
              <w:rPr>
                <w:del w:id="3839" w:author="USER" w:date="2024-03-22T19:02:00Z"/>
                <w:sz w:val="18"/>
                <w:szCs w:val="18"/>
              </w:rPr>
            </w:pPr>
            <w:del w:id="3840" w:author="USER" w:date="2024-03-22T19:02:00Z">
              <w:r w:rsidRPr="009063C9" w:rsidDel="00E41D53">
                <w:rPr>
                  <w:sz w:val="18"/>
                  <w:szCs w:val="18"/>
                </w:rPr>
                <w:delText>19</w:delText>
              </w:r>
            </w:del>
          </w:p>
        </w:tc>
        <w:tc>
          <w:tcPr>
            <w:tcW w:w="4394" w:type="dxa"/>
            <w:vAlign w:val="center"/>
          </w:tcPr>
          <w:p w14:paraId="43C63623" w14:textId="4CF4ABEC" w:rsidR="00F329BC" w:rsidRPr="009063C9" w:rsidDel="00E41D53" w:rsidRDefault="00F329BC" w:rsidP="009063C9">
            <w:pPr>
              <w:snapToGrid w:val="0"/>
              <w:spacing w:before="60" w:after="60" w:line="240" w:lineRule="auto"/>
              <w:jc w:val="left"/>
              <w:rPr>
                <w:del w:id="3841" w:author="USER" w:date="2024-03-22T19:02:00Z"/>
                <w:sz w:val="18"/>
                <w:szCs w:val="18"/>
              </w:rPr>
            </w:pPr>
          </w:p>
        </w:tc>
      </w:tr>
      <w:tr w:rsidR="009063C9" w:rsidRPr="009063C9" w:rsidDel="00E41D53" w14:paraId="53A9E6EE" w14:textId="44962BD6" w:rsidTr="003D073E">
        <w:trPr>
          <w:trHeight w:val="305"/>
          <w:del w:id="3842" w:author="USER" w:date="2024-03-22T19:02:00Z"/>
        </w:trPr>
        <w:tc>
          <w:tcPr>
            <w:tcW w:w="1276" w:type="dxa"/>
          </w:tcPr>
          <w:p w14:paraId="020BF303" w14:textId="45A8E867" w:rsidR="00F329BC" w:rsidRPr="009063C9" w:rsidDel="00E41D53" w:rsidRDefault="00F329BC" w:rsidP="002754DA">
            <w:pPr>
              <w:snapToGrid w:val="0"/>
              <w:spacing w:before="60" w:after="60" w:line="240" w:lineRule="auto"/>
              <w:jc w:val="left"/>
              <w:rPr>
                <w:del w:id="3843" w:author="USER" w:date="2024-03-22T19:02:00Z"/>
                <w:sz w:val="18"/>
                <w:szCs w:val="18"/>
              </w:rPr>
            </w:pPr>
            <w:del w:id="3844" w:author="USER" w:date="2024-03-22T19:02:00Z">
              <w:r w:rsidRPr="009063C9" w:rsidDel="00E41D53">
                <w:rPr>
                  <w:sz w:val="18"/>
                  <w:szCs w:val="18"/>
                </w:rPr>
                <w:delText>Value</w:delText>
              </w:r>
            </w:del>
          </w:p>
        </w:tc>
        <w:tc>
          <w:tcPr>
            <w:tcW w:w="3260" w:type="dxa"/>
            <w:vAlign w:val="center"/>
          </w:tcPr>
          <w:p w14:paraId="78B760C0" w14:textId="7BE89FF1" w:rsidR="00F329BC" w:rsidRPr="009063C9" w:rsidDel="00E41D53" w:rsidRDefault="00F329BC" w:rsidP="009063C9">
            <w:pPr>
              <w:snapToGrid w:val="0"/>
              <w:spacing w:before="60" w:after="60" w:line="240" w:lineRule="auto"/>
              <w:jc w:val="left"/>
              <w:rPr>
                <w:del w:id="3845" w:author="USER" w:date="2024-03-22T19:02:00Z"/>
                <w:sz w:val="18"/>
                <w:szCs w:val="18"/>
              </w:rPr>
            </w:pPr>
            <w:del w:id="3846" w:author="USER" w:date="2024-03-22T19:02:00Z">
              <w:r w:rsidRPr="009063C9" w:rsidDel="00E41D53">
                <w:rPr>
                  <w:sz w:val="18"/>
                  <w:szCs w:val="18"/>
                </w:rPr>
                <w:delText>highWaterSprings</w:delText>
              </w:r>
            </w:del>
          </w:p>
        </w:tc>
        <w:tc>
          <w:tcPr>
            <w:tcW w:w="3402" w:type="dxa"/>
            <w:vAlign w:val="center"/>
          </w:tcPr>
          <w:p w14:paraId="2E07B158" w14:textId="264CC94D" w:rsidR="00F329BC" w:rsidRPr="009063C9" w:rsidDel="00E41D53" w:rsidRDefault="00F329BC" w:rsidP="009063C9">
            <w:pPr>
              <w:snapToGrid w:val="0"/>
              <w:spacing w:before="60" w:after="60" w:line="240" w:lineRule="auto"/>
              <w:jc w:val="left"/>
              <w:rPr>
                <w:del w:id="3847" w:author="USER" w:date="2024-03-22T19:02:00Z"/>
                <w:sz w:val="18"/>
                <w:szCs w:val="18"/>
              </w:rPr>
            </w:pPr>
          </w:p>
        </w:tc>
        <w:tc>
          <w:tcPr>
            <w:tcW w:w="851" w:type="dxa"/>
          </w:tcPr>
          <w:p w14:paraId="782B3FBA" w14:textId="6AD36669" w:rsidR="00F329BC" w:rsidRPr="009063C9" w:rsidDel="00E41D53" w:rsidRDefault="00F329BC" w:rsidP="009063C9">
            <w:pPr>
              <w:snapToGrid w:val="0"/>
              <w:spacing w:before="60" w:after="60" w:line="240" w:lineRule="auto"/>
              <w:jc w:val="center"/>
              <w:rPr>
                <w:del w:id="3848" w:author="USER" w:date="2024-03-22T19:02:00Z"/>
                <w:sz w:val="18"/>
                <w:szCs w:val="18"/>
              </w:rPr>
            </w:pPr>
            <w:del w:id="3849" w:author="USER" w:date="2024-03-22T19:02:00Z">
              <w:r w:rsidRPr="009063C9" w:rsidDel="00E41D53">
                <w:rPr>
                  <w:sz w:val="18"/>
                  <w:szCs w:val="18"/>
                </w:rPr>
                <w:delText>20</w:delText>
              </w:r>
            </w:del>
          </w:p>
        </w:tc>
        <w:tc>
          <w:tcPr>
            <w:tcW w:w="4394" w:type="dxa"/>
            <w:vAlign w:val="center"/>
          </w:tcPr>
          <w:p w14:paraId="51AC223A" w14:textId="4B0CC95F" w:rsidR="00F329BC" w:rsidRPr="009063C9" w:rsidDel="00E41D53" w:rsidRDefault="00F329BC" w:rsidP="009063C9">
            <w:pPr>
              <w:snapToGrid w:val="0"/>
              <w:spacing w:before="60" w:after="60" w:line="240" w:lineRule="auto"/>
              <w:jc w:val="left"/>
              <w:rPr>
                <w:del w:id="3850" w:author="USER" w:date="2024-03-22T19:02:00Z"/>
                <w:sz w:val="18"/>
                <w:szCs w:val="18"/>
              </w:rPr>
            </w:pPr>
          </w:p>
        </w:tc>
      </w:tr>
      <w:tr w:rsidR="009063C9" w:rsidRPr="009063C9" w:rsidDel="00E41D53" w14:paraId="63EB610F" w14:textId="084BF605" w:rsidTr="003D073E">
        <w:trPr>
          <w:trHeight w:val="305"/>
          <w:del w:id="3851" w:author="USER" w:date="2024-03-22T19:02:00Z"/>
        </w:trPr>
        <w:tc>
          <w:tcPr>
            <w:tcW w:w="1276" w:type="dxa"/>
          </w:tcPr>
          <w:p w14:paraId="1F614DD1" w14:textId="501C80EA" w:rsidR="00F329BC" w:rsidRPr="009063C9" w:rsidDel="00E41D53" w:rsidRDefault="00F329BC" w:rsidP="002754DA">
            <w:pPr>
              <w:snapToGrid w:val="0"/>
              <w:spacing w:before="60" w:after="60" w:line="240" w:lineRule="auto"/>
              <w:jc w:val="left"/>
              <w:rPr>
                <w:del w:id="3852" w:author="USER" w:date="2024-03-22T19:02:00Z"/>
                <w:sz w:val="18"/>
                <w:szCs w:val="18"/>
              </w:rPr>
            </w:pPr>
            <w:del w:id="3853" w:author="USER" w:date="2024-03-22T19:02:00Z">
              <w:r w:rsidRPr="009063C9" w:rsidDel="00E41D53">
                <w:rPr>
                  <w:sz w:val="18"/>
                  <w:szCs w:val="18"/>
                </w:rPr>
                <w:delText>Value</w:delText>
              </w:r>
            </w:del>
          </w:p>
        </w:tc>
        <w:tc>
          <w:tcPr>
            <w:tcW w:w="3260" w:type="dxa"/>
            <w:vAlign w:val="center"/>
          </w:tcPr>
          <w:p w14:paraId="380D2CD3" w14:textId="708A787B" w:rsidR="00F329BC" w:rsidRPr="009063C9" w:rsidDel="00E41D53" w:rsidRDefault="00F329BC" w:rsidP="009063C9">
            <w:pPr>
              <w:snapToGrid w:val="0"/>
              <w:spacing w:before="60" w:after="60" w:line="240" w:lineRule="auto"/>
              <w:jc w:val="left"/>
              <w:rPr>
                <w:del w:id="3854" w:author="USER" w:date="2024-03-22T19:02:00Z"/>
                <w:sz w:val="18"/>
                <w:szCs w:val="18"/>
              </w:rPr>
            </w:pPr>
            <w:del w:id="3855" w:author="USER" w:date="2024-03-22T19:02:00Z">
              <w:r w:rsidRPr="009063C9" w:rsidDel="00E41D53">
                <w:rPr>
                  <w:sz w:val="18"/>
                  <w:szCs w:val="18"/>
                </w:rPr>
                <w:delText>meanHigherHighWater</w:delText>
              </w:r>
            </w:del>
          </w:p>
        </w:tc>
        <w:tc>
          <w:tcPr>
            <w:tcW w:w="3402" w:type="dxa"/>
            <w:vAlign w:val="center"/>
          </w:tcPr>
          <w:p w14:paraId="6C7D77DC" w14:textId="0B3D00F8" w:rsidR="00F329BC" w:rsidRPr="009063C9" w:rsidDel="00E41D53" w:rsidRDefault="00F329BC" w:rsidP="009063C9">
            <w:pPr>
              <w:snapToGrid w:val="0"/>
              <w:spacing w:before="60" w:after="60" w:line="240" w:lineRule="auto"/>
              <w:jc w:val="left"/>
              <w:rPr>
                <w:del w:id="3856" w:author="USER" w:date="2024-03-22T19:02:00Z"/>
                <w:sz w:val="18"/>
                <w:szCs w:val="18"/>
              </w:rPr>
            </w:pPr>
          </w:p>
        </w:tc>
        <w:tc>
          <w:tcPr>
            <w:tcW w:w="851" w:type="dxa"/>
          </w:tcPr>
          <w:p w14:paraId="246C31A1" w14:textId="3E5AEE5B" w:rsidR="00F329BC" w:rsidRPr="009063C9" w:rsidDel="00E41D53" w:rsidRDefault="00F329BC" w:rsidP="009063C9">
            <w:pPr>
              <w:snapToGrid w:val="0"/>
              <w:spacing w:before="60" w:after="60" w:line="240" w:lineRule="auto"/>
              <w:jc w:val="center"/>
              <w:rPr>
                <w:del w:id="3857" w:author="USER" w:date="2024-03-22T19:02:00Z"/>
                <w:sz w:val="18"/>
                <w:szCs w:val="18"/>
              </w:rPr>
            </w:pPr>
            <w:del w:id="3858" w:author="USER" w:date="2024-03-22T19:02:00Z">
              <w:r w:rsidRPr="009063C9" w:rsidDel="00E41D53">
                <w:rPr>
                  <w:sz w:val="18"/>
                  <w:szCs w:val="18"/>
                </w:rPr>
                <w:delText>21</w:delText>
              </w:r>
            </w:del>
          </w:p>
        </w:tc>
        <w:tc>
          <w:tcPr>
            <w:tcW w:w="4394" w:type="dxa"/>
            <w:vAlign w:val="center"/>
          </w:tcPr>
          <w:p w14:paraId="77E9EB0E" w14:textId="4176DEBE" w:rsidR="00F329BC" w:rsidRPr="009063C9" w:rsidDel="00E41D53" w:rsidRDefault="00F329BC" w:rsidP="009063C9">
            <w:pPr>
              <w:snapToGrid w:val="0"/>
              <w:spacing w:before="60" w:after="60" w:line="240" w:lineRule="auto"/>
              <w:jc w:val="left"/>
              <w:rPr>
                <w:del w:id="3859" w:author="USER" w:date="2024-03-22T19:02:00Z"/>
                <w:sz w:val="18"/>
                <w:szCs w:val="18"/>
              </w:rPr>
            </w:pPr>
            <w:del w:id="3860" w:author="USER" w:date="2024-03-22T19:02:00Z">
              <w:r w:rsidRPr="009063C9" w:rsidDel="00E41D53">
                <w:rPr>
                  <w:sz w:val="18"/>
                  <w:szCs w:val="18"/>
                </w:rPr>
                <w:delText>(MHHW)</w:delText>
              </w:r>
            </w:del>
          </w:p>
        </w:tc>
      </w:tr>
      <w:tr w:rsidR="009063C9" w:rsidRPr="009063C9" w:rsidDel="00E41D53" w14:paraId="73457A7E" w14:textId="29241F75" w:rsidTr="003D073E">
        <w:trPr>
          <w:trHeight w:val="305"/>
          <w:del w:id="3861" w:author="USER" w:date="2024-03-22T19:02:00Z"/>
        </w:trPr>
        <w:tc>
          <w:tcPr>
            <w:tcW w:w="1276" w:type="dxa"/>
          </w:tcPr>
          <w:p w14:paraId="6F4D24A1" w14:textId="6529CCDF" w:rsidR="00F329BC" w:rsidRPr="009063C9" w:rsidDel="00E41D53" w:rsidRDefault="00F329BC" w:rsidP="002754DA">
            <w:pPr>
              <w:autoSpaceDE w:val="0"/>
              <w:autoSpaceDN w:val="0"/>
              <w:adjustRightInd w:val="0"/>
              <w:spacing w:before="60" w:after="60" w:line="240" w:lineRule="auto"/>
              <w:jc w:val="left"/>
              <w:rPr>
                <w:del w:id="3862" w:author="USER" w:date="2024-03-22T19:02:00Z"/>
                <w:sz w:val="18"/>
                <w:szCs w:val="18"/>
              </w:rPr>
            </w:pPr>
            <w:del w:id="3863" w:author="USER" w:date="2024-03-22T19:02:00Z">
              <w:r w:rsidRPr="009063C9" w:rsidDel="00E41D53">
                <w:rPr>
                  <w:sz w:val="18"/>
                  <w:szCs w:val="18"/>
                </w:rPr>
                <w:delText>Value</w:delText>
              </w:r>
            </w:del>
          </w:p>
        </w:tc>
        <w:tc>
          <w:tcPr>
            <w:tcW w:w="3260" w:type="dxa"/>
            <w:vAlign w:val="center"/>
          </w:tcPr>
          <w:p w14:paraId="57F768B8" w14:textId="56E8D836" w:rsidR="00F329BC" w:rsidRPr="009063C9" w:rsidDel="00E41D53" w:rsidRDefault="00F329BC" w:rsidP="009063C9">
            <w:pPr>
              <w:autoSpaceDE w:val="0"/>
              <w:autoSpaceDN w:val="0"/>
              <w:adjustRightInd w:val="0"/>
              <w:spacing w:before="60" w:after="60" w:line="240" w:lineRule="auto"/>
              <w:jc w:val="left"/>
              <w:rPr>
                <w:del w:id="3864" w:author="USER" w:date="2024-03-22T19:02:00Z"/>
                <w:sz w:val="18"/>
                <w:szCs w:val="18"/>
              </w:rPr>
            </w:pPr>
            <w:del w:id="3865" w:author="USER" w:date="2024-03-22T19:02:00Z">
              <w:r w:rsidRPr="009063C9" w:rsidDel="00E41D53">
                <w:rPr>
                  <w:sz w:val="18"/>
                  <w:szCs w:val="18"/>
                </w:rPr>
                <w:delText>equinoctialSpringLowWater</w:delText>
              </w:r>
            </w:del>
          </w:p>
        </w:tc>
        <w:tc>
          <w:tcPr>
            <w:tcW w:w="3402" w:type="dxa"/>
            <w:vAlign w:val="center"/>
          </w:tcPr>
          <w:p w14:paraId="497946BE" w14:textId="3DBB6E1A" w:rsidR="00F329BC" w:rsidRPr="009063C9" w:rsidDel="00E41D53" w:rsidRDefault="00F329BC" w:rsidP="009063C9">
            <w:pPr>
              <w:snapToGrid w:val="0"/>
              <w:spacing w:before="60" w:after="60" w:line="240" w:lineRule="auto"/>
              <w:jc w:val="left"/>
              <w:rPr>
                <w:del w:id="3866" w:author="USER" w:date="2024-03-22T19:02:00Z"/>
                <w:sz w:val="18"/>
                <w:szCs w:val="18"/>
              </w:rPr>
            </w:pPr>
          </w:p>
        </w:tc>
        <w:tc>
          <w:tcPr>
            <w:tcW w:w="851" w:type="dxa"/>
          </w:tcPr>
          <w:p w14:paraId="4C9BB014" w14:textId="5A7BB728" w:rsidR="00F329BC" w:rsidRPr="009063C9" w:rsidDel="00E41D53" w:rsidRDefault="00F329BC" w:rsidP="009063C9">
            <w:pPr>
              <w:snapToGrid w:val="0"/>
              <w:spacing w:before="60" w:after="60" w:line="240" w:lineRule="auto"/>
              <w:jc w:val="center"/>
              <w:rPr>
                <w:del w:id="3867" w:author="USER" w:date="2024-03-22T19:02:00Z"/>
                <w:sz w:val="18"/>
                <w:szCs w:val="18"/>
              </w:rPr>
            </w:pPr>
            <w:del w:id="3868" w:author="USER" w:date="2024-03-22T19:02:00Z">
              <w:r w:rsidRPr="009063C9" w:rsidDel="00E41D53">
                <w:rPr>
                  <w:sz w:val="18"/>
                  <w:szCs w:val="18"/>
                </w:rPr>
                <w:delText>22</w:delText>
              </w:r>
            </w:del>
          </w:p>
        </w:tc>
        <w:tc>
          <w:tcPr>
            <w:tcW w:w="4394" w:type="dxa"/>
            <w:vAlign w:val="center"/>
          </w:tcPr>
          <w:p w14:paraId="31C87BE3" w14:textId="572E5FF5" w:rsidR="00F329BC" w:rsidRPr="009063C9" w:rsidDel="00E41D53" w:rsidRDefault="00F329BC" w:rsidP="009063C9">
            <w:pPr>
              <w:snapToGrid w:val="0"/>
              <w:spacing w:before="60" w:after="60" w:line="240" w:lineRule="auto"/>
              <w:jc w:val="left"/>
              <w:rPr>
                <w:del w:id="3869" w:author="USER" w:date="2024-03-22T19:02:00Z"/>
                <w:sz w:val="18"/>
                <w:szCs w:val="18"/>
              </w:rPr>
            </w:pPr>
          </w:p>
        </w:tc>
      </w:tr>
      <w:tr w:rsidR="009063C9" w:rsidRPr="009063C9" w:rsidDel="00E41D53" w14:paraId="5B3BA576" w14:textId="7540D047" w:rsidTr="003D073E">
        <w:trPr>
          <w:trHeight w:val="305"/>
          <w:del w:id="3870" w:author="USER" w:date="2024-03-22T19:02:00Z"/>
        </w:trPr>
        <w:tc>
          <w:tcPr>
            <w:tcW w:w="1276" w:type="dxa"/>
          </w:tcPr>
          <w:p w14:paraId="2D3E7F69" w14:textId="69D7A318" w:rsidR="00F329BC" w:rsidRPr="009063C9" w:rsidDel="00E41D53" w:rsidRDefault="00F329BC" w:rsidP="002754DA">
            <w:pPr>
              <w:snapToGrid w:val="0"/>
              <w:spacing w:before="60" w:after="60" w:line="240" w:lineRule="auto"/>
              <w:jc w:val="left"/>
              <w:rPr>
                <w:del w:id="3871" w:author="USER" w:date="2024-03-22T19:02:00Z"/>
                <w:sz w:val="18"/>
                <w:szCs w:val="18"/>
              </w:rPr>
            </w:pPr>
            <w:del w:id="3872" w:author="USER" w:date="2024-03-22T19:02:00Z">
              <w:r w:rsidRPr="009063C9" w:rsidDel="00E41D53">
                <w:rPr>
                  <w:sz w:val="18"/>
                  <w:szCs w:val="18"/>
                </w:rPr>
                <w:delText>Value</w:delText>
              </w:r>
            </w:del>
          </w:p>
        </w:tc>
        <w:tc>
          <w:tcPr>
            <w:tcW w:w="3260" w:type="dxa"/>
            <w:vAlign w:val="center"/>
          </w:tcPr>
          <w:p w14:paraId="4B793B78" w14:textId="1098B686" w:rsidR="00F329BC" w:rsidRPr="009063C9" w:rsidDel="00E41D53" w:rsidRDefault="00F329BC" w:rsidP="009063C9">
            <w:pPr>
              <w:snapToGrid w:val="0"/>
              <w:spacing w:before="60" w:after="60" w:line="240" w:lineRule="auto"/>
              <w:jc w:val="left"/>
              <w:rPr>
                <w:del w:id="3873" w:author="USER" w:date="2024-03-22T19:02:00Z"/>
                <w:sz w:val="18"/>
                <w:szCs w:val="18"/>
              </w:rPr>
            </w:pPr>
            <w:del w:id="3874" w:author="USER" w:date="2024-03-22T19:02:00Z">
              <w:r w:rsidRPr="009063C9" w:rsidDel="00E41D53">
                <w:rPr>
                  <w:sz w:val="18"/>
                  <w:szCs w:val="18"/>
                </w:rPr>
                <w:delText>lowestAstronomicalTide</w:delText>
              </w:r>
            </w:del>
          </w:p>
        </w:tc>
        <w:tc>
          <w:tcPr>
            <w:tcW w:w="3402" w:type="dxa"/>
            <w:vAlign w:val="center"/>
          </w:tcPr>
          <w:p w14:paraId="04EB42A3" w14:textId="4D9EEE3F" w:rsidR="00F329BC" w:rsidRPr="009063C9" w:rsidDel="00E41D53" w:rsidRDefault="00F329BC" w:rsidP="009063C9">
            <w:pPr>
              <w:snapToGrid w:val="0"/>
              <w:spacing w:before="60" w:after="60" w:line="240" w:lineRule="auto"/>
              <w:jc w:val="left"/>
              <w:rPr>
                <w:del w:id="3875" w:author="USER" w:date="2024-03-22T19:02:00Z"/>
                <w:sz w:val="18"/>
                <w:szCs w:val="18"/>
              </w:rPr>
            </w:pPr>
          </w:p>
        </w:tc>
        <w:tc>
          <w:tcPr>
            <w:tcW w:w="851" w:type="dxa"/>
          </w:tcPr>
          <w:p w14:paraId="50682B19" w14:textId="6526D03C" w:rsidR="00F329BC" w:rsidRPr="009063C9" w:rsidDel="00E41D53" w:rsidRDefault="00F329BC" w:rsidP="009063C9">
            <w:pPr>
              <w:snapToGrid w:val="0"/>
              <w:spacing w:before="60" w:after="60" w:line="240" w:lineRule="auto"/>
              <w:jc w:val="center"/>
              <w:rPr>
                <w:del w:id="3876" w:author="USER" w:date="2024-03-22T19:02:00Z"/>
                <w:sz w:val="18"/>
                <w:szCs w:val="18"/>
              </w:rPr>
            </w:pPr>
            <w:del w:id="3877" w:author="USER" w:date="2024-03-22T19:02:00Z">
              <w:r w:rsidRPr="009063C9" w:rsidDel="00E41D53">
                <w:rPr>
                  <w:sz w:val="18"/>
                  <w:szCs w:val="18"/>
                </w:rPr>
                <w:delText>23</w:delText>
              </w:r>
            </w:del>
          </w:p>
        </w:tc>
        <w:tc>
          <w:tcPr>
            <w:tcW w:w="4394" w:type="dxa"/>
            <w:vAlign w:val="center"/>
          </w:tcPr>
          <w:p w14:paraId="0891C4E8" w14:textId="1D0F7679" w:rsidR="00F329BC" w:rsidRPr="009063C9" w:rsidDel="00E41D53" w:rsidRDefault="00F329BC" w:rsidP="009063C9">
            <w:pPr>
              <w:snapToGrid w:val="0"/>
              <w:spacing w:before="60" w:after="60" w:line="240" w:lineRule="auto"/>
              <w:jc w:val="left"/>
              <w:rPr>
                <w:del w:id="3878" w:author="USER" w:date="2024-03-22T19:02:00Z"/>
                <w:sz w:val="18"/>
                <w:szCs w:val="18"/>
              </w:rPr>
            </w:pPr>
            <w:del w:id="3879" w:author="USER" w:date="2024-03-22T19:02:00Z">
              <w:r w:rsidRPr="009063C9" w:rsidDel="00E41D53">
                <w:rPr>
                  <w:sz w:val="18"/>
                  <w:szCs w:val="18"/>
                </w:rPr>
                <w:delText>(LAT)</w:delText>
              </w:r>
            </w:del>
          </w:p>
        </w:tc>
      </w:tr>
      <w:tr w:rsidR="009063C9" w:rsidRPr="009063C9" w:rsidDel="00E41D53" w14:paraId="012F615F" w14:textId="7E6F90EB" w:rsidTr="003D073E">
        <w:trPr>
          <w:trHeight w:val="305"/>
          <w:del w:id="3880" w:author="USER" w:date="2024-03-22T19:02:00Z"/>
        </w:trPr>
        <w:tc>
          <w:tcPr>
            <w:tcW w:w="1276" w:type="dxa"/>
          </w:tcPr>
          <w:p w14:paraId="1D53AF8D" w14:textId="52832934" w:rsidR="00F329BC" w:rsidRPr="009063C9" w:rsidDel="00E41D53" w:rsidRDefault="00F329BC" w:rsidP="002754DA">
            <w:pPr>
              <w:snapToGrid w:val="0"/>
              <w:spacing w:before="60" w:after="60" w:line="240" w:lineRule="auto"/>
              <w:jc w:val="left"/>
              <w:rPr>
                <w:del w:id="3881" w:author="USER" w:date="2024-03-22T19:02:00Z"/>
                <w:sz w:val="18"/>
                <w:szCs w:val="18"/>
              </w:rPr>
            </w:pPr>
            <w:del w:id="3882" w:author="USER" w:date="2024-03-22T19:02:00Z">
              <w:r w:rsidRPr="009063C9" w:rsidDel="00E41D53">
                <w:rPr>
                  <w:sz w:val="18"/>
                  <w:szCs w:val="18"/>
                </w:rPr>
                <w:delText>Value</w:delText>
              </w:r>
            </w:del>
          </w:p>
        </w:tc>
        <w:tc>
          <w:tcPr>
            <w:tcW w:w="3260" w:type="dxa"/>
            <w:vAlign w:val="center"/>
          </w:tcPr>
          <w:p w14:paraId="1A478E04" w14:textId="0CD0A203" w:rsidR="00F329BC" w:rsidRPr="009063C9" w:rsidDel="00E41D53" w:rsidRDefault="00F329BC" w:rsidP="009063C9">
            <w:pPr>
              <w:snapToGrid w:val="0"/>
              <w:spacing w:before="60" w:after="60" w:line="240" w:lineRule="auto"/>
              <w:jc w:val="left"/>
              <w:rPr>
                <w:del w:id="3883" w:author="USER" w:date="2024-03-22T19:02:00Z"/>
                <w:sz w:val="18"/>
                <w:szCs w:val="18"/>
              </w:rPr>
            </w:pPr>
            <w:del w:id="3884" w:author="USER" w:date="2024-03-22T19:02:00Z">
              <w:r w:rsidRPr="009063C9" w:rsidDel="00E41D53">
                <w:rPr>
                  <w:sz w:val="18"/>
                  <w:szCs w:val="18"/>
                </w:rPr>
                <w:delText>localDatum</w:delText>
              </w:r>
            </w:del>
          </w:p>
        </w:tc>
        <w:tc>
          <w:tcPr>
            <w:tcW w:w="3402" w:type="dxa"/>
            <w:vAlign w:val="center"/>
          </w:tcPr>
          <w:p w14:paraId="461FE361" w14:textId="3AE3F2B4" w:rsidR="00F329BC" w:rsidRPr="009063C9" w:rsidDel="00E41D53" w:rsidRDefault="00F329BC" w:rsidP="009063C9">
            <w:pPr>
              <w:snapToGrid w:val="0"/>
              <w:spacing w:before="60" w:after="60" w:line="240" w:lineRule="auto"/>
              <w:jc w:val="left"/>
              <w:rPr>
                <w:del w:id="3885" w:author="USER" w:date="2024-03-22T19:02:00Z"/>
                <w:sz w:val="18"/>
                <w:szCs w:val="18"/>
              </w:rPr>
            </w:pPr>
          </w:p>
        </w:tc>
        <w:tc>
          <w:tcPr>
            <w:tcW w:w="851" w:type="dxa"/>
          </w:tcPr>
          <w:p w14:paraId="5062D55B" w14:textId="55E2C446" w:rsidR="00F329BC" w:rsidRPr="009063C9" w:rsidDel="00E41D53" w:rsidRDefault="00F329BC" w:rsidP="009063C9">
            <w:pPr>
              <w:snapToGrid w:val="0"/>
              <w:spacing w:before="60" w:after="60" w:line="240" w:lineRule="auto"/>
              <w:jc w:val="center"/>
              <w:rPr>
                <w:del w:id="3886" w:author="USER" w:date="2024-03-22T19:02:00Z"/>
                <w:sz w:val="18"/>
                <w:szCs w:val="18"/>
              </w:rPr>
            </w:pPr>
            <w:del w:id="3887" w:author="USER" w:date="2024-03-22T19:02:00Z">
              <w:r w:rsidRPr="009063C9" w:rsidDel="00E41D53">
                <w:rPr>
                  <w:sz w:val="18"/>
                  <w:szCs w:val="18"/>
                </w:rPr>
                <w:delText>24</w:delText>
              </w:r>
            </w:del>
          </w:p>
        </w:tc>
        <w:tc>
          <w:tcPr>
            <w:tcW w:w="4394" w:type="dxa"/>
            <w:vAlign w:val="center"/>
          </w:tcPr>
          <w:p w14:paraId="640A7B77" w14:textId="779085F2" w:rsidR="00F329BC" w:rsidRPr="009063C9" w:rsidDel="00E41D53" w:rsidRDefault="00F329BC" w:rsidP="009063C9">
            <w:pPr>
              <w:snapToGrid w:val="0"/>
              <w:spacing w:before="60" w:after="60" w:line="240" w:lineRule="auto"/>
              <w:jc w:val="left"/>
              <w:rPr>
                <w:del w:id="3888" w:author="USER" w:date="2024-03-22T19:02:00Z"/>
                <w:sz w:val="18"/>
                <w:szCs w:val="18"/>
              </w:rPr>
            </w:pPr>
          </w:p>
        </w:tc>
      </w:tr>
      <w:tr w:rsidR="009063C9" w:rsidRPr="009063C9" w:rsidDel="00E41D53" w14:paraId="27EBC0FB" w14:textId="70F4182F" w:rsidTr="003D073E">
        <w:trPr>
          <w:trHeight w:val="305"/>
          <w:del w:id="3889" w:author="USER" w:date="2024-03-22T19:02:00Z"/>
        </w:trPr>
        <w:tc>
          <w:tcPr>
            <w:tcW w:w="1276" w:type="dxa"/>
          </w:tcPr>
          <w:p w14:paraId="5B5E14DF" w14:textId="191778E4" w:rsidR="00F329BC" w:rsidRPr="009063C9" w:rsidDel="00E41D53" w:rsidRDefault="00F329BC" w:rsidP="002754DA">
            <w:pPr>
              <w:snapToGrid w:val="0"/>
              <w:spacing w:before="60" w:after="60" w:line="240" w:lineRule="auto"/>
              <w:jc w:val="left"/>
              <w:rPr>
                <w:del w:id="3890" w:author="USER" w:date="2024-03-22T19:02:00Z"/>
                <w:sz w:val="18"/>
                <w:szCs w:val="18"/>
              </w:rPr>
            </w:pPr>
            <w:del w:id="3891" w:author="USER" w:date="2024-03-22T19:02:00Z">
              <w:r w:rsidRPr="009063C9" w:rsidDel="00E41D53">
                <w:rPr>
                  <w:sz w:val="18"/>
                  <w:szCs w:val="18"/>
                </w:rPr>
                <w:delText>Value</w:delText>
              </w:r>
            </w:del>
          </w:p>
        </w:tc>
        <w:tc>
          <w:tcPr>
            <w:tcW w:w="3260" w:type="dxa"/>
            <w:vAlign w:val="center"/>
          </w:tcPr>
          <w:p w14:paraId="11B72486" w14:textId="34857D7F" w:rsidR="00F329BC" w:rsidRPr="009063C9" w:rsidDel="00E41D53" w:rsidRDefault="00F329BC" w:rsidP="009063C9">
            <w:pPr>
              <w:snapToGrid w:val="0"/>
              <w:spacing w:before="60" w:after="60" w:line="240" w:lineRule="auto"/>
              <w:jc w:val="left"/>
              <w:rPr>
                <w:del w:id="3892" w:author="USER" w:date="2024-03-22T19:02:00Z"/>
                <w:sz w:val="18"/>
                <w:szCs w:val="18"/>
              </w:rPr>
            </w:pPr>
            <w:del w:id="3893" w:author="USER" w:date="2024-03-22T19:02:00Z">
              <w:r w:rsidRPr="009063C9" w:rsidDel="00E41D53">
                <w:rPr>
                  <w:sz w:val="18"/>
                  <w:szCs w:val="18"/>
                </w:rPr>
                <w:delText>internationalGreatLakesDatum1985</w:delText>
              </w:r>
            </w:del>
          </w:p>
        </w:tc>
        <w:tc>
          <w:tcPr>
            <w:tcW w:w="3402" w:type="dxa"/>
            <w:vAlign w:val="center"/>
          </w:tcPr>
          <w:p w14:paraId="3A00E633" w14:textId="002C5399" w:rsidR="00F329BC" w:rsidRPr="009063C9" w:rsidDel="00E41D53" w:rsidRDefault="00F329BC" w:rsidP="009063C9">
            <w:pPr>
              <w:snapToGrid w:val="0"/>
              <w:spacing w:before="60" w:after="60" w:line="240" w:lineRule="auto"/>
              <w:jc w:val="left"/>
              <w:rPr>
                <w:del w:id="3894" w:author="USER" w:date="2024-03-22T19:02:00Z"/>
                <w:sz w:val="18"/>
                <w:szCs w:val="18"/>
              </w:rPr>
            </w:pPr>
          </w:p>
        </w:tc>
        <w:tc>
          <w:tcPr>
            <w:tcW w:w="851" w:type="dxa"/>
          </w:tcPr>
          <w:p w14:paraId="4F8BF660" w14:textId="3F8FBB9F" w:rsidR="00F329BC" w:rsidRPr="009063C9" w:rsidDel="00E41D53" w:rsidRDefault="00F329BC" w:rsidP="009063C9">
            <w:pPr>
              <w:snapToGrid w:val="0"/>
              <w:spacing w:before="60" w:after="60" w:line="240" w:lineRule="auto"/>
              <w:jc w:val="center"/>
              <w:rPr>
                <w:del w:id="3895" w:author="USER" w:date="2024-03-22T19:02:00Z"/>
                <w:sz w:val="18"/>
                <w:szCs w:val="18"/>
              </w:rPr>
            </w:pPr>
            <w:del w:id="3896" w:author="USER" w:date="2024-03-22T19:02:00Z">
              <w:r w:rsidRPr="009063C9" w:rsidDel="00E41D53">
                <w:rPr>
                  <w:sz w:val="18"/>
                  <w:szCs w:val="18"/>
                </w:rPr>
                <w:delText>25</w:delText>
              </w:r>
            </w:del>
          </w:p>
        </w:tc>
        <w:tc>
          <w:tcPr>
            <w:tcW w:w="4394" w:type="dxa"/>
            <w:vAlign w:val="center"/>
          </w:tcPr>
          <w:p w14:paraId="5251D1D5" w14:textId="081D8E98" w:rsidR="00F329BC" w:rsidRPr="009063C9" w:rsidDel="00E41D53" w:rsidRDefault="00F329BC" w:rsidP="009063C9">
            <w:pPr>
              <w:snapToGrid w:val="0"/>
              <w:spacing w:before="60" w:after="60" w:line="240" w:lineRule="auto"/>
              <w:jc w:val="left"/>
              <w:rPr>
                <w:del w:id="3897" w:author="USER" w:date="2024-03-22T19:02:00Z"/>
                <w:sz w:val="18"/>
                <w:szCs w:val="18"/>
              </w:rPr>
            </w:pPr>
          </w:p>
        </w:tc>
      </w:tr>
      <w:tr w:rsidR="009063C9" w:rsidRPr="009063C9" w:rsidDel="00E41D53" w14:paraId="00B4CE26" w14:textId="271007D0" w:rsidTr="003D073E">
        <w:trPr>
          <w:trHeight w:val="305"/>
          <w:del w:id="3898" w:author="USER" w:date="2024-03-22T19:02:00Z"/>
        </w:trPr>
        <w:tc>
          <w:tcPr>
            <w:tcW w:w="1276" w:type="dxa"/>
          </w:tcPr>
          <w:p w14:paraId="785991FC" w14:textId="5F50C167" w:rsidR="00F329BC" w:rsidRPr="009063C9" w:rsidDel="00E41D53" w:rsidRDefault="00F329BC" w:rsidP="002754DA">
            <w:pPr>
              <w:snapToGrid w:val="0"/>
              <w:spacing w:before="60" w:after="60" w:line="240" w:lineRule="auto"/>
              <w:jc w:val="left"/>
              <w:rPr>
                <w:del w:id="3899" w:author="USER" w:date="2024-03-22T19:02:00Z"/>
                <w:sz w:val="18"/>
                <w:szCs w:val="18"/>
              </w:rPr>
            </w:pPr>
            <w:del w:id="3900" w:author="USER" w:date="2024-03-22T19:02:00Z">
              <w:r w:rsidRPr="009063C9" w:rsidDel="00E41D53">
                <w:rPr>
                  <w:sz w:val="18"/>
                  <w:szCs w:val="18"/>
                </w:rPr>
                <w:delText>Value</w:delText>
              </w:r>
            </w:del>
          </w:p>
        </w:tc>
        <w:tc>
          <w:tcPr>
            <w:tcW w:w="3260" w:type="dxa"/>
            <w:vAlign w:val="center"/>
          </w:tcPr>
          <w:p w14:paraId="1A57268B" w14:textId="38186FD9" w:rsidR="00F329BC" w:rsidRPr="009063C9" w:rsidDel="00E41D53" w:rsidRDefault="00F329BC" w:rsidP="009063C9">
            <w:pPr>
              <w:snapToGrid w:val="0"/>
              <w:spacing w:before="60" w:after="60" w:line="240" w:lineRule="auto"/>
              <w:jc w:val="left"/>
              <w:rPr>
                <w:del w:id="3901" w:author="USER" w:date="2024-03-22T19:02:00Z"/>
                <w:sz w:val="18"/>
                <w:szCs w:val="18"/>
              </w:rPr>
            </w:pPr>
            <w:del w:id="3902" w:author="USER" w:date="2024-03-22T19:02:00Z">
              <w:r w:rsidRPr="009063C9" w:rsidDel="00E41D53">
                <w:rPr>
                  <w:sz w:val="18"/>
                  <w:szCs w:val="18"/>
                </w:rPr>
                <w:delText>meanWaterLevel</w:delText>
              </w:r>
            </w:del>
          </w:p>
        </w:tc>
        <w:tc>
          <w:tcPr>
            <w:tcW w:w="3402" w:type="dxa"/>
            <w:vAlign w:val="center"/>
          </w:tcPr>
          <w:p w14:paraId="1C6E4F4E" w14:textId="1C87B319" w:rsidR="00F329BC" w:rsidRPr="009063C9" w:rsidDel="00E41D53" w:rsidRDefault="00F329BC" w:rsidP="009063C9">
            <w:pPr>
              <w:snapToGrid w:val="0"/>
              <w:spacing w:before="60" w:after="60" w:line="240" w:lineRule="auto"/>
              <w:jc w:val="left"/>
              <w:rPr>
                <w:del w:id="3903" w:author="USER" w:date="2024-03-22T19:02:00Z"/>
                <w:sz w:val="18"/>
                <w:szCs w:val="18"/>
              </w:rPr>
            </w:pPr>
          </w:p>
        </w:tc>
        <w:tc>
          <w:tcPr>
            <w:tcW w:w="851" w:type="dxa"/>
          </w:tcPr>
          <w:p w14:paraId="4EE52EA3" w14:textId="1CEE82B4" w:rsidR="00F329BC" w:rsidRPr="009063C9" w:rsidDel="00E41D53" w:rsidRDefault="00F329BC" w:rsidP="009063C9">
            <w:pPr>
              <w:snapToGrid w:val="0"/>
              <w:spacing w:before="60" w:after="60" w:line="240" w:lineRule="auto"/>
              <w:jc w:val="center"/>
              <w:rPr>
                <w:del w:id="3904" w:author="USER" w:date="2024-03-22T19:02:00Z"/>
                <w:sz w:val="18"/>
                <w:szCs w:val="18"/>
              </w:rPr>
            </w:pPr>
            <w:del w:id="3905" w:author="USER" w:date="2024-03-22T19:02:00Z">
              <w:r w:rsidRPr="009063C9" w:rsidDel="00E41D53">
                <w:rPr>
                  <w:sz w:val="18"/>
                  <w:szCs w:val="18"/>
                </w:rPr>
                <w:delText>26</w:delText>
              </w:r>
            </w:del>
          </w:p>
        </w:tc>
        <w:tc>
          <w:tcPr>
            <w:tcW w:w="4394" w:type="dxa"/>
            <w:vAlign w:val="center"/>
          </w:tcPr>
          <w:p w14:paraId="7A328F6A" w14:textId="0518E4D9" w:rsidR="00F329BC" w:rsidRPr="009063C9" w:rsidDel="00E41D53" w:rsidRDefault="00F329BC" w:rsidP="009063C9">
            <w:pPr>
              <w:snapToGrid w:val="0"/>
              <w:spacing w:before="60" w:after="60" w:line="240" w:lineRule="auto"/>
              <w:jc w:val="left"/>
              <w:rPr>
                <w:del w:id="3906" w:author="USER" w:date="2024-03-22T19:02:00Z"/>
                <w:sz w:val="18"/>
                <w:szCs w:val="18"/>
              </w:rPr>
            </w:pPr>
          </w:p>
        </w:tc>
      </w:tr>
      <w:tr w:rsidR="009063C9" w:rsidRPr="009063C9" w:rsidDel="00E41D53" w14:paraId="2DAFC94E" w14:textId="069262B2" w:rsidTr="003D073E">
        <w:trPr>
          <w:trHeight w:val="305"/>
          <w:del w:id="3907" w:author="USER" w:date="2024-03-22T19:02:00Z"/>
        </w:trPr>
        <w:tc>
          <w:tcPr>
            <w:tcW w:w="1276" w:type="dxa"/>
          </w:tcPr>
          <w:p w14:paraId="4EECF589" w14:textId="2D088C22" w:rsidR="00F329BC" w:rsidRPr="009063C9" w:rsidDel="00E41D53" w:rsidRDefault="00F329BC" w:rsidP="002754DA">
            <w:pPr>
              <w:snapToGrid w:val="0"/>
              <w:spacing w:before="60" w:after="60" w:line="240" w:lineRule="auto"/>
              <w:jc w:val="left"/>
              <w:rPr>
                <w:del w:id="3908" w:author="USER" w:date="2024-03-22T19:02:00Z"/>
                <w:sz w:val="18"/>
                <w:szCs w:val="18"/>
              </w:rPr>
            </w:pPr>
            <w:del w:id="3909" w:author="USER" w:date="2024-03-22T19:02:00Z">
              <w:r w:rsidRPr="009063C9" w:rsidDel="00E41D53">
                <w:rPr>
                  <w:sz w:val="18"/>
                  <w:szCs w:val="18"/>
                </w:rPr>
                <w:delText>Value</w:delText>
              </w:r>
            </w:del>
          </w:p>
        </w:tc>
        <w:tc>
          <w:tcPr>
            <w:tcW w:w="3260" w:type="dxa"/>
            <w:vAlign w:val="center"/>
          </w:tcPr>
          <w:p w14:paraId="33552600" w14:textId="3BF4B876" w:rsidR="00F329BC" w:rsidRPr="009063C9" w:rsidDel="00E41D53" w:rsidRDefault="00F329BC" w:rsidP="009063C9">
            <w:pPr>
              <w:snapToGrid w:val="0"/>
              <w:spacing w:before="60" w:after="60" w:line="240" w:lineRule="auto"/>
              <w:jc w:val="left"/>
              <w:rPr>
                <w:del w:id="3910" w:author="USER" w:date="2024-03-22T19:02:00Z"/>
                <w:sz w:val="18"/>
                <w:szCs w:val="18"/>
              </w:rPr>
            </w:pPr>
            <w:del w:id="3911" w:author="USER" w:date="2024-03-22T19:02:00Z">
              <w:r w:rsidRPr="009063C9" w:rsidDel="00E41D53">
                <w:rPr>
                  <w:sz w:val="18"/>
                  <w:szCs w:val="18"/>
                </w:rPr>
                <w:delText>lowerLowWaterLargeTide</w:delText>
              </w:r>
            </w:del>
          </w:p>
        </w:tc>
        <w:tc>
          <w:tcPr>
            <w:tcW w:w="3402" w:type="dxa"/>
            <w:vAlign w:val="center"/>
          </w:tcPr>
          <w:p w14:paraId="649FAF8E" w14:textId="365564FA" w:rsidR="00F329BC" w:rsidRPr="009063C9" w:rsidDel="00E41D53" w:rsidRDefault="00F329BC" w:rsidP="009063C9">
            <w:pPr>
              <w:snapToGrid w:val="0"/>
              <w:spacing w:before="60" w:after="60" w:line="240" w:lineRule="auto"/>
              <w:jc w:val="left"/>
              <w:rPr>
                <w:del w:id="3912" w:author="USER" w:date="2024-03-22T19:02:00Z"/>
                <w:sz w:val="18"/>
                <w:szCs w:val="18"/>
              </w:rPr>
            </w:pPr>
          </w:p>
        </w:tc>
        <w:tc>
          <w:tcPr>
            <w:tcW w:w="851" w:type="dxa"/>
          </w:tcPr>
          <w:p w14:paraId="5D1ED2F5" w14:textId="050FAA0F" w:rsidR="00F329BC" w:rsidRPr="009063C9" w:rsidDel="00E41D53" w:rsidRDefault="00F329BC" w:rsidP="009063C9">
            <w:pPr>
              <w:snapToGrid w:val="0"/>
              <w:spacing w:before="60" w:after="60" w:line="240" w:lineRule="auto"/>
              <w:jc w:val="center"/>
              <w:rPr>
                <w:del w:id="3913" w:author="USER" w:date="2024-03-22T19:02:00Z"/>
                <w:sz w:val="18"/>
                <w:szCs w:val="18"/>
              </w:rPr>
            </w:pPr>
            <w:del w:id="3914" w:author="USER" w:date="2024-03-22T19:02:00Z">
              <w:r w:rsidRPr="009063C9" w:rsidDel="00E41D53">
                <w:rPr>
                  <w:sz w:val="18"/>
                  <w:szCs w:val="18"/>
                </w:rPr>
                <w:delText>27</w:delText>
              </w:r>
            </w:del>
          </w:p>
        </w:tc>
        <w:tc>
          <w:tcPr>
            <w:tcW w:w="4394" w:type="dxa"/>
            <w:vAlign w:val="center"/>
          </w:tcPr>
          <w:p w14:paraId="658EADD6" w14:textId="44FBAFC1" w:rsidR="00F329BC" w:rsidRPr="009063C9" w:rsidDel="00E41D53" w:rsidRDefault="00F329BC" w:rsidP="009063C9">
            <w:pPr>
              <w:snapToGrid w:val="0"/>
              <w:spacing w:before="60" w:after="60" w:line="240" w:lineRule="auto"/>
              <w:jc w:val="left"/>
              <w:rPr>
                <w:del w:id="3915" w:author="USER" w:date="2024-03-22T19:02:00Z"/>
                <w:sz w:val="18"/>
                <w:szCs w:val="18"/>
              </w:rPr>
            </w:pPr>
          </w:p>
        </w:tc>
      </w:tr>
      <w:tr w:rsidR="009063C9" w:rsidRPr="009063C9" w:rsidDel="00E41D53" w14:paraId="6BDCD0CD" w14:textId="5FB18C27" w:rsidTr="003D073E">
        <w:trPr>
          <w:trHeight w:val="305"/>
          <w:del w:id="3916" w:author="USER" w:date="2024-03-22T19:02:00Z"/>
        </w:trPr>
        <w:tc>
          <w:tcPr>
            <w:tcW w:w="1276" w:type="dxa"/>
          </w:tcPr>
          <w:p w14:paraId="20F6510F" w14:textId="38E10980" w:rsidR="00F329BC" w:rsidRPr="009063C9" w:rsidDel="00E41D53" w:rsidRDefault="00F329BC" w:rsidP="002754DA">
            <w:pPr>
              <w:snapToGrid w:val="0"/>
              <w:spacing w:before="60" w:after="60" w:line="240" w:lineRule="auto"/>
              <w:jc w:val="left"/>
              <w:rPr>
                <w:del w:id="3917" w:author="USER" w:date="2024-03-22T19:02:00Z"/>
                <w:sz w:val="18"/>
                <w:szCs w:val="18"/>
              </w:rPr>
            </w:pPr>
            <w:del w:id="3918" w:author="USER" w:date="2024-03-22T19:02:00Z">
              <w:r w:rsidRPr="009063C9" w:rsidDel="00E41D53">
                <w:rPr>
                  <w:sz w:val="18"/>
                  <w:szCs w:val="18"/>
                </w:rPr>
                <w:delText>Value</w:delText>
              </w:r>
            </w:del>
          </w:p>
        </w:tc>
        <w:tc>
          <w:tcPr>
            <w:tcW w:w="3260" w:type="dxa"/>
            <w:vAlign w:val="center"/>
          </w:tcPr>
          <w:p w14:paraId="4BCA88A8" w14:textId="2C364E3D" w:rsidR="00F329BC" w:rsidRPr="009063C9" w:rsidDel="00E41D53" w:rsidRDefault="00F329BC" w:rsidP="009063C9">
            <w:pPr>
              <w:snapToGrid w:val="0"/>
              <w:spacing w:before="60" w:after="60" w:line="240" w:lineRule="auto"/>
              <w:jc w:val="left"/>
              <w:rPr>
                <w:del w:id="3919" w:author="USER" w:date="2024-03-22T19:02:00Z"/>
                <w:sz w:val="18"/>
                <w:szCs w:val="18"/>
              </w:rPr>
            </w:pPr>
            <w:del w:id="3920" w:author="USER" w:date="2024-03-22T19:02:00Z">
              <w:r w:rsidRPr="009063C9" w:rsidDel="00E41D53">
                <w:rPr>
                  <w:sz w:val="18"/>
                  <w:szCs w:val="18"/>
                </w:rPr>
                <w:delText>higherHighWaterLargeTide</w:delText>
              </w:r>
            </w:del>
          </w:p>
        </w:tc>
        <w:tc>
          <w:tcPr>
            <w:tcW w:w="3402" w:type="dxa"/>
            <w:vAlign w:val="center"/>
          </w:tcPr>
          <w:p w14:paraId="33E96E46" w14:textId="3A6452BA" w:rsidR="00F329BC" w:rsidRPr="009063C9" w:rsidDel="00E41D53" w:rsidRDefault="00F329BC" w:rsidP="009063C9">
            <w:pPr>
              <w:snapToGrid w:val="0"/>
              <w:spacing w:before="60" w:after="60" w:line="240" w:lineRule="auto"/>
              <w:jc w:val="left"/>
              <w:rPr>
                <w:del w:id="3921" w:author="USER" w:date="2024-03-22T19:02:00Z"/>
                <w:sz w:val="18"/>
                <w:szCs w:val="18"/>
              </w:rPr>
            </w:pPr>
          </w:p>
        </w:tc>
        <w:tc>
          <w:tcPr>
            <w:tcW w:w="851" w:type="dxa"/>
          </w:tcPr>
          <w:p w14:paraId="1D3833B8" w14:textId="35C677DF" w:rsidR="00F329BC" w:rsidRPr="009063C9" w:rsidDel="00E41D53" w:rsidRDefault="00F329BC" w:rsidP="009063C9">
            <w:pPr>
              <w:snapToGrid w:val="0"/>
              <w:spacing w:before="60" w:after="60" w:line="240" w:lineRule="auto"/>
              <w:jc w:val="center"/>
              <w:rPr>
                <w:del w:id="3922" w:author="USER" w:date="2024-03-22T19:02:00Z"/>
                <w:sz w:val="18"/>
                <w:szCs w:val="18"/>
              </w:rPr>
            </w:pPr>
            <w:del w:id="3923" w:author="USER" w:date="2024-03-22T19:02:00Z">
              <w:r w:rsidRPr="009063C9" w:rsidDel="00E41D53">
                <w:rPr>
                  <w:sz w:val="18"/>
                  <w:szCs w:val="18"/>
                </w:rPr>
                <w:delText>28</w:delText>
              </w:r>
            </w:del>
          </w:p>
        </w:tc>
        <w:tc>
          <w:tcPr>
            <w:tcW w:w="4394" w:type="dxa"/>
            <w:vAlign w:val="center"/>
          </w:tcPr>
          <w:p w14:paraId="73C51C55" w14:textId="19F178BC" w:rsidR="00F329BC" w:rsidRPr="009063C9" w:rsidDel="00E41D53" w:rsidRDefault="00F329BC" w:rsidP="009063C9">
            <w:pPr>
              <w:snapToGrid w:val="0"/>
              <w:spacing w:before="60" w:after="60" w:line="240" w:lineRule="auto"/>
              <w:jc w:val="left"/>
              <w:rPr>
                <w:del w:id="3924" w:author="USER" w:date="2024-03-22T19:02:00Z"/>
                <w:sz w:val="18"/>
                <w:szCs w:val="18"/>
              </w:rPr>
            </w:pPr>
          </w:p>
        </w:tc>
      </w:tr>
      <w:tr w:rsidR="009063C9" w:rsidRPr="009063C9" w:rsidDel="00E41D53" w14:paraId="0E73C388" w14:textId="511CD5BB" w:rsidTr="003D073E">
        <w:trPr>
          <w:trHeight w:val="305"/>
          <w:del w:id="3925" w:author="USER" w:date="2024-03-22T19:02:00Z"/>
        </w:trPr>
        <w:tc>
          <w:tcPr>
            <w:tcW w:w="1276" w:type="dxa"/>
          </w:tcPr>
          <w:p w14:paraId="539A034D" w14:textId="395A956D" w:rsidR="00F329BC" w:rsidRPr="009063C9" w:rsidDel="00E41D53" w:rsidRDefault="00F329BC" w:rsidP="002754DA">
            <w:pPr>
              <w:snapToGrid w:val="0"/>
              <w:spacing w:before="60" w:after="60" w:line="240" w:lineRule="auto"/>
              <w:jc w:val="left"/>
              <w:rPr>
                <w:del w:id="3926" w:author="USER" w:date="2024-03-22T19:02:00Z"/>
                <w:sz w:val="18"/>
                <w:szCs w:val="18"/>
              </w:rPr>
            </w:pPr>
            <w:del w:id="3927" w:author="USER" w:date="2024-03-22T19:02:00Z">
              <w:r w:rsidRPr="009063C9" w:rsidDel="00E41D53">
                <w:rPr>
                  <w:sz w:val="18"/>
                  <w:szCs w:val="18"/>
                </w:rPr>
                <w:delText>Value</w:delText>
              </w:r>
            </w:del>
          </w:p>
        </w:tc>
        <w:tc>
          <w:tcPr>
            <w:tcW w:w="3260" w:type="dxa"/>
            <w:vAlign w:val="center"/>
          </w:tcPr>
          <w:p w14:paraId="11434648" w14:textId="5B7E799E" w:rsidR="00F329BC" w:rsidRPr="009063C9" w:rsidDel="00E41D53" w:rsidRDefault="00F329BC" w:rsidP="009063C9">
            <w:pPr>
              <w:snapToGrid w:val="0"/>
              <w:spacing w:before="60" w:after="60" w:line="240" w:lineRule="auto"/>
              <w:jc w:val="left"/>
              <w:rPr>
                <w:del w:id="3928" w:author="USER" w:date="2024-03-22T19:02:00Z"/>
                <w:sz w:val="18"/>
                <w:szCs w:val="18"/>
              </w:rPr>
            </w:pPr>
            <w:del w:id="3929" w:author="USER" w:date="2024-03-22T19:02:00Z">
              <w:r w:rsidRPr="009063C9" w:rsidDel="00E41D53">
                <w:rPr>
                  <w:sz w:val="18"/>
                  <w:szCs w:val="18"/>
                </w:rPr>
                <w:delText>nearlyHighestHighWater</w:delText>
              </w:r>
            </w:del>
          </w:p>
        </w:tc>
        <w:tc>
          <w:tcPr>
            <w:tcW w:w="3402" w:type="dxa"/>
            <w:vAlign w:val="center"/>
          </w:tcPr>
          <w:p w14:paraId="5CEBEABB" w14:textId="1E0C95B7" w:rsidR="00F329BC" w:rsidRPr="009063C9" w:rsidDel="00E41D53" w:rsidRDefault="00F329BC" w:rsidP="009063C9">
            <w:pPr>
              <w:snapToGrid w:val="0"/>
              <w:spacing w:before="60" w:after="60" w:line="240" w:lineRule="auto"/>
              <w:jc w:val="left"/>
              <w:rPr>
                <w:del w:id="3930" w:author="USER" w:date="2024-03-22T19:02:00Z"/>
                <w:sz w:val="18"/>
                <w:szCs w:val="18"/>
              </w:rPr>
            </w:pPr>
          </w:p>
        </w:tc>
        <w:tc>
          <w:tcPr>
            <w:tcW w:w="851" w:type="dxa"/>
          </w:tcPr>
          <w:p w14:paraId="6198F913" w14:textId="63D855DC" w:rsidR="00F329BC" w:rsidRPr="009063C9" w:rsidDel="00E41D53" w:rsidRDefault="00F329BC" w:rsidP="009063C9">
            <w:pPr>
              <w:snapToGrid w:val="0"/>
              <w:spacing w:before="60" w:after="60" w:line="240" w:lineRule="auto"/>
              <w:jc w:val="center"/>
              <w:rPr>
                <w:del w:id="3931" w:author="USER" w:date="2024-03-22T19:02:00Z"/>
                <w:sz w:val="18"/>
                <w:szCs w:val="18"/>
              </w:rPr>
            </w:pPr>
            <w:del w:id="3932" w:author="USER" w:date="2024-03-22T19:02:00Z">
              <w:r w:rsidRPr="009063C9" w:rsidDel="00E41D53">
                <w:rPr>
                  <w:sz w:val="18"/>
                  <w:szCs w:val="18"/>
                </w:rPr>
                <w:delText>29</w:delText>
              </w:r>
            </w:del>
          </w:p>
        </w:tc>
        <w:tc>
          <w:tcPr>
            <w:tcW w:w="4394" w:type="dxa"/>
            <w:vAlign w:val="center"/>
          </w:tcPr>
          <w:p w14:paraId="1DD1A355" w14:textId="7D62C497" w:rsidR="00F329BC" w:rsidRPr="009063C9" w:rsidDel="00E41D53" w:rsidRDefault="00F329BC" w:rsidP="009063C9">
            <w:pPr>
              <w:snapToGrid w:val="0"/>
              <w:spacing w:before="60" w:after="60" w:line="240" w:lineRule="auto"/>
              <w:jc w:val="left"/>
              <w:rPr>
                <w:del w:id="3933" w:author="USER" w:date="2024-03-22T19:02:00Z"/>
                <w:sz w:val="18"/>
                <w:szCs w:val="18"/>
              </w:rPr>
            </w:pPr>
          </w:p>
        </w:tc>
      </w:tr>
      <w:tr w:rsidR="00F329BC" w:rsidRPr="009063C9" w:rsidDel="00E41D53" w14:paraId="49D98A35" w14:textId="6B8C31FD" w:rsidTr="003D073E">
        <w:trPr>
          <w:trHeight w:val="305"/>
          <w:del w:id="3934" w:author="USER" w:date="2024-03-22T19:02:00Z"/>
        </w:trPr>
        <w:tc>
          <w:tcPr>
            <w:tcW w:w="1276" w:type="dxa"/>
          </w:tcPr>
          <w:p w14:paraId="27C344E4" w14:textId="5A4050F5" w:rsidR="00F329BC" w:rsidRPr="009063C9" w:rsidDel="00E41D53" w:rsidRDefault="00F329BC" w:rsidP="00236BA9">
            <w:pPr>
              <w:snapToGrid w:val="0"/>
              <w:spacing w:before="60" w:after="60" w:line="240" w:lineRule="auto"/>
              <w:jc w:val="left"/>
              <w:rPr>
                <w:del w:id="3935" w:author="USER" w:date="2024-03-22T19:02:00Z"/>
                <w:sz w:val="18"/>
                <w:szCs w:val="18"/>
              </w:rPr>
            </w:pPr>
            <w:del w:id="3936" w:author="USER" w:date="2024-03-22T19:02:00Z">
              <w:r w:rsidRPr="009063C9" w:rsidDel="00E41D53">
                <w:rPr>
                  <w:sz w:val="18"/>
                  <w:szCs w:val="18"/>
                </w:rPr>
                <w:delText>Value</w:delText>
              </w:r>
            </w:del>
          </w:p>
        </w:tc>
        <w:tc>
          <w:tcPr>
            <w:tcW w:w="3260" w:type="dxa"/>
            <w:vAlign w:val="center"/>
          </w:tcPr>
          <w:p w14:paraId="0A20EF1C" w14:textId="706EA1AA" w:rsidR="00F329BC" w:rsidRPr="009063C9" w:rsidDel="00E41D53" w:rsidRDefault="00F329BC" w:rsidP="00A63413">
            <w:pPr>
              <w:snapToGrid w:val="0"/>
              <w:spacing w:before="60" w:after="60" w:line="240" w:lineRule="auto"/>
              <w:jc w:val="left"/>
              <w:rPr>
                <w:del w:id="3937" w:author="USER" w:date="2024-03-22T19:02:00Z"/>
                <w:sz w:val="18"/>
                <w:szCs w:val="18"/>
              </w:rPr>
            </w:pPr>
            <w:del w:id="3938" w:author="USER" w:date="2024-03-22T19:02:00Z">
              <w:r w:rsidRPr="009063C9" w:rsidDel="00E41D53">
                <w:rPr>
                  <w:sz w:val="18"/>
                  <w:szCs w:val="18"/>
                </w:rPr>
                <w:delText xml:space="preserve">highestAstronomicalTide </w:delText>
              </w:r>
            </w:del>
          </w:p>
        </w:tc>
        <w:tc>
          <w:tcPr>
            <w:tcW w:w="3402" w:type="dxa"/>
            <w:vAlign w:val="center"/>
          </w:tcPr>
          <w:p w14:paraId="2C81A937" w14:textId="5F3CEEB7" w:rsidR="00F329BC" w:rsidRPr="009063C9" w:rsidDel="00E41D53" w:rsidRDefault="00F329BC" w:rsidP="00A63413">
            <w:pPr>
              <w:snapToGrid w:val="0"/>
              <w:spacing w:before="60" w:after="60" w:line="240" w:lineRule="auto"/>
              <w:jc w:val="left"/>
              <w:rPr>
                <w:del w:id="3939" w:author="USER" w:date="2024-03-22T19:02:00Z"/>
                <w:sz w:val="18"/>
                <w:szCs w:val="18"/>
              </w:rPr>
            </w:pPr>
          </w:p>
        </w:tc>
        <w:tc>
          <w:tcPr>
            <w:tcW w:w="851" w:type="dxa"/>
          </w:tcPr>
          <w:p w14:paraId="0545649F" w14:textId="3F9EDB57" w:rsidR="00F329BC" w:rsidRPr="009063C9" w:rsidDel="00E41D53" w:rsidRDefault="00F329BC" w:rsidP="00A63413">
            <w:pPr>
              <w:snapToGrid w:val="0"/>
              <w:spacing w:before="60" w:after="60" w:line="240" w:lineRule="auto"/>
              <w:jc w:val="center"/>
              <w:rPr>
                <w:del w:id="3940" w:author="USER" w:date="2024-03-22T19:02:00Z"/>
                <w:sz w:val="18"/>
                <w:szCs w:val="18"/>
              </w:rPr>
            </w:pPr>
            <w:del w:id="3941" w:author="USER" w:date="2024-03-22T19:02:00Z">
              <w:r w:rsidRPr="009063C9" w:rsidDel="00E41D53">
                <w:rPr>
                  <w:sz w:val="18"/>
                  <w:szCs w:val="18"/>
                </w:rPr>
                <w:delText>30</w:delText>
              </w:r>
            </w:del>
          </w:p>
        </w:tc>
        <w:tc>
          <w:tcPr>
            <w:tcW w:w="4394" w:type="dxa"/>
            <w:vAlign w:val="center"/>
          </w:tcPr>
          <w:p w14:paraId="5E60FD12" w14:textId="4C5171EB" w:rsidR="00F329BC" w:rsidRPr="009063C9" w:rsidDel="00E41D53" w:rsidRDefault="00F329BC" w:rsidP="00A63413">
            <w:pPr>
              <w:snapToGrid w:val="0"/>
              <w:spacing w:before="60" w:after="60" w:line="240" w:lineRule="auto"/>
              <w:jc w:val="left"/>
              <w:rPr>
                <w:del w:id="3942" w:author="USER" w:date="2024-03-22T19:02:00Z"/>
                <w:sz w:val="18"/>
                <w:szCs w:val="18"/>
              </w:rPr>
            </w:pPr>
            <w:del w:id="3943" w:author="USER" w:date="2024-03-22T19:02:00Z">
              <w:r w:rsidRPr="009063C9" w:rsidDel="00E41D53">
                <w:rPr>
                  <w:sz w:val="18"/>
                  <w:szCs w:val="18"/>
                </w:rPr>
                <w:delText>(HAT)</w:delText>
              </w:r>
            </w:del>
          </w:p>
        </w:tc>
      </w:tr>
      <w:tr w:rsidR="00584E45" w:rsidRPr="009063C9" w:rsidDel="00E41D53" w14:paraId="57A3D448" w14:textId="73370A7E" w:rsidTr="003D073E">
        <w:trPr>
          <w:trHeight w:val="305"/>
          <w:ins w:id="3944" w:author="Greenblue" w:date="2024-02-13T20:41:00Z"/>
          <w:del w:id="3945" w:author="USER" w:date="2024-03-22T19:02:00Z"/>
        </w:trPr>
        <w:tc>
          <w:tcPr>
            <w:tcW w:w="1276" w:type="dxa"/>
          </w:tcPr>
          <w:p w14:paraId="5F598EF8" w14:textId="0A0D5690" w:rsidR="00584E45" w:rsidRPr="009063C9" w:rsidDel="00E41D53" w:rsidRDefault="00584E45" w:rsidP="00236BA9">
            <w:pPr>
              <w:snapToGrid w:val="0"/>
              <w:spacing w:before="60" w:after="60" w:line="240" w:lineRule="auto"/>
              <w:jc w:val="left"/>
              <w:rPr>
                <w:ins w:id="3946" w:author="Greenblue" w:date="2024-02-13T20:41:00Z"/>
                <w:del w:id="3947" w:author="USER" w:date="2024-03-22T19:02:00Z"/>
                <w:sz w:val="18"/>
                <w:szCs w:val="18"/>
              </w:rPr>
            </w:pPr>
            <w:ins w:id="3948" w:author="Greenblue" w:date="2024-02-13T20:41:00Z">
              <w:del w:id="3949" w:author="USER" w:date="2024-03-22T19:02:00Z">
                <w:r w:rsidRPr="00584E45" w:rsidDel="00E41D53">
                  <w:rPr>
                    <w:sz w:val="18"/>
                    <w:szCs w:val="18"/>
                  </w:rPr>
                  <w:delText>Value</w:delText>
                </w:r>
              </w:del>
            </w:ins>
          </w:p>
        </w:tc>
        <w:tc>
          <w:tcPr>
            <w:tcW w:w="3260" w:type="dxa"/>
            <w:vAlign w:val="center"/>
          </w:tcPr>
          <w:p w14:paraId="09CEBB21" w14:textId="720E7FD9" w:rsidR="00584E45" w:rsidRPr="009063C9" w:rsidDel="00E41D53" w:rsidRDefault="00584E45" w:rsidP="00A63413">
            <w:pPr>
              <w:snapToGrid w:val="0"/>
              <w:spacing w:before="60" w:after="60" w:line="240" w:lineRule="auto"/>
              <w:jc w:val="left"/>
              <w:rPr>
                <w:ins w:id="3950" w:author="Greenblue" w:date="2024-02-13T20:41:00Z"/>
                <w:del w:id="3951" w:author="USER" w:date="2024-03-22T19:02:00Z"/>
                <w:sz w:val="18"/>
                <w:szCs w:val="18"/>
              </w:rPr>
            </w:pPr>
            <w:ins w:id="3952" w:author="Greenblue" w:date="2024-02-13T20:41:00Z">
              <w:del w:id="3953" w:author="USER" w:date="2024-03-22T19:02:00Z">
                <w:r w:rsidRPr="00584E45" w:rsidDel="00E41D53">
                  <w:rPr>
                    <w:sz w:val="18"/>
                    <w:szCs w:val="18"/>
                  </w:rPr>
                  <w:delText>balticSeaChartDatum2000</w:delText>
                </w:r>
              </w:del>
            </w:ins>
          </w:p>
        </w:tc>
        <w:tc>
          <w:tcPr>
            <w:tcW w:w="3402" w:type="dxa"/>
            <w:vAlign w:val="center"/>
          </w:tcPr>
          <w:p w14:paraId="5AED9E34" w14:textId="3D100350" w:rsidR="00584E45" w:rsidRPr="009063C9" w:rsidDel="00E41D53" w:rsidRDefault="00584E45" w:rsidP="00A63413">
            <w:pPr>
              <w:snapToGrid w:val="0"/>
              <w:spacing w:before="60" w:after="60" w:line="240" w:lineRule="auto"/>
              <w:jc w:val="left"/>
              <w:rPr>
                <w:ins w:id="3954" w:author="Greenblue" w:date="2024-02-13T20:41:00Z"/>
                <w:del w:id="3955" w:author="USER" w:date="2024-03-22T19:02:00Z"/>
                <w:sz w:val="18"/>
                <w:szCs w:val="18"/>
              </w:rPr>
            </w:pPr>
            <w:ins w:id="3956" w:author="Greenblue" w:date="2024-02-13T20:41:00Z">
              <w:del w:id="3957" w:author="USER" w:date="2024-03-22T19:02:00Z">
                <w:r w:rsidRPr="00584E45" w:rsidDel="00E41D53">
                  <w:rPr>
                    <w:sz w:val="18"/>
                    <w:szCs w:val="18"/>
                  </w:rPr>
                  <w:delText>Baltic Sea Chart Datum 2000</w:delText>
                </w:r>
              </w:del>
            </w:ins>
          </w:p>
        </w:tc>
        <w:tc>
          <w:tcPr>
            <w:tcW w:w="851" w:type="dxa"/>
          </w:tcPr>
          <w:p w14:paraId="68DB1A16" w14:textId="22107C1F" w:rsidR="00584E45" w:rsidRPr="009063C9" w:rsidDel="00E41D53" w:rsidRDefault="00584E45" w:rsidP="00A63413">
            <w:pPr>
              <w:snapToGrid w:val="0"/>
              <w:spacing w:before="60" w:after="60" w:line="240" w:lineRule="auto"/>
              <w:jc w:val="center"/>
              <w:rPr>
                <w:ins w:id="3958" w:author="Greenblue" w:date="2024-02-13T20:41:00Z"/>
                <w:del w:id="3959" w:author="USER" w:date="2024-03-22T19:02:00Z"/>
                <w:sz w:val="18"/>
                <w:szCs w:val="18"/>
              </w:rPr>
            </w:pPr>
            <w:ins w:id="3960" w:author="Greenblue" w:date="2024-02-13T20:41:00Z">
              <w:del w:id="3961" w:author="USER" w:date="2024-03-22T19:02:00Z">
                <w:r w:rsidRPr="00584E45" w:rsidDel="00E41D53">
                  <w:rPr>
                    <w:rFonts w:hint="eastAsia"/>
                    <w:sz w:val="18"/>
                    <w:szCs w:val="18"/>
                  </w:rPr>
                  <w:delText>44</w:delText>
                </w:r>
              </w:del>
            </w:ins>
          </w:p>
        </w:tc>
        <w:tc>
          <w:tcPr>
            <w:tcW w:w="4394" w:type="dxa"/>
            <w:vAlign w:val="center"/>
          </w:tcPr>
          <w:p w14:paraId="3884BF18" w14:textId="6D766CC1" w:rsidR="00584E45" w:rsidRPr="009063C9" w:rsidDel="00E41D53" w:rsidRDefault="00584E45" w:rsidP="00A63413">
            <w:pPr>
              <w:snapToGrid w:val="0"/>
              <w:spacing w:before="60" w:after="60" w:line="240" w:lineRule="auto"/>
              <w:jc w:val="left"/>
              <w:rPr>
                <w:ins w:id="3962" w:author="Greenblue" w:date="2024-02-13T20:41:00Z"/>
                <w:del w:id="3963" w:author="USER" w:date="2024-03-22T19:02:00Z"/>
                <w:sz w:val="18"/>
                <w:szCs w:val="18"/>
              </w:rPr>
            </w:pPr>
          </w:p>
        </w:tc>
      </w:tr>
      <w:tr w:rsidR="00DE48FB" w:rsidRPr="009063C9" w:rsidDel="00E41D53" w14:paraId="214F6A63" w14:textId="78A8C497" w:rsidTr="003D073E">
        <w:trPr>
          <w:trHeight w:val="305"/>
          <w:ins w:id="3964" w:author="Greenblue" w:date="2024-02-15T20:22:00Z"/>
          <w:del w:id="3965" w:author="USER" w:date="2024-03-22T19:02:00Z"/>
        </w:trPr>
        <w:tc>
          <w:tcPr>
            <w:tcW w:w="1276" w:type="dxa"/>
          </w:tcPr>
          <w:p w14:paraId="2512B59B" w14:textId="3CE040EF" w:rsidR="00DE48FB" w:rsidRPr="00584E45" w:rsidDel="00E41D53" w:rsidRDefault="00DE48FB" w:rsidP="00236BA9">
            <w:pPr>
              <w:snapToGrid w:val="0"/>
              <w:spacing w:before="60" w:after="60" w:line="240" w:lineRule="auto"/>
              <w:jc w:val="left"/>
              <w:rPr>
                <w:ins w:id="3966" w:author="Greenblue" w:date="2024-02-15T20:22:00Z"/>
                <w:del w:id="3967" w:author="USER" w:date="2024-03-22T19:02:00Z"/>
                <w:sz w:val="18"/>
                <w:szCs w:val="18"/>
              </w:rPr>
            </w:pPr>
            <w:ins w:id="3968" w:author="Greenblue" w:date="2024-02-15T20:22:00Z">
              <w:del w:id="3969" w:author="USER" w:date="2024-03-22T19:02:00Z">
                <w:r w:rsidRPr="00DE48FB" w:rsidDel="00E41D53">
                  <w:rPr>
                    <w:sz w:val="18"/>
                    <w:szCs w:val="18"/>
                  </w:rPr>
                  <w:delText>Value</w:delText>
                </w:r>
              </w:del>
            </w:ins>
          </w:p>
        </w:tc>
        <w:tc>
          <w:tcPr>
            <w:tcW w:w="3260" w:type="dxa"/>
            <w:vAlign w:val="center"/>
          </w:tcPr>
          <w:p w14:paraId="59CDB706" w14:textId="4FB8B50F" w:rsidR="00DE48FB" w:rsidRPr="00584E45" w:rsidDel="00E41D53" w:rsidRDefault="00DE48FB" w:rsidP="00A63413">
            <w:pPr>
              <w:snapToGrid w:val="0"/>
              <w:spacing w:before="60" w:after="60" w:line="240" w:lineRule="auto"/>
              <w:jc w:val="left"/>
              <w:rPr>
                <w:ins w:id="3970" w:author="Greenblue" w:date="2024-02-15T20:22:00Z"/>
                <w:del w:id="3971" w:author="USER" w:date="2024-03-22T19:02:00Z"/>
                <w:sz w:val="18"/>
                <w:szCs w:val="18"/>
              </w:rPr>
            </w:pPr>
            <w:ins w:id="3972" w:author="Greenblue" w:date="2024-02-15T20:23:00Z">
              <w:del w:id="3973" w:author="USER" w:date="2024-03-22T19:02:00Z">
                <w:r w:rsidRPr="00DE48FB" w:rsidDel="00E41D53">
                  <w:rPr>
                    <w:sz w:val="18"/>
                    <w:szCs w:val="18"/>
                  </w:rPr>
                  <w:delText>internationalGreatLakesDatum2020</w:delText>
                </w:r>
              </w:del>
            </w:ins>
          </w:p>
        </w:tc>
        <w:tc>
          <w:tcPr>
            <w:tcW w:w="3402" w:type="dxa"/>
            <w:vAlign w:val="center"/>
          </w:tcPr>
          <w:p w14:paraId="43F35877" w14:textId="08F61F04" w:rsidR="00DE48FB" w:rsidRPr="00584E45" w:rsidDel="00E41D53" w:rsidRDefault="00DE48FB" w:rsidP="00DE48FB">
            <w:pPr>
              <w:snapToGrid w:val="0"/>
              <w:spacing w:before="60" w:after="60" w:line="240" w:lineRule="auto"/>
              <w:jc w:val="left"/>
              <w:rPr>
                <w:ins w:id="3974" w:author="Greenblue" w:date="2024-02-15T20:22:00Z"/>
                <w:del w:id="3975" w:author="USER" w:date="2024-03-22T19:02:00Z"/>
                <w:sz w:val="18"/>
                <w:szCs w:val="18"/>
              </w:rPr>
            </w:pPr>
            <w:ins w:id="3976" w:author="Greenblue" w:date="2024-02-15T20:23:00Z">
              <w:del w:id="3977" w:author="USER" w:date="2024-03-22T19:02:00Z">
                <w:r w:rsidRPr="00DE48FB" w:rsidDel="00E41D53">
                  <w:rPr>
                    <w:sz w:val="18"/>
                    <w:szCs w:val="18"/>
                  </w:rPr>
                  <w:delText>The 2020 update to the International Great Lakes Datum, the official reference system used to measure water level heights in the Great Lakes, connecting channels, and the St. Lawrence River system</w:delText>
                </w:r>
              </w:del>
            </w:ins>
          </w:p>
        </w:tc>
        <w:tc>
          <w:tcPr>
            <w:tcW w:w="851" w:type="dxa"/>
          </w:tcPr>
          <w:p w14:paraId="6995ADA9" w14:textId="4970F7FC" w:rsidR="00DE48FB" w:rsidRPr="00DE48FB" w:rsidDel="00E41D53" w:rsidRDefault="00DE48FB" w:rsidP="00A63413">
            <w:pPr>
              <w:snapToGrid w:val="0"/>
              <w:spacing w:before="60" w:after="60" w:line="240" w:lineRule="auto"/>
              <w:jc w:val="center"/>
              <w:rPr>
                <w:ins w:id="3978" w:author="Greenblue" w:date="2024-02-15T20:22:00Z"/>
                <w:del w:id="3979" w:author="USER" w:date="2024-03-22T19:02:00Z"/>
                <w:sz w:val="18"/>
                <w:szCs w:val="18"/>
              </w:rPr>
            </w:pPr>
            <w:ins w:id="3980" w:author="Greenblue" w:date="2024-02-15T20:23:00Z">
              <w:del w:id="3981" w:author="USER" w:date="2024-03-22T19:02:00Z">
                <w:r w:rsidDel="00E41D53">
                  <w:rPr>
                    <w:rFonts w:asciiTheme="minorEastAsia" w:eastAsiaTheme="minorEastAsia" w:hAnsiTheme="minorEastAsia" w:hint="eastAsia"/>
                    <w:sz w:val="18"/>
                    <w:szCs w:val="18"/>
                  </w:rPr>
                  <w:delText>46</w:delText>
                </w:r>
              </w:del>
            </w:ins>
          </w:p>
        </w:tc>
        <w:tc>
          <w:tcPr>
            <w:tcW w:w="4394" w:type="dxa"/>
            <w:vAlign w:val="center"/>
          </w:tcPr>
          <w:p w14:paraId="2E3423D5" w14:textId="33F9290E" w:rsidR="00DE48FB" w:rsidRPr="009063C9" w:rsidDel="00E41D53" w:rsidRDefault="00DE48FB" w:rsidP="00DE48FB">
            <w:pPr>
              <w:snapToGrid w:val="0"/>
              <w:spacing w:before="60" w:after="60" w:line="240" w:lineRule="auto"/>
              <w:jc w:val="left"/>
              <w:rPr>
                <w:ins w:id="3982" w:author="Greenblue" w:date="2024-02-15T20:22:00Z"/>
                <w:del w:id="3983" w:author="USER" w:date="2024-03-22T19:02:00Z"/>
                <w:sz w:val="18"/>
                <w:szCs w:val="18"/>
              </w:rPr>
            </w:pPr>
            <w:ins w:id="3984" w:author="Greenblue" w:date="2024-02-15T20:23:00Z">
              <w:del w:id="3985" w:author="USER" w:date="2024-03-22T19:02:00Z">
                <w:r w:rsidRPr="00DE48FB" w:rsidDel="00E41D53">
                  <w:rPr>
                    <w:sz w:val="18"/>
                    <w:szCs w:val="18"/>
                  </w:rPr>
                  <w:delText>Unlike the previous two IGLDs, this datum update will use a geoid-based vertical datum that will be accessible using global navigation satellite systems (GNSS) such as the Global Positioning System (GPS)</w:delText>
                </w:r>
              </w:del>
            </w:ins>
          </w:p>
        </w:tc>
      </w:tr>
      <w:tr w:rsidR="00DE48FB" w:rsidRPr="009063C9" w:rsidDel="00E41D53" w14:paraId="01E2380C" w14:textId="6193749E" w:rsidTr="003D073E">
        <w:trPr>
          <w:trHeight w:val="305"/>
          <w:ins w:id="3986" w:author="Greenblue" w:date="2024-02-15T20:22:00Z"/>
          <w:del w:id="3987" w:author="USER" w:date="2024-03-22T19:02:00Z"/>
        </w:trPr>
        <w:tc>
          <w:tcPr>
            <w:tcW w:w="1276" w:type="dxa"/>
          </w:tcPr>
          <w:p w14:paraId="1EEB855A" w14:textId="51AC572A" w:rsidR="00DE48FB" w:rsidRPr="00584E45" w:rsidDel="00E41D53" w:rsidRDefault="00DE48FB" w:rsidP="00DE48FB">
            <w:pPr>
              <w:snapToGrid w:val="0"/>
              <w:spacing w:before="60" w:after="60" w:line="240" w:lineRule="auto"/>
              <w:jc w:val="left"/>
              <w:rPr>
                <w:ins w:id="3988" w:author="Greenblue" w:date="2024-02-15T20:22:00Z"/>
                <w:del w:id="3989" w:author="USER" w:date="2024-03-22T19:02:00Z"/>
                <w:sz w:val="18"/>
                <w:szCs w:val="18"/>
              </w:rPr>
            </w:pPr>
            <w:ins w:id="3990" w:author="Greenblue" w:date="2024-02-15T20:24:00Z">
              <w:del w:id="3991" w:author="USER" w:date="2024-03-22T19:02:00Z">
                <w:r w:rsidRPr="002046C0" w:rsidDel="00E41D53">
                  <w:rPr>
                    <w:sz w:val="18"/>
                    <w:szCs w:val="18"/>
                  </w:rPr>
                  <w:delText>Value</w:delText>
                </w:r>
              </w:del>
            </w:ins>
          </w:p>
        </w:tc>
        <w:tc>
          <w:tcPr>
            <w:tcW w:w="3260" w:type="dxa"/>
            <w:vAlign w:val="center"/>
          </w:tcPr>
          <w:p w14:paraId="4C679CAB" w14:textId="0F16C4DC" w:rsidR="00DE48FB" w:rsidRPr="00DE48FB" w:rsidDel="00E41D53" w:rsidRDefault="00DE48FB" w:rsidP="00DE48FB">
            <w:pPr>
              <w:snapToGrid w:val="0"/>
              <w:spacing w:before="60" w:after="60" w:line="240" w:lineRule="auto"/>
              <w:jc w:val="left"/>
              <w:rPr>
                <w:ins w:id="3992" w:author="Greenblue" w:date="2024-02-15T20:22:00Z"/>
                <w:del w:id="3993" w:author="USER" w:date="2024-03-22T19:02:00Z"/>
                <w:sz w:val="18"/>
                <w:szCs w:val="18"/>
              </w:rPr>
            </w:pPr>
            <w:ins w:id="3994" w:author="Greenblue" w:date="2024-02-15T20:23:00Z">
              <w:del w:id="3995" w:author="USER" w:date="2024-03-22T19:02:00Z">
                <w:r w:rsidRPr="00DE48FB" w:rsidDel="00E41D53">
                  <w:rPr>
                    <w:sz w:val="18"/>
                    <w:szCs w:val="18"/>
                  </w:rPr>
                  <w:delText>seaFloor</w:delText>
                </w:r>
              </w:del>
            </w:ins>
          </w:p>
        </w:tc>
        <w:tc>
          <w:tcPr>
            <w:tcW w:w="3402" w:type="dxa"/>
            <w:vAlign w:val="center"/>
          </w:tcPr>
          <w:p w14:paraId="3DF23732" w14:textId="4596338B" w:rsidR="00DE48FB" w:rsidRPr="00584E45" w:rsidDel="00E41D53" w:rsidRDefault="00DE48FB" w:rsidP="00DE48FB">
            <w:pPr>
              <w:snapToGrid w:val="0"/>
              <w:spacing w:before="60" w:after="60" w:line="240" w:lineRule="auto"/>
              <w:jc w:val="left"/>
              <w:rPr>
                <w:ins w:id="3996" w:author="Greenblue" w:date="2024-02-15T20:22:00Z"/>
                <w:del w:id="3997" w:author="USER" w:date="2024-03-22T19:02:00Z"/>
                <w:sz w:val="18"/>
                <w:szCs w:val="18"/>
              </w:rPr>
            </w:pPr>
            <w:ins w:id="3998" w:author="Greenblue" w:date="2024-02-15T20:23:00Z">
              <w:del w:id="3999" w:author="USER" w:date="2024-03-22T19:02:00Z">
                <w:r w:rsidRPr="00DE48FB" w:rsidDel="00E41D53">
                  <w:rPr>
                    <w:sz w:val="18"/>
                    <w:szCs w:val="18"/>
                  </w:rPr>
                  <w:delText>The bottom of the ocean and seas where there is a generally smooth gentle gradient. Also referred to as sea bed (sometimes seabed or sea-bed), and sea</w:delText>
                </w:r>
              </w:del>
            </w:ins>
            <w:ins w:id="4000" w:author="Greenblue" w:date="2024-02-15T20:24:00Z">
              <w:del w:id="4001" w:author="USER" w:date="2024-03-22T19:02:00Z">
                <w:r w:rsidDel="00E41D53">
                  <w:rPr>
                    <w:sz w:val="18"/>
                    <w:szCs w:val="18"/>
                  </w:rPr>
                  <w:delText xml:space="preserve"> </w:delText>
                </w:r>
              </w:del>
            </w:ins>
            <w:ins w:id="4002" w:author="Greenblue" w:date="2024-02-15T20:23:00Z">
              <w:del w:id="4003" w:author="USER" w:date="2024-03-22T19:02:00Z">
                <w:r w:rsidRPr="00DE48FB" w:rsidDel="00E41D53">
                  <w:rPr>
                    <w:sz w:val="18"/>
                    <w:szCs w:val="18"/>
                  </w:rPr>
                  <w:delText>bottom</w:delText>
                </w:r>
              </w:del>
            </w:ins>
          </w:p>
        </w:tc>
        <w:tc>
          <w:tcPr>
            <w:tcW w:w="851" w:type="dxa"/>
          </w:tcPr>
          <w:p w14:paraId="103C424C" w14:textId="07E1CB63" w:rsidR="00DE48FB" w:rsidRPr="00584E45" w:rsidDel="00E41D53" w:rsidRDefault="00DE48FB" w:rsidP="00DE48FB">
            <w:pPr>
              <w:snapToGrid w:val="0"/>
              <w:spacing w:before="60" w:after="60" w:line="240" w:lineRule="auto"/>
              <w:jc w:val="center"/>
              <w:rPr>
                <w:ins w:id="4004" w:author="Greenblue" w:date="2024-02-15T20:22:00Z"/>
                <w:del w:id="4005" w:author="USER" w:date="2024-03-22T19:02:00Z"/>
                <w:sz w:val="18"/>
                <w:szCs w:val="18"/>
              </w:rPr>
            </w:pPr>
            <w:ins w:id="4006" w:author="Greenblue" w:date="2024-02-15T20:24:00Z">
              <w:del w:id="4007" w:author="USER" w:date="2024-03-22T19:02:00Z">
                <w:r w:rsidDel="00E41D53">
                  <w:rPr>
                    <w:rFonts w:asciiTheme="minorEastAsia" w:eastAsiaTheme="minorEastAsia" w:hAnsiTheme="minorEastAsia" w:hint="eastAsia"/>
                    <w:sz w:val="18"/>
                    <w:szCs w:val="18"/>
                  </w:rPr>
                  <w:delText>47</w:delText>
                </w:r>
              </w:del>
            </w:ins>
          </w:p>
        </w:tc>
        <w:tc>
          <w:tcPr>
            <w:tcW w:w="4394" w:type="dxa"/>
            <w:vAlign w:val="center"/>
          </w:tcPr>
          <w:p w14:paraId="72C81BDF" w14:textId="7C44418B" w:rsidR="00DE48FB" w:rsidRPr="009063C9" w:rsidDel="00E41D53" w:rsidRDefault="00DE48FB" w:rsidP="00DE48FB">
            <w:pPr>
              <w:snapToGrid w:val="0"/>
              <w:spacing w:before="60" w:after="60" w:line="240" w:lineRule="auto"/>
              <w:jc w:val="left"/>
              <w:rPr>
                <w:ins w:id="4008" w:author="Greenblue" w:date="2024-02-15T20:22:00Z"/>
                <w:del w:id="4009" w:author="USER" w:date="2024-03-22T19:02:00Z"/>
                <w:sz w:val="18"/>
                <w:szCs w:val="18"/>
              </w:rPr>
            </w:pPr>
          </w:p>
        </w:tc>
      </w:tr>
      <w:tr w:rsidR="00DE48FB" w:rsidRPr="009063C9" w:rsidDel="00E41D53" w14:paraId="1E4D56D0" w14:textId="3BEBCF58" w:rsidTr="003D073E">
        <w:trPr>
          <w:trHeight w:val="305"/>
          <w:ins w:id="4010" w:author="Greenblue" w:date="2024-02-15T20:22:00Z"/>
          <w:del w:id="4011" w:author="USER" w:date="2024-03-22T19:02:00Z"/>
        </w:trPr>
        <w:tc>
          <w:tcPr>
            <w:tcW w:w="1276" w:type="dxa"/>
          </w:tcPr>
          <w:p w14:paraId="000BD623" w14:textId="6DD6DAE4" w:rsidR="00DE48FB" w:rsidRPr="00584E45" w:rsidDel="00E41D53" w:rsidRDefault="00DE48FB" w:rsidP="00DE48FB">
            <w:pPr>
              <w:snapToGrid w:val="0"/>
              <w:spacing w:before="60" w:after="60" w:line="240" w:lineRule="auto"/>
              <w:jc w:val="left"/>
              <w:rPr>
                <w:ins w:id="4012" w:author="Greenblue" w:date="2024-02-15T20:22:00Z"/>
                <w:del w:id="4013" w:author="USER" w:date="2024-03-22T19:02:00Z"/>
                <w:sz w:val="18"/>
                <w:szCs w:val="18"/>
              </w:rPr>
            </w:pPr>
            <w:ins w:id="4014" w:author="Greenblue" w:date="2024-02-15T20:24:00Z">
              <w:del w:id="4015" w:author="USER" w:date="2024-03-22T19:02:00Z">
                <w:r w:rsidRPr="002046C0" w:rsidDel="00E41D53">
                  <w:rPr>
                    <w:sz w:val="18"/>
                    <w:szCs w:val="18"/>
                  </w:rPr>
                  <w:delText>Value</w:delText>
                </w:r>
              </w:del>
            </w:ins>
          </w:p>
        </w:tc>
        <w:tc>
          <w:tcPr>
            <w:tcW w:w="3260" w:type="dxa"/>
            <w:vAlign w:val="center"/>
          </w:tcPr>
          <w:p w14:paraId="6122B1FD" w14:textId="7D725672" w:rsidR="00DE48FB" w:rsidRPr="00584E45" w:rsidDel="00E41D53" w:rsidRDefault="00DE48FB" w:rsidP="00DE48FB">
            <w:pPr>
              <w:snapToGrid w:val="0"/>
              <w:spacing w:before="60" w:after="60" w:line="240" w:lineRule="auto"/>
              <w:jc w:val="left"/>
              <w:rPr>
                <w:ins w:id="4016" w:author="Greenblue" w:date="2024-02-15T20:22:00Z"/>
                <w:del w:id="4017" w:author="USER" w:date="2024-03-22T19:02:00Z"/>
                <w:sz w:val="18"/>
                <w:szCs w:val="18"/>
              </w:rPr>
            </w:pPr>
            <w:ins w:id="4018" w:author="Greenblue" w:date="2024-02-15T20:23:00Z">
              <w:del w:id="4019" w:author="USER" w:date="2024-03-22T19:02:00Z">
                <w:r w:rsidRPr="00DE48FB" w:rsidDel="00E41D53">
                  <w:rPr>
                    <w:sz w:val="18"/>
                    <w:szCs w:val="18"/>
                  </w:rPr>
                  <w:delText>seaSurface</w:delText>
                </w:r>
              </w:del>
            </w:ins>
          </w:p>
        </w:tc>
        <w:tc>
          <w:tcPr>
            <w:tcW w:w="3402" w:type="dxa"/>
            <w:vAlign w:val="center"/>
          </w:tcPr>
          <w:p w14:paraId="0B131660" w14:textId="55BF5515" w:rsidR="00DE48FB" w:rsidRPr="00584E45" w:rsidDel="00E41D53" w:rsidRDefault="00DE48FB" w:rsidP="00DE48FB">
            <w:pPr>
              <w:snapToGrid w:val="0"/>
              <w:spacing w:before="60" w:after="60" w:line="240" w:lineRule="auto"/>
              <w:jc w:val="left"/>
              <w:rPr>
                <w:ins w:id="4020" w:author="Greenblue" w:date="2024-02-15T20:22:00Z"/>
                <w:del w:id="4021" w:author="USER" w:date="2024-03-22T19:02:00Z"/>
                <w:sz w:val="18"/>
                <w:szCs w:val="18"/>
              </w:rPr>
            </w:pPr>
            <w:ins w:id="4022" w:author="Greenblue" w:date="2024-02-15T20:24:00Z">
              <w:del w:id="4023" w:author="USER" w:date="2024-03-22T19:02:00Z">
                <w:r w:rsidRPr="00DE48FB" w:rsidDel="00E41D53">
                  <w:rPr>
                    <w:sz w:val="18"/>
                    <w:szCs w:val="18"/>
                  </w:rPr>
                  <w:delText>A two-dimensional (in the horizontal plane) field representing the air-sea interface, with high-frequency fluctuations such as wind waves and swell, but not astronomical tides, filtered out</w:delText>
                </w:r>
              </w:del>
            </w:ins>
          </w:p>
        </w:tc>
        <w:tc>
          <w:tcPr>
            <w:tcW w:w="851" w:type="dxa"/>
          </w:tcPr>
          <w:p w14:paraId="764E0B5B" w14:textId="4EF43694" w:rsidR="00DE48FB" w:rsidRPr="00584E45" w:rsidDel="00E41D53" w:rsidRDefault="00DE48FB" w:rsidP="00DE48FB">
            <w:pPr>
              <w:snapToGrid w:val="0"/>
              <w:spacing w:before="60" w:after="60" w:line="240" w:lineRule="auto"/>
              <w:jc w:val="center"/>
              <w:rPr>
                <w:ins w:id="4024" w:author="Greenblue" w:date="2024-02-15T20:22:00Z"/>
                <w:del w:id="4025" w:author="USER" w:date="2024-03-22T19:02:00Z"/>
                <w:sz w:val="18"/>
                <w:szCs w:val="18"/>
              </w:rPr>
            </w:pPr>
            <w:ins w:id="4026" w:author="Greenblue" w:date="2024-02-15T20:24:00Z">
              <w:del w:id="4027" w:author="USER" w:date="2024-03-22T19:02:00Z">
                <w:r w:rsidDel="00E41D53">
                  <w:rPr>
                    <w:rFonts w:asciiTheme="minorEastAsia" w:eastAsiaTheme="minorEastAsia" w:hAnsiTheme="minorEastAsia" w:hint="eastAsia"/>
                    <w:sz w:val="18"/>
                    <w:szCs w:val="18"/>
                  </w:rPr>
                  <w:delText>48</w:delText>
                </w:r>
              </w:del>
            </w:ins>
          </w:p>
        </w:tc>
        <w:tc>
          <w:tcPr>
            <w:tcW w:w="4394" w:type="dxa"/>
            <w:vAlign w:val="center"/>
          </w:tcPr>
          <w:p w14:paraId="2B16A1E3" w14:textId="09DE9AF8" w:rsidR="00DE48FB" w:rsidRPr="009063C9" w:rsidDel="00E41D53" w:rsidRDefault="00DE48FB" w:rsidP="00DE48FB">
            <w:pPr>
              <w:snapToGrid w:val="0"/>
              <w:spacing w:before="60" w:after="60" w:line="240" w:lineRule="auto"/>
              <w:jc w:val="left"/>
              <w:rPr>
                <w:ins w:id="4028" w:author="Greenblue" w:date="2024-02-15T20:22:00Z"/>
                <w:del w:id="4029" w:author="USER" w:date="2024-03-22T19:02:00Z"/>
                <w:sz w:val="18"/>
                <w:szCs w:val="18"/>
              </w:rPr>
            </w:pPr>
          </w:p>
        </w:tc>
      </w:tr>
      <w:tr w:rsidR="00DE48FB" w:rsidRPr="009063C9" w:rsidDel="00E41D53" w14:paraId="47917CC6" w14:textId="15F97AD8" w:rsidTr="003D073E">
        <w:trPr>
          <w:trHeight w:val="305"/>
          <w:ins w:id="4030" w:author="Greenblue" w:date="2024-02-15T20:22:00Z"/>
          <w:del w:id="4031" w:author="USER" w:date="2024-03-22T19:02:00Z"/>
        </w:trPr>
        <w:tc>
          <w:tcPr>
            <w:tcW w:w="1276" w:type="dxa"/>
          </w:tcPr>
          <w:p w14:paraId="3669F5BE" w14:textId="675412D5" w:rsidR="00DE48FB" w:rsidRPr="00584E45" w:rsidDel="00E41D53" w:rsidRDefault="00DE48FB" w:rsidP="00DE48FB">
            <w:pPr>
              <w:snapToGrid w:val="0"/>
              <w:spacing w:before="60" w:after="60" w:line="240" w:lineRule="auto"/>
              <w:jc w:val="left"/>
              <w:rPr>
                <w:ins w:id="4032" w:author="Greenblue" w:date="2024-02-15T20:22:00Z"/>
                <w:del w:id="4033" w:author="USER" w:date="2024-03-22T19:02:00Z"/>
                <w:sz w:val="18"/>
                <w:szCs w:val="18"/>
              </w:rPr>
            </w:pPr>
            <w:ins w:id="4034" w:author="Greenblue" w:date="2024-02-15T20:24:00Z">
              <w:del w:id="4035" w:author="USER" w:date="2024-03-22T19:02:00Z">
                <w:r w:rsidRPr="002046C0" w:rsidDel="00E41D53">
                  <w:rPr>
                    <w:sz w:val="18"/>
                    <w:szCs w:val="18"/>
                  </w:rPr>
                  <w:delText>Value</w:delText>
                </w:r>
              </w:del>
            </w:ins>
          </w:p>
        </w:tc>
        <w:tc>
          <w:tcPr>
            <w:tcW w:w="3260" w:type="dxa"/>
            <w:vAlign w:val="center"/>
          </w:tcPr>
          <w:p w14:paraId="1A055CEE" w14:textId="43B9FCC9" w:rsidR="00DE48FB" w:rsidRPr="00584E45" w:rsidDel="00E41D53" w:rsidRDefault="00DE48FB" w:rsidP="00DE48FB">
            <w:pPr>
              <w:snapToGrid w:val="0"/>
              <w:spacing w:before="60" w:after="60" w:line="240" w:lineRule="auto"/>
              <w:jc w:val="left"/>
              <w:rPr>
                <w:ins w:id="4036" w:author="Greenblue" w:date="2024-02-15T20:22:00Z"/>
                <w:del w:id="4037" w:author="USER" w:date="2024-03-22T19:02:00Z"/>
                <w:sz w:val="18"/>
                <w:szCs w:val="18"/>
              </w:rPr>
            </w:pPr>
            <w:ins w:id="4038" w:author="Greenblue" w:date="2024-02-15T20:23:00Z">
              <w:del w:id="4039" w:author="USER" w:date="2024-03-22T19:02:00Z">
                <w:r w:rsidRPr="00DE48FB" w:rsidDel="00E41D53">
                  <w:rPr>
                    <w:sz w:val="18"/>
                    <w:szCs w:val="18"/>
                  </w:rPr>
                  <w:delText>hydrographicZero</w:delText>
                </w:r>
              </w:del>
            </w:ins>
          </w:p>
        </w:tc>
        <w:tc>
          <w:tcPr>
            <w:tcW w:w="3402" w:type="dxa"/>
            <w:vAlign w:val="center"/>
          </w:tcPr>
          <w:p w14:paraId="5ACAE74F" w14:textId="53273B9D" w:rsidR="00DE48FB" w:rsidRPr="00584E45" w:rsidDel="00E41D53" w:rsidRDefault="00DE48FB" w:rsidP="00DE48FB">
            <w:pPr>
              <w:snapToGrid w:val="0"/>
              <w:spacing w:before="60" w:after="60" w:line="240" w:lineRule="auto"/>
              <w:jc w:val="left"/>
              <w:rPr>
                <w:ins w:id="4040" w:author="Greenblue" w:date="2024-02-15T20:22:00Z"/>
                <w:del w:id="4041" w:author="USER" w:date="2024-03-22T19:02:00Z"/>
                <w:sz w:val="18"/>
                <w:szCs w:val="18"/>
              </w:rPr>
            </w:pPr>
            <w:ins w:id="4042" w:author="Greenblue" w:date="2024-02-15T20:24:00Z">
              <w:del w:id="4043" w:author="USER" w:date="2024-03-22T19:02:00Z">
                <w:r w:rsidRPr="00DE48FB" w:rsidDel="00E41D53">
                  <w:rPr>
                    <w:sz w:val="18"/>
                    <w:szCs w:val="18"/>
                  </w:rPr>
                  <w:delText>A vertical reference near the lowest astronomical tide (LAT), below which the sea level falls only very exceptionally</w:delText>
                </w:r>
              </w:del>
            </w:ins>
          </w:p>
        </w:tc>
        <w:tc>
          <w:tcPr>
            <w:tcW w:w="851" w:type="dxa"/>
          </w:tcPr>
          <w:p w14:paraId="35189B2A" w14:textId="22B3F98A" w:rsidR="00DE48FB" w:rsidRPr="00584E45" w:rsidDel="00E41D53" w:rsidRDefault="00DE48FB" w:rsidP="00DE48FB">
            <w:pPr>
              <w:snapToGrid w:val="0"/>
              <w:spacing w:before="60" w:after="60" w:line="240" w:lineRule="auto"/>
              <w:jc w:val="center"/>
              <w:rPr>
                <w:ins w:id="4044" w:author="Greenblue" w:date="2024-02-15T20:22:00Z"/>
                <w:del w:id="4045" w:author="USER" w:date="2024-03-22T19:02:00Z"/>
                <w:sz w:val="18"/>
                <w:szCs w:val="18"/>
              </w:rPr>
            </w:pPr>
            <w:ins w:id="4046" w:author="Greenblue" w:date="2024-02-15T20:24:00Z">
              <w:del w:id="4047" w:author="USER" w:date="2024-03-22T19:02:00Z">
                <w:r w:rsidDel="00E41D53">
                  <w:rPr>
                    <w:rFonts w:asciiTheme="minorEastAsia" w:eastAsiaTheme="minorEastAsia" w:hAnsiTheme="minorEastAsia" w:hint="eastAsia"/>
                    <w:sz w:val="18"/>
                    <w:szCs w:val="18"/>
                  </w:rPr>
                  <w:delText>49</w:delText>
                </w:r>
              </w:del>
            </w:ins>
          </w:p>
        </w:tc>
        <w:tc>
          <w:tcPr>
            <w:tcW w:w="4394" w:type="dxa"/>
            <w:vAlign w:val="center"/>
          </w:tcPr>
          <w:p w14:paraId="54EB0FE3" w14:textId="6D78F8B3" w:rsidR="00DE48FB" w:rsidRPr="00DE48FB" w:rsidDel="00E41D53" w:rsidRDefault="00DE48FB" w:rsidP="00DE48FB">
            <w:pPr>
              <w:snapToGrid w:val="0"/>
              <w:spacing w:before="60" w:after="60" w:line="240" w:lineRule="auto"/>
              <w:jc w:val="left"/>
              <w:rPr>
                <w:ins w:id="4048" w:author="Greenblue" w:date="2024-02-15T20:24:00Z"/>
                <w:del w:id="4049" w:author="USER" w:date="2024-03-22T19:02:00Z"/>
                <w:sz w:val="18"/>
                <w:szCs w:val="18"/>
              </w:rPr>
            </w:pPr>
            <w:ins w:id="4050" w:author="Greenblue" w:date="2024-02-15T20:24:00Z">
              <w:del w:id="4051" w:author="USER" w:date="2024-03-22T19:02:00Z">
                <w:r w:rsidRPr="00DE48FB" w:rsidDel="00E41D53">
                  <w:rPr>
                    <w:sz w:val="18"/>
                    <w:szCs w:val="18"/>
                  </w:rPr>
                  <w:delText xml:space="preserve">Deviation between LAT and hydrographic zero may be due to a strong anticyclonic atmospheric condition, adding weight to the water column that </w:delText>
                </w:r>
              </w:del>
            </w:ins>
          </w:p>
          <w:p w14:paraId="0C056F74" w14:textId="706CB8C6" w:rsidR="00DE48FB" w:rsidRPr="009063C9" w:rsidDel="00E41D53" w:rsidRDefault="00DE48FB" w:rsidP="00DE48FB">
            <w:pPr>
              <w:snapToGrid w:val="0"/>
              <w:spacing w:before="60" w:after="60" w:line="240" w:lineRule="auto"/>
              <w:jc w:val="left"/>
              <w:rPr>
                <w:ins w:id="4052" w:author="Greenblue" w:date="2024-02-15T20:22:00Z"/>
                <w:del w:id="4053" w:author="USER" w:date="2024-03-22T19:02:00Z"/>
                <w:sz w:val="18"/>
                <w:szCs w:val="18"/>
              </w:rPr>
            </w:pPr>
            <w:ins w:id="4054" w:author="Greenblue" w:date="2024-02-15T20:24:00Z">
              <w:del w:id="4055" w:author="USER" w:date="2024-03-22T19:02:00Z">
                <w:r w:rsidRPr="00DE48FB" w:rsidDel="00E41D53">
                  <w:rPr>
                    <w:sz w:val="18"/>
                    <w:szCs w:val="18"/>
                  </w:rPr>
                  <w:delText>may exceptionally cause the lowest sea level to fall below the astronomical low water level</w:delText>
                </w:r>
              </w:del>
            </w:ins>
          </w:p>
        </w:tc>
      </w:tr>
    </w:tbl>
    <w:p w14:paraId="3997F7F5" w14:textId="1EEA6E23" w:rsidR="00B413FE" w:rsidRPr="00A63413" w:rsidDel="00E41D53" w:rsidRDefault="00B413FE" w:rsidP="00DE48FB">
      <w:pPr>
        <w:pStyle w:val="AppendixD2"/>
        <w:rPr>
          <w:del w:id="4056" w:author="USER" w:date="2024-03-22T19:02:00Z"/>
        </w:rPr>
      </w:pPr>
    </w:p>
    <w:p w14:paraId="30553E66" w14:textId="573AD765" w:rsidR="00B92617" w:rsidRDefault="00B92617" w:rsidP="00B8413D">
      <w:pPr>
        <w:pStyle w:val="Heading4"/>
        <w:rPr>
          <w:ins w:id="4057" w:author="Greenblue" w:date="2024-02-13T20:47:00Z"/>
        </w:rPr>
      </w:pPr>
      <w:bookmarkStart w:id="4058" w:name="_Toc403560570"/>
      <w:bookmarkStart w:id="4059" w:name="_Toc152232618"/>
      <w:ins w:id="4060" w:author="Greenblue" w:date="2024-02-13T20:47:00Z">
        <w:r w:rsidRPr="00B92617">
          <w:t>S100_EncodingFormat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Change w:id="4061">
          <w:tblGrid>
            <w:gridCol w:w="3034"/>
            <w:gridCol w:w="3420"/>
            <w:gridCol w:w="804"/>
            <w:gridCol w:w="5925"/>
          </w:tblGrid>
        </w:tblGridChange>
      </w:tblGrid>
      <w:tr w:rsidR="00B92617" w:rsidRPr="009063C9" w14:paraId="5792F1BF" w14:textId="77777777" w:rsidTr="00B92617">
        <w:trPr>
          <w:cantSplit/>
          <w:ins w:id="4062" w:author="Greenblue" w:date="2024-02-13T20:47:00Z"/>
        </w:trPr>
        <w:tc>
          <w:tcPr>
            <w:tcW w:w="3034" w:type="dxa"/>
            <w:shd w:val="clear" w:color="auto" w:fill="E7E6E6"/>
            <w:vAlign w:val="center"/>
          </w:tcPr>
          <w:p w14:paraId="48D9B600" w14:textId="77777777" w:rsidR="00B92617" w:rsidRPr="009063C9" w:rsidRDefault="00B92617" w:rsidP="00175CD1">
            <w:pPr>
              <w:snapToGrid w:val="0"/>
              <w:spacing w:before="60" w:after="60" w:line="240" w:lineRule="auto"/>
              <w:jc w:val="left"/>
              <w:rPr>
                <w:ins w:id="4063" w:author="Greenblue" w:date="2024-02-13T20:47:00Z"/>
                <w:b/>
                <w:sz w:val="18"/>
                <w:szCs w:val="18"/>
              </w:rPr>
            </w:pPr>
            <w:ins w:id="4064" w:author="Greenblue" w:date="2024-02-13T20:47:00Z">
              <w:r w:rsidRPr="009063C9">
                <w:rPr>
                  <w:b/>
                  <w:sz w:val="18"/>
                  <w:szCs w:val="18"/>
                </w:rPr>
                <w:t>Name</w:t>
              </w:r>
            </w:ins>
          </w:p>
        </w:tc>
        <w:tc>
          <w:tcPr>
            <w:tcW w:w="3420" w:type="dxa"/>
            <w:shd w:val="clear" w:color="auto" w:fill="E7E6E6"/>
            <w:vAlign w:val="center"/>
          </w:tcPr>
          <w:p w14:paraId="63280C25" w14:textId="77777777" w:rsidR="00B92617" w:rsidRPr="009063C9" w:rsidRDefault="00B92617" w:rsidP="00175CD1">
            <w:pPr>
              <w:snapToGrid w:val="0"/>
              <w:spacing w:before="60" w:after="60" w:line="240" w:lineRule="auto"/>
              <w:jc w:val="left"/>
              <w:rPr>
                <w:ins w:id="4065" w:author="Greenblue" w:date="2024-02-13T20:47:00Z"/>
                <w:b/>
                <w:sz w:val="18"/>
                <w:szCs w:val="18"/>
              </w:rPr>
            </w:pPr>
            <w:ins w:id="4066" w:author="Greenblue" w:date="2024-02-13T20:47:00Z">
              <w:r w:rsidRPr="009063C9">
                <w:rPr>
                  <w:b/>
                  <w:sz w:val="18"/>
                  <w:szCs w:val="18"/>
                </w:rPr>
                <w:t>Description</w:t>
              </w:r>
            </w:ins>
          </w:p>
        </w:tc>
        <w:tc>
          <w:tcPr>
            <w:tcW w:w="804" w:type="dxa"/>
            <w:shd w:val="clear" w:color="auto" w:fill="E7E6E6"/>
            <w:vAlign w:val="center"/>
          </w:tcPr>
          <w:p w14:paraId="1266C1BC" w14:textId="77777777" w:rsidR="00B92617" w:rsidRPr="009063C9" w:rsidRDefault="00B92617" w:rsidP="00175CD1">
            <w:pPr>
              <w:snapToGrid w:val="0"/>
              <w:spacing w:before="60" w:after="60" w:line="240" w:lineRule="auto"/>
              <w:jc w:val="center"/>
              <w:rPr>
                <w:ins w:id="4067" w:author="Greenblue" w:date="2024-02-13T20:47:00Z"/>
                <w:b/>
                <w:sz w:val="18"/>
                <w:szCs w:val="18"/>
              </w:rPr>
            </w:pPr>
            <w:ins w:id="4068" w:author="Greenblue" w:date="2024-02-13T20:47:00Z">
              <w:r w:rsidRPr="009063C9">
                <w:rPr>
                  <w:b/>
                  <w:sz w:val="18"/>
                  <w:szCs w:val="18"/>
                </w:rPr>
                <w:t>Code</w:t>
              </w:r>
            </w:ins>
          </w:p>
        </w:tc>
        <w:tc>
          <w:tcPr>
            <w:tcW w:w="5925" w:type="dxa"/>
            <w:shd w:val="clear" w:color="auto" w:fill="E7E6E6"/>
            <w:vAlign w:val="center"/>
          </w:tcPr>
          <w:p w14:paraId="0B22F80E" w14:textId="77777777" w:rsidR="00B92617" w:rsidRPr="009063C9" w:rsidRDefault="00B92617" w:rsidP="00175CD1">
            <w:pPr>
              <w:snapToGrid w:val="0"/>
              <w:spacing w:before="60" w:after="60" w:line="240" w:lineRule="auto"/>
              <w:jc w:val="left"/>
              <w:rPr>
                <w:ins w:id="4069" w:author="Greenblue" w:date="2024-02-13T20:47:00Z"/>
                <w:b/>
                <w:sz w:val="18"/>
                <w:szCs w:val="18"/>
              </w:rPr>
            </w:pPr>
            <w:ins w:id="4070" w:author="Greenblue" w:date="2024-02-13T20:47:00Z">
              <w:r w:rsidRPr="009063C9">
                <w:rPr>
                  <w:b/>
                  <w:sz w:val="18"/>
                  <w:szCs w:val="18"/>
                </w:rPr>
                <w:t>Remarks</w:t>
              </w:r>
            </w:ins>
          </w:p>
        </w:tc>
      </w:tr>
      <w:tr w:rsidR="00B92617" w:rsidRPr="009063C9" w14:paraId="00614DDB" w14:textId="77777777" w:rsidTr="00175CD1">
        <w:trPr>
          <w:cantSplit/>
          <w:ins w:id="4071" w:author="Greenblue" w:date="2024-02-13T20:47:00Z"/>
        </w:trPr>
        <w:tc>
          <w:tcPr>
            <w:tcW w:w="3034" w:type="dxa"/>
            <w:vAlign w:val="center"/>
          </w:tcPr>
          <w:p w14:paraId="3B512339" w14:textId="1F80596C" w:rsidR="00B92617" w:rsidRPr="009063C9" w:rsidRDefault="00B92617" w:rsidP="00B92617">
            <w:pPr>
              <w:snapToGrid w:val="0"/>
              <w:spacing w:before="60" w:after="60" w:line="240" w:lineRule="auto"/>
              <w:jc w:val="left"/>
              <w:rPr>
                <w:ins w:id="4072" w:author="Greenblue" w:date="2024-02-13T20:47:00Z"/>
                <w:sz w:val="18"/>
                <w:szCs w:val="18"/>
              </w:rPr>
            </w:pPr>
            <w:ins w:id="4073" w:author="Greenblue" w:date="2024-02-13T20:47:00Z">
              <w:r w:rsidRPr="009063C9">
                <w:rPr>
                  <w:sz w:val="18"/>
                  <w:szCs w:val="18"/>
                </w:rPr>
                <w:t>S100_DataFormat</w:t>
              </w:r>
            </w:ins>
          </w:p>
        </w:tc>
        <w:tc>
          <w:tcPr>
            <w:tcW w:w="3420" w:type="dxa"/>
            <w:vAlign w:val="center"/>
          </w:tcPr>
          <w:p w14:paraId="32C11EB2" w14:textId="19F33790" w:rsidR="00B92617" w:rsidRPr="009063C9" w:rsidRDefault="00B92617" w:rsidP="00B92617">
            <w:pPr>
              <w:snapToGrid w:val="0"/>
              <w:spacing w:before="60" w:after="60" w:line="240" w:lineRule="auto"/>
              <w:jc w:val="left"/>
              <w:rPr>
                <w:ins w:id="4074" w:author="Greenblue" w:date="2024-02-13T20:47:00Z"/>
                <w:sz w:val="18"/>
                <w:szCs w:val="18"/>
              </w:rPr>
            </w:pPr>
            <w:ins w:id="4075" w:author="Greenblue" w:date="2024-02-13T20:47:00Z">
              <w:r w:rsidRPr="009063C9">
                <w:rPr>
                  <w:sz w:val="18"/>
                  <w:szCs w:val="18"/>
                </w:rPr>
                <w:t>The encoding format</w:t>
              </w:r>
            </w:ins>
          </w:p>
        </w:tc>
        <w:tc>
          <w:tcPr>
            <w:tcW w:w="804" w:type="dxa"/>
            <w:vAlign w:val="center"/>
          </w:tcPr>
          <w:p w14:paraId="35C3561A" w14:textId="22A7530D" w:rsidR="00B92617" w:rsidRPr="009063C9" w:rsidRDefault="00B92617" w:rsidP="00B92617">
            <w:pPr>
              <w:snapToGrid w:val="0"/>
              <w:spacing w:before="60" w:after="60" w:line="240" w:lineRule="auto"/>
              <w:jc w:val="center"/>
              <w:rPr>
                <w:ins w:id="4076" w:author="Greenblue" w:date="2024-02-13T20:47:00Z"/>
                <w:sz w:val="18"/>
                <w:szCs w:val="18"/>
              </w:rPr>
            </w:pPr>
            <w:ins w:id="4077" w:author="Greenblue" w:date="2024-02-13T20:47:00Z">
              <w:r w:rsidRPr="009063C9">
                <w:rPr>
                  <w:sz w:val="18"/>
                  <w:szCs w:val="18"/>
                </w:rPr>
                <w:t>-</w:t>
              </w:r>
            </w:ins>
          </w:p>
        </w:tc>
        <w:tc>
          <w:tcPr>
            <w:tcW w:w="5925" w:type="dxa"/>
            <w:vAlign w:val="center"/>
          </w:tcPr>
          <w:p w14:paraId="21CAE935" w14:textId="0829D4FF" w:rsidR="00B92617" w:rsidRPr="009063C9" w:rsidRDefault="00B92617" w:rsidP="00B92617">
            <w:pPr>
              <w:snapToGrid w:val="0"/>
              <w:spacing w:before="60" w:after="60" w:line="240" w:lineRule="auto"/>
              <w:jc w:val="left"/>
              <w:rPr>
                <w:ins w:id="4078" w:author="Greenblue" w:date="2024-02-13T20:47:00Z"/>
                <w:sz w:val="18"/>
                <w:szCs w:val="18"/>
              </w:rPr>
            </w:pPr>
            <w:ins w:id="4079" w:author="Greenblue" w:date="2024-02-13T20:47:00Z">
              <w:r w:rsidRPr="009063C9">
                <w:rPr>
                  <w:sz w:val="18"/>
                  <w:szCs w:val="18"/>
                </w:rPr>
                <w:t>-</w:t>
              </w:r>
            </w:ins>
          </w:p>
        </w:tc>
      </w:tr>
      <w:tr w:rsidR="00B92617" w:rsidRPr="009063C9" w14:paraId="2E462F9C"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80"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81" w:author="Greenblue" w:date="2024-02-13T20:47:00Z"/>
          <w:trPrChange w:id="4082" w:author="Greenblue" w:date="2024-02-13T20:47:00Z">
            <w:trPr>
              <w:cantSplit/>
            </w:trPr>
          </w:trPrChange>
        </w:trPr>
        <w:tc>
          <w:tcPr>
            <w:tcW w:w="3034" w:type="dxa"/>
            <w:vAlign w:val="center"/>
            <w:tcPrChange w:id="4083" w:author="Greenblue" w:date="2024-02-13T20:47:00Z">
              <w:tcPr>
                <w:tcW w:w="3034" w:type="dxa"/>
                <w:vAlign w:val="center"/>
              </w:tcPr>
            </w:tcPrChange>
          </w:tcPr>
          <w:p w14:paraId="6C5724D9" w14:textId="47DCE1C0" w:rsidR="00B92617" w:rsidRPr="009063C9" w:rsidRDefault="00B92617" w:rsidP="00B92617">
            <w:pPr>
              <w:snapToGrid w:val="0"/>
              <w:spacing w:before="60" w:after="60" w:line="240" w:lineRule="auto"/>
              <w:jc w:val="left"/>
              <w:rPr>
                <w:ins w:id="4084" w:author="Greenblue" w:date="2024-02-13T20:47:00Z"/>
                <w:sz w:val="18"/>
                <w:szCs w:val="18"/>
              </w:rPr>
            </w:pPr>
            <w:ins w:id="4085" w:author="Greenblue" w:date="2024-02-13T20:47:00Z">
              <w:r w:rsidRPr="009063C9">
                <w:rPr>
                  <w:sz w:val="18"/>
                  <w:szCs w:val="18"/>
                </w:rPr>
                <w:t>ISO/IEC 8211</w:t>
              </w:r>
            </w:ins>
          </w:p>
        </w:tc>
        <w:tc>
          <w:tcPr>
            <w:tcW w:w="3420" w:type="dxa"/>
            <w:tcPrChange w:id="4086" w:author="Greenblue" w:date="2024-02-13T20:47:00Z">
              <w:tcPr>
                <w:tcW w:w="3420" w:type="dxa"/>
                <w:vAlign w:val="center"/>
              </w:tcPr>
            </w:tcPrChange>
          </w:tcPr>
          <w:p w14:paraId="662D8327" w14:textId="7FCD558B" w:rsidR="00B92617" w:rsidRPr="009063C9" w:rsidRDefault="00B92617" w:rsidP="00B92617">
            <w:pPr>
              <w:snapToGrid w:val="0"/>
              <w:spacing w:before="60" w:after="60" w:line="240" w:lineRule="auto"/>
              <w:jc w:val="left"/>
              <w:rPr>
                <w:ins w:id="4087" w:author="Greenblue" w:date="2024-02-13T20:47:00Z"/>
                <w:sz w:val="18"/>
                <w:szCs w:val="18"/>
              </w:rPr>
            </w:pPr>
            <w:ins w:id="4088" w:author="Greenblue" w:date="2024-02-13T20:47:00Z">
              <w:r w:rsidRPr="009063C9">
                <w:rPr>
                  <w:sz w:val="18"/>
                  <w:szCs w:val="18"/>
                </w:rPr>
                <w:t>The ISO/IEC 8211 data format as defined in Part 10a</w:t>
              </w:r>
            </w:ins>
          </w:p>
        </w:tc>
        <w:tc>
          <w:tcPr>
            <w:tcW w:w="804" w:type="dxa"/>
            <w:vAlign w:val="center"/>
            <w:tcPrChange w:id="4089" w:author="Greenblue" w:date="2024-02-13T20:47:00Z">
              <w:tcPr>
                <w:tcW w:w="804" w:type="dxa"/>
                <w:vAlign w:val="center"/>
              </w:tcPr>
            </w:tcPrChange>
          </w:tcPr>
          <w:p w14:paraId="7B0D65C7" w14:textId="06872BC0" w:rsidR="00B92617" w:rsidRPr="009063C9" w:rsidRDefault="00B92617" w:rsidP="00B92617">
            <w:pPr>
              <w:snapToGrid w:val="0"/>
              <w:spacing w:before="60" w:after="60" w:line="240" w:lineRule="auto"/>
              <w:jc w:val="center"/>
              <w:rPr>
                <w:ins w:id="4090" w:author="Greenblue" w:date="2024-02-13T20:47:00Z"/>
                <w:sz w:val="18"/>
                <w:szCs w:val="18"/>
              </w:rPr>
            </w:pPr>
            <w:ins w:id="4091" w:author="Greenblue" w:date="2024-02-13T20:47:00Z">
              <w:del w:id="4092" w:author="USER" w:date="2024-03-22T20:27:00Z">
                <w:r w:rsidRPr="009063C9" w:rsidDel="005D09CF">
                  <w:rPr>
                    <w:sz w:val="18"/>
                    <w:szCs w:val="18"/>
                  </w:rPr>
                  <w:delText>-</w:delText>
                </w:r>
              </w:del>
            </w:ins>
            <w:ins w:id="4093" w:author="USER" w:date="2024-03-22T20:27:00Z">
              <w:r w:rsidR="005D09CF">
                <w:rPr>
                  <w:sz w:val="18"/>
                  <w:szCs w:val="18"/>
                </w:rPr>
                <w:t>1</w:t>
              </w:r>
            </w:ins>
          </w:p>
        </w:tc>
        <w:tc>
          <w:tcPr>
            <w:tcW w:w="5925" w:type="dxa"/>
            <w:vAlign w:val="center"/>
            <w:tcPrChange w:id="4094" w:author="Greenblue" w:date="2024-02-13T20:47:00Z">
              <w:tcPr>
                <w:tcW w:w="5925" w:type="dxa"/>
                <w:vAlign w:val="center"/>
              </w:tcPr>
            </w:tcPrChange>
          </w:tcPr>
          <w:p w14:paraId="4C0671BD" w14:textId="553BD8B6" w:rsidR="00B92617" w:rsidRPr="009063C9" w:rsidRDefault="00B92617" w:rsidP="00B92617">
            <w:pPr>
              <w:snapToGrid w:val="0"/>
              <w:spacing w:before="60" w:after="60" w:line="240" w:lineRule="auto"/>
              <w:jc w:val="left"/>
              <w:rPr>
                <w:ins w:id="4095" w:author="Greenblue" w:date="2024-02-13T20:47:00Z"/>
                <w:sz w:val="18"/>
                <w:szCs w:val="18"/>
              </w:rPr>
            </w:pPr>
            <w:ins w:id="4096" w:author="Greenblue" w:date="2024-02-13T20:47:00Z">
              <w:r w:rsidRPr="009063C9">
                <w:rPr>
                  <w:sz w:val="18"/>
                  <w:szCs w:val="18"/>
                </w:rPr>
                <w:t>-</w:t>
              </w:r>
            </w:ins>
          </w:p>
        </w:tc>
      </w:tr>
      <w:tr w:rsidR="00B92617" w:rsidRPr="009063C9" w14:paraId="75CBD7E3"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97"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98" w:author="Greenblue" w:date="2024-02-13T20:47:00Z"/>
          <w:trPrChange w:id="4099" w:author="Greenblue" w:date="2024-02-13T20:47:00Z">
            <w:trPr>
              <w:cantSplit/>
            </w:trPr>
          </w:trPrChange>
        </w:trPr>
        <w:tc>
          <w:tcPr>
            <w:tcW w:w="3034" w:type="dxa"/>
            <w:vAlign w:val="center"/>
            <w:tcPrChange w:id="4100" w:author="Greenblue" w:date="2024-02-13T20:47:00Z">
              <w:tcPr>
                <w:tcW w:w="3034" w:type="dxa"/>
                <w:vAlign w:val="center"/>
              </w:tcPr>
            </w:tcPrChange>
          </w:tcPr>
          <w:p w14:paraId="4146FC0F" w14:textId="73F58F7D" w:rsidR="00B92617" w:rsidRPr="009063C9" w:rsidRDefault="00B92617" w:rsidP="00B92617">
            <w:pPr>
              <w:snapToGrid w:val="0"/>
              <w:spacing w:before="60" w:after="60" w:line="240" w:lineRule="auto"/>
              <w:jc w:val="left"/>
              <w:rPr>
                <w:ins w:id="4101" w:author="Greenblue" w:date="2024-02-13T20:47:00Z"/>
                <w:sz w:val="18"/>
                <w:szCs w:val="18"/>
              </w:rPr>
            </w:pPr>
            <w:ins w:id="4102" w:author="Greenblue" w:date="2024-02-13T20:47:00Z">
              <w:r w:rsidRPr="009063C9">
                <w:rPr>
                  <w:sz w:val="18"/>
                  <w:szCs w:val="18"/>
                </w:rPr>
                <w:t>GML</w:t>
              </w:r>
            </w:ins>
          </w:p>
        </w:tc>
        <w:tc>
          <w:tcPr>
            <w:tcW w:w="3420" w:type="dxa"/>
            <w:tcPrChange w:id="4103" w:author="Greenblue" w:date="2024-02-13T20:47:00Z">
              <w:tcPr>
                <w:tcW w:w="3420" w:type="dxa"/>
                <w:vAlign w:val="center"/>
              </w:tcPr>
            </w:tcPrChange>
          </w:tcPr>
          <w:p w14:paraId="5B40ABE1" w14:textId="2E8E924A" w:rsidR="00B92617" w:rsidRPr="009063C9" w:rsidRDefault="00B92617" w:rsidP="00B92617">
            <w:pPr>
              <w:snapToGrid w:val="0"/>
              <w:spacing w:before="60" w:after="60" w:line="240" w:lineRule="auto"/>
              <w:jc w:val="left"/>
              <w:rPr>
                <w:ins w:id="4104" w:author="Greenblue" w:date="2024-02-13T20:47:00Z"/>
                <w:sz w:val="18"/>
                <w:szCs w:val="18"/>
              </w:rPr>
            </w:pPr>
            <w:ins w:id="4105" w:author="Greenblue" w:date="2024-02-13T20:47:00Z">
              <w:r w:rsidRPr="009063C9">
                <w:rPr>
                  <w:sz w:val="18"/>
                  <w:szCs w:val="18"/>
                </w:rPr>
                <w:t>The GML data format as defined in Part 10b</w:t>
              </w:r>
            </w:ins>
          </w:p>
        </w:tc>
        <w:tc>
          <w:tcPr>
            <w:tcW w:w="804" w:type="dxa"/>
            <w:vAlign w:val="center"/>
            <w:tcPrChange w:id="4106" w:author="Greenblue" w:date="2024-02-13T20:47:00Z">
              <w:tcPr>
                <w:tcW w:w="804" w:type="dxa"/>
                <w:vAlign w:val="center"/>
              </w:tcPr>
            </w:tcPrChange>
          </w:tcPr>
          <w:p w14:paraId="5B0ECE2C" w14:textId="0AA60A11" w:rsidR="00B92617" w:rsidRPr="009063C9" w:rsidRDefault="005D09CF" w:rsidP="00B92617">
            <w:pPr>
              <w:snapToGrid w:val="0"/>
              <w:spacing w:before="60" w:after="60" w:line="240" w:lineRule="auto"/>
              <w:jc w:val="center"/>
              <w:rPr>
                <w:ins w:id="4107" w:author="Greenblue" w:date="2024-02-13T20:47:00Z"/>
                <w:sz w:val="18"/>
                <w:szCs w:val="18"/>
              </w:rPr>
            </w:pPr>
            <w:ins w:id="4108" w:author="USER" w:date="2024-03-22T20:27:00Z">
              <w:r>
                <w:rPr>
                  <w:sz w:val="18"/>
                  <w:szCs w:val="18"/>
                </w:rPr>
                <w:t>2</w:t>
              </w:r>
            </w:ins>
            <w:ins w:id="4109" w:author="Greenblue" w:date="2024-02-13T20:47:00Z">
              <w:del w:id="4110" w:author="USER" w:date="2024-03-22T20:27:00Z">
                <w:r w:rsidR="00B92617" w:rsidRPr="009063C9" w:rsidDel="005D09CF">
                  <w:rPr>
                    <w:sz w:val="18"/>
                    <w:szCs w:val="18"/>
                  </w:rPr>
                  <w:delText>-</w:delText>
                </w:r>
              </w:del>
            </w:ins>
          </w:p>
        </w:tc>
        <w:tc>
          <w:tcPr>
            <w:tcW w:w="5925" w:type="dxa"/>
            <w:vAlign w:val="center"/>
            <w:tcPrChange w:id="4111" w:author="Greenblue" w:date="2024-02-13T20:47:00Z">
              <w:tcPr>
                <w:tcW w:w="5925" w:type="dxa"/>
                <w:vAlign w:val="center"/>
              </w:tcPr>
            </w:tcPrChange>
          </w:tcPr>
          <w:p w14:paraId="62085C5A" w14:textId="3EF31458" w:rsidR="00B92617" w:rsidRPr="009063C9" w:rsidRDefault="00B92617" w:rsidP="00B92617">
            <w:pPr>
              <w:snapToGrid w:val="0"/>
              <w:spacing w:before="60" w:after="60" w:line="240" w:lineRule="auto"/>
              <w:jc w:val="left"/>
              <w:rPr>
                <w:ins w:id="4112" w:author="Greenblue" w:date="2024-02-13T20:47:00Z"/>
                <w:sz w:val="18"/>
                <w:szCs w:val="18"/>
              </w:rPr>
            </w:pPr>
            <w:ins w:id="4113" w:author="Greenblue" w:date="2024-02-13T20:47:00Z">
              <w:r w:rsidRPr="009063C9">
                <w:rPr>
                  <w:sz w:val="18"/>
                  <w:szCs w:val="18"/>
                </w:rPr>
                <w:t>-</w:t>
              </w:r>
            </w:ins>
          </w:p>
        </w:tc>
      </w:tr>
      <w:tr w:rsidR="00B92617" w:rsidRPr="009063C9" w14:paraId="434B4FA6"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114"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115" w:author="Greenblue" w:date="2024-02-13T20:47:00Z"/>
          <w:trPrChange w:id="4116" w:author="Greenblue" w:date="2024-02-13T20:47:00Z">
            <w:trPr>
              <w:cantSplit/>
            </w:trPr>
          </w:trPrChange>
        </w:trPr>
        <w:tc>
          <w:tcPr>
            <w:tcW w:w="3034" w:type="dxa"/>
            <w:vAlign w:val="center"/>
            <w:tcPrChange w:id="4117" w:author="Greenblue" w:date="2024-02-13T20:47:00Z">
              <w:tcPr>
                <w:tcW w:w="3034" w:type="dxa"/>
                <w:vAlign w:val="center"/>
              </w:tcPr>
            </w:tcPrChange>
          </w:tcPr>
          <w:p w14:paraId="5B0DFD51" w14:textId="0E6049EA" w:rsidR="00B92617" w:rsidRPr="009063C9" w:rsidRDefault="00B92617" w:rsidP="00B92617">
            <w:pPr>
              <w:snapToGrid w:val="0"/>
              <w:spacing w:before="60" w:after="60" w:line="240" w:lineRule="auto"/>
              <w:jc w:val="left"/>
              <w:rPr>
                <w:ins w:id="4118" w:author="Greenblue" w:date="2024-02-13T20:47:00Z"/>
                <w:sz w:val="18"/>
                <w:szCs w:val="18"/>
              </w:rPr>
            </w:pPr>
            <w:ins w:id="4119" w:author="Greenblue" w:date="2024-02-13T20:47:00Z">
              <w:r w:rsidRPr="009063C9">
                <w:rPr>
                  <w:sz w:val="18"/>
                  <w:szCs w:val="18"/>
                </w:rPr>
                <w:t>HDF5</w:t>
              </w:r>
            </w:ins>
          </w:p>
        </w:tc>
        <w:tc>
          <w:tcPr>
            <w:tcW w:w="3420" w:type="dxa"/>
            <w:tcPrChange w:id="4120" w:author="Greenblue" w:date="2024-02-13T20:47:00Z">
              <w:tcPr>
                <w:tcW w:w="3420" w:type="dxa"/>
                <w:vAlign w:val="center"/>
              </w:tcPr>
            </w:tcPrChange>
          </w:tcPr>
          <w:p w14:paraId="42BBF9BF" w14:textId="1F005699" w:rsidR="00B92617" w:rsidRPr="009063C9" w:rsidRDefault="00B92617" w:rsidP="00B92617">
            <w:pPr>
              <w:snapToGrid w:val="0"/>
              <w:spacing w:before="60" w:after="60" w:line="240" w:lineRule="auto"/>
              <w:jc w:val="left"/>
              <w:rPr>
                <w:ins w:id="4121" w:author="Greenblue" w:date="2024-02-13T20:47:00Z"/>
                <w:sz w:val="18"/>
                <w:szCs w:val="18"/>
              </w:rPr>
            </w:pPr>
            <w:ins w:id="4122" w:author="Greenblue" w:date="2024-02-13T20:47:00Z">
              <w:r w:rsidRPr="009063C9">
                <w:rPr>
                  <w:sz w:val="18"/>
                  <w:szCs w:val="18"/>
                </w:rPr>
                <w:t>The HDF5 data format as defined in Part 10c</w:t>
              </w:r>
            </w:ins>
          </w:p>
        </w:tc>
        <w:tc>
          <w:tcPr>
            <w:tcW w:w="804" w:type="dxa"/>
            <w:vAlign w:val="center"/>
            <w:tcPrChange w:id="4123" w:author="Greenblue" w:date="2024-02-13T20:47:00Z">
              <w:tcPr>
                <w:tcW w:w="804" w:type="dxa"/>
                <w:vAlign w:val="center"/>
              </w:tcPr>
            </w:tcPrChange>
          </w:tcPr>
          <w:p w14:paraId="4068EEC0" w14:textId="1EDCF330" w:rsidR="00B92617" w:rsidRPr="009063C9" w:rsidRDefault="005D09CF" w:rsidP="00B92617">
            <w:pPr>
              <w:snapToGrid w:val="0"/>
              <w:spacing w:before="60" w:after="60" w:line="240" w:lineRule="auto"/>
              <w:jc w:val="center"/>
              <w:rPr>
                <w:ins w:id="4124" w:author="Greenblue" w:date="2024-02-13T20:47:00Z"/>
                <w:sz w:val="18"/>
                <w:szCs w:val="18"/>
              </w:rPr>
            </w:pPr>
            <w:ins w:id="4125" w:author="USER" w:date="2024-03-22T20:27:00Z">
              <w:r>
                <w:rPr>
                  <w:sz w:val="18"/>
                  <w:szCs w:val="18"/>
                </w:rPr>
                <w:t>2</w:t>
              </w:r>
            </w:ins>
            <w:ins w:id="4126" w:author="Greenblue" w:date="2024-02-13T20:47:00Z">
              <w:del w:id="4127" w:author="USER" w:date="2024-03-22T20:27:00Z">
                <w:r w:rsidR="00B92617" w:rsidRPr="009063C9" w:rsidDel="005D09CF">
                  <w:rPr>
                    <w:sz w:val="18"/>
                    <w:szCs w:val="18"/>
                  </w:rPr>
                  <w:delText>-</w:delText>
                </w:r>
              </w:del>
            </w:ins>
          </w:p>
        </w:tc>
        <w:tc>
          <w:tcPr>
            <w:tcW w:w="5925" w:type="dxa"/>
            <w:vAlign w:val="center"/>
            <w:tcPrChange w:id="4128" w:author="Greenblue" w:date="2024-02-13T20:47:00Z">
              <w:tcPr>
                <w:tcW w:w="5925" w:type="dxa"/>
                <w:vAlign w:val="center"/>
              </w:tcPr>
            </w:tcPrChange>
          </w:tcPr>
          <w:p w14:paraId="149C17D7" w14:textId="04F52E1A" w:rsidR="00B92617" w:rsidRPr="009063C9" w:rsidRDefault="00B92617" w:rsidP="00B92617">
            <w:pPr>
              <w:snapToGrid w:val="0"/>
              <w:spacing w:before="60" w:after="60" w:line="240" w:lineRule="auto"/>
              <w:jc w:val="left"/>
              <w:rPr>
                <w:ins w:id="4129" w:author="Greenblue" w:date="2024-02-13T20:47:00Z"/>
                <w:sz w:val="18"/>
                <w:szCs w:val="18"/>
              </w:rPr>
            </w:pPr>
            <w:ins w:id="4130" w:author="Greenblue" w:date="2024-02-13T20:47:00Z">
              <w:r w:rsidRPr="009063C9">
                <w:rPr>
                  <w:sz w:val="18"/>
                  <w:szCs w:val="18"/>
                </w:rPr>
                <w:t>-</w:t>
              </w:r>
            </w:ins>
          </w:p>
        </w:tc>
      </w:tr>
      <w:tr w:rsidR="00B92617" w:rsidRPr="009063C9" w14:paraId="047455FE" w14:textId="77777777" w:rsidTr="00175CD1">
        <w:trPr>
          <w:cantSplit/>
          <w:ins w:id="4131" w:author="Greenblue" w:date="2024-02-13T20:47:00Z"/>
        </w:trPr>
        <w:tc>
          <w:tcPr>
            <w:tcW w:w="3034" w:type="dxa"/>
            <w:vAlign w:val="center"/>
          </w:tcPr>
          <w:p w14:paraId="2FF4757E" w14:textId="4CF65E81" w:rsidR="00B92617" w:rsidRPr="009063C9" w:rsidRDefault="00B92617" w:rsidP="00B92617">
            <w:pPr>
              <w:snapToGrid w:val="0"/>
              <w:spacing w:before="60" w:after="60" w:line="240" w:lineRule="auto"/>
              <w:jc w:val="left"/>
              <w:rPr>
                <w:ins w:id="4132" w:author="Greenblue" w:date="2024-02-13T20:47:00Z"/>
                <w:sz w:val="18"/>
                <w:szCs w:val="18"/>
              </w:rPr>
            </w:pPr>
            <w:ins w:id="4133" w:author="Greenblue" w:date="2024-02-13T20:47:00Z">
              <w:r w:rsidRPr="009063C9">
                <w:rPr>
                  <w:sz w:val="18"/>
                  <w:szCs w:val="18"/>
                </w:rPr>
                <w:t>undefined</w:t>
              </w:r>
            </w:ins>
          </w:p>
        </w:tc>
        <w:tc>
          <w:tcPr>
            <w:tcW w:w="3420" w:type="dxa"/>
            <w:vAlign w:val="center"/>
          </w:tcPr>
          <w:p w14:paraId="504C3FAF" w14:textId="22946A82" w:rsidR="00B92617" w:rsidRPr="009063C9" w:rsidRDefault="00B92617" w:rsidP="00B92617">
            <w:pPr>
              <w:snapToGrid w:val="0"/>
              <w:spacing w:before="60" w:after="60" w:line="240" w:lineRule="auto"/>
              <w:jc w:val="left"/>
              <w:rPr>
                <w:ins w:id="4134" w:author="Greenblue" w:date="2024-02-13T20:47:00Z"/>
                <w:sz w:val="18"/>
                <w:szCs w:val="18"/>
              </w:rPr>
            </w:pPr>
            <w:ins w:id="4135" w:author="Greenblue" w:date="2024-02-13T20:47:00Z">
              <w:r w:rsidRPr="009063C9">
                <w:rPr>
                  <w:sz w:val="18"/>
                  <w:szCs w:val="18"/>
                </w:rPr>
                <w:t>The encoding is defined in the Product Specification</w:t>
              </w:r>
            </w:ins>
          </w:p>
        </w:tc>
        <w:tc>
          <w:tcPr>
            <w:tcW w:w="804" w:type="dxa"/>
            <w:vAlign w:val="center"/>
          </w:tcPr>
          <w:p w14:paraId="18340DCB" w14:textId="552E6B4F" w:rsidR="00B92617" w:rsidRPr="009063C9" w:rsidRDefault="005D09CF" w:rsidP="00B92617">
            <w:pPr>
              <w:snapToGrid w:val="0"/>
              <w:spacing w:before="60" w:after="60" w:line="240" w:lineRule="auto"/>
              <w:jc w:val="center"/>
              <w:rPr>
                <w:ins w:id="4136" w:author="Greenblue" w:date="2024-02-13T20:47:00Z"/>
                <w:sz w:val="18"/>
                <w:szCs w:val="18"/>
              </w:rPr>
            </w:pPr>
            <w:ins w:id="4137" w:author="USER" w:date="2024-03-22T20:27:00Z">
              <w:r>
                <w:rPr>
                  <w:sz w:val="18"/>
                  <w:szCs w:val="18"/>
                </w:rPr>
                <w:t>100</w:t>
              </w:r>
            </w:ins>
            <w:ins w:id="4138" w:author="Greenblue" w:date="2024-02-13T20:47:00Z">
              <w:del w:id="4139" w:author="USER" w:date="2024-03-22T20:27:00Z">
                <w:r w:rsidR="00B92617" w:rsidRPr="009063C9" w:rsidDel="005D09CF">
                  <w:rPr>
                    <w:sz w:val="18"/>
                    <w:szCs w:val="18"/>
                  </w:rPr>
                  <w:delText>-</w:delText>
                </w:r>
              </w:del>
            </w:ins>
          </w:p>
        </w:tc>
        <w:tc>
          <w:tcPr>
            <w:tcW w:w="5925" w:type="dxa"/>
            <w:vAlign w:val="center"/>
          </w:tcPr>
          <w:p w14:paraId="2001E9D5" w14:textId="0F2A5063" w:rsidR="00B92617" w:rsidRPr="009063C9" w:rsidRDefault="00B92617" w:rsidP="00B92617">
            <w:pPr>
              <w:snapToGrid w:val="0"/>
              <w:spacing w:before="60" w:after="60" w:line="240" w:lineRule="auto"/>
              <w:jc w:val="left"/>
              <w:rPr>
                <w:ins w:id="4140" w:author="Greenblue" w:date="2024-02-13T20:47:00Z"/>
                <w:sz w:val="18"/>
                <w:szCs w:val="18"/>
              </w:rPr>
            </w:pPr>
            <w:ins w:id="4141" w:author="Greenblue" w:date="2024-02-13T20:47:00Z">
              <w:r w:rsidRPr="009063C9">
                <w:rPr>
                  <w:sz w:val="18"/>
                  <w:szCs w:val="18"/>
                </w:rPr>
                <w:t>Use product specification specific encoding means the data product and product specification is not intended for an IHO S-100 compliant system</w:t>
              </w:r>
            </w:ins>
          </w:p>
        </w:tc>
      </w:tr>
    </w:tbl>
    <w:p w14:paraId="4E0A5187" w14:textId="1608E772" w:rsidR="0045468E" w:rsidRDefault="0045468E">
      <w:pPr>
        <w:spacing w:after="0" w:line="240" w:lineRule="auto"/>
        <w:jc w:val="left"/>
        <w:rPr>
          <w:rFonts w:eastAsia="Malgun Gothic"/>
        </w:rPr>
      </w:pPr>
    </w:p>
    <w:p w14:paraId="794132BA" w14:textId="2FC66E48" w:rsidR="00B413FE" w:rsidRPr="009063C9" w:rsidDel="004C1EB7" w:rsidRDefault="00B413FE">
      <w:pPr>
        <w:pStyle w:val="Heading4"/>
        <w:rPr>
          <w:del w:id="4142" w:author="Greenblue" w:date="2024-02-15T20:07:00Z"/>
        </w:rPr>
        <w:pPrChange w:id="4143" w:author="Greenblue" w:date="2024-02-13T20:26:00Z">
          <w:pPr>
            <w:pStyle w:val="Heading3"/>
            <w:spacing w:before="120" w:after="120" w:line="240" w:lineRule="auto"/>
            <w:ind w:left="8292" w:right="200" w:hanging="8092"/>
          </w:pPr>
        </w:pPrChange>
      </w:pPr>
      <w:bookmarkStart w:id="4144" w:name="_Toc403560571"/>
      <w:bookmarkStart w:id="4145" w:name="_Toc152232619"/>
      <w:bookmarkEnd w:id="4058"/>
      <w:bookmarkEnd w:id="4059"/>
      <w:del w:id="4146" w:author="Greenblue" w:date="2024-02-15T20:07:00Z">
        <w:r w:rsidRPr="009063C9" w:rsidDel="004C1EB7">
          <w:delText>S100_ProductSpecification</w:delText>
        </w:r>
        <w:bookmarkEnd w:id="4144"/>
        <w:bookmarkEnd w:id="4145"/>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147"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148">
          <w:tblGrid>
            <w:gridCol w:w="3034"/>
            <w:gridCol w:w="3420"/>
            <w:gridCol w:w="804"/>
            <w:gridCol w:w="2436"/>
            <w:gridCol w:w="3489"/>
          </w:tblGrid>
        </w:tblGridChange>
      </w:tblGrid>
      <w:tr w:rsidR="00B413FE" w:rsidRPr="009063C9" w:rsidDel="004C1EB7" w14:paraId="6AAD35C0" w14:textId="3602219F" w:rsidTr="006073E9">
        <w:trPr>
          <w:cantSplit/>
          <w:del w:id="4149" w:author="Greenblue" w:date="2024-02-15T20:07:00Z"/>
          <w:trPrChange w:id="4150" w:author="Greenblue" w:date="2024-02-13T20:42:00Z">
            <w:trPr>
              <w:cantSplit/>
            </w:trPr>
          </w:trPrChange>
        </w:trPr>
        <w:tc>
          <w:tcPr>
            <w:tcW w:w="3034" w:type="dxa"/>
            <w:shd w:val="clear" w:color="auto" w:fill="E7E6E6"/>
            <w:vAlign w:val="center"/>
            <w:tcPrChange w:id="4151" w:author="Greenblue" w:date="2024-02-13T20:42:00Z">
              <w:tcPr>
                <w:tcW w:w="3034" w:type="dxa"/>
                <w:vAlign w:val="center"/>
              </w:tcPr>
            </w:tcPrChange>
          </w:tcPr>
          <w:p w14:paraId="5543F5B1" w14:textId="6A81925A" w:rsidR="00B413FE" w:rsidRPr="009063C9" w:rsidDel="004C1EB7" w:rsidRDefault="00B413FE" w:rsidP="00A63413">
            <w:pPr>
              <w:snapToGrid w:val="0"/>
              <w:spacing w:before="60" w:after="60" w:line="240" w:lineRule="auto"/>
              <w:jc w:val="left"/>
              <w:rPr>
                <w:del w:id="4152" w:author="Greenblue" w:date="2024-02-15T20:07:00Z"/>
                <w:b/>
                <w:sz w:val="18"/>
                <w:szCs w:val="18"/>
              </w:rPr>
            </w:pPr>
            <w:del w:id="4153" w:author="Greenblue" w:date="2024-02-15T20:07:00Z">
              <w:r w:rsidRPr="009063C9" w:rsidDel="004C1EB7">
                <w:rPr>
                  <w:b/>
                  <w:sz w:val="18"/>
                  <w:szCs w:val="18"/>
                </w:rPr>
                <w:delText>Name</w:delText>
              </w:r>
            </w:del>
          </w:p>
        </w:tc>
        <w:tc>
          <w:tcPr>
            <w:tcW w:w="3420" w:type="dxa"/>
            <w:shd w:val="clear" w:color="auto" w:fill="E7E6E6"/>
            <w:vAlign w:val="center"/>
            <w:tcPrChange w:id="4154" w:author="Greenblue" w:date="2024-02-13T20:42:00Z">
              <w:tcPr>
                <w:tcW w:w="3420" w:type="dxa"/>
                <w:vAlign w:val="center"/>
              </w:tcPr>
            </w:tcPrChange>
          </w:tcPr>
          <w:p w14:paraId="2B356556" w14:textId="07D86A81" w:rsidR="00B413FE" w:rsidRPr="009063C9" w:rsidDel="004C1EB7" w:rsidRDefault="00B413FE" w:rsidP="00A63413">
            <w:pPr>
              <w:snapToGrid w:val="0"/>
              <w:spacing w:before="60" w:after="60" w:line="240" w:lineRule="auto"/>
              <w:jc w:val="left"/>
              <w:rPr>
                <w:del w:id="4155" w:author="Greenblue" w:date="2024-02-15T20:07:00Z"/>
                <w:b/>
                <w:sz w:val="18"/>
                <w:szCs w:val="18"/>
              </w:rPr>
            </w:pPr>
            <w:del w:id="4156" w:author="Greenblue" w:date="2024-02-15T20:07:00Z">
              <w:r w:rsidRPr="009063C9" w:rsidDel="004C1EB7">
                <w:rPr>
                  <w:b/>
                  <w:sz w:val="18"/>
                  <w:szCs w:val="18"/>
                </w:rPr>
                <w:delText>Description</w:delText>
              </w:r>
            </w:del>
          </w:p>
        </w:tc>
        <w:tc>
          <w:tcPr>
            <w:tcW w:w="804" w:type="dxa"/>
            <w:shd w:val="clear" w:color="auto" w:fill="E7E6E6"/>
            <w:vAlign w:val="center"/>
            <w:tcPrChange w:id="4157" w:author="Greenblue" w:date="2024-02-13T20:42:00Z">
              <w:tcPr>
                <w:tcW w:w="804" w:type="dxa"/>
                <w:vAlign w:val="center"/>
              </w:tcPr>
            </w:tcPrChange>
          </w:tcPr>
          <w:p w14:paraId="3A7D6C82" w14:textId="147A883E" w:rsidR="00B413FE" w:rsidRPr="009063C9" w:rsidDel="004C1EB7" w:rsidRDefault="00B413FE" w:rsidP="00A63413">
            <w:pPr>
              <w:snapToGrid w:val="0"/>
              <w:spacing w:before="60" w:after="60" w:line="240" w:lineRule="auto"/>
              <w:jc w:val="center"/>
              <w:rPr>
                <w:del w:id="4158" w:author="Greenblue" w:date="2024-02-15T20:07:00Z"/>
                <w:b/>
                <w:sz w:val="18"/>
                <w:szCs w:val="18"/>
              </w:rPr>
            </w:pPr>
            <w:del w:id="4159" w:author="Greenblue" w:date="2024-02-15T20:07:00Z">
              <w:r w:rsidRPr="009063C9" w:rsidDel="004C1EB7">
                <w:rPr>
                  <w:b/>
                  <w:sz w:val="18"/>
                  <w:szCs w:val="18"/>
                </w:rPr>
                <w:delText>Mult</w:delText>
              </w:r>
            </w:del>
          </w:p>
        </w:tc>
        <w:tc>
          <w:tcPr>
            <w:tcW w:w="2436" w:type="dxa"/>
            <w:shd w:val="clear" w:color="auto" w:fill="E7E6E6"/>
            <w:vAlign w:val="center"/>
            <w:tcPrChange w:id="4160" w:author="Greenblue" w:date="2024-02-13T20:42:00Z">
              <w:tcPr>
                <w:tcW w:w="2436" w:type="dxa"/>
                <w:vAlign w:val="center"/>
              </w:tcPr>
            </w:tcPrChange>
          </w:tcPr>
          <w:p w14:paraId="78B89003" w14:textId="3BC980E6" w:rsidR="00B413FE" w:rsidRPr="009063C9" w:rsidDel="004C1EB7" w:rsidRDefault="00B413FE" w:rsidP="00A63413">
            <w:pPr>
              <w:snapToGrid w:val="0"/>
              <w:spacing w:before="60" w:after="60" w:line="240" w:lineRule="auto"/>
              <w:jc w:val="left"/>
              <w:rPr>
                <w:del w:id="4161" w:author="Greenblue" w:date="2024-02-15T20:07:00Z"/>
                <w:b/>
                <w:sz w:val="18"/>
                <w:szCs w:val="18"/>
              </w:rPr>
            </w:pPr>
            <w:del w:id="4162" w:author="Greenblue" w:date="2024-02-15T20:07:00Z">
              <w:r w:rsidRPr="009063C9" w:rsidDel="004C1EB7">
                <w:rPr>
                  <w:b/>
                  <w:sz w:val="18"/>
                  <w:szCs w:val="18"/>
                </w:rPr>
                <w:delText>Type</w:delText>
              </w:r>
            </w:del>
          </w:p>
        </w:tc>
        <w:tc>
          <w:tcPr>
            <w:tcW w:w="3489" w:type="dxa"/>
            <w:shd w:val="clear" w:color="auto" w:fill="E7E6E6"/>
            <w:vAlign w:val="center"/>
            <w:tcPrChange w:id="4163" w:author="Greenblue" w:date="2024-02-13T20:42:00Z">
              <w:tcPr>
                <w:tcW w:w="3489" w:type="dxa"/>
                <w:vAlign w:val="center"/>
              </w:tcPr>
            </w:tcPrChange>
          </w:tcPr>
          <w:p w14:paraId="5B79CCA8" w14:textId="3C62D13F" w:rsidR="00B413FE" w:rsidRPr="009063C9" w:rsidDel="004C1EB7" w:rsidRDefault="00B413FE" w:rsidP="00A63413">
            <w:pPr>
              <w:snapToGrid w:val="0"/>
              <w:spacing w:before="60" w:after="60" w:line="240" w:lineRule="auto"/>
              <w:jc w:val="left"/>
              <w:rPr>
                <w:del w:id="4164" w:author="Greenblue" w:date="2024-02-15T20:07:00Z"/>
                <w:b/>
                <w:sz w:val="18"/>
                <w:szCs w:val="18"/>
              </w:rPr>
            </w:pPr>
            <w:del w:id="4165" w:author="Greenblue" w:date="2024-02-15T20:07:00Z">
              <w:r w:rsidRPr="009063C9" w:rsidDel="004C1EB7">
                <w:rPr>
                  <w:b/>
                  <w:sz w:val="18"/>
                  <w:szCs w:val="18"/>
                </w:rPr>
                <w:delText>Remarks</w:delText>
              </w:r>
            </w:del>
          </w:p>
        </w:tc>
      </w:tr>
      <w:tr w:rsidR="00B413FE" w:rsidRPr="009063C9" w:rsidDel="004C1EB7" w14:paraId="3D58C6F2" w14:textId="1F40E15A" w:rsidTr="003D073E">
        <w:trPr>
          <w:cantSplit/>
          <w:del w:id="4166" w:author="Greenblue" w:date="2024-02-15T20:07:00Z"/>
        </w:trPr>
        <w:tc>
          <w:tcPr>
            <w:tcW w:w="3034" w:type="dxa"/>
            <w:vAlign w:val="center"/>
          </w:tcPr>
          <w:p w14:paraId="11F3F619" w14:textId="0AD0B266" w:rsidR="00B413FE" w:rsidRPr="009063C9" w:rsidDel="004C1EB7" w:rsidRDefault="00B413FE" w:rsidP="00A63413">
            <w:pPr>
              <w:snapToGrid w:val="0"/>
              <w:spacing w:before="60" w:after="60" w:line="240" w:lineRule="auto"/>
              <w:jc w:val="left"/>
              <w:rPr>
                <w:del w:id="4167" w:author="Greenblue" w:date="2024-02-15T20:07:00Z"/>
                <w:sz w:val="18"/>
                <w:szCs w:val="18"/>
              </w:rPr>
            </w:pPr>
            <w:del w:id="4168" w:author="Greenblue" w:date="2024-02-15T20:07:00Z">
              <w:r w:rsidRPr="009063C9" w:rsidDel="004C1EB7">
                <w:rPr>
                  <w:sz w:val="18"/>
                  <w:szCs w:val="18"/>
                </w:rPr>
                <w:delText>S100_ProductSpecification</w:delText>
              </w:r>
            </w:del>
          </w:p>
        </w:tc>
        <w:tc>
          <w:tcPr>
            <w:tcW w:w="3420" w:type="dxa"/>
            <w:vAlign w:val="center"/>
          </w:tcPr>
          <w:p w14:paraId="5734CD69" w14:textId="791F366A" w:rsidR="00B413FE" w:rsidRPr="009063C9" w:rsidDel="004C1EB7" w:rsidRDefault="00B413FE" w:rsidP="00A63413">
            <w:pPr>
              <w:snapToGrid w:val="0"/>
              <w:spacing w:before="60" w:after="60" w:line="240" w:lineRule="auto"/>
              <w:jc w:val="left"/>
              <w:rPr>
                <w:del w:id="4169" w:author="Greenblue" w:date="2024-02-15T20:07:00Z"/>
                <w:sz w:val="18"/>
                <w:szCs w:val="18"/>
              </w:rPr>
            </w:pPr>
            <w:del w:id="4170" w:author="Greenblue" w:date="2024-02-15T20:07:00Z">
              <w:r w:rsidRPr="009063C9" w:rsidDel="004C1EB7">
                <w:rPr>
                  <w:sz w:val="18"/>
                  <w:szCs w:val="18"/>
                </w:rPr>
                <w:delText>The Product Specification contains the information needed to build the specified product</w:delText>
              </w:r>
            </w:del>
          </w:p>
        </w:tc>
        <w:tc>
          <w:tcPr>
            <w:tcW w:w="804" w:type="dxa"/>
            <w:vAlign w:val="center"/>
          </w:tcPr>
          <w:p w14:paraId="1FB9150E" w14:textId="3D7775B2" w:rsidR="00B413FE" w:rsidRPr="009063C9" w:rsidDel="004C1EB7" w:rsidRDefault="00B413FE" w:rsidP="00A63413">
            <w:pPr>
              <w:snapToGrid w:val="0"/>
              <w:spacing w:before="60" w:after="60" w:line="240" w:lineRule="auto"/>
              <w:jc w:val="center"/>
              <w:rPr>
                <w:del w:id="4171" w:author="Greenblue" w:date="2024-02-15T20:07:00Z"/>
                <w:sz w:val="18"/>
                <w:szCs w:val="18"/>
              </w:rPr>
            </w:pPr>
            <w:del w:id="4172" w:author="Greenblue" w:date="2024-02-15T20:07:00Z">
              <w:r w:rsidRPr="009063C9" w:rsidDel="004C1EB7">
                <w:rPr>
                  <w:sz w:val="18"/>
                  <w:szCs w:val="18"/>
                </w:rPr>
                <w:delText>-</w:delText>
              </w:r>
            </w:del>
          </w:p>
        </w:tc>
        <w:tc>
          <w:tcPr>
            <w:tcW w:w="2436" w:type="dxa"/>
            <w:vAlign w:val="center"/>
          </w:tcPr>
          <w:p w14:paraId="1A6980BF" w14:textId="2AEB0ACD" w:rsidR="00B413FE" w:rsidRPr="009063C9" w:rsidDel="004C1EB7" w:rsidRDefault="00B413FE" w:rsidP="00A63413">
            <w:pPr>
              <w:snapToGrid w:val="0"/>
              <w:spacing w:before="60" w:after="60" w:line="240" w:lineRule="auto"/>
              <w:jc w:val="left"/>
              <w:rPr>
                <w:del w:id="4173" w:author="Greenblue" w:date="2024-02-15T20:07:00Z"/>
                <w:sz w:val="18"/>
                <w:szCs w:val="18"/>
              </w:rPr>
            </w:pPr>
            <w:del w:id="4174" w:author="Greenblue" w:date="2024-02-15T20:07:00Z">
              <w:r w:rsidRPr="009063C9" w:rsidDel="004C1EB7">
                <w:rPr>
                  <w:sz w:val="18"/>
                  <w:szCs w:val="18"/>
                </w:rPr>
                <w:delText>-</w:delText>
              </w:r>
            </w:del>
          </w:p>
        </w:tc>
        <w:tc>
          <w:tcPr>
            <w:tcW w:w="3489" w:type="dxa"/>
            <w:vAlign w:val="center"/>
          </w:tcPr>
          <w:p w14:paraId="5C7CDDE0" w14:textId="160A2BD9" w:rsidR="00B413FE" w:rsidRPr="009063C9" w:rsidDel="004C1EB7" w:rsidRDefault="00B413FE" w:rsidP="00A63413">
            <w:pPr>
              <w:snapToGrid w:val="0"/>
              <w:spacing w:before="60" w:after="60" w:line="240" w:lineRule="auto"/>
              <w:jc w:val="left"/>
              <w:rPr>
                <w:del w:id="4175" w:author="Greenblue" w:date="2024-02-15T20:07:00Z"/>
                <w:sz w:val="18"/>
                <w:szCs w:val="18"/>
              </w:rPr>
            </w:pPr>
            <w:del w:id="4176" w:author="Greenblue" w:date="2024-02-15T20:07:00Z">
              <w:r w:rsidRPr="009063C9" w:rsidDel="004C1EB7">
                <w:rPr>
                  <w:sz w:val="18"/>
                  <w:szCs w:val="18"/>
                </w:rPr>
                <w:delText>-</w:delText>
              </w:r>
            </w:del>
          </w:p>
        </w:tc>
      </w:tr>
      <w:tr w:rsidR="00B413FE" w:rsidRPr="009063C9" w:rsidDel="004C1EB7" w14:paraId="62BFF83B" w14:textId="2502B388" w:rsidTr="003D073E">
        <w:trPr>
          <w:cantSplit/>
          <w:del w:id="4177" w:author="Greenblue" w:date="2024-02-15T20:07:00Z"/>
        </w:trPr>
        <w:tc>
          <w:tcPr>
            <w:tcW w:w="3034" w:type="dxa"/>
            <w:vAlign w:val="center"/>
          </w:tcPr>
          <w:p w14:paraId="11D51353" w14:textId="1711F20B" w:rsidR="00B413FE" w:rsidRPr="009063C9" w:rsidDel="004C1EB7" w:rsidRDefault="00B413FE" w:rsidP="00A63413">
            <w:pPr>
              <w:snapToGrid w:val="0"/>
              <w:spacing w:before="60" w:after="60" w:line="240" w:lineRule="auto"/>
              <w:jc w:val="left"/>
              <w:rPr>
                <w:del w:id="4178" w:author="Greenblue" w:date="2024-02-15T20:07:00Z"/>
                <w:sz w:val="18"/>
                <w:szCs w:val="18"/>
              </w:rPr>
            </w:pPr>
            <w:del w:id="4179" w:author="Greenblue" w:date="2024-02-15T20:07:00Z">
              <w:r w:rsidRPr="009063C9" w:rsidDel="004C1EB7">
                <w:rPr>
                  <w:sz w:val="18"/>
                  <w:szCs w:val="18"/>
                </w:rPr>
                <w:delText>name</w:delText>
              </w:r>
            </w:del>
          </w:p>
        </w:tc>
        <w:tc>
          <w:tcPr>
            <w:tcW w:w="3420" w:type="dxa"/>
            <w:vAlign w:val="center"/>
          </w:tcPr>
          <w:p w14:paraId="36530FB9" w14:textId="267F5A40" w:rsidR="00B413FE" w:rsidRPr="009063C9" w:rsidDel="004C1EB7" w:rsidRDefault="00B413FE" w:rsidP="00A63413">
            <w:pPr>
              <w:snapToGrid w:val="0"/>
              <w:spacing w:before="60" w:after="60" w:line="240" w:lineRule="auto"/>
              <w:jc w:val="left"/>
              <w:rPr>
                <w:del w:id="4180" w:author="Greenblue" w:date="2024-02-15T20:07:00Z"/>
                <w:sz w:val="18"/>
                <w:szCs w:val="18"/>
              </w:rPr>
            </w:pPr>
            <w:del w:id="4181" w:author="Greenblue" w:date="2024-02-15T20:07:00Z">
              <w:r w:rsidRPr="009063C9" w:rsidDel="004C1EB7">
                <w:rPr>
                  <w:sz w:val="18"/>
                  <w:szCs w:val="18"/>
                </w:rPr>
                <w:delText>The name of the product specification used to create the datasets</w:delText>
              </w:r>
            </w:del>
          </w:p>
        </w:tc>
        <w:tc>
          <w:tcPr>
            <w:tcW w:w="804" w:type="dxa"/>
            <w:vAlign w:val="center"/>
          </w:tcPr>
          <w:p w14:paraId="2B8F0B5E" w14:textId="7EB6234F" w:rsidR="00B413FE" w:rsidRPr="009063C9" w:rsidDel="004C1EB7" w:rsidRDefault="00B413FE" w:rsidP="00A63413">
            <w:pPr>
              <w:snapToGrid w:val="0"/>
              <w:spacing w:before="60" w:after="60" w:line="240" w:lineRule="auto"/>
              <w:jc w:val="center"/>
              <w:rPr>
                <w:del w:id="4182" w:author="Greenblue" w:date="2024-02-15T20:07:00Z"/>
                <w:sz w:val="18"/>
                <w:szCs w:val="18"/>
              </w:rPr>
            </w:pPr>
            <w:del w:id="4183" w:author="Greenblue" w:date="2024-02-15T20:07:00Z">
              <w:r w:rsidRPr="009063C9" w:rsidDel="004C1EB7">
                <w:rPr>
                  <w:sz w:val="18"/>
                  <w:szCs w:val="18"/>
                </w:rPr>
                <w:delText>1</w:delText>
              </w:r>
            </w:del>
          </w:p>
        </w:tc>
        <w:tc>
          <w:tcPr>
            <w:tcW w:w="2436" w:type="dxa"/>
            <w:vAlign w:val="center"/>
          </w:tcPr>
          <w:p w14:paraId="29B3E2DA" w14:textId="2C759AA4" w:rsidR="00B413FE" w:rsidRPr="009063C9" w:rsidDel="004C1EB7" w:rsidRDefault="00B413FE" w:rsidP="00A63413">
            <w:pPr>
              <w:snapToGrid w:val="0"/>
              <w:spacing w:before="60" w:after="60" w:line="240" w:lineRule="auto"/>
              <w:jc w:val="left"/>
              <w:rPr>
                <w:del w:id="4184" w:author="Greenblue" w:date="2024-02-15T20:07:00Z"/>
                <w:sz w:val="18"/>
                <w:szCs w:val="18"/>
              </w:rPr>
            </w:pPr>
            <w:del w:id="4185" w:author="Greenblue" w:date="2024-02-15T20:07:00Z">
              <w:r w:rsidRPr="009063C9" w:rsidDel="004C1EB7">
                <w:rPr>
                  <w:sz w:val="18"/>
                  <w:szCs w:val="18"/>
                </w:rPr>
                <w:delText>CharacterString</w:delText>
              </w:r>
            </w:del>
          </w:p>
        </w:tc>
        <w:tc>
          <w:tcPr>
            <w:tcW w:w="3489" w:type="dxa"/>
            <w:vAlign w:val="center"/>
          </w:tcPr>
          <w:p w14:paraId="75128688" w14:textId="36BA52AE" w:rsidR="00B413FE" w:rsidRPr="009063C9" w:rsidDel="004C1EB7" w:rsidRDefault="00B413FE" w:rsidP="00A63413">
            <w:pPr>
              <w:snapToGrid w:val="0"/>
              <w:spacing w:before="60" w:after="60" w:line="240" w:lineRule="auto"/>
              <w:jc w:val="left"/>
              <w:rPr>
                <w:del w:id="4186" w:author="Greenblue" w:date="2024-02-15T20:07:00Z"/>
                <w:sz w:val="18"/>
                <w:szCs w:val="18"/>
              </w:rPr>
            </w:pPr>
          </w:p>
        </w:tc>
      </w:tr>
      <w:tr w:rsidR="00B413FE" w:rsidRPr="009063C9" w:rsidDel="004C1EB7" w14:paraId="054A6B7F" w14:textId="4FA23B8D" w:rsidTr="003D073E">
        <w:trPr>
          <w:cantSplit/>
          <w:del w:id="4187" w:author="Greenblue" w:date="2024-02-15T20:07:00Z"/>
        </w:trPr>
        <w:tc>
          <w:tcPr>
            <w:tcW w:w="3034" w:type="dxa"/>
            <w:vAlign w:val="center"/>
          </w:tcPr>
          <w:p w14:paraId="79A2CDC4" w14:textId="73AE2578" w:rsidR="00B413FE" w:rsidRPr="009063C9" w:rsidDel="004C1EB7" w:rsidRDefault="00B413FE" w:rsidP="00A63413">
            <w:pPr>
              <w:snapToGrid w:val="0"/>
              <w:spacing w:before="60" w:after="60" w:line="240" w:lineRule="auto"/>
              <w:jc w:val="left"/>
              <w:rPr>
                <w:del w:id="4188" w:author="Greenblue" w:date="2024-02-15T20:07:00Z"/>
                <w:sz w:val="18"/>
                <w:szCs w:val="18"/>
              </w:rPr>
            </w:pPr>
            <w:del w:id="4189" w:author="Greenblue" w:date="2024-02-15T20:07:00Z">
              <w:r w:rsidRPr="009063C9" w:rsidDel="004C1EB7">
                <w:rPr>
                  <w:sz w:val="18"/>
                  <w:szCs w:val="18"/>
                </w:rPr>
                <w:delText>version</w:delText>
              </w:r>
            </w:del>
          </w:p>
        </w:tc>
        <w:tc>
          <w:tcPr>
            <w:tcW w:w="3420" w:type="dxa"/>
            <w:vAlign w:val="center"/>
          </w:tcPr>
          <w:p w14:paraId="75BCCC57" w14:textId="7AE06E37" w:rsidR="00B413FE" w:rsidRPr="009063C9" w:rsidDel="004C1EB7" w:rsidRDefault="00B413FE" w:rsidP="00A63413">
            <w:pPr>
              <w:snapToGrid w:val="0"/>
              <w:spacing w:before="60" w:after="60" w:line="240" w:lineRule="auto"/>
              <w:jc w:val="left"/>
              <w:rPr>
                <w:del w:id="4190" w:author="Greenblue" w:date="2024-02-15T20:07:00Z"/>
                <w:sz w:val="18"/>
                <w:szCs w:val="18"/>
              </w:rPr>
            </w:pPr>
            <w:del w:id="4191" w:author="Greenblue" w:date="2024-02-15T20:07:00Z">
              <w:r w:rsidRPr="009063C9" w:rsidDel="004C1EB7">
                <w:rPr>
                  <w:sz w:val="18"/>
                  <w:szCs w:val="18"/>
                </w:rPr>
                <w:delText>The version number of the product specification</w:delText>
              </w:r>
            </w:del>
          </w:p>
        </w:tc>
        <w:tc>
          <w:tcPr>
            <w:tcW w:w="804" w:type="dxa"/>
            <w:vAlign w:val="center"/>
          </w:tcPr>
          <w:p w14:paraId="66F8146C" w14:textId="0EF13D7A" w:rsidR="00B413FE" w:rsidRPr="009063C9" w:rsidDel="004C1EB7" w:rsidRDefault="00B413FE" w:rsidP="00A63413">
            <w:pPr>
              <w:snapToGrid w:val="0"/>
              <w:spacing w:before="60" w:after="60" w:line="240" w:lineRule="auto"/>
              <w:jc w:val="center"/>
              <w:rPr>
                <w:del w:id="4192" w:author="Greenblue" w:date="2024-02-15T20:07:00Z"/>
                <w:sz w:val="18"/>
                <w:szCs w:val="18"/>
              </w:rPr>
            </w:pPr>
            <w:del w:id="4193" w:author="Greenblue" w:date="2024-02-15T20:07:00Z">
              <w:r w:rsidRPr="009063C9" w:rsidDel="004C1EB7">
                <w:rPr>
                  <w:sz w:val="18"/>
                  <w:szCs w:val="18"/>
                </w:rPr>
                <w:delText>1</w:delText>
              </w:r>
            </w:del>
          </w:p>
        </w:tc>
        <w:tc>
          <w:tcPr>
            <w:tcW w:w="2436" w:type="dxa"/>
            <w:vAlign w:val="center"/>
          </w:tcPr>
          <w:p w14:paraId="563465F3" w14:textId="57D030C9" w:rsidR="00B413FE" w:rsidRPr="009063C9" w:rsidDel="004C1EB7" w:rsidRDefault="00B413FE" w:rsidP="00A63413">
            <w:pPr>
              <w:snapToGrid w:val="0"/>
              <w:spacing w:before="60" w:after="60" w:line="240" w:lineRule="auto"/>
              <w:jc w:val="left"/>
              <w:rPr>
                <w:del w:id="4194" w:author="Greenblue" w:date="2024-02-15T20:07:00Z"/>
                <w:sz w:val="18"/>
                <w:szCs w:val="18"/>
              </w:rPr>
            </w:pPr>
            <w:del w:id="4195" w:author="Greenblue" w:date="2024-02-15T20:07:00Z">
              <w:r w:rsidRPr="009063C9" w:rsidDel="004C1EB7">
                <w:rPr>
                  <w:sz w:val="18"/>
                  <w:szCs w:val="18"/>
                </w:rPr>
                <w:delText>CharacterString</w:delText>
              </w:r>
            </w:del>
          </w:p>
        </w:tc>
        <w:tc>
          <w:tcPr>
            <w:tcW w:w="3489" w:type="dxa"/>
            <w:vAlign w:val="center"/>
          </w:tcPr>
          <w:p w14:paraId="3337F8A4" w14:textId="68EC6316" w:rsidR="00B413FE" w:rsidRPr="009063C9" w:rsidDel="004C1EB7" w:rsidRDefault="00B413FE" w:rsidP="00A63413">
            <w:pPr>
              <w:snapToGrid w:val="0"/>
              <w:spacing w:before="60" w:after="60" w:line="240" w:lineRule="auto"/>
              <w:jc w:val="left"/>
              <w:rPr>
                <w:del w:id="4196" w:author="Greenblue" w:date="2024-02-15T20:07:00Z"/>
                <w:sz w:val="18"/>
                <w:szCs w:val="18"/>
              </w:rPr>
            </w:pPr>
          </w:p>
        </w:tc>
      </w:tr>
      <w:tr w:rsidR="00B413FE" w:rsidRPr="009063C9" w:rsidDel="004C1EB7" w14:paraId="770C4A40" w14:textId="7FF9A85F" w:rsidTr="003D073E">
        <w:trPr>
          <w:cantSplit/>
          <w:del w:id="4197" w:author="Greenblue" w:date="2024-02-15T20:07:00Z"/>
        </w:trPr>
        <w:tc>
          <w:tcPr>
            <w:tcW w:w="3034" w:type="dxa"/>
            <w:vAlign w:val="center"/>
          </w:tcPr>
          <w:p w14:paraId="130A984B" w14:textId="1DD37408" w:rsidR="00B413FE" w:rsidRPr="009063C9" w:rsidDel="004C1EB7" w:rsidRDefault="00B413FE" w:rsidP="00A63413">
            <w:pPr>
              <w:snapToGrid w:val="0"/>
              <w:spacing w:before="60" w:after="60" w:line="240" w:lineRule="auto"/>
              <w:jc w:val="left"/>
              <w:rPr>
                <w:del w:id="4198" w:author="Greenblue" w:date="2024-02-15T20:07:00Z"/>
                <w:sz w:val="18"/>
                <w:szCs w:val="18"/>
              </w:rPr>
            </w:pPr>
            <w:del w:id="4199" w:author="Greenblue" w:date="2024-02-15T20:07:00Z">
              <w:r w:rsidRPr="009063C9" w:rsidDel="004C1EB7">
                <w:rPr>
                  <w:sz w:val="18"/>
                  <w:szCs w:val="18"/>
                </w:rPr>
                <w:delText>date</w:delText>
              </w:r>
            </w:del>
          </w:p>
        </w:tc>
        <w:tc>
          <w:tcPr>
            <w:tcW w:w="3420" w:type="dxa"/>
            <w:vAlign w:val="center"/>
          </w:tcPr>
          <w:p w14:paraId="18812EB8" w14:textId="54170848" w:rsidR="00B413FE" w:rsidRPr="009063C9" w:rsidDel="004C1EB7" w:rsidRDefault="00B413FE" w:rsidP="00A63413">
            <w:pPr>
              <w:snapToGrid w:val="0"/>
              <w:spacing w:before="60" w:after="60" w:line="240" w:lineRule="auto"/>
              <w:jc w:val="left"/>
              <w:rPr>
                <w:del w:id="4200" w:author="Greenblue" w:date="2024-02-15T20:07:00Z"/>
                <w:sz w:val="18"/>
                <w:szCs w:val="18"/>
              </w:rPr>
            </w:pPr>
            <w:del w:id="4201" w:author="Greenblue" w:date="2024-02-15T20:07:00Z">
              <w:r w:rsidRPr="009063C9" w:rsidDel="004C1EB7">
                <w:rPr>
                  <w:sz w:val="18"/>
                  <w:szCs w:val="18"/>
                </w:rPr>
                <w:delText>The version date of the product specification</w:delText>
              </w:r>
            </w:del>
          </w:p>
        </w:tc>
        <w:tc>
          <w:tcPr>
            <w:tcW w:w="804" w:type="dxa"/>
            <w:vAlign w:val="center"/>
          </w:tcPr>
          <w:p w14:paraId="2EEA0889" w14:textId="12A5A6E6" w:rsidR="00B413FE" w:rsidRPr="009063C9" w:rsidDel="004C1EB7" w:rsidRDefault="00B413FE" w:rsidP="00A63413">
            <w:pPr>
              <w:snapToGrid w:val="0"/>
              <w:spacing w:before="60" w:after="60" w:line="240" w:lineRule="auto"/>
              <w:jc w:val="center"/>
              <w:rPr>
                <w:del w:id="4202" w:author="Greenblue" w:date="2024-02-15T20:07:00Z"/>
                <w:sz w:val="18"/>
                <w:szCs w:val="18"/>
              </w:rPr>
            </w:pPr>
            <w:del w:id="4203" w:author="Greenblue" w:date="2024-02-15T20:07:00Z">
              <w:r w:rsidRPr="009063C9" w:rsidDel="004C1EB7">
                <w:rPr>
                  <w:sz w:val="18"/>
                  <w:szCs w:val="18"/>
                </w:rPr>
                <w:delText>1</w:delText>
              </w:r>
            </w:del>
          </w:p>
        </w:tc>
        <w:tc>
          <w:tcPr>
            <w:tcW w:w="2436" w:type="dxa"/>
            <w:vAlign w:val="center"/>
          </w:tcPr>
          <w:p w14:paraId="63563261" w14:textId="780078E1" w:rsidR="00B413FE" w:rsidRPr="009063C9" w:rsidDel="004C1EB7" w:rsidRDefault="00B413FE" w:rsidP="00A63413">
            <w:pPr>
              <w:snapToGrid w:val="0"/>
              <w:spacing w:before="60" w:after="60" w:line="240" w:lineRule="auto"/>
              <w:jc w:val="left"/>
              <w:rPr>
                <w:del w:id="4204" w:author="Greenblue" w:date="2024-02-15T20:07:00Z"/>
                <w:sz w:val="18"/>
                <w:szCs w:val="18"/>
              </w:rPr>
            </w:pPr>
            <w:del w:id="4205" w:author="Greenblue" w:date="2024-02-15T20:07:00Z">
              <w:r w:rsidRPr="009063C9" w:rsidDel="004C1EB7">
                <w:rPr>
                  <w:sz w:val="18"/>
                  <w:szCs w:val="18"/>
                </w:rPr>
                <w:delText>Date</w:delText>
              </w:r>
            </w:del>
          </w:p>
        </w:tc>
        <w:tc>
          <w:tcPr>
            <w:tcW w:w="3489" w:type="dxa"/>
            <w:vAlign w:val="center"/>
          </w:tcPr>
          <w:p w14:paraId="7CD79F6E" w14:textId="452A39D6" w:rsidR="00B413FE" w:rsidRPr="009063C9" w:rsidDel="004C1EB7" w:rsidRDefault="00B413FE" w:rsidP="00A63413">
            <w:pPr>
              <w:snapToGrid w:val="0"/>
              <w:spacing w:before="60" w:after="60" w:line="240" w:lineRule="auto"/>
              <w:jc w:val="left"/>
              <w:rPr>
                <w:del w:id="4206" w:author="Greenblue" w:date="2024-02-15T20:07:00Z"/>
                <w:sz w:val="18"/>
                <w:szCs w:val="18"/>
              </w:rPr>
            </w:pPr>
          </w:p>
        </w:tc>
      </w:tr>
      <w:tr w:rsidR="005B5D87" w:rsidRPr="009063C9" w:rsidDel="004C1EB7" w14:paraId="05C6589B" w14:textId="18A31A72" w:rsidTr="003D073E">
        <w:trPr>
          <w:cantSplit/>
          <w:del w:id="4207" w:author="Greenblue" w:date="2024-02-15T20:07:00Z"/>
        </w:trPr>
        <w:tc>
          <w:tcPr>
            <w:tcW w:w="3034" w:type="dxa"/>
            <w:vAlign w:val="center"/>
          </w:tcPr>
          <w:p w14:paraId="79BC999D" w14:textId="27BD385A" w:rsidR="005B5D87" w:rsidRPr="009063C9" w:rsidDel="004C1EB7" w:rsidRDefault="005B5D87" w:rsidP="005B5D87">
            <w:pPr>
              <w:snapToGrid w:val="0"/>
              <w:spacing w:before="60" w:after="60" w:line="240" w:lineRule="auto"/>
              <w:jc w:val="left"/>
              <w:rPr>
                <w:del w:id="4208" w:author="Greenblue" w:date="2024-02-15T20:07:00Z"/>
                <w:sz w:val="18"/>
                <w:szCs w:val="18"/>
              </w:rPr>
            </w:pPr>
            <w:del w:id="4209" w:author="Greenblue" w:date="2024-02-15T20:07:00Z">
              <w:r w:rsidRPr="009063C9" w:rsidDel="004C1EB7">
                <w:rPr>
                  <w:sz w:val="18"/>
                  <w:szCs w:val="18"/>
                </w:rPr>
                <w:delText>number</w:delText>
              </w:r>
            </w:del>
          </w:p>
        </w:tc>
        <w:tc>
          <w:tcPr>
            <w:tcW w:w="3420" w:type="dxa"/>
            <w:vAlign w:val="center"/>
          </w:tcPr>
          <w:p w14:paraId="535E23BB" w14:textId="09571B58" w:rsidR="005B5D87" w:rsidRPr="009063C9" w:rsidDel="004C1EB7" w:rsidRDefault="005B5D87" w:rsidP="005B5D87">
            <w:pPr>
              <w:snapToGrid w:val="0"/>
              <w:spacing w:before="60" w:after="60" w:line="240" w:lineRule="auto"/>
              <w:jc w:val="left"/>
              <w:rPr>
                <w:del w:id="4210" w:author="Greenblue" w:date="2024-02-15T20:07:00Z"/>
                <w:sz w:val="18"/>
                <w:szCs w:val="18"/>
              </w:rPr>
            </w:pPr>
            <w:del w:id="4211" w:author="Greenblue" w:date="2024-02-15T20:07:00Z">
              <w:r w:rsidRPr="009063C9" w:rsidDel="004C1EB7">
                <w:rPr>
                  <w:sz w:val="18"/>
                  <w:szCs w:val="18"/>
                </w:rPr>
                <w:delText>The number (registry index) used to lookup the product in the product specification GI registry</w:delText>
              </w:r>
            </w:del>
          </w:p>
        </w:tc>
        <w:tc>
          <w:tcPr>
            <w:tcW w:w="804" w:type="dxa"/>
            <w:vAlign w:val="center"/>
          </w:tcPr>
          <w:p w14:paraId="5D8D94F9" w14:textId="6DC0AD7F" w:rsidR="005B5D87" w:rsidRPr="009063C9" w:rsidDel="004C1EB7" w:rsidRDefault="005B5D87" w:rsidP="005B5D87">
            <w:pPr>
              <w:snapToGrid w:val="0"/>
              <w:spacing w:before="60" w:after="60" w:line="240" w:lineRule="auto"/>
              <w:jc w:val="center"/>
              <w:rPr>
                <w:del w:id="4212" w:author="Greenblue" w:date="2024-02-15T20:07:00Z"/>
                <w:sz w:val="18"/>
                <w:szCs w:val="18"/>
              </w:rPr>
            </w:pPr>
            <w:del w:id="4213" w:author="Greenblue" w:date="2024-02-15T20:07:00Z">
              <w:r w:rsidRPr="009063C9" w:rsidDel="004C1EB7">
                <w:rPr>
                  <w:sz w:val="18"/>
                  <w:szCs w:val="18"/>
                </w:rPr>
                <w:delText>1</w:delText>
              </w:r>
            </w:del>
          </w:p>
        </w:tc>
        <w:tc>
          <w:tcPr>
            <w:tcW w:w="2436" w:type="dxa"/>
            <w:vAlign w:val="center"/>
          </w:tcPr>
          <w:p w14:paraId="1B98FEB5" w14:textId="13CCD9A0" w:rsidR="005B5D87" w:rsidRPr="009063C9" w:rsidDel="004C1EB7" w:rsidRDefault="005B5D87" w:rsidP="005B5D87">
            <w:pPr>
              <w:snapToGrid w:val="0"/>
              <w:spacing w:before="60" w:after="60" w:line="240" w:lineRule="auto"/>
              <w:jc w:val="left"/>
              <w:rPr>
                <w:del w:id="4214" w:author="Greenblue" w:date="2024-02-15T20:07:00Z"/>
                <w:sz w:val="18"/>
                <w:szCs w:val="18"/>
              </w:rPr>
            </w:pPr>
            <w:del w:id="4215" w:author="Greenblue" w:date="2024-02-15T20:07:00Z">
              <w:r w:rsidRPr="009063C9" w:rsidDel="004C1EB7">
                <w:rPr>
                  <w:sz w:val="18"/>
                  <w:szCs w:val="18"/>
                </w:rPr>
                <w:delText>Integer</w:delText>
              </w:r>
            </w:del>
          </w:p>
        </w:tc>
        <w:tc>
          <w:tcPr>
            <w:tcW w:w="3489" w:type="dxa"/>
            <w:vAlign w:val="center"/>
          </w:tcPr>
          <w:p w14:paraId="57702EF5" w14:textId="34C58599" w:rsidR="005B5D87" w:rsidRPr="009063C9" w:rsidDel="004C1EB7" w:rsidRDefault="005B5D87" w:rsidP="005B5D87">
            <w:pPr>
              <w:snapToGrid w:val="0"/>
              <w:spacing w:before="60" w:after="60" w:line="240" w:lineRule="auto"/>
              <w:jc w:val="left"/>
              <w:rPr>
                <w:del w:id="4216" w:author="Greenblue" w:date="2024-02-15T20:07:00Z"/>
                <w:sz w:val="18"/>
                <w:szCs w:val="18"/>
              </w:rPr>
            </w:pPr>
            <w:del w:id="4217" w:author="Greenblue" w:date="2024-02-15T20:07:00Z">
              <w:r w:rsidRPr="009063C9" w:rsidDel="004C1EB7">
                <w:rPr>
                  <w:sz w:val="18"/>
                  <w:szCs w:val="18"/>
                </w:rPr>
                <w:delText>From the Product Specification Register, in the IHO Geospatial Information Registry</w:delText>
              </w:r>
            </w:del>
          </w:p>
        </w:tc>
      </w:tr>
    </w:tbl>
    <w:p w14:paraId="01FC308B" w14:textId="77777777" w:rsidR="004C1EB7" w:rsidRPr="004C1EB7" w:rsidRDefault="004C1EB7" w:rsidP="004C1EB7">
      <w:pPr>
        <w:pStyle w:val="Heading4"/>
      </w:pPr>
      <w:bookmarkStart w:id="4218" w:name="_Toc152232620"/>
      <w:r w:rsidRPr="004C1EB7">
        <w:t>S100_ProductSpecification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4C1EB7" w:rsidRPr="009063C9" w14:paraId="217BD088" w14:textId="77777777" w:rsidTr="004C1EB7">
        <w:trPr>
          <w:cantSplit/>
        </w:trPr>
        <w:tc>
          <w:tcPr>
            <w:tcW w:w="3034" w:type="dxa"/>
            <w:shd w:val="clear" w:color="auto" w:fill="E7E6E6" w:themeFill="background2"/>
            <w:vAlign w:val="center"/>
          </w:tcPr>
          <w:p w14:paraId="42DEF3B4" w14:textId="77777777" w:rsidR="004C1EB7" w:rsidRPr="009063C9" w:rsidRDefault="004C1EB7" w:rsidP="00584796">
            <w:pPr>
              <w:snapToGrid w:val="0"/>
              <w:spacing w:before="60" w:after="60" w:line="240" w:lineRule="auto"/>
              <w:jc w:val="left"/>
              <w:rPr>
                <w:b/>
                <w:sz w:val="18"/>
                <w:szCs w:val="18"/>
              </w:rPr>
            </w:pPr>
            <w:r w:rsidRPr="009063C9">
              <w:rPr>
                <w:b/>
                <w:sz w:val="18"/>
                <w:szCs w:val="18"/>
              </w:rPr>
              <w:t>Name</w:t>
            </w:r>
          </w:p>
        </w:tc>
        <w:tc>
          <w:tcPr>
            <w:tcW w:w="3420" w:type="dxa"/>
            <w:shd w:val="clear" w:color="auto" w:fill="E7E6E6" w:themeFill="background2"/>
            <w:vAlign w:val="center"/>
          </w:tcPr>
          <w:p w14:paraId="7E381B7F" w14:textId="77777777" w:rsidR="004C1EB7" w:rsidRPr="009063C9" w:rsidRDefault="004C1EB7" w:rsidP="00584796">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themeFill="background2"/>
            <w:vAlign w:val="center"/>
          </w:tcPr>
          <w:p w14:paraId="4983CAE7" w14:textId="77777777" w:rsidR="004C1EB7" w:rsidRPr="009063C9" w:rsidRDefault="004C1EB7" w:rsidP="00584796">
            <w:pPr>
              <w:snapToGrid w:val="0"/>
              <w:spacing w:before="60" w:after="60" w:line="240" w:lineRule="auto"/>
              <w:jc w:val="center"/>
              <w:rPr>
                <w:b/>
                <w:sz w:val="18"/>
                <w:szCs w:val="18"/>
              </w:rPr>
            </w:pPr>
            <w:r w:rsidRPr="009063C9">
              <w:rPr>
                <w:b/>
                <w:sz w:val="18"/>
                <w:szCs w:val="18"/>
              </w:rPr>
              <w:t>Mult</w:t>
            </w:r>
          </w:p>
        </w:tc>
        <w:tc>
          <w:tcPr>
            <w:tcW w:w="2436" w:type="dxa"/>
            <w:shd w:val="clear" w:color="auto" w:fill="E7E6E6" w:themeFill="background2"/>
            <w:vAlign w:val="center"/>
          </w:tcPr>
          <w:p w14:paraId="600BCBD2" w14:textId="77777777" w:rsidR="004C1EB7" w:rsidRPr="009063C9" w:rsidRDefault="004C1EB7" w:rsidP="00584796">
            <w:pPr>
              <w:snapToGrid w:val="0"/>
              <w:spacing w:before="60" w:after="60" w:line="240" w:lineRule="auto"/>
              <w:jc w:val="left"/>
              <w:rPr>
                <w:b/>
                <w:sz w:val="18"/>
                <w:szCs w:val="18"/>
              </w:rPr>
            </w:pPr>
            <w:r w:rsidRPr="009063C9">
              <w:rPr>
                <w:b/>
                <w:sz w:val="18"/>
                <w:szCs w:val="18"/>
              </w:rPr>
              <w:t>Type</w:t>
            </w:r>
          </w:p>
        </w:tc>
        <w:tc>
          <w:tcPr>
            <w:tcW w:w="3489" w:type="dxa"/>
            <w:shd w:val="clear" w:color="auto" w:fill="E7E6E6" w:themeFill="background2"/>
            <w:vAlign w:val="center"/>
          </w:tcPr>
          <w:p w14:paraId="3F971134" w14:textId="77777777" w:rsidR="004C1EB7" w:rsidRPr="009063C9" w:rsidRDefault="004C1EB7" w:rsidP="00584796">
            <w:pPr>
              <w:snapToGrid w:val="0"/>
              <w:spacing w:before="60" w:after="60" w:line="240" w:lineRule="auto"/>
              <w:jc w:val="left"/>
              <w:rPr>
                <w:b/>
                <w:sz w:val="18"/>
                <w:szCs w:val="18"/>
              </w:rPr>
            </w:pPr>
            <w:r w:rsidRPr="009063C9">
              <w:rPr>
                <w:b/>
                <w:sz w:val="18"/>
                <w:szCs w:val="18"/>
              </w:rPr>
              <w:t>Remarks</w:t>
            </w:r>
          </w:p>
        </w:tc>
      </w:tr>
      <w:tr w:rsidR="004C1EB7" w:rsidRPr="009063C9" w14:paraId="542D712F" w14:textId="77777777" w:rsidTr="00584796">
        <w:trPr>
          <w:cantSplit/>
        </w:trPr>
        <w:tc>
          <w:tcPr>
            <w:tcW w:w="3034" w:type="dxa"/>
            <w:vAlign w:val="center"/>
          </w:tcPr>
          <w:p w14:paraId="25FBC6AD" w14:textId="77777777" w:rsidR="004C1EB7" w:rsidRPr="009063C9" w:rsidRDefault="004C1EB7" w:rsidP="00584796">
            <w:pPr>
              <w:snapToGrid w:val="0"/>
              <w:spacing w:before="60" w:after="60" w:line="240" w:lineRule="auto"/>
              <w:jc w:val="left"/>
              <w:rPr>
                <w:sz w:val="18"/>
                <w:szCs w:val="18"/>
              </w:rPr>
            </w:pPr>
            <w:r w:rsidRPr="009063C9">
              <w:rPr>
                <w:sz w:val="18"/>
                <w:szCs w:val="18"/>
              </w:rPr>
              <w:t>S100_ProductSpecification</w:t>
            </w:r>
          </w:p>
        </w:tc>
        <w:tc>
          <w:tcPr>
            <w:tcW w:w="3420" w:type="dxa"/>
            <w:vAlign w:val="center"/>
          </w:tcPr>
          <w:p w14:paraId="4701A973" w14:textId="77777777" w:rsidR="004C1EB7" w:rsidRPr="009063C9" w:rsidRDefault="004C1EB7" w:rsidP="00584796">
            <w:pPr>
              <w:snapToGrid w:val="0"/>
              <w:spacing w:before="60" w:after="60" w:line="240" w:lineRule="auto"/>
              <w:jc w:val="left"/>
              <w:rPr>
                <w:sz w:val="18"/>
                <w:szCs w:val="18"/>
              </w:rPr>
            </w:pPr>
            <w:r w:rsidRPr="009063C9">
              <w:rPr>
                <w:sz w:val="18"/>
                <w:szCs w:val="18"/>
              </w:rPr>
              <w:t>The Product Specification contains the information needed to build the specified product</w:t>
            </w:r>
          </w:p>
        </w:tc>
        <w:tc>
          <w:tcPr>
            <w:tcW w:w="804" w:type="dxa"/>
            <w:vAlign w:val="center"/>
          </w:tcPr>
          <w:p w14:paraId="25CE6903" w14:textId="77777777" w:rsidR="004C1EB7" w:rsidRPr="009063C9" w:rsidRDefault="004C1EB7" w:rsidP="00584796">
            <w:pPr>
              <w:snapToGrid w:val="0"/>
              <w:spacing w:before="60" w:after="60" w:line="240" w:lineRule="auto"/>
              <w:jc w:val="center"/>
              <w:rPr>
                <w:sz w:val="18"/>
                <w:szCs w:val="18"/>
              </w:rPr>
            </w:pPr>
            <w:r w:rsidRPr="009063C9">
              <w:rPr>
                <w:sz w:val="18"/>
                <w:szCs w:val="18"/>
              </w:rPr>
              <w:t>-</w:t>
            </w:r>
          </w:p>
        </w:tc>
        <w:tc>
          <w:tcPr>
            <w:tcW w:w="2436" w:type="dxa"/>
            <w:vAlign w:val="center"/>
          </w:tcPr>
          <w:p w14:paraId="7A9F4F75"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c>
          <w:tcPr>
            <w:tcW w:w="3489" w:type="dxa"/>
            <w:vAlign w:val="center"/>
          </w:tcPr>
          <w:p w14:paraId="4CB8449F"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r>
      <w:tr w:rsidR="004C1EB7" w:rsidRPr="009063C9" w14:paraId="34B920B1" w14:textId="77777777" w:rsidTr="00584796">
        <w:trPr>
          <w:cantSplit/>
        </w:trPr>
        <w:tc>
          <w:tcPr>
            <w:tcW w:w="3034" w:type="dxa"/>
            <w:vAlign w:val="center"/>
          </w:tcPr>
          <w:p w14:paraId="6E5C07B7" w14:textId="77777777" w:rsidR="004C1EB7" w:rsidRPr="009063C9" w:rsidRDefault="004C1EB7" w:rsidP="00584796">
            <w:pPr>
              <w:snapToGrid w:val="0"/>
              <w:spacing w:before="60" w:after="60" w:line="240" w:lineRule="auto"/>
              <w:jc w:val="left"/>
              <w:rPr>
                <w:sz w:val="18"/>
                <w:szCs w:val="18"/>
              </w:rPr>
            </w:pPr>
            <w:r w:rsidRPr="009063C9">
              <w:rPr>
                <w:sz w:val="18"/>
                <w:szCs w:val="18"/>
              </w:rPr>
              <w:t>name</w:t>
            </w:r>
          </w:p>
        </w:tc>
        <w:tc>
          <w:tcPr>
            <w:tcW w:w="3420" w:type="dxa"/>
            <w:vAlign w:val="center"/>
          </w:tcPr>
          <w:p w14:paraId="5BA0EA0B" w14:textId="77777777" w:rsidR="004C1EB7" w:rsidRPr="009063C9" w:rsidRDefault="004C1EB7" w:rsidP="00584796">
            <w:pPr>
              <w:snapToGrid w:val="0"/>
              <w:spacing w:before="60" w:after="60" w:line="240" w:lineRule="auto"/>
              <w:jc w:val="left"/>
              <w:rPr>
                <w:sz w:val="18"/>
                <w:szCs w:val="18"/>
              </w:rPr>
            </w:pPr>
            <w:r w:rsidRPr="009063C9">
              <w:rPr>
                <w:sz w:val="18"/>
                <w:szCs w:val="18"/>
              </w:rPr>
              <w:t>The name of the product specification used to create the datasets</w:t>
            </w:r>
          </w:p>
        </w:tc>
        <w:tc>
          <w:tcPr>
            <w:tcW w:w="804" w:type="dxa"/>
            <w:vAlign w:val="center"/>
          </w:tcPr>
          <w:p w14:paraId="473F9DDC"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6E97D00B" w14:textId="77777777" w:rsidR="004C1EB7" w:rsidRPr="009063C9" w:rsidRDefault="004C1EB7" w:rsidP="00584796">
            <w:pPr>
              <w:snapToGrid w:val="0"/>
              <w:spacing w:before="60" w:after="60" w:line="240" w:lineRule="auto"/>
              <w:jc w:val="left"/>
              <w:rPr>
                <w:sz w:val="18"/>
                <w:szCs w:val="18"/>
              </w:rPr>
            </w:pPr>
            <w:r w:rsidRPr="009063C9">
              <w:rPr>
                <w:sz w:val="18"/>
                <w:szCs w:val="18"/>
              </w:rPr>
              <w:t>CharacterString</w:t>
            </w:r>
          </w:p>
        </w:tc>
        <w:tc>
          <w:tcPr>
            <w:tcW w:w="3489" w:type="dxa"/>
            <w:vAlign w:val="center"/>
          </w:tcPr>
          <w:p w14:paraId="51152F01" w14:textId="77777777" w:rsidR="004C1EB7" w:rsidRPr="0094665A"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he name in the GI Registry should be used for this field.</w:t>
            </w:r>
          </w:p>
        </w:tc>
      </w:tr>
      <w:tr w:rsidR="004C1EB7" w:rsidRPr="009063C9" w14:paraId="261B4421" w14:textId="77777777" w:rsidTr="00584796">
        <w:trPr>
          <w:cantSplit/>
        </w:trPr>
        <w:tc>
          <w:tcPr>
            <w:tcW w:w="3034" w:type="dxa"/>
            <w:vAlign w:val="center"/>
          </w:tcPr>
          <w:p w14:paraId="3D27EC49" w14:textId="77777777" w:rsidR="004C1EB7" w:rsidRPr="009063C9" w:rsidRDefault="004C1EB7" w:rsidP="00584796">
            <w:pPr>
              <w:snapToGrid w:val="0"/>
              <w:spacing w:before="60" w:after="60" w:line="240" w:lineRule="auto"/>
              <w:jc w:val="left"/>
              <w:rPr>
                <w:sz w:val="18"/>
                <w:szCs w:val="18"/>
              </w:rPr>
            </w:pPr>
            <w:r w:rsidRPr="009063C9">
              <w:rPr>
                <w:sz w:val="18"/>
                <w:szCs w:val="18"/>
              </w:rPr>
              <w:t>version</w:t>
            </w:r>
          </w:p>
        </w:tc>
        <w:tc>
          <w:tcPr>
            <w:tcW w:w="3420" w:type="dxa"/>
            <w:vAlign w:val="center"/>
          </w:tcPr>
          <w:p w14:paraId="3FA07906"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number of the product specification</w:t>
            </w:r>
          </w:p>
        </w:tc>
        <w:tc>
          <w:tcPr>
            <w:tcW w:w="804" w:type="dxa"/>
            <w:vAlign w:val="center"/>
          </w:tcPr>
          <w:p w14:paraId="0A4FA01E"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2BBE5692" w14:textId="77777777" w:rsidR="004C1EB7" w:rsidRPr="009063C9" w:rsidRDefault="004C1EB7" w:rsidP="00584796">
            <w:pPr>
              <w:snapToGrid w:val="0"/>
              <w:spacing w:before="60" w:after="60" w:line="240" w:lineRule="auto"/>
              <w:jc w:val="left"/>
              <w:rPr>
                <w:sz w:val="18"/>
                <w:szCs w:val="18"/>
              </w:rPr>
            </w:pPr>
            <w:r w:rsidRPr="009063C9">
              <w:rPr>
                <w:sz w:val="18"/>
                <w:szCs w:val="18"/>
              </w:rPr>
              <w:t>CharacterString</w:t>
            </w:r>
          </w:p>
        </w:tc>
        <w:tc>
          <w:tcPr>
            <w:tcW w:w="3489" w:type="dxa"/>
            <w:vAlign w:val="center"/>
          </w:tcPr>
          <w:p w14:paraId="400BF74E"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R 2/2007 specifies versioning of Product Specifications</w:t>
            </w:r>
          </w:p>
        </w:tc>
      </w:tr>
      <w:tr w:rsidR="004C1EB7" w:rsidRPr="009063C9" w14:paraId="213C27AF" w14:textId="77777777" w:rsidTr="00584796">
        <w:trPr>
          <w:cantSplit/>
        </w:trPr>
        <w:tc>
          <w:tcPr>
            <w:tcW w:w="3034" w:type="dxa"/>
            <w:vAlign w:val="center"/>
          </w:tcPr>
          <w:p w14:paraId="7F1162D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20" w:type="dxa"/>
            <w:vAlign w:val="center"/>
          </w:tcPr>
          <w:p w14:paraId="59094BBC"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date of the product specification</w:t>
            </w:r>
          </w:p>
        </w:tc>
        <w:tc>
          <w:tcPr>
            <w:tcW w:w="804" w:type="dxa"/>
            <w:vAlign w:val="center"/>
          </w:tcPr>
          <w:p w14:paraId="54AB5AB7"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4CC3FC2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89" w:type="dxa"/>
            <w:vAlign w:val="center"/>
          </w:tcPr>
          <w:p w14:paraId="15ACCCDE" w14:textId="77777777" w:rsidR="004C1EB7" w:rsidRPr="009063C9" w:rsidRDefault="004C1EB7" w:rsidP="00584796">
            <w:pPr>
              <w:snapToGrid w:val="0"/>
              <w:spacing w:before="60" w:after="60" w:line="240" w:lineRule="auto"/>
              <w:jc w:val="left"/>
              <w:rPr>
                <w:sz w:val="18"/>
                <w:szCs w:val="18"/>
              </w:rPr>
            </w:pPr>
          </w:p>
        </w:tc>
      </w:tr>
      <w:tr w:rsidR="004C1EB7" w:rsidRPr="009063C9" w14:paraId="2BD2E7AF" w14:textId="77777777" w:rsidTr="00584796">
        <w:trPr>
          <w:cantSplit/>
        </w:trPr>
        <w:tc>
          <w:tcPr>
            <w:tcW w:w="3034" w:type="dxa"/>
            <w:vAlign w:val="center"/>
          </w:tcPr>
          <w:p w14:paraId="1BCB1F8C"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p</w:t>
            </w:r>
            <w:r>
              <w:rPr>
                <w:rFonts w:eastAsiaTheme="minorEastAsia"/>
                <w:sz w:val="18"/>
                <w:szCs w:val="18"/>
              </w:rPr>
              <w:t>roductIdentifier</w:t>
            </w:r>
          </w:p>
        </w:tc>
        <w:tc>
          <w:tcPr>
            <w:tcW w:w="3420" w:type="dxa"/>
            <w:vAlign w:val="center"/>
          </w:tcPr>
          <w:p w14:paraId="5A85EF7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M</w:t>
            </w:r>
            <w:r>
              <w:rPr>
                <w:rFonts w:eastAsiaTheme="minorEastAsia"/>
                <w:sz w:val="18"/>
                <w:szCs w:val="18"/>
              </w:rPr>
              <w:t>achine readable unique identifier of a product type</w:t>
            </w:r>
          </w:p>
        </w:tc>
        <w:tc>
          <w:tcPr>
            <w:tcW w:w="804" w:type="dxa"/>
            <w:vAlign w:val="center"/>
          </w:tcPr>
          <w:p w14:paraId="5F406525" w14:textId="77777777" w:rsidR="004C1EB7" w:rsidRPr="00247C8D" w:rsidRDefault="004C1EB7" w:rsidP="00584796">
            <w:pPr>
              <w:snapToGrid w:val="0"/>
              <w:spacing w:before="60" w:after="60" w:line="240" w:lineRule="auto"/>
              <w:jc w:val="center"/>
              <w:rPr>
                <w:rFonts w:eastAsiaTheme="minorEastAsia"/>
                <w:sz w:val="18"/>
                <w:szCs w:val="18"/>
              </w:rPr>
            </w:pPr>
            <w:r>
              <w:rPr>
                <w:rFonts w:eastAsiaTheme="minorEastAsia" w:hint="eastAsia"/>
                <w:sz w:val="18"/>
                <w:szCs w:val="18"/>
              </w:rPr>
              <w:t>1</w:t>
            </w:r>
          </w:p>
        </w:tc>
        <w:tc>
          <w:tcPr>
            <w:tcW w:w="2436" w:type="dxa"/>
            <w:vAlign w:val="center"/>
          </w:tcPr>
          <w:p w14:paraId="44753021"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C</w:t>
            </w:r>
            <w:r>
              <w:rPr>
                <w:rFonts w:eastAsiaTheme="minorEastAsia"/>
                <w:sz w:val="18"/>
                <w:szCs w:val="18"/>
              </w:rPr>
              <w:t>haracterString</w:t>
            </w:r>
            <w:r>
              <w:rPr>
                <w:rFonts w:eastAsiaTheme="minorEastAsia"/>
                <w:sz w:val="18"/>
                <w:szCs w:val="18"/>
              </w:rPr>
              <w:br/>
              <w:t>(Restricted to Product ID values from the IHO Product Specification Register, in the IHO Geospatial Information Registry)</w:t>
            </w:r>
          </w:p>
        </w:tc>
        <w:tc>
          <w:tcPr>
            <w:tcW w:w="3489" w:type="dxa"/>
            <w:vAlign w:val="center"/>
          </w:tcPr>
          <w:p w14:paraId="5EC44D3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F</w:t>
            </w:r>
            <w:r>
              <w:rPr>
                <w:rFonts w:eastAsiaTheme="minorEastAsia"/>
                <w:sz w:val="18"/>
                <w:szCs w:val="18"/>
              </w:rPr>
              <w:t>or example, “S-101”</w:t>
            </w:r>
          </w:p>
        </w:tc>
      </w:tr>
      <w:tr w:rsidR="004C1EB7" w:rsidRPr="009063C9" w14:paraId="12B437F6" w14:textId="77777777" w:rsidTr="00584796">
        <w:trPr>
          <w:cantSplit/>
        </w:trPr>
        <w:tc>
          <w:tcPr>
            <w:tcW w:w="3034" w:type="dxa"/>
            <w:vAlign w:val="center"/>
          </w:tcPr>
          <w:p w14:paraId="550F00F6" w14:textId="77777777" w:rsidR="004C1EB7" w:rsidRPr="009063C9" w:rsidRDefault="004C1EB7" w:rsidP="00584796">
            <w:pPr>
              <w:snapToGrid w:val="0"/>
              <w:spacing w:before="60" w:after="60" w:line="240" w:lineRule="auto"/>
              <w:jc w:val="left"/>
              <w:rPr>
                <w:sz w:val="18"/>
                <w:szCs w:val="18"/>
              </w:rPr>
            </w:pPr>
            <w:r w:rsidRPr="009063C9">
              <w:rPr>
                <w:sz w:val="18"/>
                <w:szCs w:val="18"/>
              </w:rPr>
              <w:t>number</w:t>
            </w:r>
          </w:p>
        </w:tc>
        <w:tc>
          <w:tcPr>
            <w:tcW w:w="3420" w:type="dxa"/>
            <w:vAlign w:val="center"/>
          </w:tcPr>
          <w:p w14:paraId="3BA4B5C8" w14:textId="77777777" w:rsidR="004C1EB7" w:rsidRPr="009063C9" w:rsidRDefault="004C1EB7" w:rsidP="00584796">
            <w:pPr>
              <w:snapToGrid w:val="0"/>
              <w:spacing w:before="60" w:after="60" w:line="240" w:lineRule="auto"/>
              <w:jc w:val="left"/>
              <w:rPr>
                <w:sz w:val="18"/>
                <w:szCs w:val="18"/>
              </w:rPr>
            </w:pPr>
            <w:r w:rsidRPr="009063C9">
              <w:rPr>
                <w:sz w:val="18"/>
                <w:szCs w:val="18"/>
              </w:rPr>
              <w:t>The number (registry index) used to lookup the product in the product specification GI registry</w:t>
            </w:r>
          </w:p>
        </w:tc>
        <w:tc>
          <w:tcPr>
            <w:tcW w:w="804" w:type="dxa"/>
            <w:vAlign w:val="center"/>
          </w:tcPr>
          <w:p w14:paraId="38DEA062" w14:textId="77777777" w:rsidR="004C1EB7" w:rsidRPr="009063C9" w:rsidRDefault="004C1EB7" w:rsidP="00584796">
            <w:pPr>
              <w:snapToGrid w:val="0"/>
              <w:spacing w:before="60" w:after="60" w:line="240" w:lineRule="auto"/>
              <w:jc w:val="center"/>
              <w:rPr>
                <w:sz w:val="18"/>
                <w:szCs w:val="18"/>
              </w:rPr>
            </w:pPr>
            <w:r w:rsidRPr="009063C9">
              <w:rPr>
                <w:sz w:val="18"/>
                <w:szCs w:val="18"/>
              </w:rPr>
              <w:t>1</w:t>
            </w:r>
          </w:p>
        </w:tc>
        <w:tc>
          <w:tcPr>
            <w:tcW w:w="2436" w:type="dxa"/>
            <w:vAlign w:val="center"/>
          </w:tcPr>
          <w:p w14:paraId="4FBBAA90" w14:textId="77777777" w:rsidR="004C1EB7" w:rsidRPr="009063C9" w:rsidRDefault="004C1EB7" w:rsidP="00584796">
            <w:pPr>
              <w:snapToGrid w:val="0"/>
              <w:spacing w:before="60" w:after="60" w:line="240" w:lineRule="auto"/>
              <w:jc w:val="left"/>
              <w:rPr>
                <w:sz w:val="18"/>
                <w:szCs w:val="18"/>
              </w:rPr>
            </w:pPr>
            <w:r w:rsidRPr="009063C9">
              <w:rPr>
                <w:sz w:val="18"/>
                <w:szCs w:val="18"/>
              </w:rPr>
              <w:t>Integer</w:t>
            </w:r>
          </w:p>
        </w:tc>
        <w:tc>
          <w:tcPr>
            <w:tcW w:w="3489" w:type="dxa"/>
            <w:vAlign w:val="center"/>
          </w:tcPr>
          <w:p w14:paraId="6D8B43C8" w14:textId="77777777" w:rsidR="004C1EB7" w:rsidRPr="009063C9" w:rsidRDefault="004C1EB7" w:rsidP="00584796">
            <w:pPr>
              <w:snapToGrid w:val="0"/>
              <w:spacing w:before="60" w:after="60" w:line="240" w:lineRule="auto"/>
              <w:jc w:val="left"/>
              <w:rPr>
                <w:sz w:val="18"/>
                <w:szCs w:val="18"/>
              </w:rPr>
            </w:pPr>
            <w:r w:rsidRPr="009063C9">
              <w:rPr>
                <w:sz w:val="18"/>
                <w:szCs w:val="18"/>
              </w:rPr>
              <w:t>From the Product Specification Register, in the IHO Geospatial Information Registry</w:t>
            </w:r>
          </w:p>
        </w:tc>
      </w:tr>
      <w:tr w:rsidR="004C1EB7" w:rsidRPr="009063C9" w14:paraId="6EC22375" w14:textId="77777777" w:rsidTr="00584796">
        <w:trPr>
          <w:cantSplit/>
        </w:trPr>
        <w:tc>
          <w:tcPr>
            <w:tcW w:w="3034" w:type="dxa"/>
            <w:vAlign w:val="center"/>
          </w:tcPr>
          <w:p w14:paraId="26D385DA" w14:textId="4312359A" w:rsidR="004C1EB7" w:rsidRPr="004C1EB7" w:rsidRDefault="004C1EB7" w:rsidP="004C1EB7">
            <w:pPr>
              <w:snapToGrid w:val="0"/>
              <w:spacing w:before="60" w:after="60" w:line="240" w:lineRule="auto"/>
              <w:jc w:val="left"/>
              <w:rPr>
                <w:rFonts w:eastAsiaTheme="minorEastAsia"/>
                <w:sz w:val="18"/>
                <w:szCs w:val="18"/>
              </w:rPr>
            </w:pPr>
            <w:ins w:id="4219" w:author="Greenblue" w:date="2024-02-15T20:09:00Z">
              <w:r w:rsidRPr="004C1EB7">
                <w:rPr>
                  <w:rFonts w:eastAsiaTheme="minorEastAsia"/>
                  <w:sz w:val="18"/>
                  <w:szCs w:val="18"/>
                </w:rPr>
                <w:t>compliancyCategory</w:t>
              </w:r>
            </w:ins>
          </w:p>
        </w:tc>
        <w:tc>
          <w:tcPr>
            <w:tcW w:w="3420" w:type="dxa"/>
            <w:vAlign w:val="center"/>
          </w:tcPr>
          <w:p w14:paraId="1BC2B97D" w14:textId="2C9F3AB3" w:rsidR="004C1EB7" w:rsidRPr="004C1EB7" w:rsidRDefault="004C1EB7" w:rsidP="004C1EB7">
            <w:pPr>
              <w:snapToGrid w:val="0"/>
              <w:spacing w:before="60" w:after="60" w:line="240" w:lineRule="auto"/>
              <w:jc w:val="left"/>
              <w:rPr>
                <w:rFonts w:eastAsiaTheme="minorEastAsia"/>
                <w:sz w:val="18"/>
                <w:szCs w:val="18"/>
              </w:rPr>
            </w:pPr>
            <w:ins w:id="4220" w:author="Greenblue" w:date="2024-02-15T20:09:00Z">
              <w:r w:rsidRPr="004C1EB7">
                <w:rPr>
                  <w:rFonts w:eastAsiaTheme="minorEastAsia" w:hint="eastAsia"/>
                  <w:sz w:val="18"/>
                  <w:szCs w:val="18"/>
                </w:rPr>
                <w:t>T</w:t>
              </w:r>
              <w:r w:rsidRPr="004C1EB7">
                <w:rPr>
                  <w:rFonts w:eastAsiaTheme="minorEastAsia"/>
                  <w:sz w:val="18"/>
                  <w:szCs w:val="18"/>
                </w:rPr>
                <w:t>he level of compliance of the Product Specification to S-100</w:t>
              </w:r>
            </w:ins>
          </w:p>
        </w:tc>
        <w:tc>
          <w:tcPr>
            <w:tcW w:w="804" w:type="dxa"/>
            <w:vAlign w:val="center"/>
          </w:tcPr>
          <w:p w14:paraId="1852BA38" w14:textId="739BB220" w:rsidR="004C1EB7" w:rsidRPr="004C1EB7" w:rsidRDefault="004C1EB7" w:rsidP="004C1EB7">
            <w:pPr>
              <w:snapToGrid w:val="0"/>
              <w:spacing w:before="60" w:after="60" w:line="240" w:lineRule="auto"/>
              <w:jc w:val="center"/>
              <w:rPr>
                <w:rFonts w:eastAsiaTheme="minorEastAsia"/>
                <w:sz w:val="18"/>
                <w:szCs w:val="18"/>
              </w:rPr>
            </w:pPr>
            <w:ins w:id="4221" w:author="Greenblue" w:date="2024-02-15T20:09:00Z">
              <w:r w:rsidRPr="004C1EB7">
                <w:rPr>
                  <w:rFonts w:eastAsiaTheme="minorEastAsia" w:hint="eastAsia"/>
                  <w:sz w:val="18"/>
                  <w:szCs w:val="18"/>
                </w:rPr>
                <w:t>0</w:t>
              </w:r>
              <w:r w:rsidRPr="004C1EB7">
                <w:rPr>
                  <w:rFonts w:eastAsiaTheme="minorEastAsia"/>
                  <w:sz w:val="18"/>
                  <w:szCs w:val="18"/>
                </w:rPr>
                <w:t>..1</w:t>
              </w:r>
            </w:ins>
          </w:p>
        </w:tc>
        <w:tc>
          <w:tcPr>
            <w:tcW w:w="2436" w:type="dxa"/>
            <w:vAlign w:val="center"/>
          </w:tcPr>
          <w:p w14:paraId="38BEA699" w14:textId="370D724E" w:rsidR="004C1EB7" w:rsidRPr="004C1EB7" w:rsidRDefault="004C1EB7" w:rsidP="004C1EB7">
            <w:pPr>
              <w:snapToGrid w:val="0"/>
              <w:spacing w:before="60" w:after="60" w:line="240" w:lineRule="auto"/>
              <w:jc w:val="left"/>
              <w:rPr>
                <w:rFonts w:eastAsiaTheme="minorEastAsia"/>
                <w:sz w:val="18"/>
                <w:szCs w:val="18"/>
              </w:rPr>
            </w:pPr>
            <w:ins w:id="4222" w:author="Greenblue" w:date="2024-02-15T20:09:00Z">
              <w:r w:rsidRPr="004C1EB7">
                <w:rPr>
                  <w:rFonts w:eastAsiaTheme="minorEastAsia" w:hint="eastAsia"/>
                  <w:sz w:val="18"/>
                  <w:szCs w:val="18"/>
                </w:rPr>
                <w:t>S</w:t>
              </w:r>
              <w:r w:rsidRPr="004C1EB7">
                <w:rPr>
                  <w:rFonts w:eastAsiaTheme="minorEastAsia"/>
                  <w:sz w:val="18"/>
                  <w:szCs w:val="18"/>
                </w:rPr>
                <w:t>100_CompliancyCategory</w:t>
              </w:r>
            </w:ins>
          </w:p>
        </w:tc>
        <w:tc>
          <w:tcPr>
            <w:tcW w:w="3489" w:type="dxa"/>
            <w:vAlign w:val="center"/>
          </w:tcPr>
          <w:p w14:paraId="050A1487" w14:textId="77777777" w:rsidR="004C1EB7" w:rsidRPr="004C1EB7" w:rsidRDefault="004C1EB7" w:rsidP="004C1EB7">
            <w:pPr>
              <w:snapToGrid w:val="0"/>
              <w:spacing w:before="60" w:after="60" w:line="240" w:lineRule="auto"/>
              <w:jc w:val="left"/>
              <w:rPr>
                <w:rFonts w:eastAsiaTheme="minorEastAsia"/>
                <w:sz w:val="18"/>
                <w:szCs w:val="18"/>
              </w:rPr>
            </w:pPr>
          </w:p>
        </w:tc>
      </w:tr>
    </w:tbl>
    <w:p w14:paraId="4ACC1692" w14:textId="77777777" w:rsidR="004C1EB7" w:rsidRPr="00A63413" w:rsidRDefault="004C1EB7" w:rsidP="00DE48FB">
      <w:pPr>
        <w:pStyle w:val="AppendixD2"/>
        <w:rPr>
          <w:ins w:id="4223" w:author="Greenblue" w:date="2024-02-15T20:12:00Z"/>
        </w:rPr>
      </w:pPr>
    </w:p>
    <w:p w14:paraId="5FA57015" w14:textId="77777777" w:rsidR="004C1EB7" w:rsidRPr="004C1EB7" w:rsidRDefault="004C1EB7" w:rsidP="004C1EB7">
      <w:pPr>
        <w:pStyle w:val="Heading4"/>
        <w:rPr>
          <w:ins w:id="4224" w:author="Greenblue" w:date="2024-02-15T20:10:00Z"/>
        </w:rPr>
      </w:pPr>
      <w:ins w:id="4225" w:author="Greenblue" w:date="2024-02-15T20:10:00Z">
        <w:r w:rsidRPr="004C1EB7">
          <w:t>S100_CompliancyCategory</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65CBAF48" w14:textId="77777777" w:rsidTr="004C1EB7">
        <w:trPr>
          <w:cantSplit/>
          <w:ins w:id="4226" w:author="Greenblue" w:date="2024-02-15T20:10:00Z"/>
        </w:trPr>
        <w:tc>
          <w:tcPr>
            <w:tcW w:w="3034" w:type="dxa"/>
            <w:shd w:val="clear" w:color="auto" w:fill="E7E6E6" w:themeFill="background2"/>
            <w:vAlign w:val="center"/>
          </w:tcPr>
          <w:p w14:paraId="68C9B443" w14:textId="77777777" w:rsidR="004C1EB7" w:rsidRPr="009063C9" w:rsidRDefault="004C1EB7" w:rsidP="00584796">
            <w:pPr>
              <w:snapToGrid w:val="0"/>
              <w:spacing w:before="60" w:after="60" w:line="240" w:lineRule="auto"/>
              <w:jc w:val="left"/>
              <w:rPr>
                <w:ins w:id="4227" w:author="Greenblue" w:date="2024-02-15T20:10:00Z"/>
                <w:b/>
                <w:sz w:val="18"/>
                <w:szCs w:val="18"/>
              </w:rPr>
            </w:pPr>
            <w:ins w:id="4228" w:author="Greenblue" w:date="2024-02-15T20:10:00Z">
              <w:r w:rsidRPr="009063C9">
                <w:rPr>
                  <w:b/>
                  <w:sz w:val="18"/>
                  <w:szCs w:val="18"/>
                </w:rPr>
                <w:t>Name</w:t>
              </w:r>
            </w:ins>
          </w:p>
        </w:tc>
        <w:tc>
          <w:tcPr>
            <w:tcW w:w="3420" w:type="dxa"/>
            <w:shd w:val="clear" w:color="auto" w:fill="E7E6E6" w:themeFill="background2"/>
            <w:vAlign w:val="center"/>
          </w:tcPr>
          <w:p w14:paraId="1D1557FE" w14:textId="77777777" w:rsidR="004C1EB7" w:rsidRPr="009063C9" w:rsidRDefault="004C1EB7" w:rsidP="00584796">
            <w:pPr>
              <w:snapToGrid w:val="0"/>
              <w:spacing w:before="60" w:after="60" w:line="240" w:lineRule="auto"/>
              <w:jc w:val="left"/>
              <w:rPr>
                <w:ins w:id="4229" w:author="Greenblue" w:date="2024-02-15T20:10:00Z"/>
                <w:b/>
                <w:sz w:val="18"/>
                <w:szCs w:val="18"/>
              </w:rPr>
            </w:pPr>
            <w:ins w:id="4230" w:author="Greenblue" w:date="2024-02-15T20:10:00Z">
              <w:r w:rsidRPr="009063C9">
                <w:rPr>
                  <w:b/>
                  <w:sz w:val="18"/>
                  <w:szCs w:val="18"/>
                </w:rPr>
                <w:t>Description</w:t>
              </w:r>
            </w:ins>
          </w:p>
        </w:tc>
        <w:tc>
          <w:tcPr>
            <w:tcW w:w="804" w:type="dxa"/>
            <w:shd w:val="clear" w:color="auto" w:fill="E7E6E6" w:themeFill="background2"/>
            <w:vAlign w:val="center"/>
          </w:tcPr>
          <w:p w14:paraId="56DD6318" w14:textId="77777777" w:rsidR="004C1EB7" w:rsidRPr="009063C9" w:rsidRDefault="004C1EB7" w:rsidP="00584796">
            <w:pPr>
              <w:snapToGrid w:val="0"/>
              <w:spacing w:before="60" w:after="60" w:line="240" w:lineRule="auto"/>
              <w:jc w:val="center"/>
              <w:rPr>
                <w:ins w:id="4231" w:author="Greenblue" w:date="2024-02-15T20:10:00Z"/>
                <w:b/>
                <w:sz w:val="18"/>
                <w:szCs w:val="18"/>
              </w:rPr>
            </w:pPr>
            <w:ins w:id="4232" w:author="Greenblue" w:date="2024-02-15T20:10:00Z">
              <w:r w:rsidRPr="009063C9">
                <w:rPr>
                  <w:b/>
                  <w:sz w:val="18"/>
                  <w:szCs w:val="18"/>
                </w:rPr>
                <w:t>Code</w:t>
              </w:r>
            </w:ins>
          </w:p>
        </w:tc>
        <w:tc>
          <w:tcPr>
            <w:tcW w:w="5925" w:type="dxa"/>
            <w:shd w:val="clear" w:color="auto" w:fill="E7E6E6" w:themeFill="background2"/>
            <w:vAlign w:val="center"/>
          </w:tcPr>
          <w:p w14:paraId="062F75ED" w14:textId="77777777" w:rsidR="004C1EB7" w:rsidRPr="009063C9" w:rsidRDefault="004C1EB7" w:rsidP="00584796">
            <w:pPr>
              <w:snapToGrid w:val="0"/>
              <w:spacing w:before="60" w:after="60" w:line="240" w:lineRule="auto"/>
              <w:jc w:val="left"/>
              <w:rPr>
                <w:ins w:id="4233" w:author="Greenblue" w:date="2024-02-15T20:10:00Z"/>
                <w:b/>
                <w:sz w:val="18"/>
                <w:szCs w:val="18"/>
              </w:rPr>
            </w:pPr>
            <w:ins w:id="4234" w:author="Greenblue" w:date="2024-02-15T20:10:00Z">
              <w:r w:rsidRPr="009063C9">
                <w:rPr>
                  <w:b/>
                  <w:sz w:val="18"/>
                  <w:szCs w:val="18"/>
                </w:rPr>
                <w:t>Remarks</w:t>
              </w:r>
            </w:ins>
          </w:p>
        </w:tc>
      </w:tr>
      <w:tr w:rsidR="004C1EB7" w:rsidRPr="009063C9" w14:paraId="6BE360B2" w14:textId="77777777" w:rsidTr="00584796">
        <w:trPr>
          <w:cantSplit/>
          <w:ins w:id="4235" w:author="Greenblue" w:date="2024-02-15T20:10:00Z"/>
        </w:trPr>
        <w:tc>
          <w:tcPr>
            <w:tcW w:w="3034" w:type="dxa"/>
            <w:vAlign w:val="center"/>
          </w:tcPr>
          <w:p w14:paraId="5210411C" w14:textId="77777777" w:rsidR="004C1EB7" w:rsidRPr="009063C9" w:rsidRDefault="004C1EB7" w:rsidP="00584796">
            <w:pPr>
              <w:snapToGrid w:val="0"/>
              <w:spacing w:before="60" w:after="60" w:line="240" w:lineRule="auto"/>
              <w:jc w:val="left"/>
              <w:rPr>
                <w:ins w:id="4236" w:author="Greenblue" w:date="2024-02-15T20:10:00Z"/>
                <w:sz w:val="18"/>
                <w:szCs w:val="18"/>
              </w:rPr>
            </w:pPr>
            <w:ins w:id="4237" w:author="Greenblue" w:date="2024-02-15T20:10:00Z">
              <w:r w:rsidRPr="009063C9">
                <w:rPr>
                  <w:sz w:val="18"/>
                  <w:szCs w:val="18"/>
                </w:rPr>
                <w:t>S100_</w:t>
              </w:r>
              <w:r>
                <w:rPr>
                  <w:sz w:val="18"/>
                  <w:szCs w:val="18"/>
                </w:rPr>
                <w:t>CompliancyCategory</w:t>
              </w:r>
            </w:ins>
          </w:p>
        </w:tc>
        <w:tc>
          <w:tcPr>
            <w:tcW w:w="3420" w:type="dxa"/>
            <w:vAlign w:val="center"/>
          </w:tcPr>
          <w:p w14:paraId="549EB4D9" w14:textId="77777777" w:rsidR="004C1EB7" w:rsidRPr="009063C9" w:rsidRDefault="004C1EB7" w:rsidP="00584796">
            <w:pPr>
              <w:snapToGrid w:val="0"/>
              <w:spacing w:before="60" w:after="60" w:line="240" w:lineRule="auto"/>
              <w:jc w:val="left"/>
              <w:rPr>
                <w:ins w:id="4238" w:author="Greenblue" w:date="2024-02-15T20:10:00Z"/>
                <w:sz w:val="18"/>
                <w:szCs w:val="18"/>
              </w:rPr>
            </w:pPr>
          </w:p>
        </w:tc>
        <w:tc>
          <w:tcPr>
            <w:tcW w:w="804" w:type="dxa"/>
            <w:vAlign w:val="center"/>
          </w:tcPr>
          <w:p w14:paraId="678CD553" w14:textId="77777777" w:rsidR="004C1EB7" w:rsidRPr="009063C9" w:rsidRDefault="004C1EB7" w:rsidP="00584796">
            <w:pPr>
              <w:snapToGrid w:val="0"/>
              <w:spacing w:before="60" w:after="60" w:line="240" w:lineRule="auto"/>
              <w:jc w:val="center"/>
              <w:rPr>
                <w:ins w:id="4239" w:author="Greenblue" w:date="2024-02-15T20:10:00Z"/>
                <w:sz w:val="18"/>
                <w:szCs w:val="18"/>
              </w:rPr>
            </w:pPr>
            <w:ins w:id="4240" w:author="Greenblue" w:date="2024-02-15T20:10:00Z">
              <w:r w:rsidRPr="009063C9">
                <w:rPr>
                  <w:sz w:val="18"/>
                  <w:szCs w:val="18"/>
                </w:rPr>
                <w:t>-</w:t>
              </w:r>
            </w:ins>
          </w:p>
        </w:tc>
        <w:tc>
          <w:tcPr>
            <w:tcW w:w="5925" w:type="dxa"/>
            <w:vAlign w:val="center"/>
          </w:tcPr>
          <w:p w14:paraId="20E0D1F5" w14:textId="77777777" w:rsidR="004C1EB7" w:rsidRPr="009063C9" w:rsidRDefault="004C1EB7" w:rsidP="00584796">
            <w:pPr>
              <w:snapToGrid w:val="0"/>
              <w:spacing w:before="60" w:after="60" w:line="240" w:lineRule="auto"/>
              <w:jc w:val="left"/>
              <w:rPr>
                <w:ins w:id="4241" w:author="Greenblue" w:date="2024-02-15T20:10:00Z"/>
                <w:sz w:val="18"/>
                <w:szCs w:val="18"/>
              </w:rPr>
            </w:pPr>
            <w:ins w:id="4242" w:author="Greenblue" w:date="2024-02-15T20:10:00Z">
              <w:r w:rsidRPr="009063C9">
                <w:rPr>
                  <w:sz w:val="18"/>
                  <w:szCs w:val="18"/>
                </w:rPr>
                <w:t>-</w:t>
              </w:r>
            </w:ins>
          </w:p>
        </w:tc>
      </w:tr>
      <w:tr w:rsidR="004C1EB7" w:rsidRPr="009063C9" w14:paraId="301ABB93" w14:textId="77777777" w:rsidTr="00584796">
        <w:trPr>
          <w:cantSplit/>
          <w:ins w:id="4243" w:author="Greenblue" w:date="2024-02-15T20:10:00Z"/>
        </w:trPr>
        <w:tc>
          <w:tcPr>
            <w:tcW w:w="3034" w:type="dxa"/>
            <w:vAlign w:val="center"/>
          </w:tcPr>
          <w:p w14:paraId="0D016B74" w14:textId="77777777" w:rsidR="004C1EB7" w:rsidRPr="009063C9" w:rsidRDefault="004C1EB7" w:rsidP="00584796">
            <w:pPr>
              <w:snapToGrid w:val="0"/>
              <w:spacing w:before="60" w:after="60" w:line="240" w:lineRule="auto"/>
              <w:jc w:val="left"/>
              <w:rPr>
                <w:ins w:id="4244" w:author="Greenblue" w:date="2024-02-15T20:10:00Z"/>
                <w:sz w:val="18"/>
                <w:szCs w:val="18"/>
              </w:rPr>
            </w:pPr>
            <w:ins w:id="4245" w:author="Greenblue" w:date="2024-02-15T20:10:00Z">
              <w:r>
                <w:rPr>
                  <w:sz w:val="18"/>
                  <w:szCs w:val="18"/>
                </w:rPr>
                <w:t>Category1</w:t>
              </w:r>
            </w:ins>
          </w:p>
        </w:tc>
        <w:tc>
          <w:tcPr>
            <w:tcW w:w="3420" w:type="dxa"/>
            <w:vAlign w:val="center"/>
          </w:tcPr>
          <w:p w14:paraId="0A83EC14" w14:textId="77777777" w:rsidR="004C1EB7" w:rsidRPr="009063C9" w:rsidRDefault="004C1EB7" w:rsidP="00584796">
            <w:pPr>
              <w:snapToGrid w:val="0"/>
              <w:spacing w:before="60" w:after="60" w:line="240" w:lineRule="auto"/>
              <w:jc w:val="left"/>
              <w:rPr>
                <w:ins w:id="4246" w:author="Greenblue" w:date="2024-02-15T20:10:00Z"/>
                <w:sz w:val="18"/>
                <w:szCs w:val="18"/>
              </w:rPr>
            </w:pPr>
            <w:ins w:id="4247" w:author="Greenblue" w:date="2024-02-15T20:10:00Z">
              <w:r w:rsidRPr="009063C9">
                <w:rPr>
                  <w:sz w:val="18"/>
                  <w:szCs w:val="18"/>
                </w:rPr>
                <w:t>IHO S-</w:t>
              </w:r>
              <w:r>
                <w:rPr>
                  <w:sz w:val="18"/>
                  <w:szCs w:val="18"/>
                </w:rPr>
                <w:t>100 object model compliant</w:t>
              </w:r>
            </w:ins>
          </w:p>
        </w:tc>
        <w:tc>
          <w:tcPr>
            <w:tcW w:w="804" w:type="dxa"/>
            <w:vAlign w:val="center"/>
          </w:tcPr>
          <w:p w14:paraId="020471D1" w14:textId="77777777" w:rsidR="004C1EB7" w:rsidRPr="009063C9" w:rsidRDefault="004C1EB7" w:rsidP="00584796">
            <w:pPr>
              <w:snapToGrid w:val="0"/>
              <w:spacing w:before="60" w:after="60" w:line="240" w:lineRule="auto"/>
              <w:jc w:val="center"/>
              <w:rPr>
                <w:ins w:id="4248" w:author="Greenblue" w:date="2024-02-15T20:10:00Z"/>
                <w:sz w:val="18"/>
                <w:szCs w:val="18"/>
              </w:rPr>
            </w:pPr>
            <w:ins w:id="4249" w:author="Greenblue" w:date="2024-02-15T20:10:00Z">
              <w:r w:rsidRPr="009063C9">
                <w:rPr>
                  <w:sz w:val="18"/>
                  <w:szCs w:val="18"/>
                </w:rPr>
                <w:t>-</w:t>
              </w:r>
            </w:ins>
          </w:p>
        </w:tc>
        <w:tc>
          <w:tcPr>
            <w:tcW w:w="5925" w:type="dxa"/>
            <w:vAlign w:val="center"/>
          </w:tcPr>
          <w:p w14:paraId="7F8F1B64" w14:textId="77777777" w:rsidR="004C1EB7" w:rsidRPr="009063C9" w:rsidRDefault="004C1EB7" w:rsidP="00584796">
            <w:pPr>
              <w:snapToGrid w:val="0"/>
              <w:spacing w:before="60" w:after="60" w:line="240" w:lineRule="auto"/>
              <w:jc w:val="left"/>
              <w:rPr>
                <w:ins w:id="4250" w:author="Greenblue" w:date="2024-02-15T20:10:00Z"/>
                <w:sz w:val="18"/>
                <w:szCs w:val="18"/>
              </w:rPr>
            </w:pPr>
          </w:p>
        </w:tc>
      </w:tr>
      <w:tr w:rsidR="004C1EB7" w:rsidRPr="009063C9" w14:paraId="2E7FB47E" w14:textId="77777777" w:rsidTr="00584796">
        <w:trPr>
          <w:cantSplit/>
          <w:ins w:id="4251" w:author="Greenblue" w:date="2024-02-15T20:10:00Z"/>
        </w:trPr>
        <w:tc>
          <w:tcPr>
            <w:tcW w:w="3034" w:type="dxa"/>
            <w:vAlign w:val="center"/>
          </w:tcPr>
          <w:p w14:paraId="0C9AC4B5" w14:textId="77777777" w:rsidR="004C1EB7" w:rsidRPr="009063C9" w:rsidRDefault="004C1EB7" w:rsidP="00584796">
            <w:pPr>
              <w:snapToGrid w:val="0"/>
              <w:spacing w:before="60" w:after="60" w:line="240" w:lineRule="auto"/>
              <w:jc w:val="left"/>
              <w:rPr>
                <w:ins w:id="4252" w:author="Greenblue" w:date="2024-02-15T20:10:00Z"/>
                <w:sz w:val="18"/>
                <w:szCs w:val="18"/>
              </w:rPr>
            </w:pPr>
            <w:ins w:id="4253" w:author="Greenblue" w:date="2024-02-15T20:10:00Z">
              <w:r>
                <w:rPr>
                  <w:sz w:val="18"/>
                  <w:szCs w:val="18"/>
                </w:rPr>
                <w:t>Category2</w:t>
              </w:r>
            </w:ins>
          </w:p>
        </w:tc>
        <w:tc>
          <w:tcPr>
            <w:tcW w:w="3420" w:type="dxa"/>
            <w:vAlign w:val="center"/>
          </w:tcPr>
          <w:p w14:paraId="2879001D" w14:textId="77777777" w:rsidR="004C1EB7" w:rsidRPr="00247C8D" w:rsidRDefault="004C1EB7" w:rsidP="00584796">
            <w:pPr>
              <w:snapToGrid w:val="0"/>
              <w:spacing w:before="60" w:after="60" w:line="240" w:lineRule="auto"/>
              <w:jc w:val="left"/>
              <w:rPr>
                <w:ins w:id="4254" w:author="Greenblue" w:date="2024-02-15T20:10:00Z"/>
                <w:rFonts w:eastAsiaTheme="minorEastAsia"/>
                <w:sz w:val="18"/>
                <w:szCs w:val="18"/>
              </w:rPr>
            </w:pPr>
            <w:ins w:id="4255" w:author="Greenblue" w:date="2024-02-15T20:10:00Z">
              <w:r>
                <w:rPr>
                  <w:rFonts w:eastAsiaTheme="minorEastAsia" w:hint="eastAsia"/>
                  <w:sz w:val="18"/>
                  <w:szCs w:val="18"/>
                </w:rPr>
                <w:t>I</w:t>
              </w:r>
              <w:r>
                <w:rPr>
                  <w:rFonts w:eastAsiaTheme="minorEastAsia"/>
                  <w:sz w:val="18"/>
                  <w:szCs w:val="18"/>
                </w:rPr>
                <w:t>HO S-100 compliant with non-standard encoding</w:t>
              </w:r>
            </w:ins>
          </w:p>
        </w:tc>
        <w:tc>
          <w:tcPr>
            <w:tcW w:w="804" w:type="dxa"/>
            <w:vAlign w:val="center"/>
          </w:tcPr>
          <w:p w14:paraId="45062064" w14:textId="77777777" w:rsidR="004C1EB7" w:rsidRPr="009063C9" w:rsidRDefault="004C1EB7" w:rsidP="00584796">
            <w:pPr>
              <w:snapToGrid w:val="0"/>
              <w:spacing w:before="60" w:after="60" w:line="240" w:lineRule="auto"/>
              <w:jc w:val="center"/>
              <w:rPr>
                <w:ins w:id="4256" w:author="Greenblue" w:date="2024-02-15T20:10:00Z"/>
                <w:sz w:val="18"/>
                <w:szCs w:val="18"/>
              </w:rPr>
            </w:pPr>
          </w:p>
        </w:tc>
        <w:tc>
          <w:tcPr>
            <w:tcW w:w="5925" w:type="dxa"/>
            <w:vAlign w:val="center"/>
          </w:tcPr>
          <w:p w14:paraId="17157D96" w14:textId="77777777" w:rsidR="004C1EB7" w:rsidRPr="009063C9" w:rsidRDefault="004C1EB7" w:rsidP="00584796">
            <w:pPr>
              <w:snapToGrid w:val="0"/>
              <w:spacing w:before="60" w:after="60" w:line="240" w:lineRule="auto"/>
              <w:jc w:val="left"/>
              <w:rPr>
                <w:ins w:id="4257" w:author="Greenblue" w:date="2024-02-15T20:10:00Z"/>
                <w:sz w:val="18"/>
                <w:szCs w:val="18"/>
              </w:rPr>
            </w:pPr>
          </w:p>
        </w:tc>
      </w:tr>
      <w:tr w:rsidR="004C1EB7" w:rsidRPr="009063C9" w14:paraId="0C923BA1" w14:textId="77777777" w:rsidTr="00584796">
        <w:trPr>
          <w:cantSplit/>
          <w:ins w:id="4258" w:author="Greenblue" w:date="2024-02-15T20:10:00Z"/>
        </w:trPr>
        <w:tc>
          <w:tcPr>
            <w:tcW w:w="3034" w:type="dxa"/>
            <w:vAlign w:val="center"/>
          </w:tcPr>
          <w:p w14:paraId="743C06CF" w14:textId="77777777" w:rsidR="004C1EB7" w:rsidRPr="009063C9" w:rsidRDefault="004C1EB7" w:rsidP="00584796">
            <w:pPr>
              <w:snapToGrid w:val="0"/>
              <w:spacing w:before="60" w:after="60" w:line="240" w:lineRule="auto"/>
              <w:jc w:val="left"/>
              <w:rPr>
                <w:ins w:id="4259" w:author="Greenblue" w:date="2024-02-15T20:10:00Z"/>
                <w:sz w:val="18"/>
                <w:szCs w:val="18"/>
              </w:rPr>
            </w:pPr>
            <w:ins w:id="4260" w:author="Greenblue" w:date="2024-02-15T20:10:00Z">
              <w:r>
                <w:rPr>
                  <w:sz w:val="18"/>
                  <w:szCs w:val="18"/>
                </w:rPr>
                <w:t>Category3</w:t>
              </w:r>
            </w:ins>
          </w:p>
        </w:tc>
        <w:tc>
          <w:tcPr>
            <w:tcW w:w="3420" w:type="dxa"/>
            <w:vAlign w:val="center"/>
          </w:tcPr>
          <w:p w14:paraId="3DDE2684" w14:textId="77777777" w:rsidR="004C1EB7" w:rsidRPr="00247C8D" w:rsidRDefault="004C1EB7" w:rsidP="00584796">
            <w:pPr>
              <w:snapToGrid w:val="0"/>
              <w:spacing w:before="60" w:after="60" w:line="240" w:lineRule="auto"/>
              <w:jc w:val="left"/>
              <w:rPr>
                <w:ins w:id="4261" w:author="Greenblue" w:date="2024-02-15T20:10:00Z"/>
                <w:rFonts w:eastAsiaTheme="minorEastAsia"/>
                <w:sz w:val="18"/>
                <w:szCs w:val="18"/>
              </w:rPr>
            </w:pPr>
            <w:ins w:id="4262" w:author="Greenblue" w:date="2024-02-15T20:10:00Z">
              <w:r>
                <w:rPr>
                  <w:rFonts w:eastAsiaTheme="minorEastAsia" w:hint="eastAsia"/>
                  <w:sz w:val="18"/>
                  <w:szCs w:val="18"/>
                </w:rPr>
                <w:t>I</w:t>
              </w:r>
              <w:r>
                <w:rPr>
                  <w:rFonts w:eastAsiaTheme="minorEastAsia"/>
                  <w:sz w:val="18"/>
                  <w:szCs w:val="18"/>
                </w:rPr>
                <w:t>HO S-100 compliant with standard encoding</w:t>
              </w:r>
            </w:ins>
          </w:p>
        </w:tc>
        <w:tc>
          <w:tcPr>
            <w:tcW w:w="804" w:type="dxa"/>
            <w:vAlign w:val="center"/>
          </w:tcPr>
          <w:p w14:paraId="0E785E6A" w14:textId="77777777" w:rsidR="004C1EB7" w:rsidRPr="009063C9" w:rsidRDefault="004C1EB7" w:rsidP="00584796">
            <w:pPr>
              <w:snapToGrid w:val="0"/>
              <w:spacing w:before="60" w:after="60" w:line="240" w:lineRule="auto"/>
              <w:jc w:val="center"/>
              <w:rPr>
                <w:ins w:id="4263" w:author="Greenblue" w:date="2024-02-15T20:10:00Z"/>
                <w:sz w:val="18"/>
                <w:szCs w:val="18"/>
              </w:rPr>
            </w:pPr>
          </w:p>
        </w:tc>
        <w:tc>
          <w:tcPr>
            <w:tcW w:w="5925" w:type="dxa"/>
            <w:vAlign w:val="center"/>
          </w:tcPr>
          <w:p w14:paraId="3ACAAE6C" w14:textId="77777777" w:rsidR="004C1EB7" w:rsidRPr="009063C9" w:rsidRDefault="004C1EB7" w:rsidP="00584796">
            <w:pPr>
              <w:snapToGrid w:val="0"/>
              <w:spacing w:before="60" w:after="60" w:line="240" w:lineRule="auto"/>
              <w:jc w:val="left"/>
              <w:rPr>
                <w:ins w:id="4264" w:author="Greenblue" w:date="2024-02-15T20:10:00Z"/>
                <w:sz w:val="18"/>
                <w:szCs w:val="18"/>
              </w:rPr>
            </w:pPr>
          </w:p>
        </w:tc>
      </w:tr>
      <w:tr w:rsidR="004C1EB7" w:rsidRPr="009063C9" w14:paraId="169C47E7" w14:textId="77777777" w:rsidTr="00584796">
        <w:trPr>
          <w:cantSplit/>
          <w:ins w:id="4265" w:author="Greenblue" w:date="2024-02-15T20:10:00Z"/>
        </w:trPr>
        <w:tc>
          <w:tcPr>
            <w:tcW w:w="3034" w:type="dxa"/>
            <w:vAlign w:val="center"/>
          </w:tcPr>
          <w:p w14:paraId="61065385" w14:textId="77777777" w:rsidR="004C1EB7" w:rsidRPr="009063C9" w:rsidRDefault="004C1EB7" w:rsidP="00584796">
            <w:pPr>
              <w:snapToGrid w:val="0"/>
              <w:spacing w:before="60" w:after="60" w:line="240" w:lineRule="auto"/>
              <w:jc w:val="left"/>
              <w:rPr>
                <w:ins w:id="4266" w:author="Greenblue" w:date="2024-02-15T20:10:00Z"/>
                <w:sz w:val="18"/>
                <w:szCs w:val="18"/>
              </w:rPr>
            </w:pPr>
            <w:ins w:id="4267" w:author="Greenblue" w:date="2024-02-15T20:10:00Z">
              <w:r>
                <w:rPr>
                  <w:sz w:val="18"/>
                  <w:szCs w:val="18"/>
                </w:rPr>
                <w:t>Category4</w:t>
              </w:r>
            </w:ins>
          </w:p>
        </w:tc>
        <w:tc>
          <w:tcPr>
            <w:tcW w:w="3420" w:type="dxa"/>
            <w:vAlign w:val="center"/>
          </w:tcPr>
          <w:p w14:paraId="4ABF12D2" w14:textId="77777777" w:rsidR="004C1EB7" w:rsidRPr="00247C8D" w:rsidRDefault="004C1EB7" w:rsidP="00584796">
            <w:pPr>
              <w:snapToGrid w:val="0"/>
              <w:spacing w:before="60" w:after="60" w:line="240" w:lineRule="auto"/>
              <w:jc w:val="left"/>
              <w:rPr>
                <w:ins w:id="4268" w:author="Greenblue" w:date="2024-02-15T20:10:00Z"/>
                <w:rFonts w:eastAsiaTheme="minorEastAsia"/>
                <w:sz w:val="18"/>
                <w:szCs w:val="18"/>
              </w:rPr>
            </w:pPr>
            <w:ins w:id="4269" w:author="Greenblue" w:date="2024-02-15T20:10:00Z">
              <w:r>
                <w:rPr>
                  <w:rFonts w:eastAsiaTheme="minorEastAsia" w:hint="eastAsia"/>
                  <w:sz w:val="18"/>
                  <w:szCs w:val="18"/>
                </w:rPr>
                <w:t>I</w:t>
              </w:r>
              <w:r>
                <w:rPr>
                  <w:rFonts w:eastAsiaTheme="minorEastAsia"/>
                  <w:sz w:val="18"/>
                  <w:szCs w:val="18"/>
                </w:rPr>
                <w:t>HO S-100 and IMO harmonized display compliant</w:t>
              </w:r>
            </w:ins>
          </w:p>
        </w:tc>
        <w:tc>
          <w:tcPr>
            <w:tcW w:w="804" w:type="dxa"/>
            <w:vAlign w:val="center"/>
          </w:tcPr>
          <w:p w14:paraId="1F41E5A5" w14:textId="77777777" w:rsidR="004C1EB7" w:rsidRPr="009063C9" w:rsidRDefault="004C1EB7" w:rsidP="00584796">
            <w:pPr>
              <w:snapToGrid w:val="0"/>
              <w:spacing w:before="60" w:after="60" w:line="240" w:lineRule="auto"/>
              <w:jc w:val="center"/>
              <w:rPr>
                <w:ins w:id="4270" w:author="Greenblue" w:date="2024-02-15T20:10:00Z"/>
                <w:sz w:val="18"/>
                <w:szCs w:val="18"/>
              </w:rPr>
            </w:pPr>
          </w:p>
        </w:tc>
        <w:tc>
          <w:tcPr>
            <w:tcW w:w="5925" w:type="dxa"/>
            <w:vAlign w:val="center"/>
          </w:tcPr>
          <w:p w14:paraId="3E13BF3C" w14:textId="77777777" w:rsidR="004C1EB7" w:rsidRPr="009063C9" w:rsidRDefault="004C1EB7" w:rsidP="00584796">
            <w:pPr>
              <w:snapToGrid w:val="0"/>
              <w:spacing w:before="60" w:after="60" w:line="240" w:lineRule="auto"/>
              <w:jc w:val="left"/>
              <w:rPr>
                <w:ins w:id="4271" w:author="Greenblue" w:date="2024-02-15T20:10:00Z"/>
                <w:sz w:val="18"/>
                <w:szCs w:val="18"/>
              </w:rPr>
            </w:pPr>
          </w:p>
        </w:tc>
      </w:tr>
    </w:tbl>
    <w:p w14:paraId="567E0135" w14:textId="77777777" w:rsidR="004C1EB7" w:rsidRPr="004C1EB7" w:rsidRDefault="004C1EB7" w:rsidP="004C1EB7">
      <w:pPr>
        <w:rPr>
          <w:ins w:id="4272" w:author="Greenblue" w:date="2024-02-15T20:07:00Z"/>
        </w:rPr>
      </w:pPr>
    </w:p>
    <w:p w14:paraId="79D97BC8" w14:textId="3C3D7C86" w:rsidR="000D187A" w:rsidRPr="009063C9" w:rsidRDefault="000D187A" w:rsidP="004C1EB7">
      <w:pPr>
        <w:pStyle w:val="Heading4"/>
      </w:pPr>
      <w:r w:rsidRPr="009063C9">
        <w:t>S100_ProtectionScheme</w:t>
      </w:r>
      <w:bookmarkEnd w:id="42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BC7152" w:rsidRPr="009063C9" w14:paraId="553F9DA7" w14:textId="77777777" w:rsidTr="004C1EB7">
        <w:trPr>
          <w:cantSplit/>
        </w:trPr>
        <w:tc>
          <w:tcPr>
            <w:tcW w:w="3034" w:type="dxa"/>
            <w:shd w:val="clear" w:color="auto" w:fill="E7E6E6"/>
            <w:vAlign w:val="center"/>
          </w:tcPr>
          <w:p w14:paraId="08F1BF26" w14:textId="77777777" w:rsidR="00BC7152" w:rsidRPr="009063C9" w:rsidRDefault="00BC7152"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3D3ECBA7" w14:textId="77777777" w:rsidR="00BC7152" w:rsidRPr="009063C9" w:rsidRDefault="00BC7152"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2D179E03" w14:textId="503D91C1" w:rsidR="00BC7152" w:rsidRPr="009063C9" w:rsidRDefault="00BC7152" w:rsidP="002843D4">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
          <w:p w14:paraId="1CA17E22" w14:textId="77777777" w:rsidR="00BC7152" w:rsidRPr="009063C9" w:rsidRDefault="00BC7152" w:rsidP="002843D4">
            <w:pPr>
              <w:snapToGrid w:val="0"/>
              <w:spacing w:before="60" w:after="60" w:line="240" w:lineRule="auto"/>
              <w:jc w:val="left"/>
              <w:rPr>
                <w:b/>
                <w:sz w:val="18"/>
                <w:szCs w:val="18"/>
              </w:rPr>
            </w:pPr>
            <w:r w:rsidRPr="009063C9">
              <w:rPr>
                <w:b/>
                <w:sz w:val="18"/>
                <w:szCs w:val="18"/>
              </w:rPr>
              <w:t>Remarks</w:t>
            </w:r>
          </w:p>
        </w:tc>
      </w:tr>
      <w:tr w:rsidR="00BC7152" w:rsidRPr="009063C9" w14:paraId="555B2DCC" w14:textId="77777777" w:rsidTr="003D073E">
        <w:trPr>
          <w:cantSplit/>
        </w:trPr>
        <w:tc>
          <w:tcPr>
            <w:tcW w:w="3034" w:type="dxa"/>
            <w:vAlign w:val="center"/>
          </w:tcPr>
          <w:p w14:paraId="4E7CE252" w14:textId="2CFB2125" w:rsidR="00BC7152" w:rsidRPr="009063C9" w:rsidRDefault="00BC7152" w:rsidP="00431A2B">
            <w:pPr>
              <w:snapToGrid w:val="0"/>
              <w:spacing w:before="60" w:after="60" w:line="240" w:lineRule="auto"/>
              <w:jc w:val="left"/>
              <w:rPr>
                <w:sz w:val="18"/>
                <w:szCs w:val="18"/>
              </w:rPr>
            </w:pPr>
            <w:r w:rsidRPr="009063C9">
              <w:rPr>
                <w:sz w:val="18"/>
                <w:szCs w:val="18"/>
              </w:rPr>
              <w:t>S100_ProtectionScheme</w:t>
            </w:r>
          </w:p>
        </w:tc>
        <w:tc>
          <w:tcPr>
            <w:tcW w:w="3420" w:type="dxa"/>
            <w:vAlign w:val="center"/>
          </w:tcPr>
          <w:p w14:paraId="2803481F" w14:textId="033FD67B" w:rsidR="00BC7152" w:rsidRPr="009063C9" w:rsidRDefault="00BC7152" w:rsidP="00431A2B">
            <w:pPr>
              <w:snapToGrid w:val="0"/>
              <w:spacing w:before="60" w:after="60" w:line="240" w:lineRule="auto"/>
              <w:jc w:val="left"/>
              <w:rPr>
                <w:sz w:val="18"/>
                <w:szCs w:val="18"/>
              </w:rPr>
            </w:pPr>
            <w:r w:rsidRPr="009063C9">
              <w:rPr>
                <w:sz w:val="18"/>
                <w:szCs w:val="18"/>
              </w:rPr>
              <w:t>Data protection schemes</w:t>
            </w:r>
          </w:p>
        </w:tc>
        <w:tc>
          <w:tcPr>
            <w:tcW w:w="804" w:type="dxa"/>
            <w:vAlign w:val="center"/>
          </w:tcPr>
          <w:p w14:paraId="20F2890F" w14:textId="69D0D5FE"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4BD21422" w14:textId="0FB142F3" w:rsidR="00BC7152" w:rsidRPr="009063C9" w:rsidRDefault="00BC7152" w:rsidP="00431A2B">
            <w:pPr>
              <w:snapToGrid w:val="0"/>
              <w:spacing w:before="60" w:after="60" w:line="240" w:lineRule="auto"/>
              <w:jc w:val="left"/>
              <w:rPr>
                <w:sz w:val="18"/>
                <w:szCs w:val="18"/>
              </w:rPr>
            </w:pPr>
            <w:r w:rsidRPr="009063C9">
              <w:rPr>
                <w:sz w:val="18"/>
                <w:szCs w:val="18"/>
              </w:rPr>
              <w:t>-</w:t>
            </w:r>
          </w:p>
        </w:tc>
      </w:tr>
      <w:tr w:rsidR="00BC7152" w:rsidRPr="009063C9" w14:paraId="782411BA" w14:textId="77777777" w:rsidTr="003D073E">
        <w:trPr>
          <w:cantSplit/>
        </w:trPr>
        <w:tc>
          <w:tcPr>
            <w:tcW w:w="3034" w:type="dxa"/>
            <w:vAlign w:val="center"/>
          </w:tcPr>
          <w:p w14:paraId="25F8D5F6" w14:textId="71F9FD7B" w:rsidR="00BC7152" w:rsidRPr="009063C9" w:rsidRDefault="00DE48FB" w:rsidP="00431A2B">
            <w:pPr>
              <w:snapToGrid w:val="0"/>
              <w:spacing w:before="60" w:after="60" w:line="240" w:lineRule="auto"/>
              <w:jc w:val="left"/>
              <w:rPr>
                <w:sz w:val="18"/>
                <w:szCs w:val="18"/>
              </w:rPr>
            </w:pPr>
            <w:ins w:id="4273" w:author="Greenblue" w:date="2024-02-15T20:26:00Z">
              <w:r w:rsidRPr="00DE48FB">
                <w:rPr>
                  <w:sz w:val="18"/>
                  <w:szCs w:val="18"/>
                </w:rPr>
                <w:t>S100p15</w:t>
              </w:r>
            </w:ins>
            <w:del w:id="4274" w:author="Greenblue" w:date="2024-02-15T20:26:00Z">
              <w:r w:rsidR="00BC7152" w:rsidRPr="009063C9" w:rsidDel="00DE48FB">
                <w:rPr>
                  <w:sz w:val="18"/>
                  <w:szCs w:val="18"/>
                </w:rPr>
                <w:delText>S63e2.0.0</w:delText>
              </w:r>
            </w:del>
          </w:p>
        </w:tc>
        <w:tc>
          <w:tcPr>
            <w:tcW w:w="3420" w:type="dxa"/>
            <w:vAlign w:val="center"/>
          </w:tcPr>
          <w:p w14:paraId="5634F297" w14:textId="2A6F3ADD" w:rsidR="00BC7152" w:rsidRPr="009063C9" w:rsidRDefault="00DE48FB" w:rsidP="00431A2B">
            <w:pPr>
              <w:snapToGrid w:val="0"/>
              <w:spacing w:before="60" w:after="60" w:line="240" w:lineRule="auto"/>
              <w:jc w:val="left"/>
              <w:rPr>
                <w:sz w:val="18"/>
                <w:szCs w:val="18"/>
              </w:rPr>
            </w:pPr>
            <w:ins w:id="4275" w:author="Greenblue" w:date="2024-02-15T20:26:00Z">
              <w:r w:rsidRPr="00DE48FB">
                <w:rPr>
                  <w:sz w:val="18"/>
                  <w:szCs w:val="18"/>
                </w:rPr>
                <w:t>IHO S-100 Part 15</w:t>
              </w:r>
            </w:ins>
            <w:del w:id="4276" w:author="Greenblue" w:date="2024-02-15T20:26:00Z">
              <w:r w:rsidR="00BC7152" w:rsidRPr="009063C9" w:rsidDel="00DE48FB">
                <w:rPr>
                  <w:sz w:val="18"/>
                  <w:szCs w:val="18"/>
                </w:rPr>
                <w:delText>IHO S-63</w:delText>
              </w:r>
            </w:del>
          </w:p>
        </w:tc>
        <w:tc>
          <w:tcPr>
            <w:tcW w:w="804" w:type="dxa"/>
            <w:vAlign w:val="center"/>
          </w:tcPr>
          <w:p w14:paraId="484B7BD9" w14:textId="79C1FA21"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7829D6D8" w14:textId="72AFB135" w:rsidR="00BC7152" w:rsidRPr="009063C9" w:rsidRDefault="00BC7152" w:rsidP="00431A2B">
            <w:pPr>
              <w:snapToGrid w:val="0"/>
              <w:spacing w:before="60" w:after="60" w:line="240" w:lineRule="auto"/>
              <w:jc w:val="left"/>
              <w:rPr>
                <w:sz w:val="18"/>
                <w:szCs w:val="18"/>
              </w:rPr>
            </w:pPr>
            <w:r w:rsidRPr="009063C9">
              <w:rPr>
                <w:sz w:val="18"/>
                <w:szCs w:val="18"/>
              </w:rPr>
              <w:t xml:space="preserve">See </w:t>
            </w:r>
            <w:del w:id="4277" w:author="Greenblue" w:date="2024-02-15T20:26:00Z">
              <w:r w:rsidRPr="009063C9" w:rsidDel="00DE48FB">
                <w:rPr>
                  <w:sz w:val="18"/>
                  <w:szCs w:val="18"/>
                </w:rPr>
                <w:delText xml:space="preserve">S-100 </w:delText>
              </w:r>
            </w:del>
            <w:r w:rsidRPr="009063C9">
              <w:rPr>
                <w:sz w:val="18"/>
                <w:szCs w:val="18"/>
              </w:rPr>
              <w:t>Part 15</w:t>
            </w:r>
          </w:p>
        </w:tc>
      </w:tr>
    </w:tbl>
    <w:p w14:paraId="2D896CDE" w14:textId="73145091" w:rsidR="00DE48FB" w:rsidDel="00E41D53" w:rsidRDefault="00DE48FB" w:rsidP="0054360D">
      <w:pPr>
        <w:spacing w:before="120" w:after="120" w:line="240" w:lineRule="auto"/>
        <w:rPr>
          <w:ins w:id="4278" w:author="Greenblue" w:date="2024-02-15T20:27:00Z"/>
          <w:del w:id="4279" w:author="USER" w:date="2024-03-22T19:11:00Z"/>
          <w:rFonts w:eastAsia="Malgun Gothic"/>
          <w:sz w:val="19"/>
          <w:szCs w:val="19"/>
        </w:rPr>
      </w:pPr>
    </w:p>
    <w:p w14:paraId="788DB8E7" w14:textId="77777777" w:rsidR="00DE48FB" w:rsidRDefault="00DE48FB">
      <w:pPr>
        <w:spacing w:after="0" w:line="240" w:lineRule="auto"/>
        <w:jc w:val="left"/>
        <w:rPr>
          <w:ins w:id="4280" w:author="Greenblue" w:date="2024-02-15T20:27:00Z"/>
          <w:rFonts w:eastAsia="Malgun Gothic"/>
          <w:sz w:val="19"/>
          <w:szCs w:val="19"/>
        </w:rPr>
      </w:pPr>
      <w:ins w:id="4281" w:author="Greenblue" w:date="2024-02-15T20:27:00Z">
        <w:r>
          <w:rPr>
            <w:rFonts w:eastAsia="Malgun Gothic"/>
            <w:sz w:val="19"/>
            <w:szCs w:val="19"/>
          </w:rPr>
          <w:br w:type="page"/>
        </w:r>
      </w:ins>
    </w:p>
    <w:p w14:paraId="2BEC993B" w14:textId="7367F1D9" w:rsidR="00B413FE" w:rsidRPr="004C1EB7" w:rsidDel="00DE48FB" w:rsidRDefault="00B413FE" w:rsidP="0054360D">
      <w:pPr>
        <w:spacing w:before="120" w:after="120" w:line="240" w:lineRule="auto"/>
        <w:rPr>
          <w:del w:id="4282" w:author="Greenblue" w:date="2024-02-15T20:27:00Z"/>
          <w:rFonts w:eastAsia="Malgun Gothic"/>
          <w:sz w:val="19"/>
          <w:szCs w:val="19"/>
        </w:rPr>
      </w:pPr>
      <w:bookmarkStart w:id="4283" w:name="_Toc158923654"/>
      <w:bookmarkStart w:id="4284" w:name="_Toc158923785"/>
      <w:bookmarkStart w:id="4285" w:name="_Toc158985725"/>
      <w:bookmarkStart w:id="4286" w:name="_Toc158985856"/>
      <w:bookmarkStart w:id="4287" w:name="_Toc158988991"/>
      <w:bookmarkStart w:id="4288" w:name="_Toc162544342"/>
      <w:bookmarkStart w:id="4289" w:name="_Toc170717312"/>
      <w:bookmarkEnd w:id="4283"/>
      <w:bookmarkEnd w:id="4284"/>
      <w:bookmarkEnd w:id="4285"/>
      <w:bookmarkEnd w:id="4286"/>
      <w:bookmarkEnd w:id="4287"/>
      <w:bookmarkEnd w:id="4288"/>
      <w:bookmarkEnd w:id="4289"/>
    </w:p>
    <w:p w14:paraId="0C223E9E" w14:textId="77777777" w:rsidR="00B413FE" w:rsidRPr="009063C9" w:rsidRDefault="00B413FE" w:rsidP="004C1EB7">
      <w:pPr>
        <w:pStyle w:val="Heading3"/>
        <w:ind w:hanging="7950"/>
      </w:pPr>
      <w:bookmarkStart w:id="4290" w:name="_Toc403560573"/>
      <w:bookmarkStart w:id="4291" w:name="_Ref148212900"/>
      <w:bookmarkStart w:id="4292" w:name="_Toc152232621"/>
      <w:bookmarkStart w:id="4293" w:name="_Toc170717313"/>
      <w:r w:rsidRPr="009063C9">
        <w:t>S100_SupportFileDiscoveryMetadata</w:t>
      </w:r>
      <w:bookmarkEnd w:id="4290"/>
      <w:bookmarkEnd w:id="4291"/>
      <w:bookmarkEnd w:id="4292"/>
      <w:bookmarkEnd w:id="4293"/>
      <w:r w:rsidRPr="009063C9">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Change w:id="4294">
          <w:tblGrid>
            <w:gridCol w:w="3060"/>
            <w:gridCol w:w="3420"/>
            <w:gridCol w:w="804"/>
            <w:gridCol w:w="2436"/>
            <w:gridCol w:w="3463"/>
          </w:tblGrid>
        </w:tblGridChange>
      </w:tblGrid>
      <w:tr w:rsidR="007767D1" w:rsidRPr="009063C9" w14:paraId="097D3526" w14:textId="77777777" w:rsidTr="003D073E">
        <w:trPr>
          <w:trHeight w:val="176"/>
        </w:trPr>
        <w:tc>
          <w:tcPr>
            <w:tcW w:w="3060" w:type="dxa"/>
            <w:shd w:val="clear" w:color="auto" w:fill="D9D9D9"/>
            <w:vAlign w:val="center"/>
          </w:tcPr>
          <w:p w14:paraId="18C8EF32" w14:textId="77777777" w:rsidR="00B413FE" w:rsidRPr="009063C9" w:rsidRDefault="00B413FE" w:rsidP="00A63413">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6F8D02B0" w14:textId="77777777" w:rsidR="00B413FE" w:rsidRPr="009063C9" w:rsidRDefault="00B413FE" w:rsidP="00A63413">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0FAD1C9E" w14:textId="77777777" w:rsidR="00B413FE" w:rsidRPr="009063C9" w:rsidRDefault="00B413FE" w:rsidP="00A63413">
            <w:pPr>
              <w:snapToGrid w:val="0"/>
              <w:spacing w:before="60" w:after="60" w:line="240" w:lineRule="auto"/>
              <w:jc w:val="center"/>
              <w:rPr>
                <w:b/>
                <w:sz w:val="18"/>
                <w:szCs w:val="18"/>
              </w:rPr>
            </w:pPr>
            <w:r w:rsidRPr="009063C9">
              <w:rPr>
                <w:b/>
                <w:sz w:val="18"/>
                <w:szCs w:val="18"/>
              </w:rPr>
              <w:t>Mult</w:t>
            </w:r>
          </w:p>
        </w:tc>
        <w:tc>
          <w:tcPr>
            <w:tcW w:w="2436" w:type="dxa"/>
            <w:shd w:val="clear" w:color="auto" w:fill="D9D9D9"/>
            <w:vAlign w:val="center"/>
          </w:tcPr>
          <w:p w14:paraId="7F2F847B" w14:textId="77777777" w:rsidR="00B413FE" w:rsidRPr="009063C9" w:rsidRDefault="00B413FE" w:rsidP="00A63413">
            <w:pPr>
              <w:snapToGrid w:val="0"/>
              <w:spacing w:before="60" w:after="60" w:line="240" w:lineRule="auto"/>
              <w:jc w:val="left"/>
              <w:rPr>
                <w:b/>
                <w:sz w:val="18"/>
                <w:szCs w:val="18"/>
              </w:rPr>
            </w:pPr>
            <w:r w:rsidRPr="009063C9">
              <w:rPr>
                <w:b/>
                <w:sz w:val="18"/>
                <w:szCs w:val="18"/>
              </w:rPr>
              <w:t>Type</w:t>
            </w:r>
          </w:p>
        </w:tc>
        <w:tc>
          <w:tcPr>
            <w:tcW w:w="3463" w:type="dxa"/>
            <w:shd w:val="clear" w:color="auto" w:fill="D9D9D9"/>
            <w:vAlign w:val="center"/>
          </w:tcPr>
          <w:p w14:paraId="5CFA4D88" w14:textId="77777777" w:rsidR="00B413FE" w:rsidRPr="009063C9" w:rsidRDefault="00B413FE" w:rsidP="00A63413">
            <w:pPr>
              <w:snapToGrid w:val="0"/>
              <w:spacing w:before="60" w:after="60" w:line="240" w:lineRule="auto"/>
              <w:jc w:val="left"/>
              <w:rPr>
                <w:b/>
                <w:sz w:val="18"/>
                <w:szCs w:val="18"/>
              </w:rPr>
            </w:pPr>
            <w:r w:rsidRPr="009063C9">
              <w:rPr>
                <w:b/>
                <w:sz w:val="18"/>
                <w:szCs w:val="18"/>
              </w:rPr>
              <w:t>Remarks</w:t>
            </w:r>
          </w:p>
        </w:tc>
      </w:tr>
      <w:tr w:rsidR="00B413FE" w:rsidRPr="009063C9" w14:paraId="71346B40" w14:textId="77777777" w:rsidTr="003D073E">
        <w:trPr>
          <w:trHeight w:val="335"/>
        </w:trPr>
        <w:tc>
          <w:tcPr>
            <w:tcW w:w="3060" w:type="dxa"/>
            <w:vAlign w:val="center"/>
          </w:tcPr>
          <w:p w14:paraId="236CA502" w14:textId="77777777" w:rsidR="00B413FE" w:rsidRPr="00AC657D" w:rsidRDefault="00B413FE" w:rsidP="00A63413">
            <w:pPr>
              <w:snapToGrid w:val="0"/>
              <w:spacing w:before="60" w:after="60" w:line="240" w:lineRule="auto"/>
              <w:jc w:val="left"/>
              <w:rPr>
                <w:spacing w:val="-8"/>
                <w:sz w:val="18"/>
                <w:szCs w:val="18"/>
              </w:rPr>
            </w:pPr>
            <w:r w:rsidRPr="00AC657D">
              <w:rPr>
                <w:spacing w:val="-8"/>
                <w:sz w:val="18"/>
                <w:szCs w:val="18"/>
              </w:rPr>
              <w:t>S100_SupportFiletDiscoveryMetadata</w:t>
            </w:r>
          </w:p>
        </w:tc>
        <w:tc>
          <w:tcPr>
            <w:tcW w:w="3420" w:type="dxa"/>
            <w:vAlign w:val="center"/>
          </w:tcPr>
          <w:p w14:paraId="1A030C07" w14:textId="77777777" w:rsidR="00B413FE" w:rsidRPr="009063C9" w:rsidRDefault="00B413FE" w:rsidP="00A63413">
            <w:pPr>
              <w:snapToGrid w:val="0"/>
              <w:spacing w:before="60" w:after="60" w:line="240" w:lineRule="auto"/>
              <w:jc w:val="left"/>
              <w:rPr>
                <w:sz w:val="18"/>
                <w:szCs w:val="18"/>
              </w:rPr>
            </w:pPr>
            <w:r w:rsidRPr="009063C9">
              <w:rPr>
                <w:sz w:val="18"/>
                <w:szCs w:val="18"/>
              </w:rPr>
              <w:t>Metadata about the individual support files in the exchange catalogue</w:t>
            </w:r>
          </w:p>
        </w:tc>
        <w:tc>
          <w:tcPr>
            <w:tcW w:w="804" w:type="dxa"/>
            <w:vAlign w:val="center"/>
          </w:tcPr>
          <w:p w14:paraId="01F13B45" w14:textId="77777777" w:rsidR="00B413FE" w:rsidRPr="009063C9" w:rsidRDefault="00B413FE" w:rsidP="00A63413">
            <w:pPr>
              <w:snapToGrid w:val="0"/>
              <w:spacing w:before="60" w:after="60" w:line="240" w:lineRule="auto"/>
              <w:jc w:val="center"/>
              <w:rPr>
                <w:sz w:val="18"/>
                <w:szCs w:val="18"/>
              </w:rPr>
            </w:pPr>
            <w:r w:rsidRPr="009063C9">
              <w:rPr>
                <w:sz w:val="18"/>
                <w:szCs w:val="18"/>
              </w:rPr>
              <w:t>-</w:t>
            </w:r>
          </w:p>
        </w:tc>
        <w:tc>
          <w:tcPr>
            <w:tcW w:w="2436" w:type="dxa"/>
            <w:vAlign w:val="center"/>
          </w:tcPr>
          <w:p w14:paraId="1E7B6790"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c>
          <w:tcPr>
            <w:tcW w:w="3463" w:type="dxa"/>
            <w:vAlign w:val="center"/>
          </w:tcPr>
          <w:p w14:paraId="7F40BA34"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r>
      <w:tr w:rsidR="00B413FE" w:rsidRPr="009063C9" w14:paraId="666F5095" w14:textId="77777777" w:rsidTr="003D073E">
        <w:trPr>
          <w:trHeight w:val="335"/>
        </w:trPr>
        <w:tc>
          <w:tcPr>
            <w:tcW w:w="3060" w:type="dxa"/>
            <w:vAlign w:val="center"/>
          </w:tcPr>
          <w:p w14:paraId="03037AF4" w14:textId="77777777" w:rsidR="00B413FE" w:rsidRPr="009063C9" w:rsidRDefault="00B413FE" w:rsidP="00A63413">
            <w:pPr>
              <w:snapToGrid w:val="0"/>
              <w:spacing w:before="60" w:after="60" w:line="240" w:lineRule="auto"/>
              <w:jc w:val="left"/>
              <w:rPr>
                <w:sz w:val="18"/>
                <w:szCs w:val="18"/>
              </w:rPr>
            </w:pPr>
            <w:r w:rsidRPr="009063C9">
              <w:rPr>
                <w:sz w:val="18"/>
                <w:szCs w:val="18"/>
              </w:rPr>
              <w:t>fileName</w:t>
            </w:r>
          </w:p>
        </w:tc>
        <w:tc>
          <w:tcPr>
            <w:tcW w:w="3420" w:type="dxa"/>
            <w:vAlign w:val="center"/>
          </w:tcPr>
          <w:p w14:paraId="37908A21" w14:textId="77777777" w:rsidR="00B413FE" w:rsidRPr="009063C9" w:rsidRDefault="00B413FE" w:rsidP="00A63413">
            <w:pPr>
              <w:snapToGrid w:val="0"/>
              <w:spacing w:before="60" w:after="60" w:line="240" w:lineRule="auto"/>
              <w:jc w:val="left"/>
              <w:rPr>
                <w:sz w:val="18"/>
                <w:szCs w:val="18"/>
              </w:rPr>
            </w:pPr>
            <w:r w:rsidRPr="009063C9">
              <w:rPr>
                <w:sz w:val="18"/>
                <w:szCs w:val="18"/>
              </w:rPr>
              <w:t>Name of the support file</w:t>
            </w:r>
          </w:p>
        </w:tc>
        <w:tc>
          <w:tcPr>
            <w:tcW w:w="804" w:type="dxa"/>
            <w:vAlign w:val="center"/>
          </w:tcPr>
          <w:p w14:paraId="3F0FE344"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5F8E78EC" w14:textId="569A2ECC" w:rsidR="00B413FE" w:rsidRPr="009063C9" w:rsidRDefault="00B92617" w:rsidP="00A63413">
            <w:pPr>
              <w:snapToGrid w:val="0"/>
              <w:spacing w:before="60" w:after="60" w:line="240" w:lineRule="auto"/>
              <w:jc w:val="left"/>
              <w:rPr>
                <w:sz w:val="18"/>
                <w:szCs w:val="18"/>
              </w:rPr>
            </w:pPr>
            <w:ins w:id="4295" w:author="Greenblue" w:date="2024-02-13T20:45:00Z">
              <w:r w:rsidRPr="00B92617">
                <w:rPr>
                  <w:rFonts w:ascii="Malgun Gothic" w:eastAsia="Malgun Gothic" w:hAnsi="Malgun Gothic"/>
                  <w:sz w:val="18"/>
                  <w:szCs w:val="18"/>
                </w:rPr>
                <w:t xml:space="preserve">URI </w:t>
              </w:r>
            </w:ins>
            <w:del w:id="4296" w:author="Greenblue" w:date="2024-02-13T20:45:00Z">
              <w:r w:rsidR="00B413FE" w:rsidRPr="006073E9" w:rsidDel="00B92617">
                <w:rPr>
                  <w:rFonts w:ascii="Malgun Gothic" w:eastAsia="Malgun Gothic" w:hAnsi="Malgun Gothic" w:hint="eastAsia"/>
                  <w:sz w:val="18"/>
                  <w:szCs w:val="18"/>
                </w:rPr>
                <w:delText>CharacterString</w:delText>
              </w:r>
            </w:del>
          </w:p>
        </w:tc>
        <w:tc>
          <w:tcPr>
            <w:tcW w:w="3463" w:type="dxa"/>
            <w:vAlign w:val="center"/>
          </w:tcPr>
          <w:p w14:paraId="77C1F20A" w14:textId="6D257406" w:rsidR="00B413FE" w:rsidRPr="009063C9" w:rsidRDefault="00584E45" w:rsidP="00A63413">
            <w:pPr>
              <w:snapToGrid w:val="0"/>
              <w:spacing w:before="60" w:after="60" w:line="240" w:lineRule="auto"/>
              <w:jc w:val="left"/>
              <w:rPr>
                <w:sz w:val="18"/>
                <w:szCs w:val="18"/>
              </w:rPr>
            </w:pPr>
            <w:ins w:id="4297" w:author="Greenblue" w:date="2024-02-13T20:44:00Z">
              <w:r w:rsidRPr="00584E45">
                <w:rPr>
                  <w:sz w:val="18"/>
                  <w:szCs w:val="18"/>
                </w:rPr>
                <w:t>See Part1, clause 1-4.6</w:t>
              </w:r>
            </w:ins>
          </w:p>
        </w:tc>
      </w:tr>
      <w:tr w:rsidR="00584E45" w:rsidRPr="009063C9" w14:paraId="3725FCCF" w14:textId="77777777" w:rsidTr="003D073E">
        <w:trPr>
          <w:trHeight w:val="335"/>
          <w:ins w:id="4298" w:author="Greenblue" w:date="2024-02-13T20:44:00Z"/>
        </w:trPr>
        <w:tc>
          <w:tcPr>
            <w:tcW w:w="3060" w:type="dxa"/>
            <w:vAlign w:val="center"/>
          </w:tcPr>
          <w:p w14:paraId="26D50D16" w14:textId="5F76909C" w:rsidR="00584E45" w:rsidRPr="009063C9" w:rsidRDefault="00584E45" w:rsidP="00A63413">
            <w:pPr>
              <w:snapToGrid w:val="0"/>
              <w:spacing w:before="60" w:after="60" w:line="240" w:lineRule="auto"/>
              <w:jc w:val="left"/>
              <w:rPr>
                <w:ins w:id="4299" w:author="Greenblue" w:date="2024-02-13T20:44:00Z"/>
                <w:sz w:val="18"/>
                <w:szCs w:val="18"/>
              </w:rPr>
            </w:pPr>
            <w:ins w:id="4300" w:author="Greenblue" w:date="2024-02-13T20:44:00Z">
              <w:r w:rsidRPr="00584E45">
                <w:rPr>
                  <w:sz w:val="18"/>
                  <w:szCs w:val="18"/>
                </w:rPr>
                <w:t>revisionStatus</w:t>
              </w:r>
            </w:ins>
          </w:p>
        </w:tc>
        <w:tc>
          <w:tcPr>
            <w:tcW w:w="3420" w:type="dxa"/>
            <w:vAlign w:val="center"/>
          </w:tcPr>
          <w:p w14:paraId="5663CAF9" w14:textId="71DD1A9E" w:rsidR="00584E45" w:rsidRPr="009063C9" w:rsidRDefault="00584E45" w:rsidP="00A63413">
            <w:pPr>
              <w:snapToGrid w:val="0"/>
              <w:spacing w:before="60" w:after="60" w:line="240" w:lineRule="auto"/>
              <w:jc w:val="left"/>
              <w:rPr>
                <w:ins w:id="4301" w:author="Greenblue" w:date="2024-02-13T20:44:00Z"/>
                <w:sz w:val="18"/>
                <w:szCs w:val="18"/>
              </w:rPr>
            </w:pPr>
            <w:ins w:id="4302" w:author="Greenblue" w:date="2024-02-13T20:44:00Z">
              <w:r w:rsidRPr="00584E45">
                <w:rPr>
                  <w:sz w:val="18"/>
                  <w:szCs w:val="18"/>
                </w:rPr>
                <w:t>The purpose for shich the support file has been issued</w:t>
              </w:r>
            </w:ins>
          </w:p>
        </w:tc>
        <w:tc>
          <w:tcPr>
            <w:tcW w:w="804" w:type="dxa"/>
            <w:vAlign w:val="center"/>
          </w:tcPr>
          <w:p w14:paraId="4D6EA552" w14:textId="157732A3" w:rsidR="00584E45" w:rsidRPr="00584E45" w:rsidRDefault="00584E45" w:rsidP="00A63413">
            <w:pPr>
              <w:snapToGrid w:val="0"/>
              <w:spacing w:before="60" w:after="60" w:line="240" w:lineRule="auto"/>
              <w:jc w:val="center"/>
              <w:rPr>
                <w:ins w:id="4303" w:author="Greenblue" w:date="2024-02-13T20:44:00Z"/>
                <w:sz w:val="18"/>
                <w:szCs w:val="18"/>
              </w:rPr>
            </w:pPr>
            <w:ins w:id="4304" w:author="Greenblue" w:date="2024-02-13T20:44:00Z">
              <w:r w:rsidRPr="006073E9">
                <w:rPr>
                  <w:rFonts w:ascii="Malgun Gothic" w:eastAsia="Malgun Gothic" w:hAnsi="Malgun Gothic" w:hint="eastAsia"/>
                  <w:sz w:val="18"/>
                  <w:szCs w:val="18"/>
                </w:rPr>
                <w:t>1</w:t>
              </w:r>
            </w:ins>
          </w:p>
        </w:tc>
        <w:tc>
          <w:tcPr>
            <w:tcW w:w="2436" w:type="dxa"/>
            <w:vAlign w:val="center"/>
          </w:tcPr>
          <w:p w14:paraId="28C92617" w14:textId="5C740A2E" w:rsidR="00584E45" w:rsidRPr="009063C9" w:rsidRDefault="00584E45" w:rsidP="00A63413">
            <w:pPr>
              <w:snapToGrid w:val="0"/>
              <w:spacing w:before="60" w:after="60" w:line="240" w:lineRule="auto"/>
              <w:jc w:val="left"/>
              <w:rPr>
                <w:ins w:id="4305" w:author="Greenblue" w:date="2024-02-13T20:44:00Z"/>
                <w:sz w:val="18"/>
                <w:szCs w:val="18"/>
              </w:rPr>
            </w:pPr>
            <w:ins w:id="4306" w:author="Greenblue" w:date="2024-02-13T20:44:00Z">
              <w:r w:rsidRPr="00584E45">
                <w:rPr>
                  <w:sz w:val="18"/>
                  <w:szCs w:val="18"/>
                </w:rPr>
                <w:t>S100_SuppoirtFileRevisionStatus</w:t>
              </w:r>
            </w:ins>
          </w:p>
        </w:tc>
        <w:tc>
          <w:tcPr>
            <w:tcW w:w="3463" w:type="dxa"/>
            <w:vAlign w:val="center"/>
          </w:tcPr>
          <w:p w14:paraId="47C6F807" w14:textId="6A80332B" w:rsidR="00584E45" w:rsidRPr="009063C9" w:rsidRDefault="00584E45" w:rsidP="00A63413">
            <w:pPr>
              <w:snapToGrid w:val="0"/>
              <w:spacing w:before="60" w:after="60" w:line="240" w:lineRule="auto"/>
              <w:jc w:val="left"/>
              <w:rPr>
                <w:ins w:id="4307" w:author="Greenblue" w:date="2024-02-13T20:44:00Z"/>
                <w:sz w:val="18"/>
                <w:szCs w:val="18"/>
              </w:rPr>
            </w:pPr>
            <w:ins w:id="4308" w:author="Greenblue" w:date="2024-02-13T20:44:00Z">
              <w:r w:rsidRPr="00584E45">
                <w:rPr>
                  <w:sz w:val="18"/>
                  <w:szCs w:val="18"/>
                </w:rPr>
                <w:t>For example new, replacement, etc</w:t>
              </w:r>
            </w:ins>
          </w:p>
        </w:tc>
      </w:tr>
      <w:tr w:rsidR="00B413FE" w:rsidRPr="009063C9" w:rsidDel="00AD7BB1" w14:paraId="2FA239CC" w14:textId="707A204F" w:rsidTr="003D073E">
        <w:trPr>
          <w:trHeight w:val="335"/>
          <w:del w:id="4309" w:author="Greenblue" w:date="2024-02-15T19:54:00Z"/>
        </w:trPr>
        <w:tc>
          <w:tcPr>
            <w:tcW w:w="3060" w:type="dxa"/>
            <w:vAlign w:val="center"/>
          </w:tcPr>
          <w:p w14:paraId="57735425" w14:textId="29F1A41A" w:rsidR="00B413FE" w:rsidRPr="009063C9" w:rsidDel="00AD7BB1" w:rsidRDefault="00B413FE" w:rsidP="00A63413">
            <w:pPr>
              <w:snapToGrid w:val="0"/>
              <w:spacing w:before="60" w:after="60" w:line="240" w:lineRule="auto"/>
              <w:jc w:val="left"/>
              <w:rPr>
                <w:del w:id="4310" w:author="Greenblue" w:date="2024-02-15T19:54:00Z"/>
                <w:sz w:val="18"/>
                <w:szCs w:val="18"/>
              </w:rPr>
            </w:pPr>
            <w:del w:id="4311" w:author="Greenblue" w:date="2024-02-15T19:54:00Z">
              <w:r w:rsidRPr="009063C9" w:rsidDel="00AD7BB1">
                <w:rPr>
                  <w:sz w:val="18"/>
                  <w:szCs w:val="18"/>
                </w:rPr>
                <w:delText>fileLocation</w:delText>
              </w:r>
            </w:del>
          </w:p>
        </w:tc>
        <w:tc>
          <w:tcPr>
            <w:tcW w:w="3420" w:type="dxa"/>
            <w:vAlign w:val="center"/>
          </w:tcPr>
          <w:p w14:paraId="7E6FFE7B" w14:textId="36314918" w:rsidR="00B413FE" w:rsidRPr="009063C9" w:rsidDel="00AD7BB1" w:rsidRDefault="00B413FE" w:rsidP="00A63413">
            <w:pPr>
              <w:snapToGrid w:val="0"/>
              <w:spacing w:before="60" w:after="60" w:line="240" w:lineRule="auto"/>
              <w:jc w:val="left"/>
              <w:rPr>
                <w:del w:id="4312" w:author="Greenblue" w:date="2024-02-15T19:54:00Z"/>
                <w:sz w:val="18"/>
                <w:szCs w:val="18"/>
              </w:rPr>
            </w:pPr>
            <w:del w:id="4313" w:author="Greenblue" w:date="2024-02-15T19:54:00Z">
              <w:r w:rsidRPr="009063C9" w:rsidDel="00AD7BB1">
                <w:rPr>
                  <w:sz w:val="18"/>
                  <w:szCs w:val="18"/>
                </w:rPr>
                <w:delText>Full location from the exchange set root directory</w:delText>
              </w:r>
            </w:del>
          </w:p>
        </w:tc>
        <w:tc>
          <w:tcPr>
            <w:tcW w:w="804" w:type="dxa"/>
            <w:vAlign w:val="center"/>
          </w:tcPr>
          <w:p w14:paraId="2982BC3B" w14:textId="1BCDFAC8" w:rsidR="00B413FE" w:rsidRPr="009063C9" w:rsidDel="00AD7BB1" w:rsidRDefault="00B413FE" w:rsidP="00A63413">
            <w:pPr>
              <w:snapToGrid w:val="0"/>
              <w:spacing w:before="60" w:after="60" w:line="240" w:lineRule="auto"/>
              <w:jc w:val="center"/>
              <w:rPr>
                <w:del w:id="4314" w:author="Greenblue" w:date="2024-02-15T19:54:00Z"/>
                <w:sz w:val="18"/>
                <w:szCs w:val="18"/>
              </w:rPr>
            </w:pPr>
            <w:del w:id="4315" w:author="Greenblue" w:date="2024-02-15T19:54:00Z">
              <w:r w:rsidRPr="009063C9" w:rsidDel="00AD7BB1">
                <w:rPr>
                  <w:sz w:val="18"/>
                  <w:szCs w:val="18"/>
                </w:rPr>
                <w:delText>1</w:delText>
              </w:r>
            </w:del>
          </w:p>
        </w:tc>
        <w:tc>
          <w:tcPr>
            <w:tcW w:w="2436" w:type="dxa"/>
            <w:vAlign w:val="center"/>
          </w:tcPr>
          <w:p w14:paraId="177BED8A" w14:textId="481A950F" w:rsidR="00B413FE" w:rsidRPr="009063C9" w:rsidDel="00AD7BB1" w:rsidRDefault="00B413FE" w:rsidP="00A63413">
            <w:pPr>
              <w:snapToGrid w:val="0"/>
              <w:spacing w:before="60" w:after="60" w:line="240" w:lineRule="auto"/>
              <w:jc w:val="left"/>
              <w:rPr>
                <w:del w:id="4316" w:author="Greenblue" w:date="2024-02-15T19:54:00Z"/>
                <w:sz w:val="18"/>
                <w:szCs w:val="18"/>
              </w:rPr>
            </w:pPr>
            <w:del w:id="4317" w:author="Greenblue" w:date="2024-02-15T19:54:00Z">
              <w:r w:rsidRPr="009063C9" w:rsidDel="00AD7BB1">
                <w:rPr>
                  <w:sz w:val="18"/>
                  <w:szCs w:val="18"/>
                </w:rPr>
                <w:delText>CharacterString</w:delText>
              </w:r>
            </w:del>
          </w:p>
        </w:tc>
        <w:tc>
          <w:tcPr>
            <w:tcW w:w="3463" w:type="dxa"/>
            <w:vAlign w:val="center"/>
          </w:tcPr>
          <w:p w14:paraId="08549344" w14:textId="1749421D" w:rsidR="00B413FE" w:rsidRPr="009063C9" w:rsidDel="00AD7BB1" w:rsidRDefault="00B413FE" w:rsidP="00A63413">
            <w:pPr>
              <w:snapToGrid w:val="0"/>
              <w:spacing w:before="60" w:after="60" w:line="240" w:lineRule="auto"/>
              <w:jc w:val="left"/>
              <w:rPr>
                <w:del w:id="4318" w:author="Greenblue" w:date="2024-02-15T19:54:00Z"/>
                <w:sz w:val="18"/>
                <w:szCs w:val="18"/>
              </w:rPr>
            </w:pPr>
            <w:del w:id="4319" w:author="Greenblue" w:date="2024-02-15T19:54:00Z">
              <w:r w:rsidRPr="009063C9" w:rsidDel="00AD7BB1">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rsidDel="00AD7BB1" w14:paraId="5F25EC1B" w14:textId="5E27E7DF" w:rsidTr="003D073E">
        <w:trPr>
          <w:trHeight w:val="335"/>
          <w:del w:id="4320" w:author="Greenblue" w:date="2024-02-15T19:54:00Z"/>
        </w:trPr>
        <w:tc>
          <w:tcPr>
            <w:tcW w:w="3060" w:type="dxa"/>
            <w:vAlign w:val="center"/>
          </w:tcPr>
          <w:p w14:paraId="7D901362" w14:textId="4CEB43C6" w:rsidR="00B413FE" w:rsidRPr="009063C9" w:rsidDel="00AD7BB1" w:rsidRDefault="00B413FE" w:rsidP="00A63413">
            <w:pPr>
              <w:snapToGrid w:val="0"/>
              <w:spacing w:before="60" w:after="60" w:line="240" w:lineRule="auto"/>
              <w:jc w:val="left"/>
              <w:rPr>
                <w:del w:id="4321" w:author="Greenblue" w:date="2024-02-15T19:54:00Z"/>
                <w:sz w:val="18"/>
                <w:szCs w:val="18"/>
              </w:rPr>
            </w:pPr>
            <w:del w:id="4322" w:author="Greenblue" w:date="2024-02-15T19:54:00Z">
              <w:r w:rsidRPr="009063C9" w:rsidDel="00AD7BB1">
                <w:rPr>
                  <w:sz w:val="18"/>
                  <w:szCs w:val="18"/>
                </w:rPr>
                <w:delText>purpose</w:delText>
              </w:r>
            </w:del>
          </w:p>
        </w:tc>
        <w:tc>
          <w:tcPr>
            <w:tcW w:w="3420" w:type="dxa"/>
            <w:vAlign w:val="center"/>
          </w:tcPr>
          <w:p w14:paraId="1B44935C" w14:textId="7893DEF0" w:rsidR="00B413FE" w:rsidRPr="009063C9" w:rsidDel="00AD7BB1" w:rsidRDefault="00B413FE" w:rsidP="00A63413">
            <w:pPr>
              <w:snapToGrid w:val="0"/>
              <w:spacing w:before="60" w:after="60" w:line="240" w:lineRule="auto"/>
              <w:jc w:val="left"/>
              <w:rPr>
                <w:del w:id="4323" w:author="Greenblue" w:date="2024-02-15T19:54:00Z"/>
                <w:sz w:val="18"/>
                <w:szCs w:val="18"/>
              </w:rPr>
            </w:pPr>
            <w:del w:id="4324" w:author="Greenblue" w:date="2024-02-15T19:54:00Z">
              <w:r w:rsidRPr="009063C9" w:rsidDel="00AD7BB1">
                <w:rPr>
                  <w:sz w:val="18"/>
                  <w:szCs w:val="18"/>
                </w:rPr>
                <w:delText xml:space="preserve">The purpose for which the dataset has been issued </w:delText>
              </w:r>
            </w:del>
          </w:p>
        </w:tc>
        <w:tc>
          <w:tcPr>
            <w:tcW w:w="804" w:type="dxa"/>
            <w:vAlign w:val="center"/>
          </w:tcPr>
          <w:p w14:paraId="30D5F488" w14:textId="5BDC9F7D" w:rsidR="00B413FE" w:rsidRPr="009063C9" w:rsidDel="00AD7BB1" w:rsidRDefault="00B413FE" w:rsidP="00A63413">
            <w:pPr>
              <w:snapToGrid w:val="0"/>
              <w:spacing w:before="60" w:after="60" w:line="240" w:lineRule="auto"/>
              <w:jc w:val="center"/>
              <w:rPr>
                <w:del w:id="4325" w:author="Greenblue" w:date="2024-02-15T19:54:00Z"/>
                <w:sz w:val="18"/>
                <w:szCs w:val="18"/>
              </w:rPr>
            </w:pPr>
            <w:del w:id="4326" w:author="Greenblue" w:date="2024-02-15T19:54:00Z">
              <w:r w:rsidRPr="009063C9" w:rsidDel="00AD7BB1">
                <w:rPr>
                  <w:sz w:val="18"/>
                  <w:szCs w:val="18"/>
                </w:rPr>
                <w:delText>1</w:delText>
              </w:r>
            </w:del>
          </w:p>
        </w:tc>
        <w:tc>
          <w:tcPr>
            <w:tcW w:w="2436" w:type="dxa"/>
            <w:vAlign w:val="center"/>
          </w:tcPr>
          <w:p w14:paraId="1B12E385" w14:textId="39DF5374" w:rsidR="00B413FE" w:rsidRPr="009063C9" w:rsidDel="00AD7BB1" w:rsidRDefault="00B413FE" w:rsidP="00A63413">
            <w:pPr>
              <w:snapToGrid w:val="0"/>
              <w:spacing w:before="60" w:after="60" w:line="240" w:lineRule="auto"/>
              <w:jc w:val="left"/>
              <w:rPr>
                <w:del w:id="4327" w:author="Greenblue" w:date="2024-02-15T19:54:00Z"/>
                <w:sz w:val="18"/>
                <w:szCs w:val="18"/>
              </w:rPr>
            </w:pPr>
            <w:del w:id="4328" w:author="Greenblue" w:date="2024-02-15T19:54:00Z">
              <w:r w:rsidRPr="009063C9" w:rsidDel="00AD7BB1">
                <w:rPr>
                  <w:sz w:val="18"/>
                  <w:szCs w:val="18"/>
                </w:rPr>
                <w:delText>S100_SupportFilePurpose</w:delText>
              </w:r>
            </w:del>
          </w:p>
        </w:tc>
        <w:tc>
          <w:tcPr>
            <w:tcW w:w="3463" w:type="dxa"/>
            <w:vAlign w:val="center"/>
          </w:tcPr>
          <w:p w14:paraId="3EAF1E30" w14:textId="307D9E1F" w:rsidR="00B413FE" w:rsidRPr="009063C9" w:rsidDel="00AD7BB1" w:rsidRDefault="00D55317" w:rsidP="00A63413">
            <w:pPr>
              <w:snapToGrid w:val="0"/>
              <w:spacing w:before="60" w:after="60" w:line="240" w:lineRule="auto"/>
              <w:jc w:val="left"/>
              <w:rPr>
                <w:del w:id="4329" w:author="Greenblue" w:date="2024-02-15T19:54:00Z"/>
                <w:sz w:val="18"/>
                <w:szCs w:val="18"/>
              </w:rPr>
            </w:pPr>
            <w:del w:id="4330" w:author="Greenblue" w:date="2024-02-15T19:54:00Z">
              <w:r w:rsidRPr="009063C9" w:rsidDel="00AD7BB1">
                <w:rPr>
                  <w:sz w:val="18"/>
                  <w:szCs w:val="18"/>
                </w:rPr>
                <w:delText>For example:</w:delText>
              </w:r>
              <w:r w:rsidR="00B413FE" w:rsidRPr="009063C9" w:rsidDel="00AD7BB1">
                <w:rPr>
                  <w:sz w:val="18"/>
                  <w:szCs w:val="18"/>
                </w:rPr>
                <w:delText xml:space="preserve"> new, re-issue, new edition, update etc</w:delText>
              </w:r>
            </w:del>
          </w:p>
        </w:tc>
      </w:tr>
      <w:tr w:rsidR="00B413FE" w:rsidRPr="009063C9" w14:paraId="24C8458A" w14:textId="77777777" w:rsidTr="00AC657D">
        <w:trPr>
          <w:trHeight w:val="737"/>
        </w:trPr>
        <w:tc>
          <w:tcPr>
            <w:tcW w:w="3060" w:type="dxa"/>
            <w:vAlign w:val="center"/>
          </w:tcPr>
          <w:p w14:paraId="4CDFAB63" w14:textId="77777777" w:rsidR="00B413FE" w:rsidRPr="009063C9" w:rsidRDefault="00B413FE" w:rsidP="00A63413">
            <w:pPr>
              <w:snapToGrid w:val="0"/>
              <w:spacing w:before="60" w:after="60" w:line="240" w:lineRule="auto"/>
              <w:jc w:val="left"/>
              <w:rPr>
                <w:sz w:val="18"/>
                <w:szCs w:val="18"/>
              </w:rPr>
            </w:pPr>
            <w:r w:rsidRPr="009063C9">
              <w:rPr>
                <w:sz w:val="18"/>
                <w:szCs w:val="18"/>
              </w:rPr>
              <w:t>editionNumber</w:t>
            </w:r>
          </w:p>
        </w:tc>
        <w:tc>
          <w:tcPr>
            <w:tcW w:w="3420" w:type="dxa"/>
            <w:vAlign w:val="center"/>
          </w:tcPr>
          <w:p w14:paraId="3BBEDE2A" w14:textId="4320CF61" w:rsidR="00B413FE" w:rsidRPr="009063C9" w:rsidRDefault="00B413FE" w:rsidP="00A63413">
            <w:pPr>
              <w:snapToGrid w:val="0"/>
              <w:spacing w:before="60" w:after="60" w:line="240" w:lineRule="auto"/>
              <w:jc w:val="left"/>
              <w:rPr>
                <w:sz w:val="18"/>
                <w:szCs w:val="18"/>
              </w:rPr>
            </w:pPr>
            <w:r w:rsidRPr="009063C9">
              <w:rPr>
                <w:sz w:val="18"/>
                <w:szCs w:val="18"/>
              </w:rPr>
              <w:t xml:space="preserve">The edition number of the </w:t>
            </w:r>
            <w:ins w:id="4331" w:author="Greenblue" w:date="2024-02-15T19:54:00Z">
              <w:r w:rsidR="00AD7BB1" w:rsidRPr="00AD7BB1">
                <w:rPr>
                  <w:sz w:val="18"/>
                  <w:szCs w:val="18"/>
                </w:rPr>
                <w:t>support file</w:t>
              </w:r>
            </w:ins>
            <w:del w:id="4332" w:author="Greenblue" w:date="2024-02-15T19:54:00Z">
              <w:r w:rsidRPr="009063C9" w:rsidDel="00AD7BB1">
                <w:rPr>
                  <w:sz w:val="18"/>
                  <w:szCs w:val="18"/>
                </w:rPr>
                <w:delText>dataset</w:delText>
              </w:r>
            </w:del>
          </w:p>
        </w:tc>
        <w:tc>
          <w:tcPr>
            <w:tcW w:w="804" w:type="dxa"/>
            <w:vAlign w:val="center"/>
          </w:tcPr>
          <w:p w14:paraId="245DCBFF"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3D67CE34" w14:textId="580A6B0F" w:rsidR="00B413FE" w:rsidRPr="009063C9" w:rsidRDefault="00AD7BB1" w:rsidP="00A63413">
            <w:pPr>
              <w:snapToGrid w:val="0"/>
              <w:spacing w:before="60" w:after="60" w:line="240" w:lineRule="auto"/>
              <w:jc w:val="left"/>
              <w:rPr>
                <w:sz w:val="18"/>
                <w:szCs w:val="18"/>
              </w:rPr>
            </w:pPr>
            <w:ins w:id="4333" w:author="Greenblue" w:date="2024-02-15T19:54:00Z">
              <w:r w:rsidRPr="00AD7BB1">
                <w:rPr>
                  <w:sz w:val="18"/>
                  <w:szCs w:val="18"/>
                </w:rPr>
                <w:t>Integer</w:t>
              </w:r>
            </w:ins>
            <w:del w:id="4334" w:author="Greenblue" w:date="2024-02-15T19:54:00Z">
              <w:r w:rsidR="00B413FE" w:rsidRPr="009063C9" w:rsidDel="00AD7BB1">
                <w:rPr>
                  <w:sz w:val="18"/>
                  <w:szCs w:val="18"/>
                </w:rPr>
                <w:delText>CharacterString</w:delText>
              </w:r>
            </w:del>
          </w:p>
        </w:tc>
        <w:tc>
          <w:tcPr>
            <w:tcW w:w="3463" w:type="dxa"/>
            <w:vAlign w:val="center"/>
          </w:tcPr>
          <w:p w14:paraId="0BDC7D86" w14:textId="5B7814CF" w:rsidR="00B413FE" w:rsidRPr="009063C9" w:rsidRDefault="00D55317" w:rsidP="00A63413">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remains</w:t>
            </w:r>
            <w:r w:rsidRPr="009063C9">
              <w:rPr>
                <w:rFonts w:eastAsia="Times New Roman"/>
                <w:sz w:val="18"/>
                <w:szCs w:val="18"/>
              </w:rPr>
              <w:t xml:space="preserve"> the same for a re-issue</w:t>
            </w:r>
          </w:p>
        </w:tc>
      </w:tr>
      <w:tr w:rsidR="00AD7BB1" w:rsidRPr="009063C9" w14:paraId="1B247F2B"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335"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336" w:author="Greenblue" w:date="2024-02-15T19:55:00Z">
            <w:trPr>
              <w:trHeight w:val="335"/>
            </w:trPr>
          </w:trPrChange>
        </w:trPr>
        <w:tc>
          <w:tcPr>
            <w:tcW w:w="3060" w:type="dxa"/>
            <w:vAlign w:val="center"/>
            <w:tcPrChange w:id="4337" w:author="Greenblue" w:date="2024-02-15T19:55:00Z">
              <w:tcPr>
                <w:tcW w:w="3060" w:type="dxa"/>
                <w:vAlign w:val="center"/>
              </w:tcPr>
            </w:tcPrChange>
          </w:tcPr>
          <w:p w14:paraId="32207A07" w14:textId="77777777" w:rsidR="00AD7BB1" w:rsidRPr="009063C9" w:rsidRDefault="00AD7BB1" w:rsidP="00AD7BB1">
            <w:pPr>
              <w:snapToGrid w:val="0"/>
              <w:spacing w:before="60" w:after="60" w:line="240" w:lineRule="auto"/>
              <w:jc w:val="left"/>
              <w:rPr>
                <w:sz w:val="18"/>
                <w:szCs w:val="18"/>
              </w:rPr>
            </w:pPr>
            <w:r w:rsidRPr="009063C9">
              <w:rPr>
                <w:sz w:val="18"/>
                <w:szCs w:val="18"/>
              </w:rPr>
              <w:t>issueDate</w:t>
            </w:r>
          </w:p>
        </w:tc>
        <w:tc>
          <w:tcPr>
            <w:tcW w:w="3420" w:type="dxa"/>
            <w:vAlign w:val="center"/>
            <w:tcPrChange w:id="4338" w:author="Greenblue" w:date="2024-02-15T19:55:00Z">
              <w:tcPr>
                <w:tcW w:w="3420" w:type="dxa"/>
                <w:vAlign w:val="center"/>
              </w:tcPr>
            </w:tcPrChange>
          </w:tcPr>
          <w:p w14:paraId="22F62F8B" w14:textId="28C3407D" w:rsidR="00AD7BB1" w:rsidRPr="009063C9" w:rsidRDefault="00AD7BB1" w:rsidP="00AD7BB1">
            <w:pPr>
              <w:snapToGrid w:val="0"/>
              <w:spacing w:before="60" w:after="60" w:line="240" w:lineRule="auto"/>
              <w:jc w:val="left"/>
              <w:rPr>
                <w:sz w:val="18"/>
                <w:szCs w:val="18"/>
              </w:rPr>
            </w:pPr>
            <w:r w:rsidRPr="009063C9">
              <w:rPr>
                <w:sz w:val="18"/>
                <w:szCs w:val="18"/>
              </w:rPr>
              <w:t>Date on which the data was made available by the data producer</w:t>
            </w:r>
          </w:p>
        </w:tc>
        <w:tc>
          <w:tcPr>
            <w:tcW w:w="804" w:type="dxa"/>
            <w:tcPrChange w:id="4339" w:author="Greenblue" w:date="2024-02-15T19:55:00Z">
              <w:tcPr>
                <w:tcW w:w="804" w:type="dxa"/>
                <w:vAlign w:val="center"/>
              </w:tcPr>
            </w:tcPrChange>
          </w:tcPr>
          <w:p w14:paraId="598AA888" w14:textId="240B5AD2" w:rsidR="00AD7BB1" w:rsidRPr="009063C9" w:rsidRDefault="00AD7BB1" w:rsidP="00AD7BB1">
            <w:pPr>
              <w:snapToGrid w:val="0"/>
              <w:spacing w:before="60" w:after="60" w:line="240" w:lineRule="auto"/>
              <w:jc w:val="center"/>
              <w:rPr>
                <w:sz w:val="18"/>
                <w:szCs w:val="18"/>
              </w:rPr>
            </w:pPr>
            <w:ins w:id="4340" w:author="Greenblue" w:date="2024-02-15T19:55:00Z">
              <w:r w:rsidRPr="00430BE2">
                <w:rPr>
                  <w:sz w:val="18"/>
                  <w:szCs w:val="18"/>
                </w:rPr>
                <w:t>0..1</w:t>
              </w:r>
            </w:ins>
            <w:del w:id="4341" w:author="Greenblue" w:date="2024-02-15T19:55:00Z">
              <w:r w:rsidRPr="009063C9" w:rsidDel="00040581">
                <w:rPr>
                  <w:sz w:val="18"/>
                  <w:szCs w:val="18"/>
                </w:rPr>
                <w:delText>1</w:delText>
              </w:r>
            </w:del>
          </w:p>
        </w:tc>
        <w:tc>
          <w:tcPr>
            <w:tcW w:w="2436" w:type="dxa"/>
            <w:vAlign w:val="center"/>
            <w:tcPrChange w:id="4342" w:author="Greenblue" w:date="2024-02-15T19:55:00Z">
              <w:tcPr>
                <w:tcW w:w="2436" w:type="dxa"/>
                <w:vAlign w:val="center"/>
              </w:tcPr>
            </w:tcPrChange>
          </w:tcPr>
          <w:p w14:paraId="37705CB9" w14:textId="77777777" w:rsidR="00AD7BB1" w:rsidRPr="009063C9" w:rsidRDefault="00AD7BB1" w:rsidP="00AD7BB1">
            <w:pPr>
              <w:snapToGrid w:val="0"/>
              <w:spacing w:before="60" w:after="60" w:line="240" w:lineRule="auto"/>
              <w:jc w:val="left"/>
              <w:rPr>
                <w:sz w:val="18"/>
                <w:szCs w:val="18"/>
              </w:rPr>
            </w:pPr>
            <w:r w:rsidRPr="009063C9">
              <w:rPr>
                <w:sz w:val="18"/>
                <w:szCs w:val="18"/>
              </w:rPr>
              <w:t>Date</w:t>
            </w:r>
          </w:p>
        </w:tc>
        <w:tc>
          <w:tcPr>
            <w:tcW w:w="3463" w:type="dxa"/>
            <w:vAlign w:val="center"/>
            <w:tcPrChange w:id="4343" w:author="Greenblue" w:date="2024-02-15T19:55:00Z">
              <w:tcPr>
                <w:tcW w:w="3463" w:type="dxa"/>
                <w:vAlign w:val="center"/>
              </w:tcPr>
            </w:tcPrChange>
          </w:tcPr>
          <w:p w14:paraId="6CA1ED96" w14:textId="77777777" w:rsidR="00AD7BB1" w:rsidRPr="009063C9" w:rsidRDefault="00AD7BB1" w:rsidP="00AD7BB1">
            <w:pPr>
              <w:snapToGrid w:val="0"/>
              <w:spacing w:before="60" w:after="60" w:line="240" w:lineRule="auto"/>
              <w:jc w:val="left"/>
              <w:rPr>
                <w:sz w:val="18"/>
                <w:szCs w:val="18"/>
              </w:rPr>
            </w:pPr>
          </w:p>
        </w:tc>
      </w:tr>
      <w:tr w:rsidR="00AD7BB1" w:rsidRPr="009063C9" w14:paraId="2A166D08"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344"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345" w:author="Greenblue" w:date="2024-02-15T19:55:00Z">
            <w:trPr>
              <w:trHeight w:val="335"/>
            </w:trPr>
          </w:trPrChange>
        </w:trPr>
        <w:tc>
          <w:tcPr>
            <w:tcW w:w="3060" w:type="dxa"/>
            <w:tcPrChange w:id="4346" w:author="Greenblue" w:date="2024-02-15T19:55:00Z">
              <w:tcPr>
                <w:tcW w:w="3060" w:type="dxa"/>
              </w:tcPr>
            </w:tcPrChange>
          </w:tcPr>
          <w:p w14:paraId="622F48D8" w14:textId="658DB57A" w:rsidR="00AD7BB1" w:rsidRPr="009063C9" w:rsidRDefault="00AD7BB1" w:rsidP="00AD7BB1">
            <w:pPr>
              <w:snapToGrid w:val="0"/>
              <w:spacing w:before="60" w:after="60" w:line="240" w:lineRule="auto"/>
              <w:jc w:val="left"/>
              <w:rPr>
                <w:sz w:val="18"/>
                <w:szCs w:val="18"/>
              </w:rPr>
            </w:pPr>
            <w:r w:rsidRPr="009063C9">
              <w:rPr>
                <w:sz w:val="18"/>
                <w:szCs w:val="18"/>
              </w:rPr>
              <w:t>supportFileSpecification</w:t>
            </w:r>
          </w:p>
        </w:tc>
        <w:tc>
          <w:tcPr>
            <w:tcW w:w="3420" w:type="dxa"/>
            <w:vAlign w:val="center"/>
            <w:tcPrChange w:id="4347" w:author="Greenblue" w:date="2024-02-15T19:55:00Z">
              <w:tcPr>
                <w:tcW w:w="3420" w:type="dxa"/>
                <w:vAlign w:val="center"/>
              </w:tcPr>
            </w:tcPrChange>
          </w:tcPr>
          <w:p w14:paraId="4B0A7776" w14:textId="087800C2" w:rsidR="00AD7BB1" w:rsidRPr="009063C9" w:rsidRDefault="00AD7BB1" w:rsidP="00AD7BB1">
            <w:pPr>
              <w:snapToGrid w:val="0"/>
              <w:spacing w:before="60" w:after="60" w:line="240" w:lineRule="auto"/>
              <w:jc w:val="left"/>
              <w:rPr>
                <w:sz w:val="18"/>
                <w:szCs w:val="18"/>
              </w:rPr>
            </w:pPr>
            <w:r w:rsidRPr="009063C9">
              <w:rPr>
                <w:sz w:val="18"/>
                <w:szCs w:val="18"/>
              </w:rPr>
              <w:t>The specification used to create this file</w:t>
            </w:r>
          </w:p>
        </w:tc>
        <w:tc>
          <w:tcPr>
            <w:tcW w:w="804" w:type="dxa"/>
            <w:tcPrChange w:id="4348" w:author="Greenblue" w:date="2024-02-15T19:55:00Z">
              <w:tcPr>
                <w:tcW w:w="804" w:type="dxa"/>
                <w:vAlign w:val="center"/>
              </w:tcPr>
            </w:tcPrChange>
          </w:tcPr>
          <w:p w14:paraId="6B95C068" w14:textId="5FC7D949" w:rsidR="00AD7BB1" w:rsidRPr="009063C9" w:rsidRDefault="00AD7BB1" w:rsidP="00AD7BB1">
            <w:pPr>
              <w:snapToGrid w:val="0"/>
              <w:spacing w:before="60" w:after="60" w:line="240" w:lineRule="auto"/>
              <w:jc w:val="center"/>
              <w:rPr>
                <w:sz w:val="18"/>
                <w:szCs w:val="18"/>
              </w:rPr>
            </w:pPr>
            <w:ins w:id="4349" w:author="Greenblue" w:date="2024-02-15T19:55:00Z">
              <w:r w:rsidRPr="00430BE2">
                <w:rPr>
                  <w:sz w:val="18"/>
                  <w:szCs w:val="18"/>
                </w:rPr>
                <w:t>0..1</w:t>
              </w:r>
            </w:ins>
            <w:del w:id="4350" w:author="Greenblue" w:date="2024-02-15T19:55:00Z">
              <w:r w:rsidRPr="009063C9" w:rsidDel="00040581">
                <w:rPr>
                  <w:sz w:val="18"/>
                  <w:szCs w:val="18"/>
                </w:rPr>
                <w:delText>1</w:delText>
              </w:r>
            </w:del>
          </w:p>
        </w:tc>
        <w:tc>
          <w:tcPr>
            <w:tcW w:w="2436" w:type="dxa"/>
            <w:tcPrChange w:id="4351" w:author="Greenblue" w:date="2024-02-15T19:55:00Z">
              <w:tcPr>
                <w:tcW w:w="2436" w:type="dxa"/>
              </w:tcPr>
            </w:tcPrChange>
          </w:tcPr>
          <w:p w14:paraId="6B034E1D" w14:textId="7EC1DA7B" w:rsidR="00AD7BB1" w:rsidRPr="00AC657D" w:rsidRDefault="00AD7BB1" w:rsidP="00AD7BB1">
            <w:pPr>
              <w:snapToGrid w:val="0"/>
              <w:spacing w:before="60" w:after="60" w:line="240" w:lineRule="auto"/>
              <w:jc w:val="left"/>
              <w:rPr>
                <w:spacing w:val="-12"/>
                <w:sz w:val="18"/>
                <w:szCs w:val="18"/>
              </w:rPr>
            </w:pPr>
            <w:r w:rsidRPr="00AC657D">
              <w:rPr>
                <w:spacing w:val="-12"/>
                <w:sz w:val="18"/>
                <w:szCs w:val="18"/>
              </w:rPr>
              <w:t>S100_SupportFileSpecification</w:t>
            </w:r>
          </w:p>
        </w:tc>
        <w:tc>
          <w:tcPr>
            <w:tcW w:w="3463" w:type="dxa"/>
            <w:vAlign w:val="center"/>
            <w:tcPrChange w:id="4352" w:author="Greenblue" w:date="2024-02-15T19:55:00Z">
              <w:tcPr>
                <w:tcW w:w="3463" w:type="dxa"/>
                <w:vAlign w:val="center"/>
              </w:tcPr>
            </w:tcPrChange>
          </w:tcPr>
          <w:p w14:paraId="78D8A3F2" w14:textId="77777777" w:rsidR="00AD7BB1" w:rsidRPr="009063C9" w:rsidRDefault="00AD7BB1" w:rsidP="00AD7BB1">
            <w:pPr>
              <w:snapToGrid w:val="0"/>
              <w:spacing w:before="60" w:after="60" w:line="240" w:lineRule="auto"/>
              <w:jc w:val="left"/>
              <w:rPr>
                <w:sz w:val="18"/>
                <w:szCs w:val="18"/>
              </w:rPr>
            </w:pPr>
          </w:p>
        </w:tc>
      </w:tr>
      <w:tr w:rsidR="00B413FE" w:rsidRPr="009063C9" w14:paraId="3E12FDEF" w14:textId="77777777" w:rsidTr="003D073E">
        <w:trPr>
          <w:trHeight w:val="160"/>
        </w:trPr>
        <w:tc>
          <w:tcPr>
            <w:tcW w:w="3060" w:type="dxa"/>
            <w:vAlign w:val="center"/>
          </w:tcPr>
          <w:p w14:paraId="396197F6" w14:textId="77777777" w:rsidR="00B413FE" w:rsidRPr="009063C9" w:rsidRDefault="00B413FE" w:rsidP="00A63413">
            <w:pPr>
              <w:snapToGrid w:val="0"/>
              <w:spacing w:before="60" w:after="60" w:line="240" w:lineRule="auto"/>
              <w:jc w:val="left"/>
              <w:rPr>
                <w:sz w:val="18"/>
                <w:szCs w:val="18"/>
              </w:rPr>
            </w:pPr>
            <w:r w:rsidRPr="009063C9">
              <w:rPr>
                <w:sz w:val="18"/>
                <w:szCs w:val="18"/>
              </w:rPr>
              <w:t>dataType</w:t>
            </w:r>
          </w:p>
        </w:tc>
        <w:tc>
          <w:tcPr>
            <w:tcW w:w="3420" w:type="dxa"/>
            <w:vAlign w:val="center"/>
          </w:tcPr>
          <w:p w14:paraId="700F79DA" w14:textId="6DE78FE0" w:rsidR="00B413FE" w:rsidRPr="009063C9" w:rsidRDefault="00A8118A" w:rsidP="00A63413">
            <w:pPr>
              <w:snapToGrid w:val="0"/>
              <w:spacing w:before="60" w:after="60" w:line="240" w:lineRule="auto"/>
              <w:jc w:val="left"/>
              <w:rPr>
                <w:sz w:val="18"/>
                <w:szCs w:val="18"/>
              </w:rPr>
            </w:pPr>
            <w:r w:rsidRPr="009063C9">
              <w:rPr>
                <w:sz w:val="18"/>
                <w:szCs w:val="18"/>
              </w:rPr>
              <w:t>The format of the support file</w:t>
            </w:r>
          </w:p>
        </w:tc>
        <w:tc>
          <w:tcPr>
            <w:tcW w:w="804" w:type="dxa"/>
            <w:vAlign w:val="center"/>
          </w:tcPr>
          <w:p w14:paraId="1CC296F6"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70260B18" w14:textId="77777777" w:rsidR="00B413FE" w:rsidRPr="009063C9" w:rsidRDefault="00B413FE" w:rsidP="00A63413">
            <w:pPr>
              <w:snapToGrid w:val="0"/>
              <w:spacing w:before="60" w:after="60" w:line="240" w:lineRule="auto"/>
              <w:jc w:val="left"/>
              <w:rPr>
                <w:sz w:val="18"/>
                <w:szCs w:val="18"/>
              </w:rPr>
            </w:pPr>
            <w:r w:rsidRPr="009063C9">
              <w:rPr>
                <w:sz w:val="18"/>
                <w:szCs w:val="18"/>
              </w:rPr>
              <w:t>S100_SupportFileFormat</w:t>
            </w:r>
          </w:p>
        </w:tc>
        <w:tc>
          <w:tcPr>
            <w:tcW w:w="3463" w:type="dxa"/>
            <w:vAlign w:val="center"/>
          </w:tcPr>
          <w:p w14:paraId="7E848C9A" w14:textId="77777777" w:rsidR="00B413FE" w:rsidRPr="009063C9" w:rsidRDefault="00B413FE" w:rsidP="00A63413">
            <w:pPr>
              <w:snapToGrid w:val="0"/>
              <w:spacing w:before="60" w:after="60" w:line="240" w:lineRule="auto"/>
              <w:jc w:val="left"/>
              <w:rPr>
                <w:sz w:val="18"/>
                <w:szCs w:val="18"/>
              </w:rPr>
            </w:pPr>
          </w:p>
        </w:tc>
      </w:tr>
      <w:tr w:rsidR="009063C9" w:rsidRPr="009063C9" w14:paraId="70725BB0" w14:textId="77777777" w:rsidTr="003D073E">
        <w:trPr>
          <w:cantSplit/>
          <w:trHeight w:val="176"/>
        </w:trPr>
        <w:tc>
          <w:tcPr>
            <w:tcW w:w="3060" w:type="dxa"/>
            <w:vAlign w:val="center"/>
          </w:tcPr>
          <w:p w14:paraId="79A49BC1" w14:textId="77777777" w:rsidR="00B413FE" w:rsidRPr="009063C9" w:rsidRDefault="00B413FE" w:rsidP="00A63413">
            <w:pPr>
              <w:snapToGrid w:val="0"/>
              <w:spacing w:before="60" w:after="60" w:line="240" w:lineRule="auto"/>
              <w:jc w:val="left"/>
              <w:rPr>
                <w:sz w:val="18"/>
                <w:szCs w:val="18"/>
              </w:rPr>
            </w:pPr>
            <w:r w:rsidRPr="009063C9">
              <w:rPr>
                <w:sz w:val="18"/>
                <w:szCs w:val="18"/>
              </w:rPr>
              <w:t>otherDataTypeDescription</w:t>
            </w:r>
          </w:p>
        </w:tc>
        <w:tc>
          <w:tcPr>
            <w:tcW w:w="3420" w:type="dxa"/>
            <w:vAlign w:val="center"/>
          </w:tcPr>
          <w:p w14:paraId="3AF82477" w14:textId="6787737E" w:rsidR="00B413FE" w:rsidRPr="009063C9" w:rsidRDefault="00A8118A" w:rsidP="00A63413">
            <w:pPr>
              <w:snapToGrid w:val="0"/>
              <w:spacing w:before="60" w:after="60" w:line="240" w:lineRule="auto"/>
              <w:jc w:val="left"/>
              <w:rPr>
                <w:sz w:val="18"/>
                <w:szCs w:val="18"/>
              </w:rPr>
            </w:pPr>
            <w:r w:rsidRPr="009063C9">
              <w:rPr>
                <w:sz w:val="18"/>
                <w:szCs w:val="18"/>
              </w:rPr>
              <w:t>Support file format other than those listed</w:t>
            </w:r>
          </w:p>
        </w:tc>
        <w:tc>
          <w:tcPr>
            <w:tcW w:w="804" w:type="dxa"/>
            <w:vAlign w:val="center"/>
          </w:tcPr>
          <w:p w14:paraId="5C9BABB1"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5B16838F" w14:textId="77777777" w:rsidR="00B413FE" w:rsidRPr="009063C9" w:rsidRDefault="00B413FE" w:rsidP="00A63413">
            <w:pPr>
              <w:snapToGrid w:val="0"/>
              <w:spacing w:before="60" w:after="60" w:line="240" w:lineRule="auto"/>
              <w:jc w:val="left"/>
              <w:rPr>
                <w:sz w:val="18"/>
                <w:szCs w:val="18"/>
              </w:rPr>
            </w:pPr>
            <w:r w:rsidRPr="009063C9">
              <w:rPr>
                <w:sz w:val="18"/>
                <w:szCs w:val="18"/>
              </w:rPr>
              <w:t>CharacterString</w:t>
            </w:r>
          </w:p>
        </w:tc>
        <w:tc>
          <w:tcPr>
            <w:tcW w:w="3463" w:type="dxa"/>
            <w:vAlign w:val="center"/>
          </w:tcPr>
          <w:p w14:paraId="09C1F220" w14:textId="77777777" w:rsidR="00B413FE" w:rsidRPr="009063C9" w:rsidRDefault="00B413FE" w:rsidP="00A63413">
            <w:pPr>
              <w:snapToGrid w:val="0"/>
              <w:spacing w:before="60" w:after="60" w:line="240" w:lineRule="auto"/>
              <w:jc w:val="left"/>
              <w:rPr>
                <w:sz w:val="18"/>
                <w:szCs w:val="18"/>
              </w:rPr>
            </w:pPr>
          </w:p>
        </w:tc>
      </w:tr>
      <w:tr w:rsidR="00B413FE" w:rsidRPr="009063C9" w14:paraId="189BA4DC" w14:textId="77777777" w:rsidTr="003D073E">
        <w:trPr>
          <w:trHeight w:val="160"/>
        </w:trPr>
        <w:tc>
          <w:tcPr>
            <w:tcW w:w="3060" w:type="dxa"/>
            <w:vAlign w:val="center"/>
          </w:tcPr>
          <w:p w14:paraId="485FD75C" w14:textId="77777777" w:rsidR="00B413FE" w:rsidRPr="009063C9" w:rsidRDefault="00B413FE" w:rsidP="00A63413">
            <w:pPr>
              <w:snapToGrid w:val="0"/>
              <w:spacing w:before="60" w:after="60" w:line="240" w:lineRule="auto"/>
              <w:jc w:val="left"/>
              <w:rPr>
                <w:sz w:val="18"/>
                <w:szCs w:val="18"/>
              </w:rPr>
            </w:pPr>
            <w:r w:rsidRPr="009063C9">
              <w:rPr>
                <w:sz w:val="18"/>
                <w:szCs w:val="18"/>
              </w:rPr>
              <w:t>comment</w:t>
            </w:r>
          </w:p>
        </w:tc>
        <w:tc>
          <w:tcPr>
            <w:tcW w:w="3420" w:type="dxa"/>
            <w:vAlign w:val="center"/>
          </w:tcPr>
          <w:p w14:paraId="1FD5C36F" w14:textId="6663BD9C" w:rsidR="00B413FE" w:rsidRPr="009063C9" w:rsidRDefault="00AD7BB1" w:rsidP="00A63413">
            <w:pPr>
              <w:autoSpaceDE w:val="0"/>
              <w:snapToGrid w:val="0"/>
              <w:spacing w:before="60" w:after="60" w:line="240" w:lineRule="auto"/>
              <w:jc w:val="left"/>
              <w:rPr>
                <w:sz w:val="18"/>
                <w:szCs w:val="18"/>
              </w:rPr>
            </w:pPr>
            <w:ins w:id="4353" w:author="Greenblue" w:date="2024-02-15T19:55:00Z">
              <w:r w:rsidRPr="00AD7BB1">
                <w:rPr>
                  <w:sz w:val="18"/>
                  <w:szCs w:val="18"/>
                </w:rPr>
                <w:t>Optional comment</w:t>
              </w:r>
            </w:ins>
          </w:p>
        </w:tc>
        <w:tc>
          <w:tcPr>
            <w:tcW w:w="804" w:type="dxa"/>
            <w:vAlign w:val="center"/>
          </w:tcPr>
          <w:p w14:paraId="66B73916"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1E15F0F0" w14:textId="77777777" w:rsidR="00B413FE" w:rsidRPr="009063C9" w:rsidRDefault="00B413FE" w:rsidP="00A63413">
            <w:pPr>
              <w:snapToGrid w:val="0"/>
              <w:spacing w:before="60" w:after="60" w:line="240" w:lineRule="auto"/>
              <w:jc w:val="left"/>
              <w:rPr>
                <w:sz w:val="18"/>
                <w:szCs w:val="18"/>
              </w:rPr>
            </w:pPr>
            <w:r w:rsidRPr="009063C9">
              <w:rPr>
                <w:sz w:val="18"/>
                <w:szCs w:val="18"/>
              </w:rPr>
              <w:t>CharacterString</w:t>
            </w:r>
          </w:p>
        </w:tc>
        <w:tc>
          <w:tcPr>
            <w:tcW w:w="3463" w:type="dxa"/>
            <w:vAlign w:val="center"/>
          </w:tcPr>
          <w:p w14:paraId="4AC8E8E6" w14:textId="77777777" w:rsidR="00B413FE" w:rsidRPr="009063C9" w:rsidRDefault="00B413FE" w:rsidP="00A63413">
            <w:pPr>
              <w:snapToGrid w:val="0"/>
              <w:spacing w:before="60" w:after="60" w:line="240" w:lineRule="auto"/>
              <w:jc w:val="left"/>
              <w:rPr>
                <w:sz w:val="18"/>
                <w:szCs w:val="18"/>
              </w:rPr>
            </w:pPr>
          </w:p>
        </w:tc>
      </w:tr>
      <w:tr w:rsidR="00AC657D" w:rsidRPr="009063C9" w14:paraId="0F8F8681" w14:textId="77777777" w:rsidTr="003D073E">
        <w:trPr>
          <w:trHeight w:val="160"/>
          <w:ins w:id="4354" w:author="Greenblue" w:date="2024-02-15T19:56:00Z"/>
        </w:trPr>
        <w:tc>
          <w:tcPr>
            <w:tcW w:w="3060" w:type="dxa"/>
            <w:vAlign w:val="center"/>
          </w:tcPr>
          <w:p w14:paraId="7CC749AF" w14:textId="31A6E223" w:rsidR="00AC657D" w:rsidRPr="009063C9" w:rsidRDefault="00AC657D" w:rsidP="00AC657D">
            <w:pPr>
              <w:snapToGrid w:val="0"/>
              <w:spacing w:before="60" w:after="60" w:line="240" w:lineRule="auto"/>
              <w:jc w:val="left"/>
              <w:rPr>
                <w:ins w:id="4355" w:author="Greenblue" w:date="2024-02-15T19:56:00Z"/>
                <w:sz w:val="18"/>
                <w:szCs w:val="18"/>
              </w:rPr>
            </w:pPr>
            <w:ins w:id="4356" w:author="Greenblue" w:date="2024-02-15T19:56:00Z">
              <w:r w:rsidRPr="00451A95">
                <w:rPr>
                  <w:rFonts w:eastAsiaTheme="minorEastAsia" w:hint="eastAsia"/>
                  <w:sz w:val="18"/>
                  <w:szCs w:val="18"/>
                </w:rPr>
                <w:t>c</w:t>
              </w:r>
              <w:r w:rsidRPr="00451A95">
                <w:rPr>
                  <w:rFonts w:eastAsiaTheme="minorEastAsia"/>
                  <w:sz w:val="18"/>
                  <w:szCs w:val="18"/>
                </w:rPr>
                <w:t>ompressionFlag</w:t>
              </w:r>
            </w:ins>
          </w:p>
        </w:tc>
        <w:tc>
          <w:tcPr>
            <w:tcW w:w="3420" w:type="dxa"/>
            <w:vAlign w:val="center"/>
          </w:tcPr>
          <w:p w14:paraId="0462A83A" w14:textId="6A3E2703" w:rsidR="00AC657D" w:rsidRPr="00AD7BB1" w:rsidRDefault="00AC657D" w:rsidP="00AC657D">
            <w:pPr>
              <w:autoSpaceDE w:val="0"/>
              <w:snapToGrid w:val="0"/>
              <w:spacing w:before="60" w:after="60" w:line="240" w:lineRule="auto"/>
              <w:jc w:val="left"/>
              <w:rPr>
                <w:ins w:id="4357" w:author="Greenblue" w:date="2024-02-15T19:56:00Z"/>
                <w:sz w:val="18"/>
                <w:szCs w:val="18"/>
              </w:rPr>
            </w:pPr>
            <w:ins w:id="4358" w:author="Greenblue" w:date="2024-02-15T19:56:00Z">
              <w:r w:rsidRPr="00451A95">
                <w:rPr>
                  <w:rFonts w:eastAsiaTheme="minorEastAsia" w:hint="eastAsia"/>
                  <w:sz w:val="18"/>
                  <w:szCs w:val="18"/>
                </w:rPr>
                <w:t>I</w:t>
              </w:r>
              <w:r w:rsidRPr="00451A95">
                <w:rPr>
                  <w:rFonts w:eastAsiaTheme="minorEastAsia"/>
                  <w:sz w:val="18"/>
                  <w:szCs w:val="18"/>
                </w:rPr>
                <w:t>ndicates if the resource is compressed</w:t>
              </w:r>
            </w:ins>
          </w:p>
        </w:tc>
        <w:tc>
          <w:tcPr>
            <w:tcW w:w="804" w:type="dxa"/>
            <w:vAlign w:val="center"/>
          </w:tcPr>
          <w:p w14:paraId="57DC710A" w14:textId="6D6B972C" w:rsidR="00AC657D" w:rsidRPr="009063C9" w:rsidRDefault="00AC657D" w:rsidP="00AC657D">
            <w:pPr>
              <w:snapToGrid w:val="0"/>
              <w:spacing w:before="60" w:after="60" w:line="240" w:lineRule="auto"/>
              <w:jc w:val="center"/>
              <w:rPr>
                <w:ins w:id="4359" w:author="Greenblue" w:date="2024-02-15T19:56:00Z"/>
                <w:sz w:val="18"/>
                <w:szCs w:val="18"/>
              </w:rPr>
            </w:pPr>
            <w:ins w:id="4360" w:author="Greenblue" w:date="2024-02-15T19:56:00Z">
              <w:r w:rsidRPr="00451A95">
                <w:rPr>
                  <w:rFonts w:eastAsiaTheme="minorEastAsia" w:hint="eastAsia"/>
                  <w:sz w:val="18"/>
                  <w:szCs w:val="18"/>
                </w:rPr>
                <w:t>1</w:t>
              </w:r>
            </w:ins>
          </w:p>
        </w:tc>
        <w:tc>
          <w:tcPr>
            <w:tcW w:w="2436" w:type="dxa"/>
            <w:vAlign w:val="center"/>
          </w:tcPr>
          <w:p w14:paraId="3EE980C6" w14:textId="53936134" w:rsidR="00AC657D" w:rsidRPr="009063C9" w:rsidRDefault="00AC657D" w:rsidP="00AC657D">
            <w:pPr>
              <w:snapToGrid w:val="0"/>
              <w:spacing w:before="60" w:after="60" w:line="240" w:lineRule="auto"/>
              <w:jc w:val="left"/>
              <w:rPr>
                <w:ins w:id="4361" w:author="Greenblue" w:date="2024-02-15T19:56:00Z"/>
                <w:sz w:val="18"/>
                <w:szCs w:val="18"/>
              </w:rPr>
            </w:pPr>
            <w:ins w:id="4362" w:author="Greenblue" w:date="2024-02-15T19:56:00Z">
              <w:r w:rsidRPr="00451A95">
                <w:rPr>
                  <w:rFonts w:eastAsiaTheme="minorEastAsia" w:hint="eastAsia"/>
                  <w:sz w:val="18"/>
                  <w:szCs w:val="18"/>
                </w:rPr>
                <w:t>B</w:t>
              </w:r>
              <w:r w:rsidRPr="00451A95">
                <w:rPr>
                  <w:rFonts w:eastAsiaTheme="minorEastAsia"/>
                  <w:sz w:val="18"/>
                  <w:szCs w:val="18"/>
                </w:rPr>
                <w:t>oolean</w:t>
              </w:r>
            </w:ins>
          </w:p>
        </w:tc>
        <w:tc>
          <w:tcPr>
            <w:tcW w:w="3463" w:type="dxa"/>
            <w:vAlign w:val="center"/>
          </w:tcPr>
          <w:p w14:paraId="1EFDF43D" w14:textId="5804E939" w:rsidR="00AC657D" w:rsidRPr="009063C9" w:rsidRDefault="00AC657D" w:rsidP="00AC657D">
            <w:pPr>
              <w:snapToGrid w:val="0"/>
              <w:spacing w:before="60" w:after="60" w:line="240" w:lineRule="auto"/>
              <w:jc w:val="left"/>
              <w:rPr>
                <w:ins w:id="4363" w:author="Greenblue" w:date="2024-02-15T19:56:00Z"/>
                <w:sz w:val="18"/>
                <w:szCs w:val="18"/>
              </w:rPr>
            </w:pPr>
            <w:ins w:id="4364" w:author="Greenblue" w:date="2024-02-15T19:56:00Z">
              <w:r w:rsidRPr="00451A95">
                <w:rPr>
                  <w:rFonts w:eastAsiaTheme="minorEastAsia" w:hint="eastAsia"/>
                  <w:b/>
                  <w:sz w:val="18"/>
                  <w:szCs w:val="18"/>
                </w:rPr>
                <w:t>T</w:t>
              </w:r>
              <w:r w:rsidRPr="00451A95">
                <w:rPr>
                  <w:rFonts w:eastAsiaTheme="minorEastAsia"/>
                  <w:b/>
                  <w:sz w:val="18"/>
                  <w:szCs w:val="18"/>
                </w:rPr>
                <w:t>rue</w:t>
              </w:r>
              <w:r w:rsidRPr="00451A95">
                <w:rPr>
                  <w:rFonts w:eastAsiaTheme="minorEastAsia"/>
                  <w:sz w:val="18"/>
                  <w:szCs w:val="18"/>
                </w:rPr>
                <w:t xml:space="preserve"> indicates a compressed resource</w:t>
              </w:r>
              <w:r w:rsidRPr="00451A95">
                <w:rPr>
                  <w:rFonts w:eastAsiaTheme="minorEastAsia"/>
                  <w:sz w:val="18"/>
                  <w:szCs w:val="18"/>
                </w:rPr>
                <w:br/>
              </w:r>
              <w:r w:rsidRPr="00AC657D">
                <w:rPr>
                  <w:rFonts w:eastAsiaTheme="minorEastAsia"/>
                  <w:b/>
                  <w:spacing w:val="-14"/>
                  <w:sz w:val="18"/>
                  <w:szCs w:val="18"/>
                </w:rPr>
                <w:t>False</w:t>
              </w:r>
              <w:r w:rsidRPr="00AC657D">
                <w:rPr>
                  <w:rFonts w:eastAsiaTheme="minorEastAsia"/>
                  <w:spacing w:val="-14"/>
                  <w:sz w:val="18"/>
                  <w:szCs w:val="18"/>
                </w:rPr>
                <w:t xml:space="preserve"> indicates an uncompressed resource</w:t>
              </w:r>
            </w:ins>
          </w:p>
        </w:tc>
      </w:tr>
      <w:tr w:rsidR="00AC657D" w:rsidRPr="009063C9" w14:paraId="3C86EABE" w14:textId="77777777" w:rsidTr="003D073E">
        <w:trPr>
          <w:trHeight w:val="351"/>
        </w:trPr>
        <w:tc>
          <w:tcPr>
            <w:tcW w:w="3060" w:type="dxa"/>
            <w:vAlign w:val="center"/>
          </w:tcPr>
          <w:p w14:paraId="26105594" w14:textId="77777777" w:rsidR="00AC657D" w:rsidRPr="009063C9" w:rsidRDefault="00AC657D" w:rsidP="00AC657D">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5BAFD772" w14:textId="646572B3" w:rsidR="00AC657D" w:rsidRPr="00AC657D" w:rsidRDefault="00AC657D" w:rsidP="00AC657D">
            <w:pPr>
              <w:snapToGrid w:val="0"/>
              <w:spacing w:before="60" w:after="60" w:line="240" w:lineRule="auto"/>
              <w:jc w:val="left"/>
              <w:rPr>
                <w:sz w:val="18"/>
                <w:szCs w:val="18"/>
              </w:rPr>
            </w:pPr>
            <w:ins w:id="4365" w:author="Greenblue" w:date="2024-02-15T19:56:00Z">
              <w:r w:rsidRPr="00AC657D">
                <w:rPr>
                  <w:sz w:val="18"/>
                  <w:szCs w:val="18"/>
                </w:rPr>
                <w:t>Specifies the algorithm used to compute digitalSignatureValue</w:t>
              </w:r>
            </w:ins>
            <w:del w:id="4366" w:author="Greenblue" w:date="2024-02-15T19:56:00Z">
              <w:r w:rsidRPr="00AC657D" w:rsidDel="00765AAB">
                <w:rPr>
                  <w:sz w:val="18"/>
                  <w:szCs w:val="18"/>
                </w:rPr>
                <w:delText>Digital Signature of the file</w:delText>
              </w:r>
            </w:del>
          </w:p>
        </w:tc>
        <w:tc>
          <w:tcPr>
            <w:tcW w:w="804" w:type="dxa"/>
            <w:vAlign w:val="center"/>
          </w:tcPr>
          <w:p w14:paraId="03E9119A" w14:textId="23BC2B24" w:rsidR="00AC657D" w:rsidRPr="009063C9" w:rsidRDefault="00AC657D" w:rsidP="00AC657D">
            <w:pPr>
              <w:snapToGrid w:val="0"/>
              <w:spacing w:before="60" w:after="60" w:line="240" w:lineRule="auto"/>
              <w:jc w:val="center"/>
              <w:rPr>
                <w:sz w:val="18"/>
                <w:szCs w:val="18"/>
              </w:rPr>
            </w:pPr>
            <w:ins w:id="4367" w:author="Greenblue" w:date="2024-02-15T19:56:00Z">
              <w:r w:rsidRPr="009063C9">
                <w:rPr>
                  <w:sz w:val="18"/>
                  <w:szCs w:val="18"/>
                </w:rPr>
                <w:t>1</w:t>
              </w:r>
            </w:ins>
            <w:del w:id="4368" w:author="Greenblue" w:date="2024-02-15T19:56:00Z">
              <w:r w:rsidRPr="009063C9" w:rsidDel="00765AAB">
                <w:rPr>
                  <w:sz w:val="18"/>
                  <w:szCs w:val="18"/>
                </w:rPr>
                <w:delText>0..1</w:delText>
              </w:r>
            </w:del>
          </w:p>
        </w:tc>
        <w:tc>
          <w:tcPr>
            <w:tcW w:w="2436" w:type="dxa"/>
            <w:vAlign w:val="center"/>
          </w:tcPr>
          <w:p w14:paraId="1F54E49D" w14:textId="31D55C55" w:rsidR="00AC657D" w:rsidRPr="009063C9" w:rsidRDefault="00AC657D" w:rsidP="00AC657D">
            <w:pPr>
              <w:snapToGrid w:val="0"/>
              <w:spacing w:before="60" w:after="60" w:line="240" w:lineRule="auto"/>
              <w:jc w:val="left"/>
              <w:rPr>
                <w:sz w:val="18"/>
                <w:szCs w:val="18"/>
              </w:rPr>
            </w:pPr>
            <w:ins w:id="4369" w:author="Greenblue" w:date="2024-02-15T19:56:00Z">
              <w:r w:rsidRPr="00AC657D">
                <w:rPr>
                  <w:sz w:val="18"/>
                  <w:szCs w:val="18"/>
                </w:rPr>
                <w:t>S100_DigitalSignatureReference</w:t>
              </w:r>
            </w:ins>
            <w:del w:id="4370" w:author="Greenblue" w:date="2024-02-15T19:56:00Z">
              <w:r w:rsidRPr="009063C9" w:rsidDel="00765AAB">
                <w:rPr>
                  <w:sz w:val="18"/>
                  <w:szCs w:val="18"/>
                </w:rPr>
                <w:delText>CharacterString</w:delText>
              </w:r>
            </w:del>
          </w:p>
        </w:tc>
        <w:tc>
          <w:tcPr>
            <w:tcW w:w="3463" w:type="dxa"/>
            <w:vAlign w:val="center"/>
          </w:tcPr>
          <w:p w14:paraId="16D32032" w14:textId="77777777" w:rsidR="00AC657D" w:rsidRPr="009063C9" w:rsidRDefault="00AC657D" w:rsidP="00AC657D">
            <w:pPr>
              <w:snapToGrid w:val="0"/>
              <w:spacing w:before="60" w:after="60" w:line="240" w:lineRule="auto"/>
              <w:jc w:val="left"/>
              <w:rPr>
                <w:sz w:val="18"/>
                <w:szCs w:val="18"/>
              </w:rPr>
            </w:pPr>
            <w:r w:rsidRPr="009063C9">
              <w:rPr>
                <w:sz w:val="18"/>
                <w:szCs w:val="18"/>
              </w:rPr>
              <w:t>Reference to the appropriate digital signature algorithm</w:t>
            </w:r>
          </w:p>
        </w:tc>
      </w:tr>
      <w:tr w:rsidR="00AC657D" w:rsidRPr="009063C9" w14:paraId="49AE3501" w14:textId="77777777" w:rsidTr="003D073E">
        <w:trPr>
          <w:trHeight w:val="351"/>
        </w:trPr>
        <w:tc>
          <w:tcPr>
            <w:tcW w:w="3060" w:type="dxa"/>
            <w:shd w:val="clear" w:color="auto" w:fill="auto"/>
            <w:vAlign w:val="center"/>
          </w:tcPr>
          <w:p w14:paraId="1EE846EE" w14:textId="77777777" w:rsidR="00AC657D" w:rsidRPr="009063C9" w:rsidRDefault="00AC657D" w:rsidP="00AC657D">
            <w:pPr>
              <w:snapToGrid w:val="0"/>
              <w:spacing w:before="60" w:after="60" w:line="240" w:lineRule="auto"/>
              <w:jc w:val="left"/>
              <w:rPr>
                <w:sz w:val="18"/>
                <w:szCs w:val="18"/>
              </w:rPr>
            </w:pPr>
            <w:r w:rsidRPr="009063C9">
              <w:rPr>
                <w:sz w:val="18"/>
                <w:szCs w:val="18"/>
              </w:rPr>
              <w:t>digitalSignatureValue</w:t>
            </w:r>
          </w:p>
        </w:tc>
        <w:tc>
          <w:tcPr>
            <w:tcW w:w="3420" w:type="dxa"/>
            <w:shd w:val="clear" w:color="auto" w:fill="auto"/>
            <w:vAlign w:val="center"/>
          </w:tcPr>
          <w:p w14:paraId="4FF5CC03" w14:textId="77777777" w:rsidR="00AC657D" w:rsidRPr="009063C9" w:rsidRDefault="00AC657D" w:rsidP="00AC657D">
            <w:pPr>
              <w:snapToGrid w:val="0"/>
              <w:spacing w:before="60" w:after="60" w:line="240" w:lineRule="auto"/>
              <w:jc w:val="left"/>
              <w:rPr>
                <w:sz w:val="18"/>
                <w:szCs w:val="18"/>
              </w:rPr>
            </w:pPr>
            <w:r w:rsidRPr="009063C9">
              <w:rPr>
                <w:sz w:val="18"/>
                <w:szCs w:val="18"/>
              </w:rPr>
              <w:t>Value derived from the digital signature</w:t>
            </w:r>
          </w:p>
        </w:tc>
        <w:tc>
          <w:tcPr>
            <w:tcW w:w="804" w:type="dxa"/>
            <w:shd w:val="clear" w:color="auto" w:fill="auto"/>
            <w:vAlign w:val="center"/>
          </w:tcPr>
          <w:p w14:paraId="23A067BB" w14:textId="6CEA4A1F" w:rsidR="00AC657D" w:rsidRPr="009063C9" w:rsidRDefault="00AC657D" w:rsidP="00AC657D">
            <w:pPr>
              <w:snapToGrid w:val="0"/>
              <w:spacing w:before="60" w:after="60" w:line="240" w:lineRule="auto"/>
              <w:jc w:val="center"/>
              <w:rPr>
                <w:sz w:val="18"/>
                <w:szCs w:val="18"/>
              </w:rPr>
            </w:pPr>
            <w:ins w:id="4371" w:author="Greenblue" w:date="2024-02-15T19:57:00Z">
              <w:r w:rsidRPr="00AC657D">
                <w:rPr>
                  <w:sz w:val="18"/>
                  <w:szCs w:val="18"/>
                </w:rPr>
                <w:t>1..*</w:t>
              </w:r>
            </w:ins>
            <w:del w:id="4372" w:author="Greenblue" w:date="2024-02-15T19:57:00Z">
              <w:r w:rsidRPr="009063C9" w:rsidDel="00AC657D">
                <w:rPr>
                  <w:sz w:val="18"/>
                  <w:szCs w:val="18"/>
                </w:rPr>
                <w:delText>0..1</w:delText>
              </w:r>
            </w:del>
          </w:p>
        </w:tc>
        <w:tc>
          <w:tcPr>
            <w:tcW w:w="2436" w:type="dxa"/>
            <w:shd w:val="clear" w:color="auto" w:fill="auto"/>
            <w:vAlign w:val="center"/>
          </w:tcPr>
          <w:p w14:paraId="5BB84633" w14:textId="526690FF" w:rsidR="00AC657D" w:rsidRPr="009063C9" w:rsidRDefault="00AC657D" w:rsidP="00AC657D">
            <w:pPr>
              <w:snapToGrid w:val="0"/>
              <w:spacing w:before="60" w:after="60" w:line="240" w:lineRule="auto"/>
              <w:jc w:val="left"/>
              <w:rPr>
                <w:sz w:val="18"/>
                <w:szCs w:val="18"/>
              </w:rPr>
            </w:pPr>
            <w:r w:rsidRPr="009063C9">
              <w:rPr>
                <w:sz w:val="18"/>
                <w:szCs w:val="18"/>
              </w:rPr>
              <w:t>S100_DigitalSignatureValue</w:t>
            </w:r>
          </w:p>
        </w:tc>
        <w:tc>
          <w:tcPr>
            <w:tcW w:w="3463" w:type="dxa"/>
            <w:shd w:val="clear" w:color="auto" w:fill="auto"/>
          </w:tcPr>
          <w:p w14:paraId="42260777" w14:textId="5BE2254F" w:rsidR="00AC657D" w:rsidRPr="009063C9" w:rsidDel="00AC657D" w:rsidRDefault="00AC657D" w:rsidP="00AC657D">
            <w:pPr>
              <w:snapToGrid w:val="0"/>
              <w:spacing w:before="60" w:after="60"/>
              <w:jc w:val="left"/>
              <w:rPr>
                <w:del w:id="4373" w:author="Greenblue" w:date="2024-02-15T20:04:00Z"/>
                <w:sz w:val="18"/>
                <w:szCs w:val="18"/>
              </w:rPr>
            </w:pPr>
            <w:r w:rsidRPr="009063C9">
              <w:rPr>
                <w:sz w:val="18"/>
                <w:szCs w:val="18"/>
              </w:rPr>
              <w:t>The value resulting from application of digitalSignatureReference</w:t>
            </w:r>
            <w:ins w:id="4374" w:author="Greenblue" w:date="2024-02-15T20:04:00Z">
              <w:r>
                <w:rPr>
                  <w:sz w:val="18"/>
                  <w:szCs w:val="18"/>
                </w:rPr>
                <w:br/>
              </w:r>
            </w:ins>
          </w:p>
          <w:p w14:paraId="476A077E" w14:textId="47F94682" w:rsidR="00AC657D" w:rsidRPr="009063C9" w:rsidRDefault="00AC657D" w:rsidP="00AC657D">
            <w:pPr>
              <w:snapToGrid w:val="0"/>
              <w:spacing w:before="60" w:after="60"/>
              <w:jc w:val="left"/>
              <w:rPr>
                <w:sz w:val="18"/>
                <w:szCs w:val="18"/>
              </w:rPr>
            </w:pPr>
            <w:r w:rsidRPr="009063C9">
              <w:rPr>
                <w:sz w:val="18"/>
                <w:szCs w:val="18"/>
              </w:rPr>
              <w:t>Implemented as the digital signature format specified in Part 15</w:t>
            </w:r>
          </w:p>
        </w:tc>
      </w:tr>
      <w:tr w:rsidR="00AC657D" w:rsidRPr="009063C9" w14:paraId="46BC1948" w14:textId="77777777" w:rsidTr="003D073E">
        <w:trPr>
          <w:trHeight w:val="351"/>
        </w:trPr>
        <w:tc>
          <w:tcPr>
            <w:tcW w:w="3060" w:type="dxa"/>
            <w:shd w:val="clear" w:color="auto" w:fill="auto"/>
          </w:tcPr>
          <w:p w14:paraId="3B344519" w14:textId="43D579E0" w:rsidR="00AC657D" w:rsidRPr="009063C9" w:rsidRDefault="00AC657D" w:rsidP="00AC657D">
            <w:pPr>
              <w:snapToGrid w:val="0"/>
              <w:spacing w:before="60" w:after="60" w:line="240" w:lineRule="auto"/>
              <w:jc w:val="left"/>
              <w:rPr>
                <w:sz w:val="18"/>
                <w:szCs w:val="18"/>
              </w:rPr>
            </w:pPr>
            <w:r w:rsidRPr="009063C9">
              <w:rPr>
                <w:sz w:val="18"/>
                <w:szCs w:val="18"/>
              </w:rPr>
              <w:t>defaultLocale</w:t>
            </w:r>
          </w:p>
        </w:tc>
        <w:tc>
          <w:tcPr>
            <w:tcW w:w="3420" w:type="dxa"/>
            <w:shd w:val="clear" w:color="auto" w:fill="auto"/>
            <w:vAlign w:val="center"/>
          </w:tcPr>
          <w:p w14:paraId="5F4BB2D6" w14:textId="6FB16E26" w:rsidR="00AC657D" w:rsidRPr="009063C9" w:rsidRDefault="00AC657D" w:rsidP="00AC657D">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shd w:val="clear" w:color="auto" w:fill="auto"/>
            <w:vAlign w:val="center"/>
          </w:tcPr>
          <w:p w14:paraId="7618A503" w14:textId="04DB979A" w:rsidR="00AC657D" w:rsidRPr="009063C9" w:rsidRDefault="00AC657D" w:rsidP="00AC657D">
            <w:pPr>
              <w:snapToGrid w:val="0"/>
              <w:spacing w:before="60" w:after="60" w:line="240" w:lineRule="auto"/>
              <w:jc w:val="center"/>
              <w:rPr>
                <w:sz w:val="18"/>
                <w:szCs w:val="18"/>
              </w:rPr>
            </w:pPr>
            <w:r w:rsidRPr="009063C9">
              <w:rPr>
                <w:sz w:val="18"/>
                <w:szCs w:val="18"/>
              </w:rPr>
              <w:t>0..1</w:t>
            </w:r>
          </w:p>
        </w:tc>
        <w:tc>
          <w:tcPr>
            <w:tcW w:w="2436" w:type="dxa"/>
            <w:shd w:val="clear" w:color="auto" w:fill="auto"/>
            <w:vAlign w:val="center"/>
          </w:tcPr>
          <w:p w14:paraId="2A7F6C29" w14:textId="7753A2B8" w:rsidR="00AC657D" w:rsidRPr="009063C9" w:rsidRDefault="00AC657D" w:rsidP="00AC657D">
            <w:pPr>
              <w:snapToGrid w:val="0"/>
              <w:spacing w:before="60" w:after="60" w:line="240" w:lineRule="auto"/>
              <w:jc w:val="left"/>
              <w:rPr>
                <w:sz w:val="18"/>
                <w:szCs w:val="18"/>
              </w:rPr>
            </w:pPr>
            <w:r w:rsidRPr="009063C9">
              <w:rPr>
                <w:sz w:val="18"/>
                <w:szCs w:val="18"/>
              </w:rPr>
              <w:t>PT_Locale</w:t>
            </w:r>
          </w:p>
        </w:tc>
        <w:tc>
          <w:tcPr>
            <w:tcW w:w="3463" w:type="dxa"/>
            <w:shd w:val="clear" w:color="auto" w:fill="auto"/>
          </w:tcPr>
          <w:p w14:paraId="75653556" w14:textId="03ED4578" w:rsidR="00AC657D" w:rsidRPr="009063C9" w:rsidRDefault="00AC657D" w:rsidP="00AC657D">
            <w:pPr>
              <w:snapToGrid w:val="0"/>
              <w:spacing w:before="60" w:after="60" w:line="240" w:lineRule="auto"/>
              <w:jc w:val="left"/>
              <w:rPr>
                <w:sz w:val="18"/>
                <w:szCs w:val="18"/>
              </w:rPr>
            </w:pPr>
            <w:ins w:id="4375" w:author="Greenblue" w:date="2024-02-15T19:57:00Z">
              <w:r w:rsidRPr="00AC657D">
                <w:rPr>
                  <w:sz w:val="18"/>
                  <w:szCs w:val="18"/>
                </w:rPr>
                <w:t>In absence of defaultLocale the language is English in UTF-8</w:t>
              </w:r>
              <w:r w:rsidRPr="00AC657D">
                <w:rPr>
                  <w:sz w:val="18"/>
                  <w:szCs w:val="18"/>
                </w:rPr>
                <w:br/>
                <w:t>A support file is expected to use only one as locale, Additional support files can be created for other locales</w:t>
              </w:r>
            </w:ins>
            <w:del w:id="4376" w:author="Greenblue" w:date="2024-02-15T19:57:00Z">
              <w:r w:rsidRPr="009063C9" w:rsidDel="00AC657D">
                <w:rPr>
                  <w:sz w:val="18"/>
                  <w:szCs w:val="18"/>
                </w:rPr>
                <w:delText>A support file is expected to use only one locale, because other files can be created for other languages</w:delText>
              </w:r>
            </w:del>
          </w:p>
        </w:tc>
      </w:tr>
      <w:tr w:rsidR="00AC657D" w:rsidRPr="009063C9" w14:paraId="683C3E09" w14:textId="77777777" w:rsidTr="003D073E">
        <w:trPr>
          <w:trHeight w:val="351"/>
          <w:ins w:id="4377" w:author="Greenblue" w:date="2024-02-15T19:57:00Z"/>
        </w:trPr>
        <w:tc>
          <w:tcPr>
            <w:tcW w:w="3060" w:type="dxa"/>
            <w:shd w:val="clear" w:color="auto" w:fill="auto"/>
          </w:tcPr>
          <w:p w14:paraId="6B51497E" w14:textId="36A3BF0A" w:rsidR="00AC657D" w:rsidRPr="00AC657D" w:rsidRDefault="00AC657D" w:rsidP="00AC657D">
            <w:pPr>
              <w:snapToGrid w:val="0"/>
              <w:spacing w:before="60" w:after="60" w:line="240" w:lineRule="auto"/>
              <w:jc w:val="left"/>
              <w:rPr>
                <w:ins w:id="4378" w:author="Greenblue" w:date="2024-02-15T19:57:00Z"/>
                <w:sz w:val="18"/>
                <w:szCs w:val="18"/>
              </w:rPr>
            </w:pPr>
            <w:ins w:id="4379" w:author="Greenblue" w:date="2024-02-15T19:57:00Z">
              <w:r w:rsidRPr="00AC657D">
                <w:rPr>
                  <w:rFonts w:eastAsiaTheme="minorEastAsia" w:hint="eastAsia"/>
                  <w:sz w:val="18"/>
                  <w:szCs w:val="18"/>
                </w:rPr>
                <w:t>s</w:t>
              </w:r>
              <w:r w:rsidRPr="00AC657D">
                <w:rPr>
                  <w:rFonts w:eastAsiaTheme="minorEastAsia"/>
                  <w:sz w:val="18"/>
                  <w:szCs w:val="18"/>
                </w:rPr>
                <w:t>upportedResource</w:t>
              </w:r>
            </w:ins>
          </w:p>
        </w:tc>
        <w:tc>
          <w:tcPr>
            <w:tcW w:w="3420" w:type="dxa"/>
            <w:shd w:val="clear" w:color="auto" w:fill="auto"/>
            <w:vAlign w:val="center"/>
          </w:tcPr>
          <w:p w14:paraId="287D56F1" w14:textId="42E4C3F7" w:rsidR="00AC657D" w:rsidRPr="00AC657D" w:rsidRDefault="00AC657D" w:rsidP="00AC657D">
            <w:pPr>
              <w:snapToGrid w:val="0"/>
              <w:spacing w:before="60" w:after="60" w:line="240" w:lineRule="auto"/>
              <w:jc w:val="left"/>
              <w:rPr>
                <w:ins w:id="4380" w:author="Greenblue" w:date="2024-02-15T19:57:00Z"/>
                <w:sz w:val="18"/>
                <w:szCs w:val="18"/>
              </w:rPr>
            </w:pPr>
            <w:ins w:id="4381" w:author="Greenblue" w:date="2024-02-15T19:57:00Z">
              <w:r w:rsidRPr="00AC657D">
                <w:rPr>
                  <w:rFonts w:eastAsiaTheme="minorEastAsia" w:hint="eastAsia"/>
                  <w:sz w:val="18"/>
                  <w:szCs w:val="18"/>
                </w:rPr>
                <w:t>I</w:t>
              </w:r>
              <w:r w:rsidRPr="00AC657D">
                <w:rPr>
                  <w:rFonts w:eastAsiaTheme="minorEastAsia"/>
                  <w:sz w:val="18"/>
                  <w:szCs w:val="18"/>
                </w:rPr>
                <w:t>dentifier of the resource supported by this support file</w:t>
              </w:r>
            </w:ins>
          </w:p>
        </w:tc>
        <w:tc>
          <w:tcPr>
            <w:tcW w:w="804" w:type="dxa"/>
            <w:shd w:val="clear" w:color="auto" w:fill="auto"/>
            <w:vAlign w:val="center"/>
          </w:tcPr>
          <w:p w14:paraId="6B7D323E" w14:textId="5D3EB2B2" w:rsidR="00AC657D" w:rsidRPr="00AC657D" w:rsidRDefault="00AC657D" w:rsidP="00AC657D">
            <w:pPr>
              <w:snapToGrid w:val="0"/>
              <w:spacing w:before="60" w:after="60" w:line="240" w:lineRule="auto"/>
              <w:jc w:val="center"/>
              <w:rPr>
                <w:ins w:id="4382" w:author="Greenblue" w:date="2024-02-15T19:57:00Z"/>
                <w:sz w:val="18"/>
                <w:szCs w:val="18"/>
              </w:rPr>
            </w:pPr>
            <w:ins w:id="4383" w:author="Greenblue" w:date="2024-02-15T19:57:00Z">
              <w:r w:rsidRPr="00AC657D">
                <w:rPr>
                  <w:rFonts w:eastAsiaTheme="minorEastAsia" w:hint="eastAsia"/>
                  <w:sz w:val="18"/>
                  <w:szCs w:val="18"/>
                </w:rPr>
                <w:t>0</w:t>
              </w:r>
              <w:r w:rsidRPr="00AC657D">
                <w:rPr>
                  <w:rFonts w:eastAsiaTheme="minorEastAsia"/>
                  <w:sz w:val="18"/>
                  <w:szCs w:val="18"/>
                </w:rPr>
                <w:t>..</w:t>
              </w:r>
              <w:r w:rsidRPr="00AC657D">
                <w:rPr>
                  <w:rFonts w:eastAsiaTheme="minorEastAsia" w:hint="eastAsia"/>
                  <w:sz w:val="18"/>
                  <w:szCs w:val="18"/>
                </w:rPr>
                <w:t>*</w:t>
              </w:r>
            </w:ins>
          </w:p>
        </w:tc>
        <w:tc>
          <w:tcPr>
            <w:tcW w:w="2436" w:type="dxa"/>
            <w:shd w:val="clear" w:color="auto" w:fill="auto"/>
            <w:vAlign w:val="center"/>
          </w:tcPr>
          <w:p w14:paraId="3CFD546F" w14:textId="495A39F2" w:rsidR="00AC657D" w:rsidRPr="00AC657D" w:rsidRDefault="00AC657D" w:rsidP="00AC657D">
            <w:pPr>
              <w:snapToGrid w:val="0"/>
              <w:spacing w:before="60" w:after="60" w:line="240" w:lineRule="auto"/>
              <w:jc w:val="left"/>
              <w:rPr>
                <w:ins w:id="4384" w:author="Greenblue" w:date="2024-02-15T19:57:00Z"/>
                <w:sz w:val="18"/>
                <w:szCs w:val="18"/>
              </w:rPr>
            </w:pPr>
            <w:ins w:id="4385" w:author="Greenblue" w:date="2024-02-15T19:57:00Z">
              <w:r w:rsidRPr="00AC657D">
                <w:rPr>
                  <w:rFonts w:eastAsiaTheme="minorEastAsia" w:hint="eastAsia"/>
                  <w:sz w:val="18"/>
                  <w:szCs w:val="18"/>
                </w:rPr>
                <w:t>C</w:t>
              </w:r>
              <w:r w:rsidRPr="00AC657D">
                <w:rPr>
                  <w:rFonts w:eastAsiaTheme="minorEastAsia"/>
                  <w:sz w:val="18"/>
                  <w:szCs w:val="18"/>
                </w:rPr>
                <w:t>haracterString</w:t>
              </w:r>
            </w:ins>
          </w:p>
        </w:tc>
        <w:tc>
          <w:tcPr>
            <w:tcW w:w="3463" w:type="dxa"/>
            <w:shd w:val="clear" w:color="auto" w:fill="auto"/>
          </w:tcPr>
          <w:p w14:paraId="5D9CECFB" w14:textId="256DC63E" w:rsidR="00AC657D" w:rsidRPr="00AC657D" w:rsidRDefault="00AC657D" w:rsidP="00AC657D">
            <w:pPr>
              <w:snapToGrid w:val="0"/>
              <w:spacing w:before="60" w:after="60" w:line="240" w:lineRule="auto"/>
              <w:jc w:val="left"/>
              <w:rPr>
                <w:ins w:id="4386" w:author="Greenblue" w:date="2024-02-15T19:57:00Z"/>
                <w:sz w:val="18"/>
                <w:szCs w:val="18"/>
              </w:rPr>
            </w:pPr>
            <w:ins w:id="4387" w:author="Greenblue" w:date="2024-02-15T19:57:00Z">
              <w:r w:rsidRPr="00AC657D">
                <w:rPr>
                  <w:rFonts w:eastAsiaTheme="minorEastAsia" w:hint="eastAsia"/>
                  <w:sz w:val="18"/>
                  <w:szCs w:val="18"/>
                </w:rPr>
                <w:t>C</w:t>
              </w:r>
              <w:r w:rsidRPr="00AC657D">
                <w:rPr>
                  <w:rFonts w:eastAsiaTheme="minorEastAsia"/>
                  <w:sz w:val="18"/>
                  <w:szCs w:val="18"/>
                </w:rPr>
                <w:t>onventions for identifiers are still to be developed and will be defined later</w:t>
              </w:r>
            </w:ins>
          </w:p>
        </w:tc>
      </w:tr>
      <w:tr w:rsidR="00AC657D" w:rsidRPr="009063C9" w14:paraId="3F17C5A7" w14:textId="77777777" w:rsidTr="003D073E">
        <w:trPr>
          <w:trHeight w:val="351"/>
          <w:ins w:id="4388" w:author="Greenblue" w:date="2024-02-15T19:57:00Z"/>
        </w:trPr>
        <w:tc>
          <w:tcPr>
            <w:tcW w:w="3060" w:type="dxa"/>
            <w:shd w:val="clear" w:color="auto" w:fill="auto"/>
          </w:tcPr>
          <w:p w14:paraId="1D37CEB9" w14:textId="7F5AFD61" w:rsidR="00AC657D" w:rsidRPr="00AC657D" w:rsidRDefault="00AC657D" w:rsidP="00AC657D">
            <w:pPr>
              <w:snapToGrid w:val="0"/>
              <w:spacing w:before="60" w:after="60" w:line="240" w:lineRule="auto"/>
              <w:jc w:val="left"/>
              <w:rPr>
                <w:ins w:id="4389" w:author="Greenblue" w:date="2024-02-15T19:57:00Z"/>
                <w:sz w:val="18"/>
                <w:szCs w:val="18"/>
              </w:rPr>
            </w:pPr>
            <w:ins w:id="4390" w:author="Greenblue" w:date="2024-02-15T19:57:00Z">
              <w:r w:rsidRPr="00AC657D">
                <w:rPr>
                  <w:rFonts w:eastAsiaTheme="minorEastAsia" w:hint="eastAsia"/>
                  <w:sz w:val="18"/>
                  <w:szCs w:val="18"/>
                </w:rPr>
                <w:t>r</w:t>
              </w:r>
              <w:r w:rsidRPr="00AC657D">
                <w:rPr>
                  <w:rFonts w:eastAsiaTheme="minorEastAsia"/>
                  <w:sz w:val="18"/>
                  <w:szCs w:val="18"/>
                </w:rPr>
                <w:t>esourcePurpose</w:t>
              </w:r>
            </w:ins>
          </w:p>
        </w:tc>
        <w:tc>
          <w:tcPr>
            <w:tcW w:w="3420" w:type="dxa"/>
            <w:shd w:val="clear" w:color="auto" w:fill="auto"/>
            <w:vAlign w:val="center"/>
          </w:tcPr>
          <w:p w14:paraId="010261EF" w14:textId="60B76FAB" w:rsidR="00AC657D" w:rsidRPr="00AC657D" w:rsidRDefault="00AC657D" w:rsidP="00AC657D">
            <w:pPr>
              <w:snapToGrid w:val="0"/>
              <w:spacing w:before="60" w:after="60" w:line="240" w:lineRule="auto"/>
              <w:jc w:val="left"/>
              <w:rPr>
                <w:ins w:id="4391" w:author="Greenblue" w:date="2024-02-15T19:57:00Z"/>
                <w:sz w:val="18"/>
                <w:szCs w:val="18"/>
              </w:rPr>
            </w:pPr>
            <w:ins w:id="4392" w:author="Greenblue" w:date="2024-02-15T19:57:00Z">
              <w:r w:rsidRPr="00AC657D">
                <w:rPr>
                  <w:rFonts w:eastAsiaTheme="minorEastAsia" w:hint="eastAsia"/>
                  <w:sz w:val="18"/>
                  <w:szCs w:val="18"/>
                </w:rPr>
                <w:t>T</w:t>
              </w:r>
              <w:r w:rsidRPr="00AC657D">
                <w:rPr>
                  <w:rFonts w:eastAsiaTheme="minorEastAsia"/>
                  <w:sz w:val="18"/>
                  <w:szCs w:val="18"/>
                </w:rPr>
                <w:t>he purpose of the supporting resource</w:t>
              </w:r>
            </w:ins>
          </w:p>
        </w:tc>
        <w:tc>
          <w:tcPr>
            <w:tcW w:w="804" w:type="dxa"/>
            <w:shd w:val="clear" w:color="auto" w:fill="auto"/>
            <w:vAlign w:val="center"/>
          </w:tcPr>
          <w:p w14:paraId="5373AF51" w14:textId="7843CFA8" w:rsidR="00AC657D" w:rsidRPr="00AC657D" w:rsidRDefault="00AC657D" w:rsidP="00AC657D">
            <w:pPr>
              <w:snapToGrid w:val="0"/>
              <w:spacing w:before="60" w:after="60" w:line="240" w:lineRule="auto"/>
              <w:jc w:val="center"/>
              <w:rPr>
                <w:ins w:id="4393" w:author="Greenblue" w:date="2024-02-15T19:57:00Z"/>
                <w:sz w:val="18"/>
                <w:szCs w:val="18"/>
              </w:rPr>
            </w:pPr>
            <w:ins w:id="4394" w:author="Greenblue" w:date="2024-02-15T19:57:00Z">
              <w:r w:rsidRPr="00AC657D">
                <w:rPr>
                  <w:rFonts w:eastAsiaTheme="minorEastAsia" w:hint="eastAsia"/>
                  <w:sz w:val="18"/>
                  <w:szCs w:val="18"/>
                </w:rPr>
                <w:t>0</w:t>
              </w:r>
              <w:r w:rsidRPr="00AC657D">
                <w:rPr>
                  <w:rFonts w:eastAsiaTheme="minorEastAsia"/>
                  <w:sz w:val="18"/>
                  <w:szCs w:val="18"/>
                </w:rPr>
                <w:t>..1</w:t>
              </w:r>
            </w:ins>
          </w:p>
        </w:tc>
        <w:tc>
          <w:tcPr>
            <w:tcW w:w="2436" w:type="dxa"/>
            <w:shd w:val="clear" w:color="auto" w:fill="auto"/>
            <w:vAlign w:val="center"/>
          </w:tcPr>
          <w:p w14:paraId="181997B0" w14:textId="5C824662" w:rsidR="00AC657D" w:rsidRPr="00AC657D" w:rsidRDefault="00AC657D" w:rsidP="00AC657D">
            <w:pPr>
              <w:snapToGrid w:val="0"/>
              <w:spacing w:before="60" w:after="60" w:line="240" w:lineRule="auto"/>
              <w:jc w:val="left"/>
              <w:rPr>
                <w:ins w:id="4395" w:author="Greenblue" w:date="2024-02-15T19:57:00Z"/>
                <w:sz w:val="18"/>
                <w:szCs w:val="18"/>
              </w:rPr>
            </w:pPr>
            <w:ins w:id="4396" w:author="Greenblue" w:date="2024-02-15T19:57:00Z">
              <w:r w:rsidRPr="00AC657D">
                <w:rPr>
                  <w:rFonts w:eastAsiaTheme="minorEastAsia" w:hint="eastAsia"/>
                  <w:sz w:val="18"/>
                  <w:szCs w:val="18"/>
                </w:rPr>
                <w:t>S</w:t>
              </w:r>
              <w:r w:rsidRPr="00AC657D">
                <w:rPr>
                  <w:rFonts w:eastAsiaTheme="minorEastAsia"/>
                  <w:sz w:val="18"/>
                  <w:szCs w:val="18"/>
                </w:rPr>
                <w:t>100_ResourcePurpose</w:t>
              </w:r>
            </w:ins>
          </w:p>
        </w:tc>
        <w:tc>
          <w:tcPr>
            <w:tcW w:w="3463" w:type="dxa"/>
            <w:shd w:val="clear" w:color="auto" w:fill="auto"/>
          </w:tcPr>
          <w:p w14:paraId="28DCF10A" w14:textId="0CD2FC3D" w:rsidR="00AC657D" w:rsidRPr="00AC657D" w:rsidRDefault="00AC657D" w:rsidP="00AC657D">
            <w:pPr>
              <w:snapToGrid w:val="0"/>
              <w:spacing w:before="60" w:after="60" w:line="240" w:lineRule="auto"/>
              <w:jc w:val="left"/>
              <w:rPr>
                <w:ins w:id="4397" w:author="Greenblue" w:date="2024-02-15T19:57:00Z"/>
                <w:spacing w:val="-12"/>
                <w:sz w:val="18"/>
                <w:szCs w:val="18"/>
              </w:rPr>
            </w:pPr>
            <w:ins w:id="4398" w:author="Greenblue" w:date="2024-02-15T19:57:00Z">
              <w:r w:rsidRPr="00AC657D">
                <w:rPr>
                  <w:rFonts w:eastAsiaTheme="minorEastAsia" w:hint="eastAsia"/>
                  <w:spacing w:val="-12"/>
                  <w:sz w:val="18"/>
                  <w:szCs w:val="18"/>
                </w:rPr>
                <w:t>I</w:t>
              </w:r>
              <w:r w:rsidRPr="00AC657D">
                <w:rPr>
                  <w:rFonts w:eastAsiaTheme="minorEastAsia"/>
                  <w:spacing w:val="-12"/>
                  <w:sz w:val="18"/>
                  <w:szCs w:val="18"/>
                </w:rPr>
                <w:t>dentifies how the supporting resource is used</w:t>
              </w:r>
            </w:ins>
          </w:p>
        </w:tc>
      </w:tr>
    </w:tbl>
    <w:p w14:paraId="468E89D7" w14:textId="77777777" w:rsidR="004C1EB7" w:rsidRPr="00A63413" w:rsidRDefault="004C1EB7" w:rsidP="00DE48FB">
      <w:pPr>
        <w:pStyle w:val="AppendixD2"/>
        <w:rPr>
          <w:ins w:id="4399" w:author="Greenblue" w:date="2024-02-15T20:13:00Z"/>
        </w:rPr>
      </w:pPr>
      <w:bookmarkStart w:id="4400" w:name="_Toc403560574"/>
      <w:bookmarkStart w:id="4401" w:name="_Toc152232622"/>
    </w:p>
    <w:p w14:paraId="028D726B" w14:textId="77777777" w:rsidR="00B413FE" w:rsidRPr="009063C9" w:rsidRDefault="00B413FE">
      <w:pPr>
        <w:pStyle w:val="Heading4"/>
        <w:pPrChange w:id="4402" w:author="Greenblue" w:date="2024-02-13T20:26:00Z">
          <w:pPr>
            <w:pStyle w:val="Heading3"/>
            <w:spacing w:before="120" w:after="120" w:line="240" w:lineRule="auto"/>
            <w:ind w:left="8292" w:right="200" w:hanging="8092"/>
          </w:pPr>
        </w:pPrChange>
      </w:pPr>
      <w:r w:rsidRPr="009063C9">
        <w:t>S100_SupportFileFormat</w:t>
      </w:r>
      <w:bookmarkEnd w:id="4400"/>
      <w:bookmarkEnd w:id="440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403"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5899"/>
        <w:tblGridChange w:id="4404">
          <w:tblGrid>
            <w:gridCol w:w="3060"/>
            <w:gridCol w:w="3420"/>
            <w:gridCol w:w="804"/>
            <w:gridCol w:w="5899"/>
          </w:tblGrid>
        </w:tblGridChange>
      </w:tblGrid>
      <w:tr w:rsidR="00591A56" w:rsidRPr="009063C9" w14:paraId="3CB0EB8D" w14:textId="77777777" w:rsidTr="006073E9">
        <w:trPr>
          <w:cantSplit/>
          <w:trPrChange w:id="4405" w:author="Greenblue" w:date="2024-02-13T20:42:00Z">
            <w:trPr>
              <w:cantSplit/>
            </w:trPr>
          </w:trPrChange>
        </w:trPr>
        <w:tc>
          <w:tcPr>
            <w:tcW w:w="3060" w:type="dxa"/>
            <w:shd w:val="clear" w:color="auto" w:fill="E7E6E6"/>
            <w:vAlign w:val="center"/>
            <w:tcPrChange w:id="4406" w:author="Greenblue" w:date="2024-02-13T20:42:00Z">
              <w:tcPr>
                <w:tcW w:w="3060" w:type="dxa"/>
                <w:vAlign w:val="center"/>
              </w:tcPr>
            </w:tcPrChange>
          </w:tcPr>
          <w:p w14:paraId="076B2766" w14:textId="77777777" w:rsidR="00591A56" w:rsidRPr="009063C9" w:rsidRDefault="00591A56" w:rsidP="00591A56">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407" w:author="Greenblue" w:date="2024-02-13T20:42:00Z">
              <w:tcPr>
                <w:tcW w:w="3420" w:type="dxa"/>
                <w:vAlign w:val="center"/>
              </w:tcPr>
            </w:tcPrChange>
          </w:tcPr>
          <w:p w14:paraId="34D33432" w14:textId="77777777" w:rsidR="00591A56" w:rsidRPr="009063C9" w:rsidRDefault="00591A56" w:rsidP="00591A56">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408" w:author="Greenblue" w:date="2024-02-13T20:42:00Z">
              <w:tcPr>
                <w:tcW w:w="804" w:type="dxa"/>
                <w:vAlign w:val="center"/>
              </w:tcPr>
            </w:tcPrChange>
          </w:tcPr>
          <w:p w14:paraId="25863F38" w14:textId="5E965A63" w:rsidR="00591A56" w:rsidRPr="009063C9" w:rsidRDefault="00591A56" w:rsidP="00591A56">
            <w:pPr>
              <w:snapToGrid w:val="0"/>
              <w:spacing w:before="60" w:after="60" w:line="240" w:lineRule="auto"/>
              <w:jc w:val="center"/>
              <w:rPr>
                <w:b/>
                <w:sz w:val="18"/>
                <w:szCs w:val="18"/>
              </w:rPr>
            </w:pPr>
            <w:r w:rsidRPr="009063C9">
              <w:rPr>
                <w:b/>
                <w:sz w:val="18"/>
                <w:szCs w:val="18"/>
              </w:rPr>
              <w:t>Code</w:t>
            </w:r>
          </w:p>
        </w:tc>
        <w:tc>
          <w:tcPr>
            <w:tcW w:w="5899" w:type="dxa"/>
            <w:shd w:val="clear" w:color="auto" w:fill="E7E6E6"/>
            <w:vAlign w:val="center"/>
            <w:tcPrChange w:id="4409" w:author="Greenblue" w:date="2024-02-13T20:42:00Z">
              <w:tcPr>
                <w:tcW w:w="5899" w:type="dxa"/>
                <w:vAlign w:val="center"/>
              </w:tcPr>
            </w:tcPrChange>
          </w:tcPr>
          <w:p w14:paraId="2850BEB5" w14:textId="77777777" w:rsidR="00591A56" w:rsidRPr="009063C9" w:rsidRDefault="00591A56" w:rsidP="00591A56">
            <w:pPr>
              <w:snapToGrid w:val="0"/>
              <w:spacing w:before="60" w:after="60" w:line="240" w:lineRule="auto"/>
              <w:rPr>
                <w:b/>
                <w:sz w:val="18"/>
                <w:szCs w:val="18"/>
              </w:rPr>
            </w:pPr>
            <w:r w:rsidRPr="009063C9">
              <w:rPr>
                <w:b/>
                <w:sz w:val="18"/>
                <w:szCs w:val="18"/>
              </w:rPr>
              <w:t>Remarks</w:t>
            </w:r>
          </w:p>
        </w:tc>
      </w:tr>
      <w:tr w:rsidR="00591A56" w:rsidRPr="009063C9" w14:paraId="39E12075" w14:textId="77777777" w:rsidTr="003D073E">
        <w:trPr>
          <w:cantSplit/>
        </w:trPr>
        <w:tc>
          <w:tcPr>
            <w:tcW w:w="3060" w:type="dxa"/>
            <w:vAlign w:val="center"/>
          </w:tcPr>
          <w:p w14:paraId="6A494E7C" w14:textId="7018CE27" w:rsidR="00591A56" w:rsidRPr="009063C9" w:rsidRDefault="00591A56" w:rsidP="00591A56">
            <w:pPr>
              <w:snapToGrid w:val="0"/>
              <w:spacing w:before="60" w:after="60" w:line="240" w:lineRule="auto"/>
              <w:rPr>
                <w:sz w:val="18"/>
                <w:szCs w:val="18"/>
              </w:rPr>
            </w:pPr>
            <w:r w:rsidRPr="009063C9">
              <w:rPr>
                <w:sz w:val="18"/>
                <w:szCs w:val="18"/>
              </w:rPr>
              <w:t>S100_SupportFileFormat</w:t>
            </w:r>
          </w:p>
        </w:tc>
        <w:tc>
          <w:tcPr>
            <w:tcW w:w="3420" w:type="dxa"/>
            <w:vAlign w:val="center"/>
          </w:tcPr>
          <w:p w14:paraId="1954CD81" w14:textId="7DEEC842" w:rsidR="00591A56" w:rsidRPr="009063C9" w:rsidRDefault="00591A56" w:rsidP="00591A56">
            <w:pPr>
              <w:snapToGrid w:val="0"/>
              <w:spacing w:before="60" w:after="60" w:line="240" w:lineRule="auto"/>
              <w:rPr>
                <w:sz w:val="18"/>
                <w:szCs w:val="18"/>
              </w:rPr>
            </w:pPr>
            <w:r w:rsidRPr="009063C9">
              <w:rPr>
                <w:sz w:val="18"/>
                <w:szCs w:val="18"/>
              </w:rPr>
              <w:t>The format used for the support file</w:t>
            </w:r>
          </w:p>
        </w:tc>
        <w:tc>
          <w:tcPr>
            <w:tcW w:w="804" w:type="dxa"/>
            <w:vAlign w:val="center"/>
          </w:tcPr>
          <w:p w14:paraId="655C9B43" w14:textId="77777777" w:rsidR="00591A56" w:rsidRPr="009063C9" w:rsidRDefault="00591A56" w:rsidP="00591A56">
            <w:pPr>
              <w:snapToGrid w:val="0"/>
              <w:spacing w:before="60" w:after="60" w:line="240" w:lineRule="auto"/>
              <w:jc w:val="center"/>
              <w:rPr>
                <w:sz w:val="18"/>
                <w:szCs w:val="18"/>
              </w:rPr>
            </w:pPr>
            <w:r w:rsidRPr="009063C9">
              <w:rPr>
                <w:sz w:val="18"/>
                <w:szCs w:val="18"/>
              </w:rPr>
              <w:t>-</w:t>
            </w:r>
          </w:p>
        </w:tc>
        <w:tc>
          <w:tcPr>
            <w:tcW w:w="5899" w:type="dxa"/>
            <w:vAlign w:val="center"/>
          </w:tcPr>
          <w:p w14:paraId="75077359" w14:textId="77777777" w:rsidR="00591A56" w:rsidRPr="009063C9" w:rsidRDefault="00591A56" w:rsidP="00591A56">
            <w:pPr>
              <w:snapToGrid w:val="0"/>
              <w:spacing w:before="60" w:after="60" w:line="240" w:lineRule="auto"/>
              <w:rPr>
                <w:sz w:val="18"/>
                <w:szCs w:val="18"/>
              </w:rPr>
            </w:pPr>
            <w:r w:rsidRPr="009063C9">
              <w:rPr>
                <w:sz w:val="18"/>
                <w:szCs w:val="18"/>
              </w:rPr>
              <w:t>-</w:t>
            </w:r>
          </w:p>
        </w:tc>
      </w:tr>
      <w:tr w:rsidR="00AC657D" w:rsidRPr="009063C9" w14:paraId="7E3A5038" w14:textId="77777777" w:rsidTr="003D073E">
        <w:trPr>
          <w:cantSplit/>
        </w:trPr>
        <w:tc>
          <w:tcPr>
            <w:tcW w:w="3060" w:type="dxa"/>
            <w:vAlign w:val="center"/>
          </w:tcPr>
          <w:p w14:paraId="0CA6FD8D" w14:textId="77777777" w:rsidR="00AC657D" w:rsidRPr="009063C9" w:rsidRDefault="00AC657D" w:rsidP="00AC657D">
            <w:pPr>
              <w:snapToGrid w:val="0"/>
              <w:spacing w:before="60" w:after="60" w:line="240" w:lineRule="auto"/>
              <w:rPr>
                <w:sz w:val="18"/>
                <w:szCs w:val="18"/>
              </w:rPr>
            </w:pPr>
            <w:r w:rsidRPr="009063C9">
              <w:rPr>
                <w:sz w:val="18"/>
                <w:szCs w:val="18"/>
              </w:rPr>
              <w:t>ASCII</w:t>
            </w:r>
          </w:p>
        </w:tc>
        <w:tc>
          <w:tcPr>
            <w:tcW w:w="3420" w:type="dxa"/>
            <w:vAlign w:val="center"/>
          </w:tcPr>
          <w:p w14:paraId="7D59C3EA" w14:textId="4FD80E34" w:rsidR="00AC657D" w:rsidRPr="00AC657D" w:rsidRDefault="00AC657D" w:rsidP="00AC657D">
            <w:pPr>
              <w:snapToGrid w:val="0"/>
              <w:spacing w:before="60" w:after="60" w:line="240" w:lineRule="auto"/>
              <w:rPr>
                <w:sz w:val="18"/>
                <w:szCs w:val="18"/>
              </w:rPr>
            </w:pPr>
            <w:ins w:id="4410" w:author="Greenblue" w:date="2024-02-15T19:58:00Z">
              <w:r w:rsidRPr="00AC657D">
                <w:rPr>
                  <w:rFonts w:eastAsiaTheme="minorEastAsia"/>
                  <w:sz w:val="18"/>
                  <w:szCs w:val="18"/>
                </w:rPr>
                <w:t>UTF-8 text excluding control codes</w:t>
              </w:r>
            </w:ins>
          </w:p>
        </w:tc>
        <w:tc>
          <w:tcPr>
            <w:tcW w:w="804" w:type="dxa"/>
            <w:vAlign w:val="center"/>
          </w:tcPr>
          <w:p w14:paraId="77BDE2F6" w14:textId="7C4593B7" w:rsidR="00AC657D" w:rsidRPr="00AC657D" w:rsidRDefault="00AC657D" w:rsidP="00AC657D">
            <w:pPr>
              <w:snapToGrid w:val="0"/>
              <w:spacing w:before="60" w:after="60" w:line="240" w:lineRule="auto"/>
              <w:jc w:val="center"/>
              <w:rPr>
                <w:sz w:val="18"/>
                <w:szCs w:val="18"/>
              </w:rPr>
            </w:pPr>
            <w:ins w:id="4411" w:author="Greenblue" w:date="2024-02-15T19:58:00Z">
              <w:r w:rsidRPr="00AC657D">
                <w:rPr>
                  <w:sz w:val="18"/>
                  <w:szCs w:val="18"/>
                </w:rPr>
                <w:t>1</w:t>
              </w:r>
              <w:del w:id="4412" w:author="USER" w:date="2024-03-22T18:53:00Z">
                <w:r w:rsidRPr="00AC657D" w:rsidDel="00071D8B">
                  <w:rPr>
                    <w:sz w:val="18"/>
                    <w:szCs w:val="18"/>
                  </w:rPr>
                  <w:delText>-</w:delText>
                </w:r>
              </w:del>
            </w:ins>
          </w:p>
        </w:tc>
        <w:tc>
          <w:tcPr>
            <w:tcW w:w="5899" w:type="dxa"/>
            <w:vAlign w:val="center"/>
          </w:tcPr>
          <w:p w14:paraId="356BA8DF" w14:textId="77777777" w:rsidR="00AC657D" w:rsidRPr="00AC657D" w:rsidRDefault="00AC657D" w:rsidP="00AC657D">
            <w:pPr>
              <w:snapToGrid w:val="0"/>
              <w:spacing w:before="60" w:after="60" w:line="240" w:lineRule="auto"/>
              <w:rPr>
                <w:sz w:val="18"/>
                <w:szCs w:val="18"/>
              </w:rPr>
            </w:pPr>
          </w:p>
        </w:tc>
      </w:tr>
      <w:tr w:rsidR="00AC657D" w:rsidRPr="009063C9" w14:paraId="090DFB83" w14:textId="77777777" w:rsidTr="003D073E">
        <w:trPr>
          <w:cantSplit/>
        </w:trPr>
        <w:tc>
          <w:tcPr>
            <w:tcW w:w="3060" w:type="dxa"/>
            <w:vAlign w:val="center"/>
          </w:tcPr>
          <w:p w14:paraId="1E24730D" w14:textId="77777777" w:rsidR="00AC657D" w:rsidRPr="009063C9" w:rsidRDefault="00AC657D" w:rsidP="00AC657D">
            <w:pPr>
              <w:snapToGrid w:val="0"/>
              <w:spacing w:before="60" w:after="60" w:line="240" w:lineRule="auto"/>
              <w:rPr>
                <w:sz w:val="18"/>
                <w:szCs w:val="18"/>
              </w:rPr>
            </w:pPr>
            <w:r w:rsidRPr="009063C9">
              <w:rPr>
                <w:sz w:val="18"/>
                <w:szCs w:val="18"/>
              </w:rPr>
              <w:t>JPEG2000</w:t>
            </w:r>
          </w:p>
        </w:tc>
        <w:tc>
          <w:tcPr>
            <w:tcW w:w="3420" w:type="dxa"/>
            <w:vAlign w:val="center"/>
          </w:tcPr>
          <w:p w14:paraId="775E7331" w14:textId="64722605" w:rsidR="00AC657D" w:rsidRPr="00AC657D" w:rsidRDefault="00AC657D" w:rsidP="00AC657D">
            <w:pPr>
              <w:snapToGrid w:val="0"/>
              <w:spacing w:before="60" w:after="60" w:line="240" w:lineRule="auto"/>
              <w:rPr>
                <w:sz w:val="18"/>
                <w:szCs w:val="18"/>
              </w:rPr>
            </w:pPr>
            <w:ins w:id="4413" w:author="Greenblue" w:date="2024-02-15T19:58:00Z">
              <w:r w:rsidRPr="00AC657D">
                <w:rPr>
                  <w:rFonts w:eastAsiaTheme="minorEastAsia" w:hint="eastAsia"/>
                  <w:sz w:val="18"/>
                  <w:szCs w:val="18"/>
                </w:rPr>
                <w:t>J</w:t>
              </w:r>
              <w:r w:rsidRPr="00AC657D">
                <w:rPr>
                  <w:rFonts w:eastAsiaTheme="minorEastAsia"/>
                  <w:sz w:val="18"/>
                  <w:szCs w:val="18"/>
                </w:rPr>
                <w:t>PEG2000 format</w:t>
              </w:r>
            </w:ins>
          </w:p>
        </w:tc>
        <w:tc>
          <w:tcPr>
            <w:tcW w:w="804" w:type="dxa"/>
            <w:vAlign w:val="center"/>
          </w:tcPr>
          <w:p w14:paraId="7D7604DA" w14:textId="1440CBAB" w:rsidR="00AC657D" w:rsidRPr="00AC657D" w:rsidRDefault="00AC657D" w:rsidP="00AC657D">
            <w:pPr>
              <w:snapToGrid w:val="0"/>
              <w:spacing w:before="60" w:after="60" w:line="240" w:lineRule="auto"/>
              <w:jc w:val="center"/>
              <w:rPr>
                <w:sz w:val="18"/>
                <w:szCs w:val="18"/>
              </w:rPr>
            </w:pPr>
            <w:ins w:id="4414" w:author="Greenblue" w:date="2024-02-15T19:58:00Z">
              <w:r w:rsidRPr="00AC657D">
                <w:rPr>
                  <w:sz w:val="18"/>
                  <w:szCs w:val="18"/>
                </w:rPr>
                <w:t>2</w:t>
              </w:r>
              <w:del w:id="4415" w:author="USER" w:date="2024-03-22T18:53:00Z">
                <w:r w:rsidRPr="00AC657D" w:rsidDel="00071D8B">
                  <w:rPr>
                    <w:sz w:val="18"/>
                    <w:szCs w:val="18"/>
                  </w:rPr>
                  <w:delText>-</w:delText>
                </w:r>
              </w:del>
            </w:ins>
          </w:p>
        </w:tc>
        <w:tc>
          <w:tcPr>
            <w:tcW w:w="5899" w:type="dxa"/>
            <w:vAlign w:val="center"/>
          </w:tcPr>
          <w:p w14:paraId="5D3D05A2" w14:textId="297CED4D" w:rsidR="00AC657D" w:rsidRPr="00AC657D" w:rsidRDefault="00AC657D" w:rsidP="00AC657D">
            <w:pPr>
              <w:snapToGrid w:val="0"/>
              <w:spacing w:before="60" w:after="60" w:line="240" w:lineRule="auto"/>
              <w:rPr>
                <w:sz w:val="18"/>
                <w:szCs w:val="18"/>
              </w:rPr>
            </w:pPr>
            <w:ins w:id="4416" w:author="Greenblue" w:date="2024-02-15T19:58:00Z">
              <w:r w:rsidRPr="00AC657D">
                <w:rPr>
                  <w:rFonts w:eastAsiaTheme="minorEastAsia" w:hint="eastAsia"/>
                  <w:sz w:val="18"/>
                  <w:szCs w:val="18"/>
                </w:rPr>
                <w:t>I</w:t>
              </w:r>
              <w:r w:rsidRPr="00AC657D">
                <w:rPr>
                  <w:rFonts w:eastAsiaTheme="minorEastAsia"/>
                  <w:sz w:val="18"/>
                  <w:szCs w:val="18"/>
                </w:rPr>
                <w:t>SO 15444</w:t>
              </w:r>
            </w:ins>
          </w:p>
        </w:tc>
      </w:tr>
      <w:tr w:rsidR="00AC657D" w:rsidRPr="009063C9" w14:paraId="696930A7" w14:textId="77777777" w:rsidTr="003D073E">
        <w:trPr>
          <w:cantSplit/>
        </w:trPr>
        <w:tc>
          <w:tcPr>
            <w:tcW w:w="3060" w:type="dxa"/>
            <w:vAlign w:val="center"/>
          </w:tcPr>
          <w:p w14:paraId="78767407" w14:textId="77777777" w:rsidR="00AC657D" w:rsidRPr="009063C9" w:rsidRDefault="00AC657D" w:rsidP="00AC657D">
            <w:pPr>
              <w:snapToGrid w:val="0"/>
              <w:spacing w:before="60" w:after="60" w:line="240" w:lineRule="auto"/>
              <w:rPr>
                <w:sz w:val="18"/>
                <w:szCs w:val="18"/>
              </w:rPr>
            </w:pPr>
            <w:r w:rsidRPr="009063C9">
              <w:rPr>
                <w:sz w:val="18"/>
                <w:szCs w:val="18"/>
              </w:rPr>
              <w:t>HTML</w:t>
            </w:r>
          </w:p>
        </w:tc>
        <w:tc>
          <w:tcPr>
            <w:tcW w:w="3420" w:type="dxa"/>
            <w:vAlign w:val="center"/>
          </w:tcPr>
          <w:p w14:paraId="734E2D85" w14:textId="38A85A58" w:rsidR="00AC657D" w:rsidRPr="00AC657D" w:rsidRDefault="00AC657D" w:rsidP="00AC657D">
            <w:pPr>
              <w:snapToGrid w:val="0"/>
              <w:spacing w:before="60" w:after="60" w:line="240" w:lineRule="auto"/>
              <w:rPr>
                <w:sz w:val="18"/>
                <w:szCs w:val="18"/>
              </w:rPr>
            </w:pPr>
            <w:ins w:id="4417" w:author="Greenblue" w:date="2024-02-15T19:58:00Z">
              <w:r w:rsidRPr="00AC657D">
                <w:rPr>
                  <w:rFonts w:eastAsiaTheme="minorEastAsia"/>
                  <w:sz w:val="18"/>
                  <w:szCs w:val="18"/>
                </w:rPr>
                <w:t>Hypetext Markup Language</w:t>
              </w:r>
            </w:ins>
          </w:p>
        </w:tc>
        <w:tc>
          <w:tcPr>
            <w:tcW w:w="804" w:type="dxa"/>
            <w:vAlign w:val="center"/>
          </w:tcPr>
          <w:p w14:paraId="1935469F" w14:textId="14D22016" w:rsidR="00AC657D" w:rsidRPr="00AC657D" w:rsidRDefault="00AC657D" w:rsidP="00AC657D">
            <w:pPr>
              <w:snapToGrid w:val="0"/>
              <w:spacing w:before="60" w:after="60" w:line="240" w:lineRule="auto"/>
              <w:jc w:val="center"/>
              <w:rPr>
                <w:sz w:val="18"/>
                <w:szCs w:val="18"/>
              </w:rPr>
            </w:pPr>
            <w:ins w:id="4418" w:author="Greenblue" w:date="2024-02-15T19:58:00Z">
              <w:r w:rsidRPr="00AC657D">
                <w:rPr>
                  <w:sz w:val="18"/>
                  <w:szCs w:val="18"/>
                </w:rPr>
                <w:t>3</w:t>
              </w:r>
              <w:del w:id="4419" w:author="USER" w:date="2024-03-22T18:53:00Z">
                <w:r w:rsidRPr="00AC657D" w:rsidDel="00071D8B">
                  <w:rPr>
                    <w:sz w:val="18"/>
                    <w:szCs w:val="18"/>
                  </w:rPr>
                  <w:delText>-</w:delText>
                </w:r>
              </w:del>
            </w:ins>
          </w:p>
        </w:tc>
        <w:tc>
          <w:tcPr>
            <w:tcW w:w="5899" w:type="dxa"/>
            <w:vAlign w:val="center"/>
          </w:tcPr>
          <w:p w14:paraId="4067CE7C" w14:textId="77777777" w:rsidR="00AC657D" w:rsidRPr="00AC657D" w:rsidRDefault="00AC657D" w:rsidP="00AC657D">
            <w:pPr>
              <w:snapToGrid w:val="0"/>
              <w:spacing w:before="60" w:after="60" w:line="240" w:lineRule="auto"/>
              <w:rPr>
                <w:sz w:val="18"/>
                <w:szCs w:val="18"/>
              </w:rPr>
            </w:pPr>
          </w:p>
        </w:tc>
      </w:tr>
      <w:tr w:rsidR="00AC657D" w:rsidRPr="009063C9" w14:paraId="5D1F88B5" w14:textId="77777777" w:rsidTr="003D073E">
        <w:trPr>
          <w:cantSplit/>
        </w:trPr>
        <w:tc>
          <w:tcPr>
            <w:tcW w:w="3060" w:type="dxa"/>
            <w:vAlign w:val="center"/>
          </w:tcPr>
          <w:p w14:paraId="037C6D0F" w14:textId="77777777" w:rsidR="00AC657D" w:rsidRPr="009063C9" w:rsidRDefault="00AC657D" w:rsidP="00AC657D">
            <w:pPr>
              <w:snapToGrid w:val="0"/>
              <w:spacing w:before="60" w:after="60" w:line="240" w:lineRule="auto"/>
              <w:rPr>
                <w:sz w:val="18"/>
                <w:szCs w:val="18"/>
              </w:rPr>
            </w:pPr>
            <w:r w:rsidRPr="009063C9">
              <w:rPr>
                <w:sz w:val="18"/>
                <w:szCs w:val="18"/>
              </w:rPr>
              <w:t>XML</w:t>
            </w:r>
          </w:p>
        </w:tc>
        <w:tc>
          <w:tcPr>
            <w:tcW w:w="3420" w:type="dxa"/>
            <w:vAlign w:val="center"/>
          </w:tcPr>
          <w:p w14:paraId="57708BA0" w14:textId="454A0E64" w:rsidR="00AC657D" w:rsidRPr="00AC657D" w:rsidRDefault="00AC657D" w:rsidP="00AC657D">
            <w:pPr>
              <w:snapToGrid w:val="0"/>
              <w:spacing w:before="60" w:after="60" w:line="240" w:lineRule="auto"/>
              <w:rPr>
                <w:sz w:val="18"/>
                <w:szCs w:val="18"/>
              </w:rPr>
            </w:pPr>
            <w:ins w:id="4420" w:author="Greenblue" w:date="2024-02-15T19:58:00Z">
              <w:r w:rsidRPr="00AC657D">
                <w:rPr>
                  <w:rFonts w:eastAsiaTheme="minorEastAsia" w:hint="eastAsia"/>
                  <w:sz w:val="18"/>
                  <w:szCs w:val="18"/>
                </w:rPr>
                <w:t>E</w:t>
              </w:r>
              <w:r w:rsidRPr="00AC657D">
                <w:rPr>
                  <w:rFonts w:eastAsiaTheme="minorEastAsia"/>
                  <w:sz w:val="18"/>
                  <w:szCs w:val="18"/>
                </w:rPr>
                <w:t>xtensible Markup Language</w:t>
              </w:r>
            </w:ins>
          </w:p>
        </w:tc>
        <w:tc>
          <w:tcPr>
            <w:tcW w:w="804" w:type="dxa"/>
            <w:vAlign w:val="center"/>
          </w:tcPr>
          <w:p w14:paraId="13A9554A" w14:textId="5C25B1F9" w:rsidR="00AC657D" w:rsidRPr="00AC657D" w:rsidRDefault="00AC657D" w:rsidP="00AC657D">
            <w:pPr>
              <w:snapToGrid w:val="0"/>
              <w:spacing w:before="60" w:after="60" w:line="240" w:lineRule="auto"/>
              <w:jc w:val="center"/>
              <w:rPr>
                <w:sz w:val="18"/>
                <w:szCs w:val="18"/>
              </w:rPr>
            </w:pPr>
            <w:ins w:id="4421" w:author="Greenblue" w:date="2024-02-15T19:58:00Z">
              <w:r w:rsidRPr="00AC657D">
                <w:rPr>
                  <w:sz w:val="18"/>
                  <w:szCs w:val="18"/>
                </w:rPr>
                <w:t>4</w:t>
              </w:r>
              <w:del w:id="4422" w:author="USER" w:date="2024-03-22T18:53:00Z">
                <w:r w:rsidRPr="00AC657D" w:rsidDel="00071D8B">
                  <w:rPr>
                    <w:sz w:val="18"/>
                    <w:szCs w:val="18"/>
                  </w:rPr>
                  <w:delText>-</w:delText>
                </w:r>
              </w:del>
            </w:ins>
          </w:p>
        </w:tc>
        <w:tc>
          <w:tcPr>
            <w:tcW w:w="5899" w:type="dxa"/>
            <w:vAlign w:val="center"/>
          </w:tcPr>
          <w:p w14:paraId="5BD6DE6B" w14:textId="77777777" w:rsidR="00AC657D" w:rsidRPr="00AC657D" w:rsidRDefault="00AC657D" w:rsidP="00AC657D">
            <w:pPr>
              <w:snapToGrid w:val="0"/>
              <w:spacing w:before="60" w:after="60" w:line="240" w:lineRule="auto"/>
              <w:rPr>
                <w:sz w:val="18"/>
                <w:szCs w:val="18"/>
              </w:rPr>
            </w:pPr>
          </w:p>
        </w:tc>
      </w:tr>
      <w:tr w:rsidR="00AC657D" w:rsidRPr="009063C9" w14:paraId="71894D7B" w14:textId="77777777" w:rsidTr="003D073E">
        <w:trPr>
          <w:cantSplit/>
        </w:trPr>
        <w:tc>
          <w:tcPr>
            <w:tcW w:w="3060" w:type="dxa"/>
            <w:vAlign w:val="center"/>
          </w:tcPr>
          <w:p w14:paraId="1DCC7FCB" w14:textId="77777777" w:rsidR="00AC657D" w:rsidRPr="009063C9" w:rsidRDefault="00AC657D" w:rsidP="00AC657D">
            <w:pPr>
              <w:snapToGrid w:val="0"/>
              <w:spacing w:before="60" w:after="60" w:line="240" w:lineRule="auto"/>
              <w:rPr>
                <w:sz w:val="18"/>
                <w:szCs w:val="18"/>
              </w:rPr>
            </w:pPr>
            <w:r w:rsidRPr="009063C9">
              <w:rPr>
                <w:sz w:val="18"/>
                <w:szCs w:val="18"/>
              </w:rPr>
              <w:t>XSLT</w:t>
            </w:r>
          </w:p>
        </w:tc>
        <w:tc>
          <w:tcPr>
            <w:tcW w:w="3420" w:type="dxa"/>
            <w:vAlign w:val="center"/>
          </w:tcPr>
          <w:p w14:paraId="494F41C6" w14:textId="0876F183" w:rsidR="00AC657D" w:rsidRPr="00AC657D" w:rsidRDefault="00AC657D" w:rsidP="00AC657D">
            <w:pPr>
              <w:snapToGrid w:val="0"/>
              <w:spacing w:before="60" w:after="60" w:line="240" w:lineRule="auto"/>
              <w:rPr>
                <w:sz w:val="18"/>
                <w:szCs w:val="18"/>
              </w:rPr>
            </w:pPr>
            <w:ins w:id="4423" w:author="Greenblue" w:date="2024-02-15T19:58:00Z">
              <w:r w:rsidRPr="00AC657D">
                <w:rPr>
                  <w:rFonts w:eastAsiaTheme="minorEastAsia" w:hint="eastAsia"/>
                  <w:sz w:val="18"/>
                  <w:szCs w:val="18"/>
                </w:rPr>
                <w:t>E</w:t>
              </w:r>
              <w:r w:rsidRPr="00AC657D">
                <w:rPr>
                  <w:rFonts w:eastAsiaTheme="minorEastAsia"/>
                  <w:sz w:val="18"/>
                  <w:szCs w:val="18"/>
                </w:rPr>
                <w:t>xtensible Stylesheet Language Transformations</w:t>
              </w:r>
            </w:ins>
          </w:p>
        </w:tc>
        <w:tc>
          <w:tcPr>
            <w:tcW w:w="804" w:type="dxa"/>
            <w:vAlign w:val="center"/>
          </w:tcPr>
          <w:p w14:paraId="009B1729" w14:textId="2D299053" w:rsidR="00AC657D" w:rsidRPr="00AC657D" w:rsidRDefault="00AC657D" w:rsidP="00AC657D">
            <w:pPr>
              <w:snapToGrid w:val="0"/>
              <w:spacing w:before="60" w:after="60" w:line="240" w:lineRule="auto"/>
              <w:jc w:val="center"/>
              <w:rPr>
                <w:sz w:val="18"/>
                <w:szCs w:val="18"/>
              </w:rPr>
            </w:pPr>
            <w:ins w:id="4424" w:author="Greenblue" w:date="2024-02-15T19:58:00Z">
              <w:r w:rsidRPr="00AC657D">
                <w:rPr>
                  <w:sz w:val="18"/>
                  <w:szCs w:val="18"/>
                </w:rPr>
                <w:t>5</w:t>
              </w:r>
              <w:del w:id="4425" w:author="USER" w:date="2024-03-22T18:53:00Z">
                <w:r w:rsidRPr="00AC657D" w:rsidDel="00071D8B">
                  <w:rPr>
                    <w:sz w:val="18"/>
                    <w:szCs w:val="18"/>
                  </w:rPr>
                  <w:delText>-</w:delText>
                </w:r>
              </w:del>
            </w:ins>
          </w:p>
        </w:tc>
        <w:tc>
          <w:tcPr>
            <w:tcW w:w="5899" w:type="dxa"/>
            <w:vAlign w:val="center"/>
          </w:tcPr>
          <w:p w14:paraId="5DA72D7F" w14:textId="77777777" w:rsidR="00AC657D" w:rsidRPr="00AC657D" w:rsidRDefault="00AC657D" w:rsidP="00AC657D">
            <w:pPr>
              <w:snapToGrid w:val="0"/>
              <w:spacing w:before="60" w:after="60" w:line="240" w:lineRule="auto"/>
              <w:rPr>
                <w:sz w:val="18"/>
                <w:szCs w:val="18"/>
              </w:rPr>
            </w:pPr>
          </w:p>
        </w:tc>
      </w:tr>
      <w:tr w:rsidR="00AC657D" w:rsidRPr="009063C9" w14:paraId="65AD282D" w14:textId="77777777" w:rsidTr="003D073E">
        <w:trPr>
          <w:cantSplit/>
        </w:trPr>
        <w:tc>
          <w:tcPr>
            <w:tcW w:w="3060" w:type="dxa"/>
            <w:vAlign w:val="center"/>
          </w:tcPr>
          <w:p w14:paraId="3B6E5A8D" w14:textId="77777777" w:rsidR="00AC657D" w:rsidRPr="009063C9" w:rsidRDefault="00AC657D" w:rsidP="00AC657D">
            <w:pPr>
              <w:snapToGrid w:val="0"/>
              <w:spacing w:before="60" w:after="60" w:line="240" w:lineRule="auto"/>
              <w:rPr>
                <w:sz w:val="18"/>
                <w:szCs w:val="18"/>
              </w:rPr>
            </w:pPr>
            <w:r w:rsidRPr="009063C9">
              <w:rPr>
                <w:sz w:val="18"/>
                <w:szCs w:val="18"/>
              </w:rPr>
              <w:t>VIDEO</w:t>
            </w:r>
          </w:p>
        </w:tc>
        <w:tc>
          <w:tcPr>
            <w:tcW w:w="3420" w:type="dxa"/>
            <w:vAlign w:val="center"/>
          </w:tcPr>
          <w:p w14:paraId="1394983C" w14:textId="3C7B5B8D" w:rsidR="00AC657D" w:rsidRPr="00AC657D" w:rsidRDefault="00AC657D" w:rsidP="00AC657D">
            <w:pPr>
              <w:snapToGrid w:val="0"/>
              <w:spacing w:before="60" w:after="60" w:line="240" w:lineRule="auto"/>
              <w:rPr>
                <w:sz w:val="18"/>
                <w:szCs w:val="18"/>
              </w:rPr>
            </w:pPr>
            <w:ins w:id="4426" w:author="Greenblue" w:date="2024-02-15T19:58:00Z">
              <w:r w:rsidRPr="00AC657D">
                <w:rPr>
                  <w:rFonts w:eastAsiaTheme="minorEastAsia"/>
                  <w:sz w:val="18"/>
                  <w:szCs w:val="18"/>
                </w:rPr>
                <w:t>Representation of moving images in unspecified format</w:t>
              </w:r>
            </w:ins>
          </w:p>
        </w:tc>
        <w:tc>
          <w:tcPr>
            <w:tcW w:w="804" w:type="dxa"/>
            <w:vAlign w:val="center"/>
          </w:tcPr>
          <w:p w14:paraId="46A0F470" w14:textId="2E928516" w:rsidR="00AC657D" w:rsidRPr="00AC657D" w:rsidRDefault="00AC657D" w:rsidP="00AC657D">
            <w:pPr>
              <w:snapToGrid w:val="0"/>
              <w:spacing w:before="60" w:after="60" w:line="240" w:lineRule="auto"/>
              <w:jc w:val="center"/>
              <w:rPr>
                <w:sz w:val="18"/>
                <w:szCs w:val="18"/>
              </w:rPr>
            </w:pPr>
            <w:ins w:id="4427" w:author="Greenblue" w:date="2024-02-15T19:58:00Z">
              <w:r w:rsidRPr="00AC657D">
                <w:rPr>
                  <w:sz w:val="18"/>
                  <w:szCs w:val="18"/>
                </w:rPr>
                <w:t>6</w:t>
              </w:r>
              <w:del w:id="4428" w:author="USER" w:date="2024-03-22T18:53:00Z">
                <w:r w:rsidRPr="00AC657D" w:rsidDel="00071D8B">
                  <w:rPr>
                    <w:sz w:val="18"/>
                    <w:szCs w:val="18"/>
                  </w:rPr>
                  <w:delText>-</w:delText>
                </w:r>
              </w:del>
            </w:ins>
          </w:p>
        </w:tc>
        <w:tc>
          <w:tcPr>
            <w:tcW w:w="5899" w:type="dxa"/>
            <w:vAlign w:val="center"/>
          </w:tcPr>
          <w:p w14:paraId="2E9A048C" w14:textId="77777777" w:rsidR="00AC657D" w:rsidRPr="00AC657D" w:rsidRDefault="00AC657D" w:rsidP="00AC657D">
            <w:pPr>
              <w:snapToGrid w:val="0"/>
              <w:spacing w:before="60" w:after="60" w:line="240" w:lineRule="auto"/>
              <w:rPr>
                <w:sz w:val="18"/>
                <w:szCs w:val="18"/>
              </w:rPr>
            </w:pPr>
          </w:p>
        </w:tc>
      </w:tr>
      <w:tr w:rsidR="00AC657D" w:rsidRPr="009063C9" w14:paraId="24A4AE90" w14:textId="77777777" w:rsidTr="003D073E">
        <w:trPr>
          <w:cantSplit/>
        </w:trPr>
        <w:tc>
          <w:tcPr>
            <w:tcW w:w="3060" w:type="dxa"/>
            <w:vAlign w:val="center"/>
          </w:tcPr>
          <w:p w14:paraId="3EEB44D4" w14:textId="77777777" w:rsidR="00AC657D" w:rsidRPr="009063C9" w:rsidRDefault="00AC657D" w:rsidP="00AC657D">
            <w:pPr>
              <w:snapToGrid w:val="0"/>
              <w:spacing w:before="60" w:after="60" w:line="240" w:lineRule="auto"/>
              <w:rPr>
                <w:sz w:val="18"/>
                <w:szCs w:val="18"/>
              </w:rPr>
            </w:pPr>
            <w:r w:rsidRPr="009063C9">
              <w:rPr>
                <w:sz w:val="18"/>
                <w:szCs w:val="18"/>
              </w:rPr>
              <w:t>TIFF</w:t>
            </w:r>
          </w:p>
        </w:tc>
        <w:tc>
          <w:tcPr>
            <w:tcW w:w="3420" w:type="dxa"/>
            <w:vAlign w:val="center"/>
          </w:tcPr>
          <w:p w14:paraId="62BC43DE" w14:textId="474A5E20" w:rsidR="00AC657D" w:rsidRPr="00AC657D" w:rsidRDefault="00AC657D" w:rsidP="00AC657D">
            <w:pPr>
              <w:snapToGrid w:val="0"/>
              <w:spacing w:before="60" w:after="60" w:line="240" w:lineRule="auto"/>
              <w:rPr>
                <w:sz w:val="18"/>
                <w:szCs w:val="18"/>
              </w:rPr>
            </w:pPr>
            <w:ins w:id="4429" w:author="Greenblue" w:date="2024-02-15T19:58:00Z">
              <w:r w:rsidRPr="00AC657D">
                <w:rPr>
                  <w:rFonts w:eastAsiaTheme="minorEastAsia" w:hint="eastAsia"/>
                  <w:sz w:val="18"/>
                  <w:szCs w:val="18"/>
                </w:rPr>
                <w:t>T</w:t>
              </w:r>
              <w:r w:rsidRPr="00AC657D">
                <w:rPr>
                  <w:rFonts w:eastAsiaTheme="minorEastAsia"/>
                  <w:sz w:val="18"/>
                  <w:szCs w:val="18"/>
                </w:rPr>
                <w:t>agged Image File Format</w:t>
              </w:r>
            </w:ins>
          </w:p>
        </w:tc>
        <w:tc>
          <w:tcPr>
            <w:tcW w:w="804" w:type="dxa"/>
            <w:vAlign w:val="center"/>
          </w:tcPr>
          <w:p w14:paraId="6B848718" w14:textId="46087B07" w:rsidR="00AC657D" w:rsidRPr="00AC657D" w:rsidRDefault="00AC657D" w:rsidP="00AC657D">
            <w:pPr>
              <w:snapToGrid w:val="0"/>
              <w:spacing w:before="60" w:after="60" w:line="240" w:lineRule="auto"/>
              <w:jc w:val="center"/>
              <w:rPr>
                <w:sz w:val="18"/>
                <w:szCs w:val="18"/>
              </w:rPr>
            </w:pPr>
            <w:ins w:id="4430" w:author="Greenblue" w:date="2024-02-15T19:58:00Z">
              <w:r w:rsidRPr="00AC657D">
                <w:rPr>
                  <w:sz w:val="18"/>
                  <w:szCs w:val="18"/>
                </w:rPr>
                <w:t>7</w:t>
              </w:r>
              <w:del w:id="4431" w:author="USER" w:date="2024-03-22T18:53:00Z">
                <w:r w:rsidRPr="00AC657D" w:rsidDel="00071D8B">
                  <w:rPr>
                    <w:sz w:val="18"/>
                    <w:szCs w:val="18"/>
                  </w:rPr>
                  <w:delText>-</w:delText>
                </w:r>
              </w:del>
            </w:ins>
          </w:p>
        </w:tc>
        <w:tc>
          <w:tcPr>
            <w:tcW w:w="5899" w:type="dxa"/>
            <w:vAlign w:val="center"/>
          </w:tcPr>
          <w:p w14:paraId="5F784966" w14:textId="77777777" w:rsidR="00AC657D" w:rsidRPr="00AC657D" w:rsidRDefault="00AC657D" w:rsidP="00AC657D">
            <w:pPr>
              <w:snapToGrid w:val="0"/>
              <w:spacing w:before="60" w:after="60" w:line="240" w:lineRule="auto"/>
              <w:rPr>
                <w:sz w:val="18"/>
                <w:szCs w:val="18"/>
              </w:rPr>
            </w:pPr>
          </w:p>
        </w:tc>
      </w:tr>
      <w:tr w:rsidR="00AC657D" w:rsidRPr="009063C9" w14:paraId="08814B6F" w14:textId="77777777" w:rsidTr="004C1EB7">
        <w:trPr>
          <w:cantSplit/>
          <w:trHeight w:val="1134"/>
        </w:trPr>
        <w:tc>
          <w:tcPr>
            <w:tcW w:w="3060" w:type="dxa"/>
            <w:vAlign w:val="center"/>
          </w:tcPr>
          <w:p w14:paraId="5CC9A25A" w14:textId="77777777" w:rsidR="00AC657D" w:rsidRPr="009063C9" w:rsidRDefault="00AC657D" w:rsidP="00AC657D">
            <w:pPr>
              <w:snapToGrid w:val="0"/>
              <w:spacing w:before="60" w:after="60" w:line="240" w:lineRule="auto"/>
              <w:rPr>
                <w:sz w:val="18"/>
                <w:szCs w:val="18"/>
              </w:rPr>
            </w:pPr>
            <w:r w:rsidRPr="009063C9">
              <w:rPr>
                <w:sz w:val="18"/>
                <w:szCs w:val="18"/>
              </w:rPr>
              <w:t>PDF/A or UA</w:t>
            </w:r>
          </w:p>
        </w:tc>
        <w:tc>
          <w:tcPr>
            <w:tcW w:w="3420" w:type="dxa"/>
            <w:vAlign w:val="center"/>
          </w:tcPr>
          <w:p w14:paraId="3E6640F2" w14:textId="082F7652" w:rsidR="00AC657D" w:rsidRPr="00AC657D" w:rsidRDefault="00AC657D" w:rsidP="00AC657D">
            <w:pPr>
              <w:snapToGrid w:val="0"/>
              <w:spacing w:before="60" w:after="60" w:line="240" w:lineRule="auto"/>
              <w:rPr>
                <w:sz w:val="18"/>
                <w:szCs w:val="18"/>
              </w:rPr>
            </w:pPr>
            <w:ins w:id="4432" w:author="Greenblue" w:date="2024-02-15T19:58:00Z">
              <w:r w:rsidRPr="00AC657D">
                <w:rPr>
                  <w:rFonts w:eastAsiaTheme="minorEastAsia" w:hint="eastAsia"/>
                  <w:sz w:val="18"/>
                  <w:szCs w:val="18"/>
                </w:rPr>
                <w:t>P</w:t>
              </w:r>
              <w:r w:rsidRPr="00AC657D">
                <w:rPr>
                  <w:rFonts w:eastAsiaTheme="minorEastAsia"/>
                  <w:sz w:val="18"/>
                  <w:szCs w:val="18"/>
                </w:rPr>
                <w:t>ortable Document Format</w:t>
              </w:r>
            </w:ins>
          </w:p>
        </w:tc>
        <w:tc>
          <w:tcPr>
            <w:tcW w:w="804" w:type="dxa"/>
            <w:vAlign w:val="center"/>
          </w:tcPr>
          <w:p w14:paraId="73D64D1E" w14:textId="4E6493CF" w:rsidR="00AC657D" w:rsidRPr="00AC657D" w:rsidRDefault="00AC657D" w:rsidP="00AC657D">
            <w:pPr>
              <w:snapToGrid w:val="0"/>
              <w:spacing w:before="60" w:after="60" w:line="240" w:lineRule="auto"/>
              <w:jc w:val="center"/>
              <w:rPr>
                <w:sz w:val="18"/>
                <w:szCs w:val="18"/>
              </w:rPr>
            </w:pPr>
            <w:ins w:id="4433" w:author="Greenblue" w:date="2024-02-15T19:58:00Z">
              <w:r w:rsidRPr="00AC657D">
                <w:rPr>
                  <w:sz w:val="18"/>
                  <w:szCs w:val="18"/>
                </w:rPr>
                <w:t>8</w:t>
              </w:r>
              <w:del w:id="4434" w:author="USER" w:date="2024-03-22T18:53:00Z">
                <w:r w:rsidRPr="00AC657D" w:rsidDel="00071D8B">
                  <w:rPr>
                    <w:sz w:val="18"/>
                    <w:szCs w:val="18"/>
                  </w:rPr>
                  <w:delText>-</w:delText>
                </w:r>
              </w:del>
            </w:ins>
          </w:p>
        </w:tc>
        <w:tc>
          <w:tcPr>
            <w:tcW w:w="5899" w:type="dxa"/>
            <w:vAlign w:val="center"/>
          </w:tcPr>
          <w:p w14:paraId="234AD2AF" w14:textId="07A0E24C" w:rsidR="00AC657D" w:rsidRPr="00AC657D" w:rsidRDefault="00AC657D" w:rsidP="00AC657D">
            <w:pPr>
              <w:snapToGrid w:val="0"/>
              <w:spacing w:before="60" w:after="60" w:line="240" w:lineRule="auto"/>
              <w:rPr>
                <w:sz w:val="18"/>
                <w:szCs w:val="18"/>
              </w:rPr>
            </w:pPr>
            <w:ins w:id="4435" w:author="Greenblue" w:date="2024-02-15T19:58:00Z">
              <w:r w:rsidRPr="00AC657D">
                <w:t>ISO 19005, ISO 32000 Product Specification developers should take careful consideration in using PDF as a support file format. It is recommended that PDF never be used in products that will be used on a navigation system as it may impair night vision Must be PDF/A or UA</w:t>
              </w:r>
            </w:ins>
          </w:p>
        </w:tc>
      </w:tr>
      <w:tr w:rsidR="00AC657D" w:rsidRPr="009063C9" w14:paraId="7CDCDD79" w14:textId="77777777" w:rsidTr="003D073E">
        <w:trPr>
          <w:cantSplit/>
        </w:trPr>
        <w:tc>
          <w:tcPr>
            <w:tcW w:w="3060" w:type="dxa"/>
          </w:tcPr>
          <w:p w14:paraId="176829A0" w14:textId="6F069CD6" w:rsidR="00AC657D" w:rsidRPr="009063C9" w:rsidRDefault="00AC657D" w:rsidP="00AC657D">
            <w:pPr>
              <w:snapToGrid w:val="0"/>
              <w:spacing w:before="60" w:after="60" w:line="240" w:lineRule="auto"/>
              <w:rPr>
                <w:sz w:val="18"/>
                <w:szCs w:val="18"/>
              </w:rPr>
            </w:pPr>
            <w:r w:rsidRPr="009063C9">
              <w:rPr>
                <w:sz w:val="18"/>
                <w:szCs w:val="18"/>
              </w:rPr>
              <w:t>LUA</w:t>
            </w:r>
          </w:p>
        </w:tc>
        <w:tc>
          <w:tcPr>
            <w:tcW w:w="3420" w:type="dxa"/>
          </w:tcPr>
          <w:p w14:paraId="1211AE07" w14:textId="6237737B" w:rsidR="00AC657D" w:rsidRPr="00AC657D" w:rsidRDefault="00AC657D" w:rsidP="00AC657D">
            <w:pPr>
              <w:snapToGrid w:val="0"/>
              <w:spacing w:before="60" w:after="60" w:line="240" w:lineRule="auto"/>
              <w:rPr>
                <w:sz w:val="18"/>
                <w:szCs w:val="18"/>
              </w:rPr>
            </w:pPr>
            <w:ins w:id="4436" w:author="Greenblue" w:date="2024-02-15T19:58:00Z">
              <w:r w:rsidRPr="00AC657D">
                <w:rPr>
                  <w:sz w:val="18"/>
                  <w:szCs w:val="18"/>
                </w:rPr>
                <w:t>Lua programming language</w:t>
              </w:r>
            </w:ins>
          </w:p>
        </w:tc>
        <w:tc>
          <w:tcPr>
            <w:tcW w:w="804" w:type="dxa"/>
          </w:tcPr>
          <w:p w14:paraId="4B4E0049" w14:textId="038744FE" w:rsidR="00AC657D" w:rsidRPr="00AC657D" w:rsidRDefault="00AC657D" w:rsidP="00AC657D">
            <w:pPr>
              <w:snapToGrid w:val="0"/>
              <w:spacing w:before="60" w:after="60" w:line="240" w:lineRule="auto"/>
              <w:jc w:val="center"/>
              <w:rPr>
                <w:sz w:val="18"/>
                <w:szCs w:val="18"/>
              </w:rPr>
            </w:pPr>
            <w:ins w:id="4437" w:author="Greenblue" w:date="2024-02-15T19:58:00Z">
              <w:r w:rsidRPr="00AC657D">
                <w:rPr>
                  <w:sz w:val="18"/>
                  <w:szCs w:val="18"/>
                </w:rPr>
                <w:t>9</w:t>
              </w:r>
              <w:del w:id="4438" w:author="USER" w:date="2024-03-22T18:53:00Z">
                <w:r w:rsidRPr="00AC657D" w:rsidDel="00071D8B">
                  <w:rPr>
                    <w:sz w:val="18"/>
                    <w:szCs w:val="18"/>
                  </w:rPr>
                  <w:delText>-</w:delText>
                </w:r>
              </w:del>
            </w:ins>
          </w:p>
        </w:tc>
        <w:tc>
          <w:tcPr>
            <w:tcW w:w="5899" w:type="dxa"/>
            <w:vAlign w:val="center"/>
          </w:tcPr>
          <w:p w14:paraId="2F1612D2" w14:textId="77777777" w:rsidR="00AC657D" w:rsidRPr="00AC657D" w:rsidRDefault="00AC657D" w:rsidP="00AC657D">
            <w:pPr>
              <w:snapToGrid w:val="0"/>
              <w:spacing w:before="60" w:after="60" w:line="240" w:lineRule="auto"/>
              <w:rPr>
                <w:sz w:val="18"/>
                <w:szCs w:val="18"/>
              </w:rPr>
            </w:pPr>
          </w:p>
        </w:tc>
      </w:tr>
      <w:tr w:rsidR="00AC657D" w:rsidRPr="009063C9" w14:paraId="38FC0266" w14:textId="77777777" w:rsidTr="003D073E">
        <w:trPr>
          <w:cantSplit/>
        </w:trPr>
        <w:tc>
          <w:tcPr>
            <w:tcW w:w="3060" w:type="dxa"/>
            <w:vAlign w:val="center"/>
          </w:tcPr>
          <w:p w14:paraId="63379C37" w14:textId="4C858E20" w:rsidR="00AC657D" w:rsidRPr="009063C9" w:rsidRDefault="00AC657D" w:rsidP="00AC657D">
            <w:pPr>
              <w:snapToGrid w:val="0"/>
              <w:spacing w:before="60" w:after="60" w:line="240" w:lineRule="auto"/>
              <w:rPr>
                <w:sz w:val="18"/>
                <w:szCs w:val="18"/>
              </w:rPr>
            </w:pPr>
            <w:r w:rsidRPr="009063C9">
              <w:rPr>
                <w:sz w:val="18"/>
                <w:szCs w:val="18"/>
              </w:rPr>
              <w:t>other</w:t>
            </w:r>
          </w:p>
        </w:tc>
        <w:tc>
          <w:tcPr>
            <w:tcW w:w="3420" w:type="dxa"/>
            <w:vAlign w:val="center"/>
          </w:tcPr>
          <w:p w14:paraId="6770E157" w14:textId="09BD1386" w:rsidR="00AC657D" w:rsidRPr="00AC657D" w:rsidRDefault="00AC657D" w:rsidP="00AC657D">
            <w:pPr>
              <w:snapToGrid w:val="0"/>
              <w:spacing w:before="60" w:after="60" w:line="240" w:lineRule="auto"/>
              <w:rPr>
                <w:sz w:val="18"/>
                <w:szCs w:val="18"/>
              </w:rPr>
            </w:pPr>
            <w:ins w:id="4439" w:author="Greenblue" w:date="2024-02-15T19:58:00Z">
              <w:r w:rsidRPr="00AC657D">
                <w:rPr>
                  <w:rFonts w:eastAsiaTheme="minorEastAsia" w:hint="eastAsia"/>
                  <w:sz w:val="18"/>
                  <w:szCs w:val="18"/>
                </w:rPr>
                <w:t>O</w:t>
              </w:r>
              <w:r w:rsidRPr="00AC657D">
                <w:rPr>
                  <w:rFonts w:eastAsiaTheme="minorEastAsia"/>
                  <w:sz w:val="18"/>
                  <w:szCs w:val="18"/>
                </w:rPr>
                <w:t>ther format</w:t>
              </w:r>
            </w:ins>
          </w:p>
        </w:tc>
        <w:tc>
          <w:tcPr>
            <w:tcW w:w="804" w:type="dxa"/>
            <w:vAlign w:val="center"/>
          </w:tcPr>
          <w:p w14:paraId="7081AE01" w14:textId="776E811D" w:rsidR="00AC657D" w:rsidRPr="00AC657D" w:rsidRDefault="00AC657D" w:rsidP="00AC657D">
            <w:pPr>
              <w:snapToGrid w:val="0"/>
              <w:spacing w:before="60" w:after="60" w:line="240" w:lineRule="auto"/>
              <w:jc w:val="center"/>
              <w:rPr>
                <w:sz w:val="18"/>
                <w:szCs w:val="18"/>
              </w:rPr>
            </w:pPr>
            <w:ins w:id="4440" w:author="Greenblue" w:date="2024-02-15T19:58:00Z">
              <w:r w:rsidRPr="00AC657D">
                <w:rPr>
                  <w:sz w:val="18"/>
                  <w:szCs w:val="18"/>
                </w:rPr>
                <w:t>100</w:t>
              </w:r>
              <w:del w:id="4441" w:author="USER" w:date="2024-03-22T18:53:00Z">
                <w:r w:rsidRPr="00AC657D" w:rsidDel="00071D8B">
                  <w:rPr>
                    <w:sz w:val="18"/>
                    <w:szCs w:val="18"/>
                  </w:rPr>
                  <w:delText>-</w:delText>
                </w:r>
              </w:del>
            </w:ins>
          </w:p>
        </w:tc>
        <w:tc>
          <w:tcPr>
            <w:tcW w:w="5899" w:type="dxa"/>
            <w:vAlign w:val="center"/>
          </w:tcPr>
          <w:p w14:paraId="45E68EAB" w14:textId="77777777" w:rsidR="00AC657D" w:rsidRPr="00AC657D" w:rsidRDefault="00AC657D" w:rsidP="00AC657D">
            <w:pPr>
              <w:snapToGrid w:val="0"/>
              <w:spacing w:before="60" w:after="60" w:line="240" w:lineRule="auto"/>
              <w:rPr>
                <w:sz w:val="18"/>
                <w:szCs w:val="18"/>
              </w:rPr>
            </w:pPr>
          </w:p>
        </w:tc>
      </w:tr>
    </w:tbl>
    <w:p w14:paraId="36F4D973" w14:textId="6DD44DDD" w:rsidR="00B413FE" w:rsidRDefault="00B413FE" w:rsidP="00DE48FB">
      <w:pPr>
        <w:pStyle w:val="AppendixD2"/>
      </w:pPr>
      <w:bookmarkStart w:id="4442" w:name="_Toc403560575"/>
    </w:p>
    <w:p w14:paraId="6C10A42C" w14:textId="77777777" w:rsidR="00DE48FB" w:rsidRDefault="00DE48FB" w:rsidP="00DE48FB">
      <w:pPr>
        <w:pStyle w:val="AppendixD2"/>
        <w:rPr>
          <w:ins w:id="4443" w:author="Greenblue" w:date="2024-02-15T20:29:00Z"/>
        </w:rPr>
      </w:pPr>
      <w:bookmarkStart w:id="4444" w:name="_Toc152232623"/>
    </w:p>
    <w:p w14:paraId="55772A76" w14:textId="77777777" w:rsidR="00DE48FB" w:rsidRPr="00D963CF" w:rsidRDefault="00DE48FB" w:rsidP="00DE48FB">
      <w:pPr>
        <w:pStyle w:val="Heading4"/>
        <w:rPr>
          <w:ins w:id="4445" w:author="Greenblue" w:date="2024-02-15T20:29:00Z"/>
        </w:rPr>
      </w:pPr>
      <w:ins w:id="4446" w:author="Greenblue" w:date="2024-02-15T20:29:00Z">
        <w:r w:rsidRPr="00D963CF">
          <w:t>S100_SupportFileRevisionStatus</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E48FB" w:rsidRPr="00D963CF" w14:paraId="3895FA8A" w14:textId="77777777" w:rsidTr="00584796">
        <w:trPr>
          <w:cantSplit/>
          <w:ins w:id="4447" w:author="Greenblue" w:date="2024-02-15T20:29:00Z"/>
        </w:trPr>
        <w:tc>
          <w:tcPr>
            <w:tcW w:w="3034" w:type="dxa"/>
            <w:vAlign w:val="center"/>
          </w:tcPr>
          <w:p w14:paraId="57A4E215" w14:textId="77777777" w:rsidR="00DE48FB" w:rsidRPr="00D963CF" w:rsidRDefault="00DE48FB" w:rsidP="00584796">
            <w:pPr>
              <w:snapToGrid w:val="0"/>
              <w:spacing w:before="60" w:after="60" w:line="240" w:lineRule="auto"/>
              <w:jc w:val="left"/>
              <w:rPr>
                <w:ins w:id="4448" w:author="Greenblue" w:date="2024-02-15T20:29:00Z"/>
                <w:b/>
                <w:sz w:val="18"/>
                <w:szCs w:val="18"/>
              </w:rPr>
            </w:pPr>
            <w:ins w:id="4449" w:author="Greenblue" w:date="2024-02-15T20:29:00Z">
              <w:r w:rsidRPr="00D963CF">
                <w:rPr>
                  <w:b/>
                  <w:sz w:val="18"/>
                  <w:szCs w:val="18"/>
                </w:rPr>
                <w:t>Name</w:t>
              </w:r>
            </w:ins>
          </w:p>
        </w:tc>
        <w:tc>
          <w:tcPr>
            <w:tcW w:w="3420" w:type="dxa"/>
            <w:vAlign w:val="center"/>
          </w:tcPr>
          <w:p w14:paraId="6B822B13" w14:textId="77777777" w:rsidR="00DE48FB" w:rsidRPr="00D963CF" w:rsidRDefault="00DE48FB" w:rsidP="00584796">
            <w:pPr>
              <w:snapToGrid w:val="0"/>
              <w:spacing w:before="60" w:after="60" w:line="240" w:lineRule="auto"/>
              <w:jc w:val="left"/>
              <w:rPr>
                <w:ins w:id="4450" w:author="Greenblue" w:date="2024-02-15T20:29:00Z"/>
                <w:b/>
                <w:sz w:val="18"/>
                <w:szCs w:val="18"/>
              </w:rPr>
            </w:pPr>
            <w:ins w:id="4451" w:author="Greenblue" w:date="2024-02-15T20:29:00Z">
              <w:r w:rsidRPr="00D963CF">
                <w:rPr>
                  <w:b/>
                  <w:sz w:val="18"/>
                  <w:szCs w:val="18"/>
                </w:rPr>
                <w:t>Description</w:t>
              </w:r>
            </w:ins>
          </w:p>
        </w:tc>
        <w:tc>
          <w:tcPr>
            <w:tcW w:w="804" w:type="dxa"/>
            <w:vAlign w:val="center"/>
          </w:tcPr>
          <w:p w14:paraId="7BBB63DF" w14:textId="77777777" w:rsidR="00DE48FB" w:rsidRPr="00D963CF" w:rsidRDefault="00DE48FB" w:rsidP="00584796">
            <w:pPr>
              <w:snapToGrid w:val="0"/>
              <w:spacing w:before="60" w:after="60" w:line="240" w:lineRule="auto"/>
              <w:jc w:val="center"/>
              <w:rPr>
                <w:ins w:id="4452" w:author="Greenblue" w:date="2024-02-15T20:29:00Z"/>
                <w:b/>
                <w:sz w:val="18"/>
                <w:szCs w:val="18"/>
              </w:rPr>
            </w:pPr>
            <w:ins w:id="4453" w:author="Greenblue" w:date="2024-02-15T20:29:00Z">
              <w:r w:rsidRPr="00D963CF">
                <w:rPr>
                  <w:b/>
                  <w:sz w:val="18"/>
                  <w:szCs w:val="18"/>
                </w:rPr>
                <w:t>Code</w:t>
              </w:r>
            </w:ins>
          </w:p>
        </w:tc>
        <w:tc>
          <w:tcPr>
            <w:tcW w:w="5925" w:type="dxa"/>
            <w:vAlign w:val="center"/>
          </w:tcPr>
          <w:p w14:paraId="5EF35879" w14:textId="77777777" w:rsidR="00DE48FB" w:rsidRPr="00D963CF" w:rsidRDefault="00DE48FB" w:rsidP="00584796">
            <w:pPr>
              <w:snapToGrid w:val="0"/>
              <w:spacing w:before="60" w:after="60" w:line="240" w:lineRule="auto"/>
              <w:jc w:val="left"/>
              <w:rPr>
                <w:ins w:id="4454" w:author="Greenblue" w:date="2024-02-15T20:29:00Z"/>
                <w:b/>
                <w:sz w:val="18"/>
                <w:szCs w:val="18"/>
              </w:rPr>
            </w:pPr>
            <w:ins w:id="4455" w:author="Greenblue" w:date="2024-02-15T20:29:00Z">
              <w:r w:rsidRPr="00D963CF">
                <w:rPr>
                  <w:b/>
                  <w:sz w:val="18"/>
                  <w:szCs w:val="18"/>
                </w:rPr>
                <w:t>Remarks</w:t>
              </w:r>
            </w:ins>
          </w:p>
        </w:tc>
      </w:tr>
      <w:tr w:rsidR="00DE48FB" w:rsidRPr="009063C9" w14:paraId="421A6856" w14:textId="77777777" w:rsidTr="00584796">
        <w:trPr>
          <w:cantSplit/>
          <w:ins w:id="4456" w:author="Greenblue" w:date="2024-02-15T20:29:00Z"/>
        </w:trPr>
        <w:tc>
          <w:tcPr>
            <w:tcW w:w="3034" w:type="dxa"/>
            <w:vAlign w:val="center"/>
          </w:tcPr>
          <w:p w14:paraId="6CB95F24" w14:textId="77777777" w:rsidR="00DE48FB" w:rsidRPr="00D963CF" w:rsidRDefault="00DE48FB" w:rsidP="00584796">
            <w:pPr>
              <w:snapToGrid w:val="0"/>
              <w:spacing w:before="60" w:after="60" w:line="240" w:lineRule="auto"/>
              <w:jc w:val="left"/>
              <w:rPr>
                <w:ins w:id="4457" w:author="Greenblue" w:date="2024-02-15T20:29:00Z"/>
                <w:sz w:val="18"/>
                <w:szCs w:val="18"/>
              </w:rPr>
            </w:pPr>
            <w:ins w:id="4458" w:author="Greenblue" w:date="2024-02-15T20:29:00Z">
              <w:r w:rsidRPr="00D963CF">
                <w:rPr>
                  <w:sz w:val="18"/>
                  <w:szCs w:val="18"/>
                </w:rPr>
                <w:t>S100_</w:t>
              </w:r>
              <w:r w:rsidRPr="00D963CF">
                <w:rPr>
                  <w:sz w:val="19"/>
                  <w:szCs w:val="19"/>
                </w:rPr>
                <w:t xml:space="preserve"> SupportFileRevisionStatus</w:t>
              </w:r>
            </w:ins>
          </w:p>
        </w:tc>
        <w:tc>
          <w:tcPr>
            <w:tcW w:w="3420" w:type="dxa"/>
            <w:vAlign w:val="center"/>
          </w:tcPr>
          <w:p w14:paraId="1E83CE35" w14:textId="77777777" w:rsidR="00DE48FB" w:rsidRPr="00D963CF" w:rsidRDefault="00DE48FB" w:rsidP="00584796">
            <w:pPr>
              <w:snapToGrid w:val="0"/>
              <w:spacing w:before="60" w:after="60" w:line="240" w:lineRule="auto"/>
              <w:jc w:val="left"/>
              <w:rPr>
                <w:ins w:id="4459" w:author="Greenblue" w:date="2024-02-15T20:29:00Z"/>
                <w:sz w:val="18"/>
                <w:szCs w:val="18"/>
              </w:rPr>
            </w:pPr>
            <w:ins w:id="4460" w:author="Greenblue" w:date="2024-02-15T20:29:00Z">
              <w:r w:rsidRPr="00D963CF">
                <w:rPr>
                  <w:sz w:val="18"/>
                  <w:szCs w:val="18"/>
                </w:rPr>
                <w:t>The reason for inclusion of the support file in this exchange set</w:t>
              </w:r>
            </w:ins>
          </w:p>
        </w:tc>
        <w:tc>
          <w:tcPr>
            <w:tcW w:w="804" w:type="dxa"/>
            <w:vAlign w:val="center"/>
          </w:tcPr>
          <w:p w14:paraId="418A90E9" w14:textId="77777777" w:rsidR="00DE48FB" w:rsidRPr="00D963CF" w:rsidRDefault="00DE48FB" w:rsidP="00584796">
            <w:pPr>
              <w:snapToGrid w:val="0"/>
              <w:spacing w:before="60" w:after="60" w:line="240" w:lineRule="auto"/>
              <w:jc w:val="center"/>
              <w:rPr>
                <w:ins w:id="4461" w:author="Greenblue" w:date="2024-02-15T20:29:00Z"/>
                <w:sz w:val="18"/>
                <w:szCs w:val="18"/>
              </w:rPr>
            </w:pPr>
            <w:ins w:id="4462" w:author="Greenblue" w:date="2024-02-15T20:29:00Z">
              <w:r w:rsidRPr="00D963CF">
                <w:rPr>
                  <w:sz w:val="18"/>
                  <w:szCs w:val="18"/>
                </w:rPr>
                <w:t>-</w:t>
              </w:r>
            </w:ins>
          </w:p>
        </w:tc>
        <w:tc>
          <w:tcPr>
            <w:tcW w:w="5925" w:type="dxa"/>
            <w:vAlign w:val="center"/>
          </w:tcPr>
          <w:p w14:paraId="7BE60352" w14:textId="77777777" w:rsidR="00DE48FB" w:rsidRPr="009063C9" w:rsidRDefault="00DE48FB" w:rsidP="00584796">
            <w:pPr>
              <w:snapToGrid w:val="0"/>
              <w:spacing w:before="60" w:after="60" w:line="240" w:lineRule="auto"/>
              <w:jc w:val="left"/>
              <w:rPr>
                <w:ins w:id="4463" w:author="Greenblue" w:date="2024-02-15T20:29:00Z"/>
                <w:sz w:val="18"/>
                <w:szCs w:val="18"/>
              </w:rPr>
            </w:pPr>
            <w:ins w:id="4464" w:author="Greenblue" w:date="2024-02-15T20:29:00Z">
              <w:r w:rsidRPr="00D963CF">
                <w:rPr>
                  <w:sz w:val="18"/>
                  <w:szCs w:val="18"/>
                </w:rPr>
                <w:t>-</w:t>
              </w:r>
            </w:ins>
          </w:p>
        </w:tc>
      </w:tr>
      <w:tr w:rsidR="00DE48FB" w:rsidRPr="009063C9" w14:paraId="176CBC5B" w14:textId="77777777" w:rsidTr="00584796">
        <w:trPr>
          <w:cantSplit/>
          <w:ins w:id="4465" w:author="Greenblue" w:date="2024-02-15T20:29:00Z"/>
        </w:trPr>
        <w:tc>
          <w:tcPr>
            <w:tcW w:w="3034" w:type="dxa"/>
            <w:vAlign w:val="center"/>
          </w:tcPr>
          <w:p w14:paraId="0A21755A" w14:textId="77777777" w:rsidR="00DE48FB" w:rsidRPr="009063C9" w:rsidRDefault="00DE48FB" w:rsidP="00584796">
            <w:pPr>
              <w:snapToGrid w:val="0"/>
              <w:spacing w:before="60" w:after="60" w:line="240" w:lineRule="auto"/>
              <w:jc w:val="left"/>
              <w:rPr>
                <w:ins w:id="4466" w:author="Greenblue" w:date="2024-02-15T20:29:00Z"/>
                <w:sz w:val="18"/>
                <w:szCs w:val="18"/>
              </w:rPr>
            </w:pPr>
            <w:ins w:id="4467" w:author="Greenblue" w:date="2024-02-15T20:29:00Z">
              <w:r w:rsidRPr="009063C9">
                <w:rPr>
                  <w:sz w:val="18"/>
                  <w:szCs w:val="18"/>
                </w:rPr>
                <w:t>new</w:t>
              </w:r>
            </w:ins>
          </w:p>
        </w:tc>
        <w:tc>
          <w:tcPr>
            <w:tcW w:w="3420" w:type="dxa"/>
            <w:vAlign w:val="center"/>
          </w:tcPr>
          <w:p w14:paraId="409FA376" w14:textId="77777777" w:rsidR="00DE48FB" w:rsidRPr="009063C9" w:rsidRDefault="00DE48FB" w:rsidP="00584796">
            <w:pPr>
              <w:snapToGrid w:val="0"/>
              <w:spacing w:before="60" w:after="60" w:line="240" w:lineRule="auto"/>
              <w:jc w:val="left"/>
              <w:rPr>
                <w:ins w:id="4468" w:author="Greenblue" w:date="2024-02-15T20:29:00Z"/>
                <w:sz w:val="18"/>
                <w:szCs w:val="18"/>
              </w:rPr>
            </w:pPr>
            <w:ins w:id="4469" w:author="Greenblue" w:date="2024-02-15T20:29:00Z">
              <w:r w:rsidRPr="009063C9">
                <w:rPr>
                  <w:sz w:val="18"/>
                  <w:szCs w:val="18"/>
                </w:rPr>
                <w:t>A file which is new</w:t>
              </w:r>
            </w:ins>
          </w:p>
        </w:tc>
        <w:tc>
          <w:tcPr>
            <w:tcW w:w="804" w:type="dxa"/>
            <w:vAlign w:val="center"/>
          </w:tcPr>
          <w:p w14:paraId="474EAE53" w14:textId="77777777" w:rsidR="00DE48FB" w:rsidRPr="009063C9" w:rsidRDefault="00DE48FB" w:rsidP="00584796">
            <w:pPr>
              <w:snapToGrid w:val="0"/>
              <w:spacing w:before="60" w:after="60" w:line="240" w:lineRule="auto"/>
              <w:jc w:val="center"/>
              <w:rPr>
                <w:ins w:id="4470" w:author="Greenblue" w:date="2024-02-15T20:29:00Z"/>
                <w:sz w:val="18"/>
                <w:szCs w:val="18"/>
              </w:rPr>
            </w:pPr>
            <w:ins w:id="4471" w:author="Greenblue" w:date="2024-02-15T20:29:00Z">
              <w:r>
                <w:rPr>
                  <w:sz w:val="18"/>
                  <w:szCs w:val="18"/>
                </w:rPr>
                <w:t>1</w:t>
              </w:r>
            </w:ins>
          </w:p>
        </w:tc>
        <w:tc>
          <w:tcPr>
            <w:tcW w:w="5925" w:type="dxa"/>
            <w:vAlign w:val="center"/>
          </w:tcPr>
          <w:p w14:paraId="3082726E" w14:textId="77777777" w:rsidR="00DE48FB" w:rsidRPr="009063C9" w:rsidRDefault="00DE48FB" w:rsidP="00584796">
            <w:pPr>
              <w:snapToGrid w:val="0"/>
              <w:spacing w:before="60" w:after="60" w:line="240" w:lineRule="auto"/>
              <w:jc w:val="left"/>
              <w:rPr>
                <w:ins w:id="4472" w:author="Greenblue" w:date="2024-02-15T20:29:00Z"/>
                <w:sz w:val="18"/>
                <w:szCs w:val="18"/>
              </w:rPr>
            </w:pPr>
            <w:ins w:id="4473" w:author="Greenblue" w:date="2024-02-15T20:29:00Z">
              <w:r w:rsidRPr="009063C9">
                <w:rPr>
                  <w:sz w:val="18"/>
                  <w:szCs w:val="18"/>
                </w:rPr>
                <w:t>Signifies a new file</w:t>
              </w:r>
            </w:ins>
          </w:p>
        </w:tc>
      </w:tr>
      <w:tr w:rsidR="00DE48FB" w:rsidRPr="009063C9" w14:paraId="51DA0C18" w14:textId="77777777" w:rsidTr="00584796">
        <w:trPr>
          <w:cantSplit/>
          <w:ins w:id="4474" w:author="Greenblue" w:date="2024-02-15T20:29:00Z"/>
        </w:trPr>
        <w:tc>
          <w:tcPr>
            <w:tcW w:w="3034" w:type="dxa"/>
            <w:vAlign w:val="center"/>
          </w:tcPr>
          <w:p w14:paraId="4182B318" w14:textId="77777777" w:rsidR="00DE48FB" w:rsidRPr="009063C9" w:rsidRDefault="00DE48FB" w:rsidP="00584796">
            <w:pPr>
              <w:snapToGrid w:val="0"/>
              <w:spacing w:before="60" w:after="60" w:line="240" w:lineRule="auto"/>
              <w:jc w:val="left"/>
              <w:rPr>
                <w:ins w:id="4475" w:author="Greenblue" w:date="2024-02-15T20:29:00Z"/>
                <w:sz w:val="18"/>
                <w:szCs w:val="18"/>
              </w:rPr>
            </w:pPr>
            <w:ins w:id="4476" w:author="Greenblue" w:date="2024-02-15T20:29:00Z">
              <w:r w:rsidRPr="009063C9">
                <w:rPr>
                  <w:sz w:val="18"/>
                  <w:szCs w:val="18"/>
                </w:rPr>
                <w:t>replacement</w:t>
              </w:r>
            </w:ins>
          </w:p>
        </w:tc>
        <w:tc>
          <w:tcPr>
            <w:tcW w:w="3420" w:type="dxa"/>
            <w:vAlign w:val="center"/>
          </w:tcPr>
          <w:p w14:paraId="4E1D76DC" w14:textId="77777777" w:rsidR="00DE48FB" w:rsidRPr="009063C9" w:rsidRDefault="00DE48FB" w:rsidP="00584796">
            <w:pPr>
              <w:snapToGrid w:val="0"/>
              <w:spacing w:before="60" w:after="60" w:line="240" w:lineRule="auto"/>
              <w:jc w:val="left"/>
              <w:rPr>
                <w:ins w:id="4477" w:author="Greenblue" w:date="2024-02-15T20:29:00Z"/>
                <w:sz w:val="18"/>
                <w:szCs w:val="18"/>
              </w:rPr>
            </w:pPr>
            <w:ins w:id="4478" w:author="Greenblue" w:date="2024-02-15T20:29:00Z">
              <w:r w:rsidRPr="009063C9">
                <w:rPr>
                  <w:sz w:val="18"/>
                  <w:szCs w:val="18"/>
                </w:rPr>
                <w:t>A file which replaces an existing file</w:t>
              </w:r>
            </w:ins>
          </w:p>
        </w:tc>
        <w:tc>
          <w:tcPr>
            <w:tcW w:w="804" w:type="dxa"/>
            <w:vAlign w:val="center"/>
          </w:tcPr>
          <w:p w14:paraId="5B65B947" w14:textId="77777777" w:rsidR="00DE48FB" w:rsidRPr="009063C9" w:rsidRDefault="00DE48FB" w:rsidP="00584796">
            <w:pPr>
              <w:snapToGrid w:val="0"/>
              <w:spacing w:before="60" w:after="60" w:line="240" w:lineRule="auto"/>
              <w:jc w:val="center"/>
              <w:rPr>
                <w:ins w:id="4479" w:author="Greenblue" w:date="2024-02-15T20:29:00Z"/>
                <w:sz w:val="18"/>
                <w:szCs w:val="18"/>
              </w:rPr>
            </w:pPr>
            <w:ins w:id="4480" w:author="Greenblue" w:date="2024-02-15T20:29:00Z">
              <w:r>
                <w:rPr>
                  <w:sz w:val="18"/>
                  <w:szCs w:val="18"/>
                </w:rPr>
                <w:t>2</w:t>
              </w:r>
            </w:ins>
          </w:p>
        </w:tc>
        <w:tc>
          <w:tcPr>
            <w:tcW w:w="5925" w:type="dxa"/>
            <w:vAlign w:val="center"/>
          </w:tcPr>
          <w:p w14:paraId="6881AD16" w14:textId="77777777" w:rsidR="00DE48FB" w:rsidRPr="009063C9" w:rsidRDefault="00DE48FB" w:rsidP="00584796">
            <w:pPr>
              <w:snapToGrid w:val="0"/>
              <w:spacing w:before="60" w:after="60" w:line="240" w:lineRule="auto"/>
              <w:jc w:val="left"/>
              <w:rPr>
                <w:ins w:id="4481" w:author="Greenblue" w:date="2024-02-15T20:29:00Z"/>
                <w:sz w:val="18"/>
                <w:szCs w:val="18"/>
              </w:rPr>
            </w:pPr>
            <w:ins w:id="4482" w:author="Greenblue" w:date="2024-02-15T20:29:00Z">
              <w:r w:rsidRPr="009063C9">
                <w:rPr>
                  <w:sz w:val="18"/>
                  <w:szCs w:val="18"/>
                </w:rPr>
                <w:t>Signifies a replacement for a file of the same name</w:t>
              </w:r>
            </w:ins>
          </w:p>
        </w:tc>
      </w:tr>
      <w:tr w:rsidR="00DE48FB" w:rsidRPr="009063C9" w14:paraId="13CB8EA4" w14:textId="77777777" w:rsidTr="00584796">
        <w:trPr>
          <w:cantSplit/>
          <w:ins w:id="4483" w:author="Greenblue" w:date="2024-02-15T20:29:00Z"/>
        </w:trPr>
        <w:tc>
          <w:tcPr>
            <w:tcW w:w="3034" w:type="dxa"/>
            <w:vAlign w:val="center"/>
          </w:tcPr>
          <w:p w14:paraId="350ECC29" w14:textId="77777777" w:rsidR="00DE48FB" w:rsidRPr="009063C9" w:rsidRDefault="00DE48FB" w:rsidP="00584796">
            <w:pPr>
              <w:snapToGrid w:val="0"/>
              <w:spacing w:before="60" w:after="60" w:line="240" w:lineRule="auto"/>
              <w:jc w:val="left"/>
              <w:rPr>
                <w:ins w:id="4484" w:author="Greenblue" w:date="2024-02-15T20:29:00Z"/>
                <w:sz w:val="18"/>
                <w:szCs w:val="18"/>
              </w:rPr>
            </w:pPr>
            <w:ins w:id="4485" w:author="Greenblue" w:date="2024-02-15T20:29:00Z">
              <w:r w:rsidRPr="009063C9">
                <w:rPr>
                  <w:sz w:val="18"/>
                  <w:szCs w:val="18"/>
                </w:rPr>
                <w:t>deletion</w:t>
              </w:r>
            </w:ins>
          </w:p>
        </w:tc>
        <w:tc>
          <w:tcPr>
            <w:tcW w:w="3420" w:type="dxa"/>
            <w:vAlign w:val="center"/>
          </w:tcPr>
          <w:p w14:paraId="13BB19C3" w14:textId="77777777" w:rsidR="00DE48FB" w:rsidRPr="009063C9" w:rsidRDefault="00DE48FB" w:rsidP="00584796">
            <w:pPr>
              <w:snapToGrid w:val="0"/>
              <w:spacing w:before="60" w:after="60" w:line="240" w:lineRule="auto"/>
              <w:jc w:val="left"/>
              <w:rPr>
                <w:ins w:id="4486" w:author="Greenblue" w:date="2024-02-15T20:29:00Z"/>
                <w:sz w:val="18"/>
                <w:szCs w:val="18"/>
              </w:rPr>
            </w:pPr>
            <w:ins w:id="4487" w:author="Greenblue" w:date="2024-02-15T20:29:00Z">
              <w:r w:rsidRPr="009063C9">
                <w:rPr>
                  <w:sz w:val="18"/>
                  <w:szCs w:val="18"/>
                </w:rPr>
                <w:t>Deletes an existing file</w:t>
              </w:r>
            </w:ins>
          </w:p>
        </w:tc>
        <w:tc>
          <w:tcPr>
            <w:tcW w:w="804" w:type="dxa"/>
            <w:vAlign w:val="center"/>
          </w:tcPr>
          <w:p w14:paraId="0BD811A7" w14:textId="77777777" w:rsidR="00DE48FB" w:rsidRPr="009063C9" w:rsidRDefault="00DE48FB" w:rsidP="00584796">
            <w:pPr>
              <w:snapToGrid w:val="0"/>
              <w:spacing w:before="60" w:after="60" w:line="240" w:lineRule="auto"/>
              <w:jc w:val="center"/>
              <w:rPr>
                <w:ins w:id="4488" w:author="Greenblue" w:date="2024-02-15T20:29:00Z"/>
                <w:sz w:val="18"/>
                <w:szCs w:val="18"/>
              </w:rPr>
            </w:pPr>
            <w:ins w:id="4489" w:author="Greenblue" w:date="2024-02-15T20:29:00Z">
              <w:r>
                <w:rPr>
                  <w:sz w:val="18"/>
                  <w:szCs w:val="18"/>
                </w:rPr>
                <w:t>3</w:t>
              </w:r>
            </w:ins>
          </w:p>
        </w:tc>
        <w:tc>
          <w:tcPr>
            <w:tcW w:w="5925" w:type="dxa"/>
            <w:vAlign w:val="center"/>
          </w:tcPr>
          <w:p w14:paraId="7B29F5E7" w14:textId="77777777" w:rsidR="00DE48FB" w:rsidRPr="009063C9" w:rsidRDefault="00DE48FB" w:rsidP="00584796">
            <w:pPr>
              <w:snapToGrid w:val="0"/>
              <w:spacing w:before="60" w:after="60" w:line="240" w:lineRule="auto"/>
              <w:jc w:val="left"/>
              <w:rPr>
                <w:ins w:id="4490" w:author="Greenblue" w:date="2024-02-15T20:29:00Z"/>
                <w:sz w:val="18"/>
                <w:szCs w:val="18"/>
              </w:rPr>
            </w:pPr>
            <w:ins w:id="4491" w:author="Greenblue" w:date="2024-02-15T20:29:00Z">
              <w:r w:rsidRPr="009063C9">
                <w:rPr>
                  <w:sz w:val="18"/>
                  <w:szCs w:val="18"/>
                </w:rPr>
                <w:t>Signifies deletion of a file of that name</w:t>
              </w:r>
            </w:ins>
          </w:p>
        </w:tc>
      </w:tr>
    </w:tbl>
    <w:p w14:paraId="27254579" w14:textId="77777777" w:rsidR="00DE48FB" w:rsidRDefault="00DE48FB" w:rsidP="00DE48FB">
      <w:pPr>
        <w:pStyle w:val="AppendixD2"/>
        <w:rPr>
          <w:ins w:id="4492" w:author="Greenblue" w:date="2024-02-15T20:29:00Z"/>
        </w:rPr>
      </w:pPr>
    </w:p>
    <w:p w14:paraId="1EB6FD82" w14:textId="77777777" w:rsidR="004C1EB7" w:rsidRPr="009063C9" w:rsidRDefault="004C1EB7" w:rsidP="004C1EB7">
      <w:pPr>
        <w:pStyle w:val="Heading4"/>
        <w:rPr>
          <w:ins w:id="4493" w:author="Greenblue" w:date="2024-02-15T20:06:00Z"/>
        </w:rPr>
      </w:pPr>
      <w:ins w:id="4494" w:author="Greenblue" w:date="2024-02-15T20:06:00Z">
        <w:r w:rsidRPr="009063C9">
          <w:t>S100_SupportFilePurpose</w:t>
        </w:r>
        <w:bookmarkEnd w:id="4444"/>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120E1A47" w14:textId="77777777" w:rsidTr="004C1EB7">
        <w:trPr>
          <w:cantSplit/>
          <w:ins w:id="4495" w:author="Greenblue" w:date="2024-02-15T20:06:00Z"/>
        </w:trPr>
        <w:tc>
          <w:tcPr>
            <w:tcW w:w="3034" w:type="dxa"/>
            <w:shd w:val="clear" w:color="auto" w:fill="E7E6E6"/>
            <w:vAlign w:val="center"/>
          </w:tcPr>
          <w:p w14:paraId="6D282C61" w14:textId="77777777" w:rsidR="004C1EB7" w:rsidRPr="009063C9" w:rsidRDefault="004C1EB7" w:rsidP="00584796">
            <w:pPr>
              <w:snapToGrid w:val="0"/>
              <w:spacing w:before="60" w:after="60" w:line="240" w:lineRule="auto"/>
              <w:jc w:val="left"/>
              <w:rPr>
                <w:ins w:id="4496" w:author="Greenblue" w:date="2024-02-15T20:06:00Z"/>
                <w:b/>
                <w:sz w:val="18"/>
                <w:szCs w:val="18"/>
              </w:rPr>
            </w:pPr>
            <w:ins w:id="4497" w:author="Greenblue" w:date="2024-02-15T20:06:00Z">
              <w:r w:rsidRPr="009063C9">
                <w:rPr>
                  <w:b/>
                  <w:sz w:val="18"/>
                  <w:szCs w:val="18"/>
                </w:rPr>
                <w:t>Name</w:t>
              </w:r>
            </w:ins>
          </w:p>
        </w:tc>
        <w:tc>
          <w:tcPr>
            <w:tcW w:w="3420" w:type="dxa"/>
            <w:shd w:val="clear" w:color="auto" w:fill="E7E6E6"/>
            <w:vAlign w:val="center"/>
          </w:tcPr>
          <w:p w14:paraId="393B825F" w14:textId="77777777" w:rsidR="004C1EB7" w:rsidRPr="009063C9" w:rsidRDefault="004C1EB7" w:rsidP="00584796">
            <w:pPr>
              <w:snapToGrid w:val="0"/>
              <w:spacing w:before="60" w:after="60" w:line="240" w:lineRule="auto"/>
              <w:jc w:val="left"/>
              <w:rPr>
                <w:ins w:id="4498" w:author="Greenblue" w:date="2024-02-15T20:06:00Z"/>
                <w:b/>
                <w:sz w:val="18"/>
                <w:szCs w:val="18"/>
              </w:rPr>
            </w:pPr>
            <w:ins w:id="4499" w:author="Greenblue" w:date="2024-02-15T20:06:00Z">
              <w:r w:rsidRPr="009063C9">
                <w:rPr>
                  <w:b/>
                  <w:sz w:val="18"/>
                  <w:szCs w:val="18"/>
                </w:rPr>
                <w:t>Description</w:t>
              </w:r>
            </w:ins>
          </w:p>
        </w:tc>
        <w:tc>
          <w:tcPr>
            <w:tcW w:w="804" w:type="dxa"/>
            <w:shd w:val="clear" w:color="auto" w:fill="E7E6E6"/>
            <w:vAlign w:val="center"/>
          </w:tcPr>
          <w:p w14:paraId="3B05372D" w14:textId="77777777" w:rsidR="004C1EB7" w:rsidRPr="009063C9" w:rsidRDefault="004C1EB7" w:rsidP="00584796">
            <w:pPr>
              <w:snapToGrid w:val="0"/>
              <w:spacing w:before="60" w:after="60" w:line="240" w:lineRule="auto"/>
              <w:jc w:val="center"/>
              <w:rPr>
                <w:ins w:id="4500" w:author="Greenblue" w:date="2024-02-15T20:06:00Z"/>
                <w:b/>
                <w:sz w:val="18"/>
                <w:szCs w:val="18"/>
              </w:rPr>
            </w:pPr>
            <w:ins w:id="4501" w:author="Greenblue" w:date="2024-02-15T20:06:00Z">
              <w:r w:rsidRPr="009063C9">
                <w:rPr>
                  <w:b/>
                  <w:sz w:val="18"/>
                  <w:szCs w:val="18"/>
                </w:rPr>
                <w:t>Code</w:t>
              </w:r>
            </w:ins>
          </w:p>
        </w:tc>
        <w:tc>
          <w:tcPr>
            <w:tcW w:w="5925" w:type="dxa"/>
            <w:shd w:val="clear" w:color="auto" w:fill="E7E6E6"/>
            <w:vAlign w:val="center"/>
          </w:tcPr>
          <w:p w14:paraId="522289D2" w14:textId="77777777" w:rsidR="004C1EB7" w:rsidRPr="009063C9" w:rsidRDefault="004C1EB7" w:rsidP="00584796">
            <w:pPr>
              <w:snapToGrid w:val="0"/>
              <w:spacing w:before="60" w:after="60" w:line="240" w:lineRule="auto"/>
              <w:jc w:val="left"/>
              <w:rPr>
                <w:ins w:id="4502" w:author="Greenblue" w:date="2024-02-15T20:06:00Z"/>
                <w:b/>
                <w:sz w:val="18"/>
                <w:szCs w:val="18"/>
              </w:rPr>
            </w:pPr>
            <w:ins w:id="4503" w:author="Greenblue" w:date="2024-02-15T20:06:00Z">
              <w:r w:rsidRPr="009063C9">
                <w:rPr>
                  <w:b/>
                  <w:sz w:val="18"/>
                  <w:szCs w:val="18"/>
                </w:rPr>
                <w:t>Remarks</w:t>
              </w:r>
            </w:ins>
          </w:p>
        </w:tc>
      </w:tr>
      <w:tr w:rsidR="004C1EB7" w:rsidRPr="009063C9" w14:paraId="679894A0" w14:textId="77777777" w:rsidTr="00584796">
        <w:trPr>
          <w:cantSplit/>
          <w:ins w:id="4504" w:author="Greenblue" w:date="2024-02-15T20:06:00Z"/>
        </w:trPr>
        <w:tc>
          <w:tcPr>
            <w:tcW w:w="3034" w:type="dxa"/>
            <w:vAlign w:val="center"/>
          </w:tcPr>
          <w:p w14:paraId="4212D93B" w14:textId="77777777" w:rsidR="004C1EB7" w:rsidRPr="009063C9" w:rsidRDefault="004C1EB7" w:rsidP="00584796">
            <w:pPr>
              <w:snapToGrid w:val="0"/>
              <w:spacing w:before="60" w:after="60" w:line="240" w:lineRule="auto"/>
              <w:jc w:val="left"/>
              <w:rPr>
                <w:ins w:id="4505" w:author="Greenblue" w:date="2024-02-15T20:06:00Z"/>
                <w:sz w:val="18"/>
                <w:szCs w:val="18"/>
              </w:rPr>
            </w:pPr>
            <w:ins w:id="4506" w:author="Greenblue" w:date="2024-02-15T20:06:00Z">
              <w:r w:rsidRPr="009063C9">
                <w:rPr>
                  <w:sz w:val="18"/>
                  <w:szCs w:val="18"/>
                </w:rPr>
                <w:t>S100_SupportFilePurpose</w:t>
              </w:r>
            </w:ins>
          </w:p>
        </w:tc>
        <w:tc>
          <w:tcPr>
            <w:tcW w:w="3420" w:type="dxa"/>
            <w:vAlign w:val="center"/>
          </w:tcPr>
          <w:p w14:paraId="68247231" w14:textId="77777777" w:rsidR="004C1EB7" w:rsidRPr="009063C9" w:rsidRDefault="004C1EB7" w:rsidP="00584796">
            <w:pPr>
              <w:snapToGrid w:val="0"/>
              <w:spacing w:before="60" w:after="60" w:line="240" w:lineRule="auto"/>
              <w:jc w:val="left"/>
              <w:rPr>
                <w:ins w:id="4507" w:author="Greenblue" w:date="2024-02-15T20:06:00Z"/>
                <w:sz w:val="18"/>
                <w:szCs w:val="18"/>
              </w:rPr>
            </w:pPr>
            <w:ins w:id="4508" w:author="Greenblue" w:date="2024-02-15T20:06:00Z">
              <w:r w:rsidRPr="009063C9">
                <w:rPr>
                  <w:sz w:val="18"/>
                  <w:szCs w:val="18"/>
                </w:rPr>
                <w:t>The reason for inclusion of the support file in this exchange set</w:t>
              </w:r>
            </w:ins>
          </w:p>
        </w:tc>
        <w:tc>
          <w:tcPr>
            <w:tcW w:w="804" w:type="dxa"/>
            <w:vAlign w:val="center"/>
          </w:tcPr>
          <w:p w14:paraId="593D9FC2" w14:textId="77777777" w:rsidR="004C1EB7" w:rsidRPr="009063C9" w:rsidRDefault="004C1EB7" w:rsidP="00584796">
            <w:pPr>
              <w:snapToGrid w:val="0"/>
              <w:spacing w:before="60" w:after="60" w:line="240" w:lineRule="auto"/>
              <w:jc w:val="center"/>
              <w:rPr>
                <w:ins w:id="4509" w:author="Greenblue" w:date="2024-02-15T20:06:00Z"/>
                <w:sz w:val="18"/>
                <w:szCs w:val="18"/>
              </w:rPr>
            </w:pPr>
            <w:ins w:id="4510" w:author="Greenblue" w:date="2024-02-15T20:06:00Z">
              <w:r w:rsidRPr="009063C9">
                <w:rPr>
                  <w:sz w:val="18"/>
                  <w:szCs w:val="18"/>
                </w:rPr>
                <w:t>-</w:t>
              </w:r>
            </w:ins>
          </w:p>
        </w:tc>
        <w:tc>
          <w:tcPr>
            <w:tcW w:w="5925" w:type="dxa"/>
            <w:vAlign w:val="center"/>
          </w:tcPr>
          <w:p w14:paraId="2C26CD23" w14:textId="77777777" w:rsidR="004C1EB7" w:rsidRPr="009063C9" w:rsidRDefault="004C1EB7" w:rsidP="00584796">
            <w:pPr>
              <w:snapToGrid w:val="0"/>
              <w:spacing w:before="60" w:after="60" w:line="240" w:lineRule="auto"/>
              <w:jc w:val="left"/>
              <w:rPr>
                <w:ins w:id="4511" w:author="Greenblue" w:date="2024-02-15T20:06:00Z"/>
                <w:sz w:val="18"/>
                <w:szCs w:val="18"/>
              </w:rPr>
            </w:pPr>
            <w:ins w:id="4512" w:author="Greenblue" w:date="2024-02-15T20:06:00Z">
              <w:r w:rsidRPr="009063C9">
                <w:rPr>
                  <w:sz w:val="18"/>
                  <w:szCs w:val="18"/>
                </w:rPr>
                <w:t>-</w:t>
              </w:r>
            </w:ins>
          </w:p>
        </w:tc>
      </w:tr>
      <w:tr w:rsidR="004C1EB7" w:rsidRPr="009063C9" w14:paraId="6563B4A1" w14:textId="77777777" w:rsidTr="00584796">
        <w:trPr>
          <w:cantSplit/>
          <w:ins w:id="4513" w:author="Greenblue" w:date="2024-02-15T20:06:00Z"/>
        </w:trPr>
        <w:tc>
          <w:tcPr>
            <w:tcW w:w="3034" w:type="dxa"/>
            <w:vAlign w:val="center"/>
          </w:tcPr>
          <w:p w14:paraId="638AA0F4" w14:textId="77777777" w:rsidR="004C1EB7" w:rsidRPr="009063C9" w:rsidRDefault="004C1EB7" w:rsidP="00584796">
            <w:pPr>
              <w:snapToGrid w:val="0"/>
              <w:spacing w:before="60" w:after="60" w:line="240" w:lineRule="auto"/>
              <w:jc w:val="left"/>
              <w:rPr>
                <w:ins w:id="4514" w:author="Greenblue" w:date="2024-02-15T20:06:00Z"/>
                <w:sz w:val="18"/>
                <w:szCs w:val="18"/>
              </w:rPr>
            </w:pPr>
            <w:ins w:id="4515" w:author="Greenblue" w:date="2024-02-15T20:06:00Z">
              <w:r w:rsidRPr="009063C9">
                <w:rPr>
                  <w:sz w:val="18"/>
                  <w:szCs w:val="18"/>
                </w:rPr>
                <w:t>new</w:t>
              </w:r>
            </w:ins>
          </w:p>
        </w:tc>
        <w:tc>
          <w:tcPr>
            <w:tcW w:w="3420" w:type="dxa"/>
            <w:vAlign w:val="center"/>
          </w:tcPr>
          <w:p w14:paraId="584DA0E2" w14:textId="77777777" w:rsidR="004C1EB7" w:rsidRPr="009063C9" w:rsidRDefault="004C1EB7" w:rsidP="00584796">
            <w:pPr>
              <w:snapToGrid w:val="0"/>
              <w:spacing w:before="60" w:after="60" w:line="240" w:lineRule="auto"/>
              <w:jc w:val="left"/>
              <w:rPr>
                <w:ins w:id="4516" w:author="Greenblue" w:date="2024-02-15T20:06:00Z"/>
                <w:sz w:val="18"/>
                <w:szCs w:val="18"/>
              </w:rPr>
            </w:pPr>
            <w:ins w:id="4517" w:author="Greenblue" w:date="2024-02-15T20:06:00Z">
              <w:r w:rsidRPr="009063C9">
                <w:rPr>
                  <w:sz w:val="18"/>
                  <w:szCs w:val="18"/>
                </w:rPr>
                <w:t>A file which is new</w:t>
              </w:r>
            </w:ins>
          </w:p>
        </w:tc>
        <w:tc>
          <w:tcPr>
            <w:tcW w:w="804" w:type="dxa"/>
            <w:vAlign w:val="center"/>
          </w:tcPr>
          <w:p w14:paraId="3521DBB0" w14:textId="58F73E57" w:rsidR="004C1EB7" w:rsidRPr="009063C9" w:rsidRDefault="004C1EB7" w:rsidP="00584796">
            <w:pPr>
              <w:snapToGrid w:val="0"/>
              <w:spacing w:before="60" w:after="60" w:line="240" w:lineRule="auto"/>
              <w:jc w:val="center"/>
              <w:rPr>
                <w:ins w:id="4518" w:author="Greenblue" w:date="2024-02-15T20:06:00Z"/>
                <w:sz w:val="18"/>
                <w:szCs w:val="18"/>
              </w:rPr>
            </w:pPr>
            <w:ins w:id="4519" w:author="Greenblue" w:date="2024-02-15T20:06:00Z">
              <w:del w:id="4520" w:author="USER" w:date="2024-03-27T22:15:00Z">
                <w:r w:rsidRPr="009063C9" w:rsidDel="006D04FD">
                  <w:rPr>
                    <w:sz w:val="18"/>
                    <w:szCs w:val="18"/>
                  </w:rPr>
                  <w:delText>-</w:delText>
                </w:r>
              </w:del>
            </w:ins>
            <w:ins w:id="4521" w:author="USER" w:date="2024-03-27T22:15:00Z">
              <w:r w:rsidR="006D04FD">
                <w:rPr>
                  <w:sz w:val="18"/>
                  <w:szCs w:val="18"/>
                </w:rPr>
                <w:t>1</w:t>
              </w:r>
            </w:ins>
          </w:p>
        </w:tc>
        <w:tc>
          <w:tcPr>
            <w:tcW w:w="5925" w:type="dxa"/>
            <w:vAlign w:val="center"/>
          </w:tcPr>
          <w:p w14:paraId="6EF5C3C1" w14:textId="77777777" w:rsidR="004C1EB7" w:rsidRPr="009063C9" w:rsidRDefault="004C1EB7" w:rsidP="00584796">
            <w:pPr>
              <w:snapToGrid w:val="0"/>
              <w:spacing w:before="60" w:after="60" w:line="240" w:lineRule="auto"/>
              <w:jc w:val="left"/>
              <w:rPr>
                <w:ins w:id="4522" w:author="Greenblue" w:date="2024-02-15T20:06:00Z"/>
                <w:sz w:val="18"/>
                <w:szCs w:val="18"/>
              </w:rPr>
            </w:pPr>
            <w:ins w:id="4523" w:author="Greenblue" w:date="2024-02-15T20:06:00Z">
              <w:r w:rsidRPr="009063C9">
                <w:rPr>
                  <w:sz w:val="18"/>
                  <w:szCs w:val="18"/>
                </w:rPr>
                <w:t>Signifies a new file</w:t>
              </w:r>
            </w:ins>
          </w:p>
        </w:tc>
      </w:tr>
      <w:tr w:rsidR="004C1EB7" w:rsidRPr="009063C9" w14:paraId="688DC0A5" w14:textId="77777777" w:rsidTr="00584796">
        <w:trPr>
          <w:cantSplit/>
          <w:ins w:id="4524" w:author="Greenblue" w:date="2024-02-15T20:06:00Z"/>
        </w:trPr>
        <w:tc>
          <w:tcPr>
            <w:tcW w:w="3034" w:type="dxa"/>
            <w:vAlign w:val="center"/>
          </w:tcPr>
          <w:p w14:paraId="3D156585" w14:textId="77777777" w:rsidR="004C1EB7" w:rsidRPr="009063C9" w:rsidRDefault="004C1EB7" w:rsidP="00584796">
            <w:pPr>
              <w:snapToGrid w:val="0"/>
              <w:spacing w:before="60" w:after="60" w:line="240" w:lineRule="auto"/>
              <w:jc w:val="left"/>
              <w:rPr>
                <w:ins w:id="4525" w:author="Greenblue" w:date="2024-02-15T20:06:00Z"/>
                <w:sz w:val="18"/>
                <w:szCs w:val="18"/>
              </w:rPr>
            </w:pPr>
            <w:ins w:id="4526" w:author="Greenblue" w:date="2024-02-15T20:06:00Z">
              <w:r w:rsidRPr="009063C9">
                <w:rPr>
                  <w:sz w:val="18"/>
                  <w:szCs w:val="18"/>
                </w:rPr>
                <w:t>replacement</w:t>
              </w:r>
            </w:ins>
          </w:p>
        </w:tc>
        <w:tc>
          <w:tcPr>
            <w:tcW w:w="3420" w:type="dxa"/>
            <w:vAlign w:val="center"/>
          </w:tcPr>
          <w:p w14:paraId="78E481C5" w14:textId="77777777" w:rsidR="004C1EB7" w:rsidRPr="009063C9" w:rsidRDefault="004C1EB7" w:rsidP="00584796">
            <w:pPr>
              <w:snapToGrid w:val="0"/>
              <w:spacing w:before="60" w:after="60" w:line="240" w:lineRule="auto"/>
              <w:jc w:val="left"/>
              <w:rPr>
                <w:ins w:id="4527" w:author="Greenblue" w:date="2024-02-15T20:06:00Z"/>
                <w:sz w:val="18"/>
                <w:szCs w:val="18"/>
              </w:rPr>
            </w:pPr>
            <w:ins w:id="4528" w:author="Greenblue" w:date="2024-02-15T20:06:00Z">
              <w:r w:rsidRPr="009063C9">
                <w:rPr>
                  <w:sz w:val="18"/>
                  <w:szCs w:val="18"/>
                </w:rPr>
                <w:t>A file which replaces an existing file</w:t>
              </w:r>
            </w:ins>
          </w:p>
        </w:tc>
        <w:tc>
          <w:tcPr>
            <w:tcW w:w="804" w:type="dxa"/>
            <w:vAlign w:val="center"/>
          </w:tcPr>
          <w:p w14:paraId="71535654" w14:textId="71FD167C" w:rsidR="004C1EB7" w:rsidRPr="009063C9" w:rsidRDefault="004C1EB7" w:rsidP="00584796">
            <w:pPr>
              <w:snapToGrid w:val="0"/>
              <w:spacing w:before="60" w:after="60" w:line="240" w:lineRule="auto"/>
              <w:jc w:val="center"/>
              <w:rPr>
                <w:ins w:id="4529" w:author="Greenblue" w:date="2024-02-15T20:06:00Z"/>
                <w:sz w:val="18"/>
                <w:szCs w:val="18"/>
              </w:rPr>
            </w:pPr>
            <w:ins w:id="4530" w:author="Greenblue" w:date="2024-02-15T20:06:00Z">
              <w:del w:id="4531" w:author="USER" w:date="2024-03-27T22:15:00Z">
                <w:r w:rsidRPr="009063C9" w:rsidDel="006D04FD">
                  <w:rPr>
                    <w:sz w:val="18"/>
                    <w:szCs w:val="18"/>
                  </w:rPr>
                  <w:delText>-</w:delText>
                </w:r>
              </w:del>
            </w:ins>
            <w:ins w:id="4532" w:author="USER" w:date="2024-03-27T22:15:00Z">
              <w:r w:rsidR="006D04FD">
                <w:rPr>
                  <w:sz w:val="18"/>
                  <w:szCs w:val="18"/>
                </w:rPr>
                <w:t>2</w:t>
              </w:r>
            </w:ins>
          </w:p>
        </w:tc>
        <w:tc>
          <w:tcPr>
            <w:tcW w:w="5925" w:type="dxa"/>
            <w:vAlign w:val="center"/>
          </w:tcPr>
          <w:p w14:paraId="2523C6C9" w14:textId="77777777" w:rsidR="004C1EB7" w:rsidRPr="009063C9" w:rsidRDefault="004C1EB7" w:rsidP="00584796">
            <w:pPr>
              <w:snapToGrid w:val="0"/>
              <w:spacing w:before="60" w:after="60" w:line="240" w:lineRule="auto"/>
              <w:jc w:val="left"/>
              <w:rPr>
                <w:ins w:id="4533" w:author="Greenblue" w:date="2024-02-15T20:06:00Z"/>
                <w:sz w:val="18"/>
                <w:szCs w:val="18"/>
              </w:rPr>
            </w:pPr>
            <w:ins w:id="4534" w:author="Greenblue" w:date="2024-02-15T20:06:00Z">
              <w:r w:rsidRPr="009063C9">
                <w:rPr>
                  <w:sz w:val="18"/>
                  <w:szCs w:val="18"/>
                </w:rPr>
                <w:t>Signifies a replacement for a file of the same name</w:t>
              </w:r>
            </w:ins>
          </w:p>
        </w:tc>
      </w:tr>
      <w:tr w:rsidR="004C1EB7" w:rsidRPr="009063C9" w14:paraId="6812F464" w14:textId="77777777" w:rsidTr="00584796">
        <w:trPr>
          <w:cantSplit/>
          <w:ins w:id="4535" w:author="Greenblue" w:date="2024-02-15T20:06:00Z"/>
        </w:trPr>
        <w:tc>
          <w:tcPr>
            <w:tcW w:w="3034" w:type="dxa"/>
            <w:vAlign w:val="center"/>
          </w:tcPr>
          <w:p w14:paraId="2124598D" w14:textId="77777777" w:rsidR="004C1EB7" w:rsidRPr="009063C9" w:rsidRDefault="004C1EB7" w:rsidP="00584796">
            <w:pPr>
              <w:snapToGrid w:val="0"/>
              <w:spacing w:before="60" w:after="60" w:line="240" w:lineRule="auto"/>
              <w:jc w:val="left"/>
              <w:rPr>
                <w:ins w:id="4536" w:author="Greenblue" w:date="2024-02-15T20:06:00Z"/>
                <w:sz w:val="18"/>
                <w:szCs w:val="18"/>
              </w:rPr>
            </w:pPr>
            <w:ins w:id="4537" w:author="Greenblue" w:date="2024-02-15T20:06:00Z">
              <w:r w:rsidRPr="009063C9">
                <w:rPr>
                  <w:sz w:val="18"/>
                  <w:szCs w:val="18"/>
                </w:rPr>
                <w:t>deletion</w:t>
              </w:r>
            </w:ins>
          </w:p>
        </w:tc>
        <w:tc>
          <w:tcPr>
            <w:tcW w:w="3420" w:type="dxa"/>
            <w:vAlign w:val="center"/>
          </w:tcPr>
          <w:p w14:paraId="0A8C4760" w14:textId="77777777" w:rsidR="004C1EB7" w:rsidRPr="009063C9" w:rsidRDefault="004C1EB7" w:rsidP="00584796">
            <w:pPr>
              <w:snapToGrid w:val="0"/>
              <w:spacing w:before="60" w:after="60" w:line="240" w:lineRule="auto"/>
              <w:jc w:val="left"/>
              <w:rPr>
                <w:ins w:id="4538" w:author="Greenblue" w:date="2024-02-15T20:06:00Z"/>
                <w:sz w:val="18"/>
                <w:szCs w:val="18"/>
              </w:rPr>
            </w:pPr>
            <w:ins w:id="4539" w:author="Greenblue" w:date="2024-02-15T20:06:00Z">
              <w:r w:rsidRPr="009063C9">
                <w:rPr>
                  <w:sz w:val="18"/>
                  <w:szCs w:val="18"/>
                </w:rPr>
                <w:t>Deletes an existing file</w:t>
              </w:r>
            </w:ins>
          </w:p>
        </w:tc>
        <w:tc>
          <w:tcPr>
            <w:tcW w:w="804" w:type="dxa"/>
            <w:vAlign w:val="center"/>
          </w:tcPr>
          <w:p w14:paraId="429AD67C" w14:textId="68E9ACB0" w:rsidR="004C1EB7" w:rsidRPr="009063C9" w:rsidRDefault="004C1EB7" w:rsidP="00584796">
            <w:pPr>
              <w:snapToGrid w:val="0"/>
              <w:spacing w:before="60" w:after="60" w:line="240" w:lineRule="auto"/>
              <w:jc w:val="center"/>
              <w:rPr>
                <w:ins w:id="4540" w:author="Greenblue" w:date="2024-02-15T20:06:00Z"/>
                <w:sz w:val="18"/>
                <w:szCs w:val="18"/>
              </w:rPr>
            </w:pPr>
            <w:ins w:id="4541" w:author="Greenblue" w:date="2024-02-15T20:06:00Z">
              <w:del w:id="4542" w:author="USER" w:date="2024-03-27T22:15:00Z">
                <w:r w:rsidRPr="009063C9" w:rsidDel="006D04FD">
                  <w:rPr>
                    <w:sz w:val="18"/>
                    <w:szCs w:val="18"/>
                  </w:rPr>
                  <w:delText>-</w:delText>
                </w:r>
              </w:del>
            </w:ins>
            <w:ins w:id="4543" w:author="USER" w:date="2024-03-27T22:15:00Z">
              <w:r w:rsidR="006D04FD">
                <w:rPr>
                  <w:sz w:val="18"/>
                  <w:szCs w:val="18"/>
                </w:rPr>
                <w:t>3</w:t>
              </w:r>
            </w:ins>
          </w:p>
        </w:tc>
        <w:tc>
          <w:tcPr>
            <w:tcW w:w="5925" w:type="dxa"/>
            <w:vAlign w:val="center"/>
          </w:tcPr>
          <w:p w14:paraId="49233E1F" w14:textId="77777777" w:rsidR="004C1EB7" w:rsidRPr="009063C9" w:rsidRDefault="004C1EB7" w:rsidP="00584796">
            <w:pPr>
              <w:snapToGrid w:val="0"/>
              <w:spacing w:before="60" w:after="60" w:line="240" w:lineRule="auto"/>
              <w:jc w:val="left"/>
              <w:rPr>
                <w:ins w:id="4544" w:author="Greenblue" w:date="2024-02-15T20:06:00Z"/>
                <w:sz w:val="18"/>
                <w:szCs w:val="18"/>
              </w:rPr>
            </w:pPr>
            <w:ins w:id="4545" w:author="Greenblue" w:date="2024-02-15T20:06:00Z">
              <w:r w:rsidRPr="009063C9">
                <w:rPr>
                  <w:sz w:val="18"/>
                  <w:szCs w:val="18"/>
                </w:rPr>
                <w:t>Signifies deletion of a file of that name</w:t>
              </w:r>
            </w:ins>
          </w:p>
        </w:tc>
      </w:tr>
    </w:tbl>
    <w:p w14:paraId="61D3C234" w14:textId="77777777" w:rsidR="00D963CF" w:rsidRPr="00D963CF" w:rsidRDefault="00D963CF" w:rsidP="00DE48FB">
      <w:pPr>
        <w:pStyle w:val="AppendixD2"/>
      </w:pPr>
    </w:p>
    <w:p w14:paraId="640583E0" w14:textId="3A98F335" w:rsidR="00152A33" w:rsidRPr="009063C9" w:rsidRDefault="00152A33" w:rsidP="004C1EB7">
      <w:pPr>
        <w:pStyle w:val="Heading4"/>
      </w:pPr>
      <w:bookmarkStart w:id="4546" w:name="_Toc152232624"/>
      <w:bookmarkEnd w:id="4442"/>
      <w:r w:rsidRPr="009063C9">
        <w:t>S100_SupportFileSpecification</w:t>
      </w:r>
      <w:bookmarkEnd w:id="454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152A33" w:rsidRPr="009063C9" w14:paraId="58743A33" w14:textId="77777777" w:rsidTr="004C1EB7">
        <w:trPr>
          <w:cantSplit/>
          <w:trHeight w:val="457"/>
        </w:trPr>
        <w:tc>
          <w:tcPr>
            <w:tcW w:w="3034" w:type="dxa"/>
            <w:shd w:val="clear" w:color="auto" w:fill="E7E6E6"/>
            <w:vAlign w:val="center"/>
          </w:tcPr>
          <w:p w14:paraId="2D4280F0" w14:textId="77777777" w:rsidR="00152A33" w:rsidRPr="009063C9" w:rsidRDefault="00152A33" w:rsidP="00CE0CBC">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B595093" w14:textId="77777777" w:rsidR="00152A33" w:rsidRPr="009063C9" w:rsidRDefault="00152A33" w:rsidP="00CE0CBC">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5C750BFD" w14:textId="13BF10C5" w:rsidR="00152A33" w:rsidRPr="009063C9" w:rsidRDefault="00152A33" w:rsidP="00CE0CBC">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
          <w:p w14:paraId="1159DB07" w14:textId="77777777" w:rsidR="00152A33" w:rsidRPr="009063C9" w:rsidRDefault="00152A33" w:rsidP="00CE0CBC">
            <w:pPr>
              <w:snapToGrid w:val="0"/>
              <w:spacing w:before="60" w:after="60" w:line="240" w:lineRule="auto"/>
              <w:jc w:val="left"/>
              <w:rPr>
                <w:b/>
                <w:sz w:val="18"/>
                <w:szCs w:val="18"/>
              </w:rPr>
            </w:pPr>
            <w:r w:rsidRPr="009063C9">
              <w:rPr>
                <w:b/>
                <w:sz w:val="18"/>
                <w:szCs w:val="18"/>
              </w:rPr>
              <w:t>Type</w:t>
            </w:r>
          </w:p>
        </w:tc>
        <w:tc>
          <w:tcPr>
            <w:tcW w:w="3489" w:type="dxa"/>
            <w:shd w:val="clear" w:color="auto" w:fill="E7E6E6"/>
            <w:vAlign w:val="center"/>
          </w:tcPr>
          <w:p w14:paraId="3F346785" w14:textId="77777777" w:rsidR="00152A33" w:rsidRPr="009063C9" w:rsidRDefault="00152A33" w:rsidP="00CE0CBC">
            <w:pPr>
              <w:snapToGrid w:val="0"/>
              <w:spacing w:before="60" w:after="60" w:line="240" w:lineRule="auto"/>
              <w:jc w:val="left"/>
              <w:rPr>
                <w:b/>
                <w:sz w:val="18"/>
                <w:szCs w:val="18"/>
              </w:rPr>
            </w:pPr>
            <w:r w:rsidRPr="009063C9">
              <w:rPr>
                <w:b/>
                <w:sz w:val="18"/>
                <w:szCs w:val="18"/>
              </w:rPr>
              <w:t>Remarks</w:t>
            </w:r>
          </w:p>
        </w:tc>
      </w:tr>
      <w:tr w:rsidR="00152A33" w:rsidRPr="009063C9" w14:paraId="616F65DF" w14:textId="77777777" w:rsidTr="003D073E">
        <w:trPr>
          <w:cantSplit/>
        </w:trPr>
        <w:tc>
          <w:tcPr>
            <w:tcW w:w="3034" w:type="dxa"/>
            <w:vAlign w:val="center"/>
          </w:tcPr>
          <w:p w14:paraId="7DE98B0B" w14:textId="67208C2B" w:rsidR="00152A33" w:rsidRPr="009063C9" w:rsidRDefault="00152A33" w:rsidP="00152A33">
            <w:pPr>
              <w:snapToGrid w:val="0"/>
              <w:spacing w:before="60" w:after="60" w:line="240" w:lineRule="auto"/>
              <w:jc w:val="left"/>
              <w:rPr>
                <w:sz w:val="18"/>
                <w:szCs w:val="18"/>
              </w:rPr>
            </w:pPr>
            <w:r w:rsidRPr="009063C9">
              <w:rPr>
                <w:sz w:val="18"/>
                <w:szCs w:val="18"/>
              </w:rPr>
              <w:t>S100_SupportFileSpecification</w:t>
            </w:r>
          </w:p>
        </w:tc>
        <w:tc>
          <w:tcPr>
            <w:tcW w:w="3420" w:type="dxa"/>
            <w:vAlign w:val="center"/>
          </w:tcPr>
          <w:p w14:paraId="03882102" w14:textId="75D86556" w:rsidR="00152A33" w:rsidRPr="009063C9" w:rsidRDefault="00152A33" w:rsidP="00152A33">
            <w:pPr>
              <w:snapToGrid w:val="0"/>
              <w:spacing w:before="60" w:after="60" w:line="240" w:lineRule="auto"/>
              <w:jc w:val="left"/>
              <w:rPr>
                <w:sz w:val="18"/>
                <w:szCs w:val="18"/>
              </w:rPr>
            </w:pPr>
            <w:r w:rsidRPr="009063C9">
              <w:rPr>
                <w:sz w:val="18"/>
                <w:szCs w:val="18"/>
              </w:rPr>
              <w:t>The standard or specification to which a support file conforms</w:t>
            </w:r>
          </w:p>
        </w:tc>
        <w:tc>
          <w:tcPr>
            <w:tcW w:w="804" w:type="dxa"/>
            <w:vAlign w:val="center"/>
          </w:tcPr>
          <w:p w14:paraId="1866EE85" w14:textId="6CE9AB07" w:rsidR="00152A33" w:rsidRPr="009063C9" w:rsidRDefault="00152A33" w:rsidP="003D0F80">
            <w:pPr>
              <w:snapToGrid w:val="0"/>
              <w:spacing w:before="60" w:after="60" w:line="240" w:lineRule="auto"/>
              <w:jc w:val="center"/>
              <w:rPr>
                <w:sz w:val="18"/>
                <w:szCs w:val="18"/>
              </w:rPr>
            </w:pPr>
            <w:r w:rsidRPr="009063C9">
              <w:rPr>
                <w:sz w:val="18"/>
                <w:szCs w:val="18"/>
              </w:rPr>
              <w:t>-</w:t>
            </w:r>
          </w:p>
        </w:tc>
        <w:tc>
          <w:tcPr>
            <w:tcW w:w="2436" w:type="dxa"/>
            <w:vAlign w:val="center"/>
          </w:tcPr>
          <w:p w14:paraId="3FD91EE9" w14:textId="1E01CFE5" w:rsidR="00152A33" w:rsidRPr="009063C9" w:rsidRDefault="00152A33" w:rsidP="00152A33">
            <w:pPr>
              <w:snapToGrid w:val="0"/>
              <w:spacing w:before="60" w:after="60" w:line="240" w:lineRule="auto"/>
              <w:jc w:val="left"/>
              <w:rPr>
                <w:sz w:val="18"/>
                <w:szCs w:val="18"/>
              </w:rPr>
            </w:pPr>
            <w:r w:rsidRPr="009063C9">
              <w:rPr>
                <w:sz w:val="18"/>
                <w:szCs w:val="18"/>
              </w:rPr>
              <w:t>-</w:t>
            </w:r>
          </w:p>
        </w:tc>
        <w:tc>
          <w:tcPr>
            <w:tcW w:w="3489" w:type="dxa"/>
            <w:vAlign w:val="center"/>
          </w:tcPr>
          <w:p w14:paraId="0783AC23" w14:textId="4FEB606F" w:rsidR="00152A33" w:rsidRPr="009063C9" w:rsidRDefault="00152A33" w:rsidP="00152A33">
            <w:pPr>
              <w:snapToGrid w:val="0"/>
              <w:spacing w:before="60" w:after="60" w:line="240" w:lineRule="auto"/>
              <w:jc w:val="left"/>
              <w:rPr>
                <w:sz w:val="18"/>
                <w:szCs w:val="18"/>
              </w:rPr>
            </w:pPr>
            <w:r w:rsidRPr="009063C9">
              <w:rPr>
                <w:sz w:val="18"/>
                <w:szCs w:val="18"/>
              </w:rPr>
              <w:t>-</w:t>
            </w:r>
          </w:p>
        </w:tc>
      </w:tr>
      <w:tr w:rsidR="00152A33" w:rsidRPr="009063C9" w14:paraId="14FB93A6" w14:textId="77777777" w:rsidTr="003D073E">
        <w:trPr>
          <w:cantSplit/>
        </w:trPr>
        <w:tc>
          <w:tcPr>
            <w:tcW w:w="3034" w:type="dxa"/>
            <w:vAlign w:val="center"/>
          </w:tcPr>
          <w:p w14:paraId="09A40DD5" w14:textId="7BB15F7C" w:rsidR="00152A33" w:rsidRPr="009063C9" w:rsidRDefault="00152A33" w:rsidP="00152A33">
            <w:pPr>
              <w:snapToGrid w:val="0"/>
              <w:spacing w:before="60" w:after="60" w:line="240" w:lineRule="auto"/>
              <w:jc w:val="left"/>
              <w:rPr>
                <w:sz w:val="18"/>
                <w:szCs w:val="18"/>
              </w:rPr>
            </w:pPr>
            <w:r w:rsidRPr="009063C9">
              <w:rPr>
                <w:sz w:val="18"/>
                <w:szCs w:val="18"/>
              </w:rPr>
              <w:t>name</w:t>
            </w:r>
          </w:p>
        </w:tc>
        <w:tc>
          <w:tcPr>
            <w:tcW w:w="3420" w:type="dxa"/>
            <w:vAlign w:val="center"/>
          </w:tcPr>
          <w:p w14:paraId="75B3547B" w14:textId="18EBB760" w:rsidR="00152A33" w:rsidRPr="009063C9" w:rsidRDefault="00152A33" w:rsidP="00152A33">
            <w:pPr>
              <w:snapToGrid w:val="0"/>
              <w:spacing w:before="60" w:after="60" w:line="240" w:lineRule="auto"/>
              <w:jc w:val="left"/>
              <w:rPr>
                <w:sz w:val="18"/>
                <w:szCs w:val="18"/>
              </w:rPr>
            </w:pPr>
            <w:r w:rsidRPr="009063C9">
              <w:rPr>
                <w:sz w:val="18"/>
                <w:szCs w:val="18"/>
              </w:rPr>
              <w:t>The name of the specification used to create the support file</w:t>
            </w:r>
          </w:p>
        </w:tc>
        <w:tc>
          <w:tcPr>
            <w:tcW w:w="804" w:type="dxa"/>
            <w:vAlign w:val="center"/>
          </w:tcPr>
          <w:p w14:paraId="7BBCE40C" w14:textId="1B1507D7" w:rsidR="00152A33" w:rsidRPr="009063C9" w:rsidRDefault="00152A33" w:rsidP="003D0F80">
            <w:pPr>
              <w:snapToGrid w:val="0"/>
              <w:spacing w:before="60" w:after="60" w:line="240" w:lineRule="auto"/>
              <w:jc w:val="center"/>
              <w:rPr>
                <w:sz w:val="18"/>
                <w:szCs w:val="18"/>
              </w:rPr>
            </w:pPr>
            <w:r w:rsidRPr="009063C9">
              <w:rPr>
                <w:sz w:val="18"/>
                <w:szCs w:val="18"/>
              </w:rPr>
              <w:t>1</w:t>
            </w:r>
          </w:p>
        </w:tc>
        <w:tc>
          <w:tcPr>
            <w:tcW w:w="2436" w:type="dxa"/>
            <w:vAlign w:val="center"/>
          </w:tcPr>
          <w:p w14:paraId="188599D2" w14:textId="2C6DB0FA" w:rsidR="00152A33" w:rsidRPr="009063C9" w:rsidRDefault="00152A33" w:rsidP="00152A33">
            <w:pPr>
              <w:snapToGrid w:val="0"/>
              <w:spacing w:before="60" w:after="60" w:line="240" w:lineRule="auto"/>
              <w:jc w:val="left"/>
              <w:rPr>
                <w:sz w:val="18"/>
                <w:szCs w:val="18"/>
              </w:rPr>
            </w:pPr>
            <w:r w:rsidRPr="009063C9">
              <w:rPr>
                <w:sz w:val="18"/>
                <w:szCs w:val="18"/>
              </w:rPr>
              <w:t>CharacterString</w:t>
            </w:r>
          </w:p>
        </w:tc>
        <w:tc>
          <w:tcPr>
            <w:tcW w:w="3489" w:type="dxa"/>
            <w:vAlign w:val="center"/>
          </w:tcPr>
          <w:p w14:paraId="586AD1B3" w14:textId="072B37E6" w:rsidR="00152A33" w:rsidRPr="009063C9" w:rsidRDefault="00152A33" w:rsidP="00152A33">
            <w:pPr>
              <w:snapToGrid w:val="0"/>
              <w:spacing w:before="60" w:after="60" w:line="240" w:lineRule="auto"/>
              <w:jc w:val="left"/>
              <w:rPr>
                <w:sz w:val="18"/>
                <w:szCs w:val="18"/>
              </w:rPr>
            </w:pPr>
          </w:p>
        </w:tc>
      </w:tr>
      <w:tr w:rsidR="00152A33" w:rsidRPr="009063C9" w14:paraId="044E6BDF" w14:textId="77777777" w:rsidTr="003D073E">
        <w:trPr>
          <w:cantSplit/>
        </w:trPr>
        <w:tc>
          <w:tcPr>
            <w:tcW w:w="3034" w:type="dxa"/>
            <w:vAlign w:val="center"/>
          </w:tcPr>
          <w:p w14:paraId="125C160F" w14:textId="0A6FB15C" w:rsidR="00152A33" w:rsidRPr="009063C9" w:rsidRDefault="00152A33" w:rsidP="00152A33">
            <w:pPr>
              <w:snapToGrid w:val="0"/>
              <w:spacing w:before="60" w:after="60" w:line="240" w:lineRule="auto"/>
              <w:jc w:val="left"/>
              <w:rPr>
                <w:sz w:val="18"/>
                <w:szCs w:val="18"/>
              </w:rPr>
            </w:pPr>
            <w:r w:rsidRPr="009063C9">
              <w:rPr>
                <w:sz w:val="18"/>
                <w:szCs w:val="18"/>
              </w:rPr>
              <w:t>version</w:t>
            </w:r>
          </w:p>
        </w:tc>
        <w:tc>
          <w:tcPr>
            <w:tcW w:w="3420" w:type="dxa"/>
            <w:vAlign w:val="center"/>
          </w:tcPr>
          <w:p w14:paraId="71C6ED40" w14:textId="1BC5A980" w:rsidR="00152A33" w:rsidRPr="009063C9" w:rsidRDefault="00152A33" w:rsidP="00152A33">
            <w:pPr>
              <w:snapToGrid w:val="0"/>
              <w:spacing w:before="60" w:after="60" w:line="240" w:lineRule="auto"/>
              <w:jc w:val="left"/>
              <w:rPr>
                <w:sz w:val="18"/>
                <w:szCs w:val="18"/>
              </w:rPr>
            </w:pPr>
            <w:r w:rsidRPr="009063C9">
              <w:rPr>
                <w:sz w:val="18"/>
                <w:szCs w:val="18"/>
              </w:rPr>
              <w:t>The version number of the specification</w:t>
            </w:r>
          </w:p>
        </w:tc>
        <w:tc>
          <w:tcPr>
            <w:tcW w:w="804" w:type="dxa"/>
            <w:vAlign w:val="center"/>
          </w:tcPr>
          <w:p w14:paraId="7788AC1A" w14:textId="06EC966C"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513F6B63" w14:textId="44B1A0C5" w:rsidR="00152A33" w:rsidRPr="009063C9" w:rsidRDefault="00152A33" w:rsidP="00152A33">
            <w:pPr>
              <w:snapToGrid w:val="0"/>
              <w:spacing w:before="60" w:after="60" w:line="240" w:lineRule="auto"/>
              <w:jc w:val="left"/>
              <w:rPr>
                <w:sz w:val="18"/>
                <w:szCs w:val="18"/>
              </w:rPr>
            </w:pPr>
            <w:r w:rsidRPr="009063C9">
              <w:rPr>
                <w:sz w:val="18"/>
                <w:szCs w:val="18"/>
              </w:rPr>
              <w:t>CharacterString</w:t>
            </w:r>
          </w:p>
        </w:tc>
        <w:tc>
          <w:tcPr>
            <w:tcW w:w="3489" w:type="dxa"/>
            <w:vAlign w:val="center"/>
          </w:tcPr>
          <w:p w14:paraId="09079E3E" w14:textId="6D717A4F" w:rsidR="00152A33" w:rsidRPr="009063C9" w:rsidRDefault="00152A33" w:rsidP="00152A33">
            <w:pPr>
              <w:snapToGrid w:val="0"/>
              <w:spacing w:before="60" w:after="60" w:line="240" w:lineRule="auto"/>
              <w:jc w:val="left"/>
              <w:rPr>
                <w:sz w:val="18"/>
                <w:szCs w:val="18"/>
              </w:rPr>
            </w:pPr>
          </w:p>
        </w:tc>
      </w:tr>
      <w:tr w:rsidR="00152A33" w:rsidRPr="009063C9" w14:paraId="2686E63A" w14:textId="77777777" w:rsidTr="003D073E">
        <w:trPr>
          <w:cantSplit/>
        </w:trPr>
        <w:tc>
          <w:tcPr>
            <w:tcW w:w="3034" w:type="dxa"/>
            <w:vAlign w:val="center"/>
          </w:tcPr>
          <w:p w14:paraId="4F8CF818" w14:textId="5AE53D1D"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20" w:type="dxa"/>
            <w:vAlign w:val="center"/>
          </w:tcPr>
          <w:p w14:paraId="6E167F64" w14:textId="1F13C94C" w:rsidR="00152A33" w:rsidRPr="009063C9" w:rsidRDefault="00152A33" w:rsidP="00152A33">
            <w:pPr>
              <w:snapToGrid w:val="0"/>
              <w:spacing w:before="60" w:after="60" w:line="240" w:lineRule="auto"/>
              <w:jc w:val="left"/>
              <w:rPr>
                <w:sz w:val="18"/>
                <w:szCs w:val="18"/>
              </w:rPr>
            </w:pPr>
            <w:r w:rsidRPr="009063C9">
              <w:rPr>
                <w:sz w:val="18"/>
                <w:szCs w:val="18"/>
              </w:rPr>
              <w:t>The version date of the specification</w:t>
            </w:r>
          </w:p>
        </w:tc>
        <w:tc>
          <w:tcPr>
            <w:tcW w:w="804" w:type="dxa"/>
            <w:vAlign w:val="center"/>
          </w:tcPr>
          <w:p w14:paraId="702214E3" w14:textId="00339DA4"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66884884" w14:textId="66901AE3"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89" w:type="dxa"/>
            <w:vAlign w:val="center"/>
          </w:tcPr>
          <w:p w14:paraId="1552DA21" w14:textId="4164625D" w:rsidR="00152A33" w:rsidRPr="009063C9" w:rsidRDefault="00152A33" w:rsidP="00152A33">
            <w:pPr>
              <w:snapToGrid w:val="0"/>
              <w:spacing w:before="60" w:after="60" w:line="240" w:lineRule="auto"/>
              <w:jc w:val="left"/>
              <w:rPr>
                <w:sz w:val="18"/>
                <w:szCs w:val="18"/>
              </w:rPr>
            </w:pPr>
          </w:p>
        </w:tc>
      </w:tr>
    </w:tbl>
    <w:p w14:paraId="542FA6AB" w14:textId="2C8FCB3C" w:rsidR="0045468E" w:rsidRDefault="0045468E">
      <w:pPr>
        <w:spacing w:after="0" w:line="240" w:lineRule="auto"/>
        <w:jc w:val="left"/>
        <w:rPr>
          <w:ins w:id="4547" w:author="Greenblue" w:date="2024-02-15T20:30:00Z"/>
          <w:rFonts w:eastAsiaTheme="minorEastAsia"/>
          <w:sz w:val="19"/>
          <w:szCs w:val="19"/>
        </w:rPr>
      </w:pPr>
    </w:p>
    <w:p w14:paraId="074ACE9C" w14:textId="1EEBA2FD" w:rsidR="00DB3E3F" w:rsidRPr="009063C9" w:rsidRDefault="00DB3E3F" w:rsidP="00DB3E3F">
      <w:pPr>
        <w:pStyle w:val="Heading4"/>
        <w:rPr>
          <w:ins w:id="4548" w:author="Greenblue" w:date="2024-02-15T20:30:00Z"/>
        </w:rPr>
      </w:pPr>
      <w:ins w:id="4549" w:author="Greenblue" w:date="2024-02-15T20:30:00Z">
        <w:r w:rsidRPr="00DB3E3F">
          <w:t>ResourcePurpose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B3E3F" w:rsidRPr="009063C9" w14:paraId="396F609E" w14:textId="77777777" w:rsidTr="00584796">
        <w:trPr>
          <w:cantSplit/>
          <w:ins w:id="4550" w:author="Greenblue" w:date="2024-02-15T20:31:00Z"/>
        </w:trPr>
        <w:tc>
          <w:tcPr>
            <w:tcW w:w="3034" w:type="dxa"/>
            <w:shd w:val="clear" w:color="auto" w:fill="E7E6E6"/>
            <w:vAlign w:val="center"/>
          </w:tcPr>
          <w:p w14:paraId="7FB63FED" w14:textId="77777777" w:rsidR="00DB3E3F" w:rsidRPr="009063C9" w:rsidRDefault="00DB3E3F" w:rsidP="00584796">
            <w:pPr>
              <w:snapToGrid w:val="0"/>
              <w:spacing w:before="60" w:after="60" w:line="240" w:lineRule="auto"/>
              <w:rPr>
                <w:ins w:id="4551" w:author="Greenblue" w:date="2024-02-15T20:31:00Z"/>
                <w:b/>
                <w:sz w:val="18"/>
                <w:szCs w:val="18"/>
              </w:rPr>
            </w:pPr>
            <w:ins w:id="4552" w:author="Greenblue" w:date="2024-02-15T20:31:00Z">
              <w:r w:rsidRPr="009063C9">
                <w:rPr>
                  <w:b/>
                  <w:sz w:val="18"/>
                  <w:szCs w:val="18"/>
                </w:rPr>
                <w:t>Name</w:t>
              </w:r>
            </w:ins>
          </w:p>
        </w:tc>
        <w:tc>
          <w:tcPr>
            <w:tcW w:w="3420" w:type="dxa"/>
            <w:shd w:val="clear" w:color="auto" w:fill="E7E6E6"/>
            <w:vAlign w:val="center"/>
          </w:tcPr>
          <w:p w14:paraId="0DBF5CD1" w14:textId="77777777" w:rsidR="00DB3E3F" w:rsidRPr="009063C9" w:rsidRDefault="00DB3E3F" w:rsidP="00584796">
            <w:pPr>
              <w:snapToGrid w:val="0"/>
              <w:spacing w:before="60" w:after="60" w:line="240" w:lineRule="auto"/>
              <w:rPr>
                <w:ins w:id="4553" w:author="Greenblue" w:date="2024-02-15T20:31:00Z"/>
                <w:b/>
                <w:sz w:val="18"/>
                <w:szCs w:val="18"/>
              </w:rPr>
            </w:pPr>
            <w:ins w:id="4554" w:author="Greenblue" w:date="2024-02-15T20:31:00Z">
              <w:r w:rsidRPr="009063C9">
                <w:rPr>
                  <w:b/>
                  <w:sz w:val="18"/>
                  <w:szCs w:val="18"/>
                </w:rPr>
                <w:t>Description</w:t>
              </w:r>
            </w:ins>
          </w:p>
        </w:tc>
        <w:tc>
          <w:tcPr>
            <w:tcW w:w="804" w:type="dxa"/>
            <w:shd w:val="clear" w:color="auto" w:fill="E7E6E6"/>
            <w:vAlign w:val="center"/>
          </w:tcPr>
          <w:p w14:paraId="01586737" w14:textId="77777777" w:rsidR="00DB3E3F" w:rsidRPr="009063C9" w:rsidRDefault="00DB3E3F" w:rsidP="00584796">
            <w:pPr>
              <w:snapToGrid w:val="0"/>
              <w:spacing w:before="60" w:after="60" w:line="240" w:lineRule="auto"/>
              <w:jc w:val="center"/>
              <w:rPr>
                <w:ins w:id="4555" w:author="Greenblue" w:date="2024-02-15T20:31:00Z"/>
                <w:b/>
                <w:sz w:val="18"/>
                <w:szCs w:val="18"/>
              </w:rPr>
            </w:pPr>
            <w:ins w:id="4556" w:author="Greenblue" w:date="2024-02-15T20:31:00Z">
              <w:r w:rsidRPr="009063C9">
                <w:rPr>
                  <w:b/>
                  <w:sz w:val="18"/>
                  <w:szCs w:val="18"/>
                </w:rPr>
                <w:t>Code</w:t>
              </w:r>
            </w:ins>
          </w:p>
        </w:tc>
        <w:tc>
          <w:tcPr>
            <w:tcW w:w="5925" w:type="dxa"/>
            <w:shd w:val="clear" w:color="auto" w:fill="E7E6E6"/>
            <w:vAlign w:val="center"/>
          </w:tcPr>
          <w:p w14:paraId="377C5FAE" w14:textId="77777777" w:rsidR="00DB3E3F" w:rsidRPr="009063C9" w:rsidRDefault="00DB3E3F" w:rsidP="00584796">
            <w:pPr>
              <w:snapToGrid w:val="0"/>
              <w:spacing w:before="60" w:after="60" w:line="240" w:lineRule="auto"/>
              <w:rPr>
                <w:ins w:id="4557" w:author="Greenblue" w:date="2024-02-15T20:31:00Z"/>
                <w:b/>
                <w:sz w:val="18"/>
                <w:szCs w:val="18"/>
              </w:rPr>
            </w:pPr>
            <w:ins w:id="4558" w:author="Greenblue" w:date="2024-02-15T20:31:00Z">
              <w:r w:rsidRPr="009063C9">
                <w:rPr>
                  <w:b/>
                  <w:sz w:val="18"/>
                  <w:szCs w:val="18"/>
                </w:rPr>
                <w:t>Remarks</w:t>
              </w:r>
            </w:ins>
          </w:p>
        </w:tc>
      </w:tr>
      <w:tr w:rsidR="00DB3E3F" w:rsidRPr="009063C9" w14:paraId="0B34E9FC" w14:textId="77777777" w:rsidTr="00584796">
        <w:trPr>
          <w:cantSplit/>
          <w:ins w:id="4559" w:author="Greenblue" w:date="2024-02-15T20:31:00Z"/>
        </w:trPr>
        <w:tc>
          <w:tcPr>
            <w:tcW w:w="3034" w:type="dxa"/>
            <w:vAlign w:val="center"/>
          </w:tcPr>
          <w:p w14:paraId="00DA5A81" w14:textId="594C324B" w:rsidR="00DB3E3F" w:rsidRPr="009063C9" w:rsidRDefault="00DB3E3F" w:rsidP="00584796">
            <w:pPr>
              <w:snapToGrid w:val="0"/>
              <w:spacing w:before="60" w:after="60" w:line="240" w:lineRule="auto"/>
              <w:rPr>
                <w:ins w:id="4560" w:author="Greenblue" w:date="2024-02-15T20:31:00Z"/>
                <w:sz w:val="18"/>
                <w:szCs w:val="18"/>
              </w:rPr>
            </w:pPr>
            <w:ins w:id="4561" w:author="Greenblue" w:date="2024-02-15T20:31:00Z">
              <w:r w:rsidRPr="00DB3E3F">
                <w:rPr>
                  <w:sz w:val="18"/>
                  <w:szCs w:val="18"/>
                </w:rPr>
                <w:t>S100_ResourcePurpose</w:t>
              </w:r>
            </w:ins>
          </w:p>
        </w:tc>
        <w:tc>
          <w:tcPr>
            <w:tcW w:w="3420" w:type="dxa"/>
          </w:tcPr>
          <w:p w14:paraId="53CEB6D1" w14:textId="2F7E0618" w:rsidR="00DB3E3F" w:rsidRPr="009063C9" w:rsidRDefault="00DB3E3F" w:rsidP="00584796">
            <w:pPr>
              <w:snapToGrid w:val="0"/>
              <w:spacing w:before="60" w:after="60" w:line="240" w:lineRule="auto"/>
              <w:rPr>
                <w:ins w:id="4562" w:author="Greenblue" w:date="2024-02-15T20:31:00Z"/>
                <w:sz w:val="18"/>
                <w:szCs w:val="18"/>
              </w:rPr>
            </w:pPr>
            <w:ins w:id="4563" w:author="Greenblue" w:date="2024-02-15T20:32:00Z">
              <w:r w:rsidRPr="00DB3E3F">
                <w:rPr>
                  <w:sz w:val="18"/>
                  <w:szCs w:val="18"/>
                </w:rPr>
                <w:t>Defines the purpose of the supporting resource</w:t>
              </w:r>
            </w:ins>
          </w:p>
        </w:tc>
        <w:tc>
          <w:tcPr>
            <w:tcW w:w="804" w:type="dxa"/>
            <w:vAlign w:val="center"/>
          </w:tcPr>
          <w:p w14:paraId="3C48535B" w14:textId="5EA6309F" w:rsidR="00DB3E3F" w:rsidRPr="009063C9" w:rsidRDefault="00DB3E3F" w:rsidP="00584796">
            <w:pPr>
              <w:snapToGrid w:val="0"/>
              <w:spacing w:before="60" w:after="60" w:line="240" w:lineRule="auto"/>
              <w:jc w:val="center"/>
              <w:rPr>
                <w:ins w:id="4564" w:author="Greenblue" w:date="2024-02-15T20:31:00Z"/>
                <w:sz w:val="18"/>
                <w:szCs w:val="18"/>
              </w:rPr>
            </w:pPr>
            <w:ins w:id="4565" w:author="Greenblue" w:date="2024-02-15T20:32:00Z">
              <w:r>
                <w:rPr>
                  <w:rFonts w:asciiTheme="minorEastAsia" w:eastAsiaTheme="minorEastAsia" w:hAnsiTheme="minorEastAsia" w:hint="eastAsia"/>
                  <w:sz w:val="18"/>
                  <w:szCs w:val="18"/>
                </w:rPr>
                <w:t>-</w:t>
              </w:r>
            </w:ins>
          </w:p>
        </w:tc>
        <w:tc>
          <w:tcPr>
            <w:tcW w:w="5925" w:type="dxa"/>
            <w:vAlign w:val="center"/>
          </w:tcPr>
          <w:p w14:paraId="3DB2B0C9" w14:textId="13625E8C" w:rsidR="00DB3E3F" w:rsidRPr="009063C9" w:rsidRDefault="00DB3E3F" w:rsidP="00584796">
            <w:pPr>
              <w:snapToGrid w:val="0"/>
              <w:spacing w:before="60" w:after="60" w:line="240" w:lineRule="auto"/>
              <w:rPr>
                <w:ins w:id="4566" w:author="Greenblue" w:date="2024-02-15T20:31:00Z"/>
                <w:sz w:val="18"/>
                <w:szCs w:val="18"/>
              </w:rPr>
            </w:pPr>
            <w:ins w:id="4567" w:author="Greenblue" w:date="2024-02-15T20:32:00Z">
              <w:r>
                <w:rPr>
                  <w:rFonts w:asciiTheme="minorEastAsia" w:eastAsiaTheme="minorEastAsia" w:hAnsiTheme="minorEastAsia" w:hint="eastAsia"/>
                  <w:sz w:val="18"/>
                  <w:szCs w:val="18"/>
                </w:rPr>
                <w:t>-</w:t>
              </w:r>
            </w:ins>
          </w:p>
        </w:tc>
      </w:tr>
      <w:tr w:rsidR="00DB3E3F" w:rsidRPr="009063C9" w14:paraId="52069772" w14:textId="77777777" w:rsidTr="00584796">
        <w:trPr>
          <w:cantSplit/>
          <w:ins w:id="4568" w:author="Greenblue" w:date="2024-02-15T20:31:00Z"/>
        </w:trPr>
        <w:tc>
          <w:tcPr>
            <w:tcW w:w="3034" w:type="dxa"/>
            <w:vAlign w:val="center"/>
          </w:tcPr>
          <w:p w14:paraId="50F35CD9" w14:textId="2EC7DA78" w:rsidR="00DB3E3F" w:rsidRPr="009063C9" w:rsidRDefault="00DB3E3F" w:rsidP="00584796">
            <w:pPr>
              <w:snapToGrid w:val="0"/>
              <w:spacing w:before="60" w:after="60" w:line="240" w:lineRule="auto"/>
              <w:rPr>
                <w:ins w:id="4569" w:author="Greenblue" w:date="2024-02-15T20:31:00Z"/>
                <w:sz w:val="18"/>
                <w:szCs w:val="18"/>
              </w:rPr>
            </w:pPr>
            <w:ins w:id="4570" w:author="Greenblue" w:date="2024-02-15T20:31:00Z">
              <w:r w:rsidRPr="00DB3E3F">
                <w:rPr>
                  <w:sz w:val="18"/>
                  <w:szCs w:val="18"/>
                </w:rPr>
                <w:t>dataset</w:t>
              </w:r>
            </w:ins>
          </w:p>
        </w:tc>
        <w:tc>
          <w:tcPr>
            <w:tcW w:w="3420" w:type="dxa"/>
          </w:tcPr>
          <w:p w14:paraId="233DCD12" w14:textId="7F750295" w:rsidR="00DB3E3F" w:rsidRPr="009063C9" w:rsidRDefault="00DB3E3F" w:rsidP="00584796">
            <w:pPr>
              <w:snapToGrid w:val="0"/>
              <w:spacing w:before="60" w:after="60" w:line="240" w:lineRule="auto"/>
              <w:rPr>
                <w:ins w:id="4571" w:author="Greenblue" w:date="2024-02-15T20:31:00Z"/>
                <w:sz w:val="18"/>
                <w:szCs w:val="18"/>
              </w:rPr>
            </w:pPr>
            <w:ins w:id="4572" w:author="Greenblue" w:date="2024-02-15T20:32:00Z">
              <w:r w:rsidRPr="00DB3E3F">
                <w:rPr>
                  <w:sz w:val="18"/>
                  <w:szCs w:val="18"/>
                </w:rPr>
                <w:t>A dataset</w:t>
              </w:r>
            </w:ins>
          </w:p>
        </w:tc>
        <w:tc>
          <w:tcPr>
            <w:tcW w:w="804" w:type="dxa"/>
            <w:vAlign w:val="center"/>
          </w:tcPr>
          <w:p w14:paraId="14F0F605" w14:textId="7A27F710" w:rsidR="00DB3E3F" w:rsidRPr="009063C9" w:rsidRDefault="00DB3E3F" w:rsidP="00584796">
            <w:pPr>
              <w:snapToGrid w:val="0"/>
              <w:spacing w:before="60" w:after="60" w:line="240" w:lineRule="auto"/>
              <w:jc w:val="center"/>
              <w:rPr>
                <w:ins w:id="4573" w:author="Greenblue" w:date="2024-02-15T20:31:00Z"/>
                <w:sz w:val="18"/>
                <w:szCs w:val="18"/>
              </w:rPr>
            </w:pPr>
            <w:ins w:id="4574" w:author="Greenblue" w:date="2024-02-15T20:32:00Z">
              <w:r>
                <w:rPr>
                  <w:rFonts w:asciiTheme="minorEastAsia" w:eastAsiaTheme="minorEastAsia" w:hAnsiTheme="minorEastAsia" w:hint="eastAsia"/>
                  <w:sz w:val="18"/>
                  <w:szCs w:val="18"/>
                </w:rPr>
                <w:t>1</w:t>
              </w:r>
            </w:ins>
          </w:p>
        </w:tc>
        <w:tc>
          <w:tcPr>
            <w:tcW w:w="5925" w:type="dxa"/>
            <w:vAlign w:val="center"/>
          </w:tcPr>
          <w:p w14:paraId="7B1AE66B" w14:textId="77777777" w:rsidR="00DB3E3F" w:rsidRPr="009063C9" w:rsidRDefault="00DB3E3F" w:rsidP="00584796">
            <w:pPr>
              <w:snapToGrid w:val="0"/>
              <w:spacing w:before="60" w:after="60" w:line="240" w:lineRule="auto"/>
              <w:rPr>
                <w:ins w:id="4575" w:author="Greenblue" w:date="2024-02-15T20:31:00Z"/>
                <w:sz w:val="18"/>
                <w:szCs w:val="18"/>
              </w:rPr>
            </w:pPr>
          </w:p>
        </w:tc>
      </w:tr>
      <w:tr w:rsidR="00DB3E3F" w:rsidRPr="009063C9" w14:paraId="08E03F36" w14:textId="77777777" w:rsidTr="00584796">
        <w:trPr>
          <w:cantSplit/>
          <w:ins w:id="4576" w:author="Greenblue" w:date="2024-02-15T20:31:00Z"/>
        </w:trPr>
        <w:tc>
          <w:tcPr>
            <w:tcW w:w="3034" w:type="dxa"/>
            <w:vAlign w:val="center"/>
          </w:tcPr>
          <w:p w14:paraId="33BC61D4" w14:textId="36016A64" w:rsidR="00DB3E3F" w:rsidRPr="009063C9" w:rsidRDefault="00DB3E3F" w:rsidP="00584796">
            <w:pPr>
              <w:snapToGrid w:val="0"/>
              <w:spacing w:before="60" w:after="60" w:line="240" w:lineRule="auto"/>
              <w:rPr>
                <w:ins w:id="4577" w:author="Greenblue" w:date="2024-02-15T20:31:00Z"/>
                <w:sz w:val="18"/>
                <w:szCs w:val="18"/>
              </w:rPr>
            </w:pPr>
            <w:ins w:id="4578" w:author="Greenblue" w:date="2024-02-15T20:31:00Z">
              <w:r w:rsidRPr="00DB3E3F">
                <w:rPr>
                  <w:sz w:val="18"/>
                  <w:szCs w:val="18"/>
                </w:rPr>
                <w:t>featureCatalogue</w:t>
              </w:r>
            </w:ins>
          </w:p>
        </w:tc>
        <w:tc>
          <w:tcPr>
            <w:tcW w:w="3420" w:type="dxa"/>
          </w:tcPr>
          <w:p w14:paraId="5D01C453" w14:textId="36DDBCFC" w:rsidR="00DB3E3F" w:rsidRPr="009063C9" w:rsidRDefault="00DB3E3F" w:rsidP="00584796">
            <w:pPr>
              <w:snapToGrid w:val="0"/>
              <w:spacing w:before="60" w:after="60" w:line="240" w:lineRule="auto"/>
              <w:rPr>
                <w:ins w:id="4579" w:author="Greenblue" w:date="2024-02-15T20:31:00Z"/>
                <w:sz w:val="18"/>
                <w:szCs w:val="18"/>
              </w:rPr>
            </w:pPr>
            <w:ins w:id="4580" w:author="Greenblue" w:date="2024-02-15T20:32:00Z">
              <w:r w:rsidRPr="00DB3E3F">
                <w:rPr>
                  <w:sz w:val="18"/>
                  <w:szCs w:val="18"/>
                </w:rPr>
                <w:t>A Feature Catalogue for an S-100 data product</w:t>
              </w:r>
            </w:ins>
          </w:p>
        </w:tc>
        <w:tc>
          <w:tcPr>
            <w:tcW w:w="804" w:type="dxa"/>
            <w:vAlign w:val="center"/>
          </w:tcPr>
          <w:p w14:paraId="27D59AD7" w14:textId="1DA66E28" w:rsidR="00DB3E3F" w:rsidRPr="009063C9" w:rsidRDefault="00DB3E3F" w:rsidP="00584796">
            <w:pPr>
              <w:snapToGrid w:val="0"/>
              <w:spacing w:before="60" w:after="60" w:line="240" w:lineRule="auto"/>
              <w:jc w:val="center"/>
              <w:rPr>
                <w:ins w:id="4581" w:author="Greenblue" w:date="2024-02-15T20:31:00Z"/>
                <w:sz w:val="18"/>
                <w:szCs w:val="18"/>
              </w:rPr>
            </w:pPr>
            <w:ins w:id="4582" w:author="Greenblue" w:date="2024-02-15T20:32:00Z">
              <w:r>
                <w:rPr>
                  <w:rFonts w:asciiTheme="minorEastAsia" w:eastAsiaTheme="minorEastAsia" w:hAnsiTheme="minorEastAsia" w:hint="eastAsia"/>
                  <w:sz w:val="18"/>
                  <w:szCs w:val="18"/>
                </w:rPr>
                <w:t>2</w:t>
              </w:r>
            </w:ins>
          </w:p>
        </w:tc>
        <w:tc>
          <w:tcPr>
            <w:tcW w:w="5925" w:type="dxa"/>
            <w:vAlign w:val="center"/>
          </w:tcPr>
          <w:p w14:paraId="48A1F928" w14:textId="77777777" w:rsidR="00DB3E3F" w:rsidRPr="009063C9" w:rsidRDefault="00DB3E3F" w:rsidP="00584796">
            <w:pPr>
              <w:snapToGrid w:val="0"/>
              <w:spacing w:before="60" w:after="60" w:line="240" w:lineRule="auto"/>
              <w:rPr>
                <w:ins w:id="4583" w:author="Greenblue" w:date="2024-02-15T20:31:00Z"/>
                <w:sz w:val="18"/>
                <w:szCs w:val="18"/>
              </w:rPr>
            </w:pPr>
          </w:p>
        </w:tc>
      </w:tr>
      <w:tr w:rsidR="00DB3E3F" w:rsidRPr="009063C9" w14:paraId="4BA075E8" w14:textId="77777777" w:rsidTr="00584796">
        <w:trPr>
          <w:cantSplit/>
          <w:ins w:id="4584" w:author="Greenblue" w:date="2024-02-15T20:31:00Z"/>
        </w:trPr>
        <w:tc>
          <w:tcPr>
            <w:tcW w:w="3034" w:type="dxa"/>
            <w:vAlign w:val="center"/>
          </w:tcPr>
          <w:p w14:paraId="6C1EBE25" w14:textId="74E47801" w:rsidR="00DB3E3F" w:rsidRPr="009063C9" w:rsidRDefault="00DB3E3F" w:rsidP="00584796">
            <w:pPr>
              <w:snapToGrid w:val="0"/>
              <w:spacing w:before="60" w:after="60" w:line="240" w:lineRule="auto"/>
              <w:rPr>
                <w:ins w:id="4585" w:author="Greenblue" w:date="2024-02-15T20:31:00Z"/>
                <w:sz w:val="18"/>
                <w:szCs w:val="18"/>
              </w:rPr>
            </w:pPr>
            <w:ins w:id="4586" w:author="Greenblue" w:date="2024-02-15T20:31:00Z">
              <w:r w:rsidRPr="00DB3E3F">
                <w:rPr>
                  <w:sz w:val="18"/>
                  <w:szCs w:val="18"/>
                </w:rPr>
                <w:t>portrayalCatalogue</w:t>
              </w:r>
            </w:ins>
          </w:p>
        </w:tc>
        <w:tc>
          <w:tcPr>
            <w:tcW w:w="3420" w:type="dxa"/>
          </w:tcPr>
          <w:p w14:paraId="72718248" w14:textId="7D012553" w:rsidR="00DB3E3F" w:rsidRPr="009063C9" w:rsidRDefault="00DB3E3F" w:rsidP="00584796">
            <w:pPr>
              <w:snapToGrid w:val="0"/>
              <w:spacing w:before="60" w:after="60" w:line="240" w:lineRule="auto"/>
              <w:rPr>
                <w:ins w:id="4587" w:author="Greenblue" w:date="2024-02-15T20:31:00Z"/>
                <w:sz w:val="18"/>
                <w:szCs w:val="18"/>
              </w:rPr>
            </w:pPr>
            <w:ins w:id="4588" w:author="Greenblue" w:date="2024-02-15T20:32:00Z">
              <w:r w:rsidRPr="00DB3E3F">
                <w:rPr>
                  <w:sz w:val="18"/>
                  <w:szCs w:val="18"/>
                </w:rPr>
                <w:t>A Portrayal Catalogue for an S-100 data product</w:t>
              </w:r>
            </w:ins>
          </w:p>
        </w:tc>
        <w:tc>
          <w:tcPr>
            <w:tcW w:w="804" w:type="dxa"/>
            <w:vAlign w:val="center"/>
          </w:tcPr>
          <w:p w14:paraId="079FF347" w14:textId="598E82CF" w:rsidR="00DB3E3F" w:rsidRPr="009063C9" w:rsidRDefault="00DB3E3F" w:rsidP="00584796">
            <w:pPr>
              <w:snapToGrid w:val="0"/>
              <w:spacing w:before="60" w:after="60" w:line="240" w:lineRule="auto"/>
              <w:jc w:val="center"/>
              <w:rPr>
                <w:ins w:id="4589" w:author="Greenblue" w:date="2024-02-15T20:31:00Z"/>
                <w:sz w:val="18"/>
                <w:szCs w:val="18"/>
              </w:rPr>
            </w:pPr>
            <w:ins w:id="4590" w:author="Greenblue" w:date="2024-02-15T20:32:00Z">
              <w:r>
                <w:rPr>
                  <w:rFonts w:asciiTheme="minorEastAsia" w:eastAsiaTheme="minorEastAsia" w:hAnsiTheme="minorEastAsia" w:hint="eastAsia"/>
                  <w:sz w:val="18"/>
                  <w:szCs w:val="18"/>
                </w:rPr>
                <w:t>3</w:t>
              </w:r>
            </w:ins>
          </w:p>
        </w:tc>
        <w:tc>
          <w:tcPr>
            <w:tcW w:w="5925" w:type="dxa"/>
            <w:vAlign w:val="center"/>
          </w:tcPr>
          <w:p w14:paraId="1E44ACA8" w14:textId="77777777" w:rsidR="00DB3E3F" w:rsidRPr="009063C9" w:rsidRDefault="00DB3E3F" w:rsidP="00584796">
            <w:pPr>
              <w:snapToGrid w:val="0"/>
              <w:spacing w:before="60" w:after="60" w:line="240" w:lineRule="auto"/>
              <w:rPr>
                <w:ins w:id="4591" w:author="Greenblue" w:date="2024-02-15T20:31:00Z"/>
                <w:sz w:val="18"/>
                <w:szCs w:val="18"/>
              </w:rPr>
            </w:pPr>
          </w:p>
        </w:tc>
      </w:tr>
      <w:tr w:rsidR="00DB3E3F" w:rsidRPr="009063C9" w14:paraId="3800A8AD" w14:textId="77777777" w:rsidTr="00584796">
        <w:trPr>
          <w:cantSplit/>
          <w:ins w:id="4592" w:author="Greenblue" w:date="2024-02-15T20:31:00Z"/>
        </w:trPr>
        <w:tc>
          <w:tcPr>
            <w:tcW w:w="3034" w:type="dxa"/>
            <w:vAlign w:val="center"/>
          </w:tcPr>
          <w:p w14:paraId="6373AB8B" w14:textId="55A3D916" w:rsidR="00DB3E3F" w:rsidRPr="009063C9" w:rsidRDefault="00DB3E3F" w:rsidP="00584796">
            <w:pPr>
              <w:snapToGrid w:val="0"/>
              <w:spacing w:before="60" w:after="60" w:line="240" w:lineRule="auto"/>
              <w:rPr>
                <w:ins w:id="4593" w:author="Greenblue" w:date="2024-02-15T20:31:00Z"/>
                <w:sz w:val="18"/>
                <w:szCs w:val="18"/>
              </w:rPr>
            </w:pPr>
            <w:ins w:id="4594" w:author="Greenblue" w:date="2024-02-15T20:32:00Z">
              <w:r w:rsidRPr="00DB3E3F">
                <w:rPr>
                  <w:sz w:val="18"/>
                  <w:szCs w:val="18"/>
                </w:rPr>
                <w:t>interoperabilityCatalogue</w:t>
              </w:r>
            </w:ins>
          </w:p>
        </w:tc>
        <w:tc>
          <w:tcPr>
            <w:tcW w:w="3420" w:type="dxa"/>
          </w:tcPr>
          <w:p w14:paraId="6788E2EA" w14:textId="55919F96" w:rsidR="00DB3E3F" w:rsidRPr="009063C9" w:rsidRDefault="00DB3E3F" w:rsidP="00584796">
            <w:pPr>
              <w:snapToGrid w:val="0"/>
              <w:spacing w:before="60" w:after="60" w:line="240" w:lineRule="auto"/>
              <w:rPr>
                <w:ins w:id="4595" w:author="Greenblue" w:date="2024-02-15T20:31:00Z"/>
                <w:sz w:val="18"/>
                <w:szCs w:val="18"/>
              </w:rPr>
            </w:pPr>
            <w:ins w:id="4596" w:author="Greenblue" w:date="2024-02-15T20:32:00Z">
              <w:r w:rsidRPr="00DB3E3F">
                <w:rPr>
                  <w:sz w:val="18"/>
                  <w:szCs w:val="18"/>
                </w:rPr>
                <w:t>An Interoperability Catalogue</w:t>
              </w:r>
            </w:ins>
          </w:p>
        </w:tc>
        <w:tc>
          <w:tcPr>
            <w:tcW w:w="804" w:type="dxa"/>
            <w:vAlign w:val="center"/>
          </w:tcPr>
          <w:p w14:paraId="097608AC" w14:textId="44BAEB79" w:rsidR="00DB3E3F" w:rsidRPr="009063C9" w:rsidRDefault="00DB3E3F" w:rsidP="00584796">
            <w:pPr>
              <w:snapToGrid w:val="0"/>
              <w:spacing w:before="60" w:after="60" w:line="240" w:lineRule="auto"/>
              <w:jc w:val="center"/>
              <w:rPr>
                <w:ins w:id="4597" w:author="Greenblue" w:date="2024-02-15T20:31:00Z"/>
                <w:sz w:val="18"/>
                <w:szCs w:val="18"/>
              </w:rPr>
            </w:pPr>
            <w:ins w:id="4598" w:author="Greenblue" w:date="2024-02-15T20:32:00Z">
              <w:r>
                <w:rPr>
                  <w:rFonts w:asciiTheme="minorEastAsia" w:eastAsiaTheme="minorEastAsia" w:hAnsiTheme="minorEastAsia" w:hint="eastAsia"/>
                  <w:sz w:val="18"/>
                  <w:szCs w:val="18"/>
                </w:rPr>
                <w:t>4</w:t>
              </w:r>
            </w:ins>
          </w:p>
        </w:tc>
        <w:tc>
          <w:tcPr>
            <w:tcW w:w="5925" w:type="dxa"/>
            <w:vAlign w:val="center"/>
          </w:tcPr>
          <w:p w14:paraId="103763E9" w14:textId="77777777" w:rsidR="00DB3E3F" w:rsidRPr="009063C9" w:rsidRDefault="00DB3E3F" w:rsidP="00584796">
            <w:pPr>
              <w:snapToGrid w:val="0"/>
              <w:spacing w:before="60" w:after="60" w:line="240" w:lineRule="auto"/>
              <w:rPr>
                <w:ins w:id="4599" w:author="Greenblue" w:date="2024-02-15T20:31:00Z"/>
                <w:sz w:val="18"/>
                <w:szCs w:val="18"/>
              </w:rPr>
            </w:pPr>
          </w:p>
        </w:tc>
      </w:tr>
      <w:tr w:rsidR="00DB3E3F" w:rsidRPr="009063C9" w14:paraId="3CE5061E" w14:textId="77777777" w:rsidTr="00584796">
        <w:trPr>
          <w:cantSplit/>
          <w:ins w:id="4600" w:author="Greenblue" w:date="2024-02-15T20:31:00Z"/>
        </w:trPr>
        <w:tc>
          <w:tcPr>
            <w:tcW w:w="3034" w:type="dxa"/>
            <w:vAlign w:val="center"/>
          </w:tcPr>
          <w:p w14:paraId="704616C5" w14:textId="5EE55538" w:rsidR="00DB3E3F" w:rsidRPr="009063C9" w:rsidRDefault="00DB3E3F" w:rsidP="00584796">
            <w:pPr>
              <w:snapToGrid w:val="0"/>
              <w:spacing w:before="60" w:after="60" w:line="240" w:lineRule="auto"/>
              <w:rPr>
                <w:ins w:id="4601" w:author="Greenblue" w:date="2024-02-15T20:31:00Z"/>
                <w:sz w:val="18"/>
                <w:szCs w:val="18"/>
              </w:rPr>
            </w:pPr>
            <w:ins w:id="4602" w:author="Greenblue" w:date="2024-02-15T20:32:00Z">
              <w:r w:rsidRPr="00DB3E3F">
                <w:rPr>
                  <w:sz w:val="18"/>
                  <w:szCs w:val="18"/>
                </w:rPr>
                <w:t>supportFile</w:t>
              </w:r>
            </w:ins>
          </w:p>
        </w:tc>
        <w:tc>
          <w:tcPr>
            <w:tcW w:w="3420" w:type="dxa"/>
          </w:tcPr>
          <w:p w14:paraId="4BE47083" w14:textId="1A413098" w:rsidR="00DB3E3F" w:rsidRPr="009063C9" w:rsidRDefault="00DB3E3F" w:rsidP="00584796">
            <w:pPr>
              <w:snapToGrid w:val="0"/>
              <w:spacing w:before="60" w:after="60" w:line="240" w:lineRule="auto"/>
              <w:rPr>
                <w:ins w:id="4603" w:author="Greenblue" w:date="2024-02-15T20:31:00Z"/>
                <w:sz w:val="18"/>
                <w:szCs w:val="18"/>
              </w:rPr>
            </w:pPr>
            <w:ins w:id="4604" w:author="Greenblue" w:date="2024-02-15T20:33:00Z">
              <w:r w:rsidRPr="00DB3E3F">
                <w:rPr>
                  <w:sz w:val="18"/>
                  <w:szCs w:val="18"/>
                </w:rPr>
                <w:t>A support file</w:t>
              </w:r>
            </w:ins>
          </w:p>
        </w:tc>
        <w:tc>
          <w:tcPr>
            <w:tcW w:w="804" w:type="dxa"/>
            <w:vAlign w:val="center"/>
          </w:tcPr>
          <w:p w14:paraId="15BD2FA1" w14:textId="39DAE46F" w:rsidR="00DB3E3F" w:rsidRPr="009063C9" w:rsidRDefault="00DB3E3F" w:rsidP="00584796">
            <w:pPr>
              <w:snapToGrid w:val="0"/>
              <w:spacing w:before="60" w:after="60" w:line="240" w:lineRule="auto"/>
              <w:jc w:val="center"/>
              <w:rPr>
                <w:ins w:id="4605" w:author="Greenblue" w:date="2024-02-15T20:31:00Z"/>
                <w:sz w:val="18"/>
                <w:szCs w:val="18"/>
              </w:rPr>
            </w:pPr>
            <w:ins w:id="4606" w:author="Greenblue" w:date="2024-02-15T20:34:00Z">
              <w:r>
                <w:rPr>
                  <w:rFonts w:asciiTheme="minorEastAsia" w:eastAsiaTheme="minorEastAsia" w:hAnsiTheme="minorEastAsia" w:hint="eastAsia"/>
                  <w:sz w:val="18"/>
                  <w:szCs w:val="18"/>
                </w:rPr>
                <w:t>5</w:t>
              </w:r>
            </w:ins>
          </w:p>
        </w:tc>
        <w:tc>
          <w:tcPr>
            <w:tcW w:w="5925" w:type="dxa"/>
            <w:vAlign w:val="center"/>
          </w:tcPr>
          <w:p w14:paraId="15D8E565" w14:textId="77777777" w:rsidR="00DB3E3F" w:rsidRPr="009063C9" w:rsidRDefault="00DB3E3F" w:rsidP="00584796">
            <w:pPr>
              <w:snapToGrid w:val="0"/>
              <w:spacing w:before="60" w:after="60" w:line="240" w:lineRule="auto"/>
              <w:rPr>
                <w:ins w:id="4607" w:author="Greenblue" w:date="2024-02-15T20:31:00Z"/>
                <w:sz w:val="18"/>
                <w:szCs w:val="18"/>
              </w:rPr>
            </w:pPr>
          </w:p>
        </w:tc>
      </w:tr>
      <w:tr w:rsidR="00DB3E3F" w:rsidRPr="009063C9" w14:paraId="0CDF4C52" w14:textId="77777777" w:rsidTr="00584796">
        <w:trPr>
          <w:cantSplit/>
          <w:ins w:id="4608" w:author="Greenblue" w:date="2024-02-15T20:31:00Z"/>
        </w:trPr>
        <w:tc>
          <w:tcPr>
            <w:tcW w:w="3034" w:type="dxa"/>
            <w:vAlign w:val="center"/>
          </w:tcPr>
          <w:p w14:paraId="409E2E3A" w14:textId="5B2AD047" w:rsidR="00DB3E3F" w:rsidRPr="009063C9" w:rsidRDefault="00DB3E3F" w:rsidP="00584796">
            <w:pPr>
              <w:snapToGrid w:val="0"/>
              <w:spacing w:before="60" w:after="60" w:line="240" w:lineRule="auto"/>
              <w:rPr>
                <w:ins w:id="4609" w:author="Greenblue" w:date="2024-02-15T20:31:00Z"/>
                <w:sz w:val="18"/>
                <w:szCs w:val="18"/>
              </w:rPr>
            </w:pPr>
            <w:ins w:id="4610" w:author="Greenblue" w:date="2024-02-15T20:32:00Z">
              <w:r w:rsidRPr="00DB3E3F">
                <w:rPr>
                  <w:sz w:val="18"/>
                  <w:szCs w:val="18"/>
                </w:rPr>
                <w:t>productVersion</w:t>
              </w:r>
            </w:ins>
          </w:p>
        </w:tc>
        <w:tc>
          <w:tcPr>
            <w:tcW w:w="3420" w:type="dxa"/>
          </w:tcPr>
          <w:p w14:paraId="0F604E40" w14:textId="459A5B9F" w:rsidR="00DB3E3F" w:rsidRPr="00DB3E3F" w:rsidRDefault="00DB3E3F" w:rsidP="00DB3E3F">
            <w:pPr>
              <w:snapToGrid w:val="0"/>
              <w:spacing w:before="60" w:after="60" w:line="240" w:lineRule="auto"/>
              <w:rPr>
                <w:ins w:id="4611" w:author="Greenblue" w:date="2024-02-15T20:31:00Z"/>
                <w:spacing w:val="-6"/>
                <w:sz w:val="18"/>
                <w:szCs w:val="18"/>
              </w:rPr>
            </w:pPr>
            <w:ins w:id="4612" w:author="Greenblue" w:date="2024-02-15T20:33:00Z">
              <w:r w:rsidRPr="00DB3E3F">
                <w:rPr>
                  <w:spacing w:val="-6"/>
                  <w:sz w:val="18"/>
                  <w:szCs w:val="18"/>
                </w:rPr>
                <w:t>All datasets conforming to a specific version of an S-100 Product Specification</w:t>
              </w:r>
            </w:ins>
          </w:p>
        </w:tc>
        <w:tc>
          <w:tcPr>
            <w:tcW w:w="804" w:type="dxa"/>
            <w:vAlign w:val="center"/>
          </w:tcPr>
          <w:p w14:paraId="7CA6A54B" w14:textId="7BA05EFE" w:rsidR="00DB3E3F" w:rsidRPr="009063C9" w:rsidRDefault="00DB3E3F" w:rsidP="00584796">
            <w:pPr>
              <w:snapToGrid w:val="0"/>
              <w:spacing w:before="60" w:after="60" w:line="240" w:lineRule="auto"/>
              <w:jc w:val="center"/>
              <w:rPr>
                <w:ins w:id="4613" w:author="Greenblue" w:date="2024-02-15T20:31:00Z"/>
                <w:sz w:val="18"/>
                <w:szCs w:val="18"/>
              </w:rPr>
            </w:pPr>
            <w:ins w:id="4614" w:author="Greenblue" w:date="2024-02-15T20:34:00Z">
              <w:r>
                <w:rPr>
                  <w:rFonts w:asciiTheme="minorEastAsia" w:eastAsiaTheme="minorEastAsia" w:hAnsiTheme="minorEastAsia" w:hint="eastAsia"/>
                  <w:sz w:val="18"/>
                  <w:szCs w:val="18"/>
                </w:rPr>
                <w:t>6</w:t>
              </w:r>
            </w:ins>
          </w:p>
        </w:tc>
        <w:tc>
          <w:tcPr>
            <w:tcW w:w="5925" w:type="dxa"/>
            <w:vAlign w:val="center"/>
          </w:tcPr>
          <w:p w14:paraId="2020295B" w14:textId="77777777" w:rsidR="00DB3E3F" w:rsidRPr="009063C9" w:rsidRDefault="00DB3E3F" w:rsidP="00584796">
            <w:pPr>
              <w:snapToGrid w:val="0"/>
              <w:spacing w:before="60" w:after="60" w:line="240" w:lineRule="auto"/>
              <w:rPr>
                <w:ins w:id="4615" w:author="Greenblue" w:date="2024-02-15T20:31:00Z"/>
                <w:sz w:val="18"/>
                <w:szCs w:val="18"/>
              </w:rPr>
            </w:pPr>
          </w:p>
        </w:tc>
      </w:tr>
      <w:tr w:rsidR="00DB3E3F" w:rsidRPr="009063C9" w14:paraId="16595A84" w14:textId="77777777" w:rsidTr="00584796">
        <w:trPr>
          <w:cantSplit/>
          <w:ins w:id="4616" w:author="Greenblue" w:date="2024-02-15T20:31:00Z"/>
        </w:trPr>
        <w:tc>
          <w:tcPr>
            <w:tcW w:w="3034" w:type="dxa"/>
            <w:vAlign w:val="center"/>
          </w:tcPr>
          <w:p w14:paraId="3AD4FAB9" w14:textId="28F049DE" w:rsidR="00DB3E3F" w:rsidRPr="009063C9" w:rsidRDefault="00DB3E3F" w:rsidP="00584796">
            <w:pPr>
              <w:snapToGrid w:val="0"/>
              <w:spacing w:before="60" w:after="60" w:line="240" w:lineRule="auto"/>
              <w:rPr>
                <w:ins w:id="4617" w:author="Greenblue" w:date="2024-02-15T20:31:00Z"/>
                <w:sz w:val="18"/>
                <w:szCs w:val="18"/>
              </w:rPr>
            </w:pPr>
            <w:ins w:id="4618" w:author="Greenblue" w:date="2024-02-15T20:32:00Z">
              <w:r w:rsidRPr="00DB3E3F">
                <w:rPr>
                  <w:sz w:val="18"/>
                  <w:szCs w:val="18"/>
                </w:rPr>
                <w:t>productFamily</w:t>
              </w:r>
            </w:ins>
          </w:p>
        </w:tc>
        <w:tc>
          <w:tcPr>
            <w:tcW w:w="3420" w:type="dxa"/>
          </w:tcPr>
          <w:p w14:paraId="17A34F78" w14:textId="777BD0EA" w:rsidR="00DB3E3F" w:rsidRPr="009063C9" w:rsidRDefault="00DB3E3F" w:rsidP="00DB3E3F">
            <w:pPr>
              <w:snapToGrid w:val="0"/>
              <w:spacing w:before="60" w:after="60" w:line="240" w:lineRule="auto"/>
              <w:rPr>
                <w:ins w:id="4619" w:author="Greenblue" w:date="2024-02-15T20:31:00Z"/>
                <w:sz w:val="18"/>
                <w:szCs w:val="18"/>
              </w:rPr>
            </w:pPr>
            <w:ins w:id="4620" w:author="Greenblue" w:date="2024-02-15T20:33:00Z">
              <w:r w:rsidRPr="00DB3E3F">
                <w:rPr>
                  <w:spacing w:val="-6"/>
                  <w:sz w:val="18"/>
                  <w:szCs w:val="18"/>
                </w:rPr>
                <w:t>All datasets conforming to any active version of an S-100 Product Specification</w:t>
              </w:r>
            </w:ins>
          </w:p>
        </w:tc>
        <w:tc>
          <w:tcPr>
            <w:tcW w:w="804" w:type="dxa"/>
            <w:vAlign w:val="center"/>
          </w:tcPr>
          <w:p w14:paraId="6F2C7446" w14:textId="38C9DCD8" w:rsidR="00DB3E3F" w:rsidRPr="009063C9" w:rsidRDefault="00DB3E3F" w:rsidP="00584796">
            <w:pPr>
              <w:snapToGrid w:val="0"/>
              <w:spacing w:before="60" w:after="60" w:line="240" w:lineRule="auto"/>
              <w:jc w:val="center"/>
              <w:rPr>
                <w:ins w:id="4621" w:author="Greenblue" w:date="2024-02-15T20:31:00Z"/>
                <w:sz w:val="18"/>
                <w:szCs w:val="18"/>
              </w:rPr>
            </w:pPr>
            <w:ins w:id="4622" w:author="Greenblue" w:date="2024-02-15T20:34:00Z">
              <w:r>
                <w:rPr>
                  <w:rFonts w:asciiTheme="minorEastAsia" w:eastAsiaTheme="minorEastAsia" w:hAnsiTheme="minorEastAsia" w:hint="eastAsia"/>
                  <w:sz w:val="18"/>
                  <w:szCs w:val="18"/>
                </w:rPr>
                <w:t>7</w:t>
              </w:r>
            </w:ins>
          </w:p>
        </w:tc>
        <w:tc>
          <w:tcPr>
            <w:tcW w:w="5925" w:type="dxa"/>
            <w:vAlign w:val="center"/>
          </w:tcPr>
          <w:p w14:paraId="17759ECA" w14:textId="77777777" w:rsidR="00DB3E3F" w:rsidRPr="009063C9" w:rsidRDefault="00DB3E3F" w:rsidP="00584796">
            <w:pPr>
              <w:snapToGrid w:val="0"/>
              <w:spacing w:before="60" w:after="60" w:line="240" w:lineRule="auto"/>
              <w:rPr>
                <w:ins w:id="4623" w:author="Greenblue" w:date="2024-02-15T20:31:00Z"/>
                <w:sz w:val="18"/>
                <w:szCs w:val="18"/>
              </w:rPr>
            </w:pPr>
          </w:p>
        </w:tc>
      </w:tr>
      <w:tr w:rsidR="00DB3E3F" w:rsidRPr="009063C9" w14:paraId="2295DEA3" w14:textId="77777777" w:rsidTr="00584796">
        <w:trPr>
          <w:cantSplit/>
          <w:ins w:id="4624" w:author="Greenblue" w:date="2024-02-15T20:31:00Z"/>
        </w:trPr>
        <w:tc>
          <w:tcPr>
            <w:tcW w:w="3034" w:type="dxa"/>
            <w:vAlign w:val="center"/>
          </w:tcPr>
          <w:p w14:paraId="7FB50888" w14:textId="179C5FF0" w:rsidR="00DB3E3F" w:rsidRPr="009063C9" w:rsidRDefault="00DB3E3F" w:rsidP="00584796">
            <w:pPr>
              <w:snapToGrid w:val="0"/>
              <w:spacing w:before="60" w:after="60" w:line="240" w:lineRule="auto"/>
              <w:rPr>
                <w:ins w:id="4625" w:author="Greenblue" w:date="2024-02-15T20:31:00Z"/>
                <w:sz w:val="18"/>
                <w:szCs w:val="18"/>
              </w:rPr>
            </w:pPr>
            <w:ins w:id="4626" w:author="Greenblue" w:date="2024-02-15T20:32:00Z">
              <w:r w:rsidRPr="00DB3E3F">
                <w:rPr>
                  <w:sz w:val="18"/>
                  <w:szCs w:val="18"/>
                </w:rPr>
                <w:t>software</w:t>
              </w:r>
            </w:ins>
          </w:p>
        </w:tc>
        <w:tc>
          <w:tcPr>
            <w:tcW w:w="3420" w:type="dxa"/>
          </w:tcPr>
          <w:p w14:paraId="5F154F3A" w14:textId="73C5FA1F" w:rsidR="00DB3E3F" w:rsidRPr="009063C9" w:rsidRDefault="00DB3E3F" w:rsidP="00584796">
            <w:pPr>
              <w:snapToGrid w:val="0"/>
              <w:spacing w:before="60" w:after="60" w:line="240" w:lineRule="auto"/>
              <w:rPr>
                <w:ins w:id="4627" w:author="Greenblue" w:date="2024-02-15T20:31:00Z"/>
                <w:sz w:val="18"/>
                <w:szCs w:val="18"/>
              </w:rPr>
            </w:pPr>
            <w:ins w:id="4628" w:author="Greenblue" w:date="2024-02-15T20:33:00Z">
              <w:r w:rsidRPr="00DB3E3F">
                <w:rPr>
                  <w:sz w:val="18"/>
                  <w:szCs w:val="18"/>
                </w:rPr>
                <w:t>Application software</w:t>
              </w:r>
            </w:ins>
          </w:p>
        </w:tc>
        <w:tc>
          <w:tcPr>
            <w:tcW w:w="804" w:type="dxa"/>
            <w:vAlign w:val="center"/>
          </w:tcPr>
          <w:p w14:paraId="4F8D4DCB" w14:textId="2FBDEA42" w:rsidR="00DB3E3F" w:rsidRPr="009063C9" w:rsidRDefault="00DB3E3F" w:rsidP="00584796">
            <w:pPr>
              <w:snapToGrid w:val="0"/>
              <w:spacing w:before="60" w:after="60" w:line="240" w:lineRule="auto"/>
              <w:jc w:val="center"/>
              <w:rPr>
                <w:ins w:id="4629" w:author="Greenblue" w:date="2024-02-15T20:31:00Z"/>
                <w:sz w:val="18"/>
                <w:szCs w:val="18"/>
              </w:rPr>
            </w:pPr>
            <w:ins w:id="4630" w:author="Greenblue" w:date="2024-02-15T20:34:00Z">
              <w:r>
                <w:rPr>
                  <w:rFonts w:asciiTheme="minorEastAsia" w:eastAsiaTheme="minorEastAsia" w:hAnsiTheme="minorEastAsia" w:hint="eastAsia"/>
                  <w:sz w:val="18"/>
                  <w:szCs w:val="18"/>
                </w:rPr>
                <w:t>8</w:t>
              </w:r>
            </w:ins>
          </w:p>
        </w:tc>
        <w:tc>
          <w:tcPr>
            <w:tcW w:w="5925" w:type="dxa"/>
            <w:vAlign w:val="center"/>
          </w:tcPr>
          <w:p w14:paraId="7AEE49E5" w14:textId="77777777" w:rsidR="00DB3E3F" w:rsidRPr="009063C9" w:rsidRDefault="00DB3E3F" w:rsidP="00584796">
            <w:pPr>
              <w:snapToGrid w:val="0"/>
              <w:spacing w:before="60" w:after="60" w:line="240" w:lineRule="auto"/>
              <w:rPr>
                <w:ins w:id="4631" w:author="Greenblue" w:date="2024-02-15T20:31:00Z"/>
                <w:sz w:val="18"/>
                <w:szCs w:val="18"/>
              </w:rPr>
            </w:pPr>
          </w:p>
        </w:tc>
      </w:tr>
      <w:tr w:rsidR="00DB3E3F" w:rsidRPr="009063C9" w14:paraId="1BD68590" w14:textId="77777777" w:rsidTr="00584796">
        <w:trPr>
          <w:cantSplit/>
          <w:ins w:id="4632" w:author="Greenblue" w:date="2024-02-15T20:31:00Z"/>
        </w:trPr>
        <w:tc>
          <w:tcPr>
            <w:tcW w:w="3034" w:type="dxa"/>
            <w:vAlign w:val="center"/>
          </w:tcPr>
          <w:p w14:paraId="0C71AA75" w14:textId="63DEFCDD" w:rsidR="00DB3E3F" w:rsidRPr="009063C9" w:rsidRDefault="00DB3E3F" w:rsidP="00584796">
            <w:pPr>
              <w:snapToGrid w:val="0"/>
              <w:spacing w:before="60" w:after="60" w:line="240" w:lineRule="auto"/>
              <w:rPr>
                <w:ins w:id="4633" w:author="Greenblue" w:date="2024-02-15T20:31:00Z"/>
                <w:sz w:val="18"/>
                <w:szCs w:val="18"/>
              </w:rPr>
            </w:pPr>
            <w:ins w:id="4634" w:author="Greenblue" w:date="2024-02-15T20:32:00Z">
              <w:r w:rsidRPr="00DB3E3F">
                <w:rPr>
                  <w:sz w:val="18"/>
                  <w:szCs w:val="18"/>
                </w:rPr>
                <w:t>system</w:t>
              </w:r>
            </w:ins>
          </w:p>
        </w:tc>
        <w:tc>
          <w:tcPr>
            <w:tcW w:w="3420" w:type="dxa"/>
          </w:tcPr>
          <w:p w14:paraId="7FA50851" w14:textId="40BC31CB" w:rsidR="00DB3E3F" w:rsidRPr="009063C9" w:rsidRDefault="00DB3E3F" w:rsidP="00DB3E3F">
            <w:pPr>
              <w:snapToGrid w:val="0"/>
              <w:spacing w:before="60" w:after="60" w:line="240" w:lineRule="auto"/>
              <w:rPr>
                <w:ins w:id="4635" w:author="Greenblue" w:date="2024-02-15T20:31:00Z"/>
                <w:sz w:val="18"/>
                <w:szCs w:val="18"/>
              </w:rPr>
            </w:pPr>
            <w:ins w:id="4636" w:author="Greenblue" w:date="2024-02-15T20:34:00Z">
              <w:r w:rsidRPr="00DB3E3F">
                <w:rPr>
                  <w:sz w:val="18"/>
                  <w:szCs w:val="18"/>
                </w:rPr>
                <w:t>Provides support or common information for a variety of applications and products</w:t>
              </w:r>
            </w:ins>
          </w:p>
        </w:tc>
        <w:tc>
          <w:tcPr>
            <w:tcW w:w="804" w:type="dxa"/>
            <w:vAlign w:val="center"/>
          </w:tcPr>
          <w:p w14:paraId="793D0601" w14:textId="26E3139A" w:rsidR="00DB3E3F" w:rsidRPr="009063C9" w:rsidRDefault="00DB3E3F" w:rsidP="00584796">
            <w:pPr>
              <w:snapToGrid w:val="0"/>
              <w:spacing w:before="60" w:after="60" w:line="240" w:lineRule="auto"/>
              <w:jc w:val="center"/>
              <w:rPr>
                <w:ins w:id="4637" w:author="Greenblue" w:date="2024-02-15T20:31:00Z"/>
                <w:sz w:val="18"/>
                <w:szCs w:val="18"/>
              </w:rPr>
            </w:pPr>
            <w:ins w:id="4638" w:author="Greenblue" w:date="2024-02-15T20:34:00Z">
              <w:r>
                <w:rPr>
                  <w:rFonts w:asciiTheme="minorEastAsia" w:eastAsiaTheme="minorEastAsia" w:hAnsiTheme="minorEastAsia" w:hint="eastAsia"/>
                  <w:sz w:val="18"/>
                  <w:szCs w:val="18"/>
                </w:rPr>
                <w:t>9</w:t>
              </w:r>
            </w:ins>
          </w:p>
        </w:tc>
        <w:tc>
          <w:tcPr>
            <w:tcW w:w="5925" w:type="dxa"/>
            <w:vAlign w:val="center"/>
          </w:tcPr>
          <w:p w14:paraId="351C5ADC" w14:textId="77777777" w:rsidR="00DB3E3F" w:rsidRPr="009063C9" w:rsidRDefault="00DB3E3F" w:rsidP="00584796">
            <w:pPr>
              <w:snapToGrid w:val="0"/>
              <w:spacing w:before="60" w:after="60" w:line="240" w:lineRule="auto"/>
              <w:rPr>
                <w:ins w:id="4639" w:author="Greenblue" w:date="2024-02-15T20:31:00Z"/>
                <w:sz w:val="18"/>
                <w:szCs w:val="18"/>
              </w:rPr>
            </w:pPr>
          </w:p>
        </w:tc>
      </w:tr>
      <w:tr w:rsidR="00DB3E3F" w:rsidRPr="009063C9" w14:paraId="77DF0445" w14:textId="77777777" w:rsidTr="00584796">
        <w:trPr>
          <w:cantSplit/>
          <w:ins w:id="4640" w:author="Greenblue" w:date="2024-02-15T20:31:00Z"/>
        </w:trPr>
        <w:tc>
          <w:tcPr>
            <w:tcW w:w="3034" w:type="dxa"/>
            <w:vAlign w:val="center"/>
          </w:tcPr>
          <w:p w14:paraId="08012FA8" w14:textId="6208DC41" w:rsidR="00DB3E3F" w:rsidRPr="009063C9" w:rsidRDefault="00DB3E3F" w:rsidP="00584796">
            <w:pPr>
              <w:snapToGrid w:val="0"/>
              <w:spacing w:before="60" w:after="60" w:line="240" w:lineRule="auto"/>
              <w:rPr>
                <w:ins w:id="4641" w:author="Greenblue" w:date="2024-02-15T20:31:00Z"/>
                <w:sz w:val="18"/>
                <w:szCs w:val="18"/>
              </w:rPr>
            </w:pPr>
            <w:ins w:id="4642" w:author="Greenblue" w:date="2024-02-15T20:32:00Z">
              <w:r w:rsidRPr="00DB3E3F">
                <w:rPr>
                  <w:sz w:val="18"/>
                  <w:szCs w:val="18"/>
                </w:rPr>
                <w:t>exchangeCatalogue</w:t>
              </w:r>
            </w:ins>
          </w:p>
        </w:tc>
        <w:tc>
          <w:tcPr>
            <w:tcW w:w="3420" w:type="dxa"/>
          </w:tcPr>
          <w:p w14:paraId="308E01F8" w14:textId="69A56714" w:rsidR="00DB3E3F" w:rsidRPr="009063C9" w:rsidRDefault="00DB3E3F" w:rsidP="00584796">
            <w:pPr>
              <w:snapToGrid w:val="0"/>
              <w:spacing w:before="60" w:after="60" w:line="240" w:lineRule="auto"/>
              <w:rPr>
                <w:ins w:id="4643" w:author="Greenblue" w:date="2024-02-15T20:31:00Z"/>
                <w:sz w:val="18"/>
                <w:szCs w:val="18"/>
              </w:rPr>
            </w:pPr>
            <w:ins w:id="4644" w:author="Greenblue" w:date="2024-02-15T20:34:00Z">
              <w:r w:rsidRPr="00DB3E3F">
                <w:rPr>
                  <w:sz w:val="18"/>
                  <w:szCs w:val="18"/>
                </w:rPr>
                <w:t>An Exchange Catalogue</w:t>
              </w:r>
            </w:ins>
          </w:p>
        </w:tc>
        <w:tc>
          <w:tcPr>
            <w:tcW w:w="804" w:type="dxa"/>
            <w:vAlign w:val="center"/>
          </w:tcPr>
          <w:p w14:paraId="52EE5AF0" w14:textId="367AF2B7" w:rsidR="00DB3E3F" w:rsidRPr="009063C9" w:rsidRDefault="00DB3E3F" w:rsidP="00584796">
            <w:pPr>
              <w:snapToGrid w:val="0"/>
              <w:spacing w:before="60" w:after="60" w:line="240" w:lineRule="auto"/>
              <w:jc w:val="center"/>
              <w:rPr>
                <w:ins w:id="4645" w:author="Greenblue" w:date="2024-02-15T20:31:00Z"/>
                <w:sz w:val="18"/>
                <w:szCs w:val="18"/>
              </w:rPr>
            </w:pPr>
            <w:ins w:id="4646" w:author="Greenblue" w:date="2024-02-15T20:34:00Z">
              <w:r>
                <w:rPr>
                  <w:rFonts w:asciiTheme="minorEastAsia" w:eastAsiaTheme="minorEastAsia" w:hAnsiTheme="minorEastAsia" w:hint="eastAsia"/>
                  <w:sz w:val="18"/>
                  <w:szCs w:val="18"/>
                </w:rPr>
                <w:t>10</w:t>
              </w:r>
            </w:ins>
          </w:p>
        </w:tc>
        <w:tc>
          <w:tcPr>
            <w:tcW w:w="5925" w:type="dxa"/>
            <w:vAlign w:val="center"/>
          </w:tcPr>
          <w:p w14:paraId="1D238CD8" w14:textId="77777777" w:rsidR="00DB3E3F" w:rsidRPr="009063C9" w:rsidRDefault="00DB3E3F" w:rsidP="00584796">
            <w:pPr>
              <w:snapToGrid w:val="0"/>
              <w:spacing w:before="60" w:after="60" w:line="240" w:lineRule="auto"/>
              <w:rPr>
                <w:ins w:id="4647" w:author="Greenblue" w:date="2024-02-15T20:31:00Z"/>
                <w:sz w:val="18"/>
                <w:szCs w:val="18"/>
              </w:rPr>
            </w:pPr>
          </w:p>
        </w:tc>
      </w:tr>
      <w:tr w:rsidR="00DB3E3F" w:rsidRPr="009063C9" w14:paraId="0101D82B" w14:textId="77777777" w:rsidTr="00584796">
        <w:trPr>
          <w:cantSplit/>
          <w:ins w:id="4648" w:author="Greenblue" w:date="2024-02-15T20:31:00Z"/>
        </w:trPr>
        <w:tc>
          <w:tcPr>
            <w:tcW w:w="3034" w:type="dxa"/>
            <w:vAlign w:val="center"/>
          </w:tcPr>
          <w:p w14:paraId="41B3C80C" w14:textId="6C9DD443" w:rsidR="00DB3E3F" w:rsidRPr="009063C9" w:rsidRDefault="00DB3E3F" w:rsidP="00584796">
            <w:pPr>
              <w:snapToGrid w:val="0"/>
              <w:spacing w:before="60" w:after="60" w:line="240" w:lineRule="auto"/>
              <w:rPr>
                <w:ins w:id="4649" w:author="Greenblue" w:date="2024-02-15T20:31:00Z"/>
                <w:sz w:val="18"/>
                <w:szCs w:val="18"/>
              </w:rPr>
            </w:pPr>
            <w:ins w:id="4650" w:author="Greenblue" w:date="2024-02-15T20:32:00Z">
              <w:r w:rsidRPr="00DB3E3F">
                <w:rPr>
                  <w:sz w:val="18"/>
                  <w:szCs w:val="18"/>
                </w:rPr>
                <w:t>ISOMetadata</w:t>
              </w:r>
            </w:ins>
          </w:p>
        </w:tc>
        <w:tc>
          <w:tcPr>
            <w:tcW w:w="3420" w:type="dxa"/>
          </w:tcPr>
          <w:p w14:paraId="290E4D4D" w14:textId="232475F7" w:rsidR="00DB3E3F" w:rsidRPr="009063C9" w:rsidRDefault="00DB3E3F" w:rsidP="00584796">
            <w:pPr>
              <w:snapToGrid w:val="0"/>
              <w:spacing w:before="60" w:after="60" w:line="240" w:lineRule="auto"/>
              <w:rPr>
                <w:ins w:id="4651" w:author="Greenblue" w:date="2024-02-15T20:31:00Z"/>
                <w:sz w:val="18"/>
                <w:szCs w:val="18"/>
              </w:rPr>
            </w:pPr>
            <w:ins w:id="4652" w:author="Greenblue" w:date="2024-02-15T20:34:00Z">
              <w:r w:rsidRPr="00DB3E3F">
                <w:rPr>
                  <w:sz w:val="18"/>
                  <w:szCs w:val="18"/>
                </w:rPr>
                <w:t>Dataset metadata in ISO format</w:t>
              </w:r>
            </w:ins>
          </w:p>
        </w:tc>
        <w:tc>
          <w:tcPr>
            <w:tcW w:w="804" w:type="dxa"/>
            <w:vAlign w:val="center"/>
          </w:tcPr>
          <w:p w14:paraId="24B84DC1" w14:textId="364192B5" w:rsidR="00DB3E3F" w:rsidRPr="009063C9" w:rsidRDefault="00DB3E3F" w:rsidP="00584796">
            <w:pPr>
              <w:snapToGrid w:val="0"/>
              <w:spacing w:before="60" w:after="60" w:line="240" w:lineRule="auto"/>
              <w:jc w:val="center"/>
              <w:rPr>
                <w:ins w:id="4653" w:author="Greenblue" w:date="2024-02-15T20:31:00Z"/>
                <w:sz w:val="18"/>
                <w:szCs w:val="18"/>
              </w:rPr>
            </w:pPr>
            <w:ins w:id="4654" w:author="Greenblue" w:date="2024-02-15T20:34:00Z">
              <w:r>
                <w:rPr>
                  <w:rFonts w:asciiTheme="minorEastAsia" w:eastAsiaTheme="minorEastAsia" w:hAnsiTheme="minorEastAsia" w:hint="eastAsia"/>
                  <w:sz w:val="18"/>
                  <w:szCs w:val="18"/>
                </w:rPr>
                <w:t>11</w:t>
              </w:r>
            </w:ins>
          </w:p>
        </w:tc>
        <w:tc>
          <w:tcPr>
            <w:tcW w:w="5925" w:type="dxa"/>
            <w:vAlign w:val="center"/>
          </w:tcPr>
          <w:p w14:paraId="4D8BA33A" w14:textId="77777777" w:rsidR="00DB3E3F" w:rsidRPr="009063C9" w:rsidRDefault="00DB3E3F" w:rsidP="00584796">
            <w:pPr>
              <w:snapToGrid w:val="0"/>
              <w:spacing w:before="60" w:after="60" w:line="240" w:lineRule="auto"/>
              <w:rPr>
                <w:ins w:id="4655" w:author="Greenblue" w:date="2024-02-15T20:31:00Z"/>
                <w:sz w:val="18"/>
                <w:szCs w:val="18"/>
              </w:rPr>
            </w:pPr>
          </w:p>
        </w:tc>
      </w:tr>
      <w:tr w:rsidR="00DB3E3F" w:rsidRPr="009063C9" w14:paraId="727A7E31" w14:textId="77777777" w:rsidTr="00584796">
        <w:trPr>
          <w:cantSplit/>
          <w:ins w:id="4656" w:author="Greenblue" w:date="2024-02-15T20:31:00Z"/>
        </w:trPr>
        <w:tc>
          <w:tcPr>
            <w:tcW w:w="3034" w:type="dxa"/>
          </w:tcPr>
          <w:p w14:paraId="3ECE92E8" w14:textId="690D4BF0" w:rsidR="00DB3E3F" w:rsidRPr="009063C9" w:rsidRDefault="00DB3E3F" w:rsidP="00584796">
            <w:pPr>
              <w:snapToGrid w:val="0"/>
              <w:spacing w:before="60" w:after="60" w:line="240" w:lineRule="auto"/>
              <w:rPr>
                <w:ins w:id="4657" w:author="Greenblue" w:date="2024-02-15T20:31:00Z"/>
                <w:sz w:val="18"/>
                <w:szCs w:val="18"/>
              </w:rPr>
            </w:pPr>
            <w:ins w:id="4658" w:author="Greenblue" w:date="2024-02-15T20:33:00Z">
              <w:r w:rsidRPr="00DB3E3F">
                <w:rPr>
                  <w:sz w:val="18"/>
                  <w:szCs w:val="18"/>
                </w:rPr>
                <w:t>languagePack</w:t>
              </w:r>
            </w:ins>
          </w:p>
        </w:tc>
        <w:tc>
          <w:tcPr>
            <w:tcW w:w="3420" w:type="dxa"/>
          </w:tcPr>
          <w:p w14:paraId="15E6AB59" w14:textId="1CE6454F" w:rsidR="00DB3E3F" w:rsidRPr="009063C9" w:rsidRDefault="00DB3E3F" w:rsidP="00584796">
            <w:pPr>
              <w:snapToGrid w:val="0"/>
              <w:spacing w:before="60" w:after="60" w:line="240" w:lineRule="auto"/>
              <w:rPr>
                <w:ins w:id="4659" w:author="Greenblue" w:date="2024-02-15T20:31:00Z"/>
                <w:sz w:val="18"/>
                <w:szCs w:val="18"/>
              </w:rPr>
            </w:pPr>
            <w:ins w:id="4660" w:author="Greenblue" w:date="2024-02-15T20:34:00Z">
              <w:r w:rsidRPr="00DB3E3F">
                <w:rPr>
                  <w:sz w:val="18"/>
                  <w:szCs w:val="18"/>
                </w:rPr>
                <w:t>A Language pack</w:t>
              </w:r>
            </w:ins>
          </w:p>
        </w:tc>
        <w:tc>
          <w:tcPr>
            <w:tcW w:w="804" w:type="dxa"/>
            <w:vAlign w:val="center"/>
          </w:tcPr>
          <w:p w14:paraId="4D4824D6" w14:textId="1B95B008" w:rsidR="00DB3E3F" w:rsidRPr="009063C9" w:rsidRDefault="00DB3E3F" w:rsidP="00584796">
            <w:pPr>
              <w:snapToGrid w:val="0"/>
              <w:spacing w:before="60" w:after="60" w:line="240" w:lineRule="auto"/>
              <w:jc w:val="center"/>
              <w:rPr>
                <w:ins w:id="4661" w:author="Greenblue" w:date="2024-02-15T20:31:00Z"/>
                <w:sz w:val="18"/>
                <w:szCs w:val="18"/>
              </w:rPr>
            </w:pPr>
            <w:ins w:id="4662" w:author="Greenblue" w:date="2024-02-15T20:34:00Z">
              <w:r>
                <w:rPr>
                  <w:rFonts w:asciiTheme="minorEastAsia" w:eastAsiaTheme="minorEastAsia" w:hAnsiTheme="minorEastAsia" w:hint="eastAsia"/>
                  <w:sz w:val="18"/>
                  <w:szCs w:val="18"/>
                </w:rPr>
                <w:t>12</w:t>
              </w:r>
            </w:ins>
          </w:p>
        </w:tc>
        <w:tc>
          <w:tcPr>
            <w:tcW w:w="5925" w:type="dxa"/>
            <w:vAlign w:val="center"/>
          </w:tcPr>
          <w:p w14:paraId="63BA05B9" w14:textId="77777777" w:rsidR="00DB3E3F" w:rsidRPr="009063C9" w:rsidRDefault="00DB3E3F" w:rsidP="00584796">
            <w:pPr>
              <w:snapToGrid w:val="0"/>
              <w:spacing w:before="60" w:after="60" w:line="240" w:lineRule="auto"/>
              <w:rPr>
                <w:ins w:id="4663" w:author="Greenblue" w:date="2024-02-15T20:31:00Z"/>
                <w:sz w:val="18"/>
                <w:szCs w:val="18"/>
              </w:rPr>
            </w:pPr>
          </w:p>
        </w:tc>
      </w:tr>
      <w:tr w:rsidR="00DB3E3F" w:rsidRPr="009063C9" w14:paraId="74757FB5" w14:textId="77777777" w:rsidTr="00584796">
        <w:trPr>
          <w:cantSplit/>
          <w:ins w:id="4664" w:author="Greenblue" w:date="2024-02-15T20:33:00Z"/>
        </w:trPr>
        <w:tc>
          <w:tcPr>
            <w:tcW w:w="3034" w:type="dxa"/>
          </w:tcPr>
          <w:p w14:paraId="38ED1285" w14:textId="3BEC3CD8" w:rsidR="00DB3E3F" w:rsidRPr="009063C9" w:rsidRDefault="00DB3E3F" w:rsidP="00584796">
            <w:pPr>
              <w:snapToGrid w:val="0"/>
              <w:spacing w:before="60" w:after="60" w:line="240" w:lineRule="auto"/>
              <w:rPr>
                <w:ins w:id="4665" w:author="Greenblue" w:date="2024-02-15T20:33:00Z"/>
                <w:sz w:val="18"/>
                <w:szCs w:val="18"/>
              </w:rPr>
            </w:pPr>
            <w:ins w:id="4666" w:author="Greenblue" w:date="2024-02-15T20:33:00Z">
              <w:r w:rsidRPr="00DB3E3F">
                <w:rPr>
                  <w:sz w:val="18"/>
                  <w:szCs w:val="18"/>
                </w:rPr>
                <w:t>GMLSchema</w:t>
              </w:r>
            </w:ins>
          </w:p>
        </w:tc>
        <w:tc>
          <w:tcPr>
            <w:tcW w:w="3420" w:type="dxa"/>
          </w:tcPr>
          <w:p w14:paraId="79EC3DEC" w14:textId="5A0AEACA" w:rsidR="00DB3E3F" w:rsidRPr="009063C9" w:rsidRDefault="00DB3E3F" w:rsidP="00584796">
            <w:pPr>
              <w:snapToGrid w:val="0"/>
              <w:spacing w:before="60" w:after="60" w:line="240" w:lineRule="auto"/>
              <w:rPr>
                <w:ins w:id="4667" w:author="Greenblue" w:date="2024-02-15T20:33:00Z"/>
                <w:sz w:val="18"/>
                <w:szCs w:val="18"/>
              </w:rPr>
            </w:pPr>
            <w:ins w:id="4668" w:author="Greenblue" w:date="2024-02-15T20:34:00Z">
              <w:r w:rsidRPr="00DB3E3F">
                <w:rPr>
                  <w:sz w:val="18"/>
                  <w:szCs w:val="18"/>
                </w:rPr>
                <w:t>GML Application Schema</w:t>
              </w:r>
            </w:ins>
          </w:p>
        </w:tc>
        <w:tc>
          <w:tcPr>
            <w:tcW w:w="804" w:type="dxa"/>
            <w:vAlign w:val="center"/>
          </w:tcPr>
          <w:p w14:paraId="77107D1E" w14:textId="268B84CD" w:rsidR="00DB3E3F" w:rsidRPr="009063C9" w:rsidRDefault="00DB3E3F" w:rsidP="00584796">
            <w:pPr>
              <w:snapToGrid w:val="0"/>
              <w:spacing w:before="60" w:after="60" w:line="240" w:lineRule="auto"/>
              <w:jc w:val="center"/>
              <w:rPr>
                <w:ins w:id="4669" w:author="Greenblue" w:date="2024-02-15T20:33:00Z"/>
                <w:sz w:val="18"/>
                <w:szCs w:val="18"/>
              </w:rPr>
            </w:pPr>
            <w:ins w:id="4670" w:author="Greenblue" w:date="2024-02-15T20:34:00Z">
              <w:r>
                <w:rPr>
                  <w:rFonts w:asciiTheme="minorEastAsia" w:eastAsiaTheme="minorEastAsia" w:hAnsiTheme="minorEastAsia" w:hint="eastAsia"/>
                  <w:sz w:val="18"/>
                  <w:szCs w:val="18"/>
                </w:rPr>
                <w:t>13</w:t>
              </w:r>
            </w:ins>
          </w:p>
        </w:tc>
        <w:tc>
          <w:tcPr>
            <w:tcW w:w="5925" w:type="dxa"/>
            <w:vAlign w:val="center"/>
          </w:tcPr>
          <w:p w14:paraId="4E9CE7CD" w14:textId="77777777" w:rsidR="00DB3E3F" w:rsidRPr="009063C9" w:rsidRDefault="00DB3E3F" w:rsidP="00584796">
            <w:pPr>
              <w:snapToGrid w:val="0"/>
              <w:spacing w:before="60" w:after="60" w:line="240" w:lineRule="auto"/>
              <w:rPr>
                <w:ins w:id="4671" w:author="Greenblue" w:date="2024-02-15T20:33:00Z"/>
                <w:sz w:val="18"/>
                <w:szCs w:val="18"/>
              </w:rPr>
            </w:pPr>
          </w:p>
        </w:tc>
      </w:tr>
      <w:tr w:rsidR="00DB3E3F" w:rsidRPr="009063C9" w14:paraId="7587B811" w14:textId="77777777" w:rsidTr="00584796">
        <w:trPr>
          <w:cantSplit/>
          <w:ins w:id="4672" w:author="Greenblue" w:date="2024-02-15T20:33:00Z"/>
        </w:trPr>
        <w:tc>
          <w:tcPr>
            <w:tcW w:w="3034" w:type="dxa"/>
          </w:tcPr>
          <w:p w14:paraId="5ADD1F8C" w14:textId="5BED5BEB" w:rsidR="00DB3E3F" w:rsidRPr="009063C9" w:rsidRDefault="00DB3E3F" w:rsidP="00584796">
            <w:pPr>
              <w:snapToGrid w:val="0"/>
              <w:spacing w:before="60" w:after="60" w:line="240" w:lineRule="auto"/>
              <w:rPr>
                <w:ins w:id="4673" w:author="Greenblue" w:date="2024-02-15T20:33:00Z"/>
                <w:sz w:val="18"/>
                <w:szCs w:val="18"/>
              </w:rPr>
            </w:pPr>
            <w:ins w:id="4674" w:author="Greenblue" w:date="2024-02-15T20:33:00Z">
              <w:r w:rsidRPr="00DB3E3F">
                <w:rPr>
                  <w:sz w:val="18"/>
                  <w:szCs w:val="18"/>
                </w:rPr>
                <w:t>other</w:t>
              </w:r>
            </w:ins>
          </w:p>
        </w:tc>
        <w:tc>
          <w:tcPr>
            <w:tcW w:w="3420" w:type="dxa"/>
          </w:tcPr>
          <w:p w14:paraId="701028C8" w14:textId="37A11C95" w:rsidR="00DB3E3F" w:rsidRPr="009063C9" w:rsidRDefault="00DB3E3F" w:rsidP="00584796">
            <w:pPr>
              <w:snapToGrid w:val="0"/>
              <w:spacing w:before="60" w:after="60" w:line="240" w:lineRule="auto"/>
              <w:rPr>
                <w:ins w:id="4675" w:author="Greenblue" w:date="2024-02-15T20:33:00Z"/>
                <w:sz w:val="18"/>
                <w:szCs w:val="18"/>
              </w:rPr>
            </w:pPr>
            <w:ins w:id="4676" w:author="Greenblue" w:date="2024-02-15T20:34:00Z">
              <w:r w:rsidRPr="00DB3E3F">
                <w:rPr>
                  <w:spacing w:val="-6"/>
                  <w:sz w:val="18"/>
                  <w:szCs w:val="18"/>
                </w:rPr>
                <w:t>A type of resource not otherwise described</w:t>
              </w:r>
            </w:ins>
          </w:p>
        </w:tc>
        <w:tc>
          <w:tcPr>
            <w:tcW w:w="804" w:type="dxa"/>
            <w:vAlign w:val="center"/>
          </w:tcPr>
          <w:p w14:paraId="36F96237" w14:textId="59C39739" w:rsidR="00DB3E3F" w:rsidRPr="009063C9" w:rsidRDefault="00DB3E3F" w:rsidP="00584796">
            <w:pPr>
              <w:snapToGrid w:val="0"/>
              <w:spacing w:before="60" w:after="60" w:line="240" w:lineRule="auto"/>
              <w:jc w:val="center"/>
              <w:rPr>
                <w:ins w:id="4677" w:author="Greenblue" w:date="2024-02-15T20:33:00Z"/>
                <w:sz w:val="18"/>
                <w:szCs w:val="18"/>
              </w:rPr>
            </w:pPr>
            <w:ins w:id="4678" w:author="Greenblue" w:date="2024-02-15T20:34:00Z">
              <w:r>
                <w:rPr>
                  <w:rFonts w:asciiTheme="minorEastAsia" w:eastAsiaTheme="minorEastAsia" w:hAnsiTheme="minorEastAsia" w:hint="eastAsia"/>
                  <w:sz w:val="18"/>
                  <w:szCs w:val="18"/>
                </w:rPr>
                <w:t>100</w:t>
              </w:r>
            </w:ins>
          </w:p>
        </w:tc>
        <w:tc>
          <w:tcPr>
            <w:tcW w:w="5925" w:type="dxa"/>
            <w:vAlign w:val="center"/>
          </w:tcPr>
          <w:p w14:paraId="18399EA4" w14:textId="77777777" w:rsidR="00DB3E3F" w:rsidRPr="009063C9" w:rsidRDefault="00DB3E3F" w:rsidP="00584796">
            <w:pPr>
              <w:snapToGrid w:val="0"/>
              <w:spacing w:before="60" w:after="60" w:line="240" w:lineRule="auto"/>
              <w:rPr>
                <w:ins w:id="4679" w:author="Greenblue" w:date="2024-02-15T20:33:00Z"/>
                <w:sz w:val="18"/>
                <w:szCs w:val="18"/>
              </w:rPr>
            </w:pPr>
          </w:p>
        </w:tc>
      </w:tr>
    </w:tbl>
    <w:p w14:paraId="23748661" w14:textId="77777777" w:rsidR="00DB3E3F" w:rsidRPr="00DB3E3F" w:rsidRDefault="00DB3E3F">
      <w:pPr>
        <w:spacing w:after="0" w:line="240" w:lineRule="auto"/>
        <w:jc w:val="left"/>
        <w:rPr>
          <w:rFonts w:eastAsiaTheme="minorEastAsia"/>
          <w:sz w:val="19"/>
          <w:szCs w:val="19"/>
        </w:rPr>
      </w:pPr>
    </w:p>
    <w:p w14:paraId="7F4B6E54" w14:textId="624C5C18" w:rsidR="00B413FE" w:rsidRPr="009063C9" w:rsidRDefault="00B413FE" w:rsidP="00B8413D">
      <w:pPr>
        <w:pStyle w:val="Heading3"/>
        <w:ind w:hanging="7950"/>
      </w:pPr>
      <w:bookmarkStart w:id="4680" w:name="_Toc403560576"/>
      <w:bookmarkStart w:id="4681" w:name="_Toc152232625"/>
      <w:bookmarkStart w:id="4682" w:name="_Toc170717314"/>
      <w:r w:rsidRPr="009063C9">
        <w:t>S100_Catalogue</w:t>
      </w:r>
      <w:bookmarkEnd w:id="4680"/>
      <w:ins w:id="4683" w:author="Greenblue" w:date="2024-02-15T20:16:00Z">
        <w:r w:rsidR="00D963CF">
          <w:rPr>
            <w:rFonts w:asciiTheme="minorEastAsia" w:eastAsiaTheme="minorEastAsia" w:hAnsiTheme="minorEastAsia" w:hint="eastAsia"/>
          </w:rPr>
          <w:t>Discovery</w:t>
        </w:r>
      </w:ins>
      <w:r w:rsidRPr="009063C9">
        <w:t>Metadata</w:t>
      </w:r>
      <w:bookmarkEnd w:id="4681"/>
      <w:bookmarkEnd w:id="46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Change w:id="4684">
          <w:tblGrid>
            <w:gridCol w:w="3034"/>
            <w:gridCol w:w="3420"/>
            <w:gridCol w:w="804"/>
            <w:gridCol w:w="2436"/>
            <w:gridCol w:w="3489"/>
          </w:tblGrid>
        </w:tblGridChange>
      </w:tblGrid>
      <w:tr w:rsidR="007767D1" w:rsidRPr="009063C9" w14:paraId="25A637AD" w14:textId="77777777" w:rsidTr="003D073E">
        <w:trPr>
          <w:cantSplit/>
        </w:trPr>
        <w:tc>
          <w:tcPr>
            <w:tcW w:w="3034" w:type="dxa"/>
            <w:shd w:val="clear" w:color="auto" w:fill="D9D9D9"/>
            <w:vAlign w:val="center"/>
          </w:tcPr>
          <w:p w14:paraId="0BD491E4" w14:textId="77777777" w:rsidR="00B413FE" w:rsidRPr="009063C9" w:rsidRDefault="00B413FE" w:rsidP="00934C8B">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74ED9797" w14:textId="77777777" w:rsidR="00B413FE" w:rsidRPr="009063C9" w:rsidRDefault="00B413FE" w:rsidP="00934C8B">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59DD6BCC" w14:textId="77777777" w:rsidR="00B413FE" w:rsidRPr="009063C9" w:rsidRDefault="00B413FE" w:rsidP="00934C8B">
            <w:pPr>
              <w:snapToGrid w:val="0"/>
              <w:spacing w:before="60" w:after="60" w:line="240" w:lineRule="auto"/>
              <w:jc w:val="center"/>
              <w:rPr>
                <w:b/>
                <w:sz w:val="18"/>
                <w:szCs w:val="18"/>
              </w:rPr>
            </w:pPr>
            <w:r w:rsidRPr="009063C9">
              <w:rPr>
                <w:b/>
                <w:sz w:val="18"/>
                <w:szCs w:val="18"/>
              </w:rPr>
              <w:t>Mult</w:t>
            </w:r>
          </w:p>
        </w:tc>
        <w:tc>
          <w:tcPr>
            <w:tcW w:w="2436" w:type="dxa"/>
            <w:shd w:val="clear" w:color="auto" w:fill="D9D9D9"/>
            <w:vAlign w:val="center"/>
          </w:tcPr>
          <w:p w14:paraId="1E7D5956" w14:textId="77777777" w:rsidR="00B413FE" w:rsidRPr="009063C9" w:rsidRDefault="00B413FE" w:rsidP="00934C8B">
            <w:pPr>
              <w:snapToGrid w:val="0"/>
              <w:spacing w:before="60" w:after="60" w:line="240" w:lineRule="auto"/>
              <w:jc w:val="left"/>
              <w:rPr>
                <w:b/>
                <w:sz w:val="18"/>
                <w:szCs w:val="18"/>
              </w:rPr>
            </w:pPr>
            <w:r w:rsidRPr="009063C9">
              <w:rPr>
                <w:b/>
                <w:sz w:val="18"/>
                <w:szCs w:val="18"/>
              </w:rPr>
              <w:t>Type</w:t>
            </w:r>
          </w:p>
        </w:tc>
        <w:tc>
          <w:tcPr>
            <w:tcW w:w="3489" w:type="dxa"/>
            <w:shd w:val="clear" w:color="auto" w:fill="D9D9D9"/>
            <w:vAlign w:val="center"/>
          </w:tcPr>
          <w:p w14:paraId="49D9051E" w14:textId="77777777" w:rsidR="00B413FE" w:rsidRPr="009063C9" w:rsidRDefault="00B413FE" w:rsidP="00934C8B">
            <w:pPr>
              <w:snapToGrid w:val="0"/>
              <w:spacing w:before="60" w:after="60" w:line="240" w:lineRule="auto"/>
              <w:jc w:val="left"/>
              <w:rPr>
                <w:b/>
                <w:sz w:val="18"/>
                <w:szCs w:val="18"/>
              </w:rPr>
            </w:pPr>
            <w:r w:rsidRPr="009063C9">
              <w:rPr>
                <w:b/>
                <w:sz w:val="18"/>
                <w:szCs w:val="18"/>
              </w:rPr>
              <w:t>Remarks</w:t>
            </w:r>
          </w:p>
        </w:tc>
      </w:tr>
      <w:tr w:rsidR="00B413FE" w:rsidRPr="009063C9" w14:paraId="168798A3" w14:textId="77777777" w:rsidTr="003D073E">
        <w:trPr>
          <w:cantSplit/>
        </w:trPr>
        <w:tc>
          <w:tcPr>
            <w:tcW w:w="3034" w:type="dxa"/>
            <w:vAlign w:val="center"/>
          </w:tcPr>
          <w:p w14:paraId="74B2B146" w14:textId="64F1B21D" w:rsidR="00B413FE" w:rsidRPr="009063C9" w:rsidRDefault="00B413FE" w:rsidP="00934C8B">
            <w:pPr>
              <w:snapToGrid w:val="0"/>
              <w:spacing w:before="60" w:after="60" w:line="240" w:lineRule="auto"/>
              <w:jc w:val="left"/>
              <w:rPr>
                <w:sz w:val="18"/>
                <w:szCs w:val="18"/>
              </w:rPr>
            </w:pPr>
            <w:r w:rsidRPr="009063C9">
              <w:rPr>
                <w:sz w:val="18"/>
                <w:szCs w:val="18"/>
              </w:rPr>
              <w:t>S100_Catalogue</w:t>
            </w:r>
            <w:r w:rsidR="003D0F80" w:rsidRPr="009063C9">
              <w:rPr>
                <w:sz w:val="18"/>
                <w:szCs w:val="18"/>
              </w:rPr>
              <w:t>Metadata</w:t>
            </w:r>
          </w:p>
        </w:tc>
        <w:tc>
          <w:tcPr>
            <w:tcW w:w="3420" w:type="dxa"/>
            <w:vAlign w:val="center"/>
          </w:tcPr>
          <w:p w14:paraId="0647CAF0" w14:textId="7E53FC47" w:rsidR="00B413FE" w:rsidRPr="009063C9" w:rsidRDefault="003D0F80" w:rsidP="00934C8B">
            <w:pPr>
              <w:snapToGrid w:val="0"/>
              <w:spacing w:before="60" w:after="60" w:line="240" w:lineRule="auto"/>
              <w:jc w:val="left"/>
              <w:rPr>
                <w:sz w:val="18"/>
                <w:szCs w:val="18"/>
              </w:rPr>
            </w:pPr>
            <w:r w:rsidRPr="009063C9">
              <w:rPr>
                <w:sz w:val="18"/>
                <w:szCs w:val="18"/>
              </w:rPr>
              <w:t>Class for S-100 catalogue metadata</w:t>
            </w:r>
          </w:p>
        </w:tc>
        <w:tc>
          <w:tcPr>
            <w:tcW w:w="804" w:type="dxa"/>
            <w:vAlign w:val="center"/>
          </w:tcPr>
          <w:p w14:paraId="0B40FA16" w14:textId="77777777" w:rsidR="00B413FE" w:rsidRPr="009063C9" w:rsidRDefault="00B413FE" w:rsidP="00934C8B">
            <w:pPr>
              <w:snapToGrid w:val="0"/>
              <w:spacing w:before="60" w:after="60" w:line="240" w:lineRule="auto"/>
              <w:jc w:val="center"/>
              <w:rPr>
                <w:sz w:val="18"/>
                <w:szCs w:val="18"/>
              </w:rPr>
            </w:pPr>
            <w:r w:rsidRPr="009063C9">
              <w:rPr>
                <w:sz w:val="18"/>
                <w:szCs w:val="18"/>
              </w:rPr>
              <w:t>-</w:t>
            </w:r>
          </w:p>
        </w:tc>
        <w:tc>
          <w:tcPr>
            <w:tcW w:w="2436" w:type="dxa"/>
            <w:vAlign w:val="center"/>
          </w:tcPr>
          <w:p w14:paraId="56C6C780"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c>
          <w:tcPr>
            <w:tcW w:w="3489" w:type="dxa"/>
            <w:vAlign w:val="center"/>
          </w:tcPr>
          <w:p w14:paraId="22E06B78"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r>
      <w:tr w:rsidR="00B413FE" w:rsidRPr="009063C9" w14:paraId="7AE4BDED" w14:textId="77777777" w:rsidTr="003D073E">
        <w:trPr>
          <w:cantSplit/>
        </w:trPr>
        <w:tc>
          <w:tcPr>
            <w:tcW w:w="3034" w:type="dxa"/>
            <w:vAlign w:val="center"/>
          </w:tcPr>
          <w:p w14:paraId="6AF767F9" w14:textId="77777777" w:rsidR="00B413FE" w:rsidRPr="009063C9" w:rsidRDefault="00B413FE" w:rsidP="00934C8B">
            <w:pPr>
              <w:snapToGrid w:val="0"/>
              <w:spacing w:before="60" w:after="60" w:line="240" w:lineRule="auto"/>
              <w:jc w:val="left"/>
              <w:rPr>
                <w:sz w:val="18"/>
                <w:szCs w:val="18"/>
              </w:rPr>
            </w:pPr>
            <w:r w:rsidRPr="009063C9">
              <w:rPr>
                <w:sz w:val="18"/>
                <w:szCs w:val="18"/>
              </w:rPr>
              <w:t>filename</w:t>
            </w:r>
          </w:p>
        </w:tc>
        <w:tc>
          <w:tcPr>
            <w:tcW w:w="3420" w:type="dxa"/>
            <w:vAlign w:val="center"/>
          </w:tcPr>
          <w:p w14:paraId="305CB597" w14:textId="77777777" w:rsidR="00B413FE" w:rsidRPr="009063C9" w:rsidRDefault="00B413FE" w:rsidP="00934C8B">
            <w:pPr>
              <w:snapToGrid w:val="0"/>
              <w:spacing w:before="60" w:after="60" w:line="240" w:lineRule="auto"/>
              <w:jc w:val="left"/>
              <w:rPr>
                <w:sz w:val="18"/>
                <w:szCs w:val="18"/>
              </w:rPr>
            </w:pPr>
            <w:r w:rsidRPr="009063C9">
              <w:rPr>
                <w:sz w:val="18"/>
                <w:szCs w:val="18"/>
              </w:rPr>
              <w:t>The name for the catalogue</w:t>
            </w:r>
          </w:p>
        </w:tc>
        <w:tc>
          <w:tcPr>
            <w:tcW w:w="804" w:type="dxa"/>
            <w:vAlign w:val="center"/>
          </w:tcPr>
          <w:p w14:paraId="6FAF3EB0" w14:textId="77777777" w:rsidR="00B413FE" w:rsidRPr="009063C9" w:rsidRDefault="00B413FE" w:rsidP="00934C8B">
            <w:pPr>
              <w:snapToGrid w:val="0"/>
              <w:spacing w:before="60" w:after="60" w:line="240" w:lineRule="auto"/>
              <w:jc w:val="center"/>
              <w:rPr>
                <w:sz w:val="18"/>
                <w:szCs w:val="18"/>
              </w:rPr>
            </w:pPr>
            <w:r w:rsidRPr="009063C9">
              <w:rPr>
                <w:sz w:val="18"/>
                <w:szCs w:val="18"/>
              </w:rPr>
              <w:t>1..*</w:t>
            </w:r>
          </w:p>
        </w:tc>
        <w:tc>
          <w:tcPr>
            <w:tcW w:w="2436" w:type="dxa"/>
            <w:vAlign w:val="center"/>
          </w:tcPr>
          <w:p w14:paraId="3104E82A" w14:textId="77777777" w:rsidR="00B413FE" w:rsidRPr="009063C9" w:rsidRDefault="00B413FE" w:rsidP="00934C8B">
            <w:pPr>
              <w:snapToGrid w:val="0"/>
              <w:spacing w:before="60" w:after="60" w:line="240" w:lineRule="auto"/>
              <w:jc w:val="left"/>
              <w:rPr>
                <w:sz w:val="18"/>
                <w:szCs w:val="18"/>
              </w:rPr>
            </w:pPr>
            <w:r w:rsidRPr="009063C9">
              <w:rPr>
                <w:sz w:val="18"/>
                <w:szCs w:val="18"/>
              </w:rPr>
              <w:t>CharacterString</w:t>
            </w:r>
          </w:p>
        </w:tc>
        <w:tc>
          <w:tcPr>
            <w:tcW w:w="3489" w:type="dxa"/>
            <w:vAlign w:val="center"/>
          </w:tcPr>
          <w:p w14:paraId="244B6169" w14:textId="77777777" w:rsidR="00B413FE" w:rsidRPr="009063C9" w:rsidRDefault="00B413FE" w:rsidP="00934C8B">
            <w:pPr>
              <w:snapToGrid w:val="0"/>
              <w:spacing w:before="60" w:after="60" w:line="240" w:lineRule="auto"/>
              <w:jc w:val="left"/>
              <w:rPr>
                <w:sz w:val="18"/>
                <w:szCs w:val="18"/>
              </w:rPr>
            </w:pPr>
          </w:p>
        </w:tc>
      </w:tr>
      <w:tr w:rsidR="009C5E3F" w:rsidRPr="009063C9" w14:paraId="7208EE1E" w14:textId="77777777" w:rsidTr="003D073E">
        <w:trPr>
          <w:cantSplit/>
          <w:ins w:id="4685" w:author="Greenblue" w:date="2024-02-15T20:16:00Z"/>
        </w:trPr>
        <w:tc>
          <w:tcPr>
            <w:tcW w:w="3034" w:type="dxa"/>
            <w:vAlign w:val="center"/>
          </w:tcPr>
          <w:p w14:paraId="26A76B14" w14:textId="7BB2F77C" w:rsidR="009C5E3F" w:rsidRPr="009C5E3F" w:rsidRDefault="009C5E3F" w:rsidP="009C5E3F">
            <w:pPr>
              <w:snapToGrid w:val="0"/>
              <w:spacing w:before="60" w:after="60" w:line="240" w:lineRule="auto"/>
              <w:jc w:val="left"/>
              <w:rPr>
                <w:ins w:id="4686" w:author="Greenblue" w:date="2024-02-15T20:16:00Z"/>
                <w:sz w:val="18"/>
                <w:szCs w:val="18"/>
              </w:rPr>
            </w:pPr>
            <w:ins w:id="4687" w:author="Greenblue" w:date="2024-02-15T20:16:00Z">
              <w:r w:rsidRPr="009C5E3F">
                <w:rPr>
                  <w:rFonts w:eastAsiaTheme="minorEastAsia"/>
                  <w:sz w:val="18"/>
                  <w:szCs w:val="18"/>
                </w:rPr>
                <w:t>purpose</w:t>
              </w:r>
            </w:ins>
          </w:p>
        </w:tc>
        <w:tc>
          <w:tcPr>
            <w:tcW w:w="3420" w:type="dxa"/>
            <w:vAlign w:val="center"/>
          </w:tcPr>
          <w:p w14:paraId="7FC39782" w14:textId="1BCD3AAC" w:rsidR="009C5E3F" w:rsidRPr="009C5E3F" w:rsidRDefault="009C5E3F" w:rsidP="009C5E3F">
            <w:pPr>
              <w:snapToGrid w:val="0"/>
              <w:spacing w:before="60" w:after="60" w:line="240" w:lineRule="auto"/>
              <w:jc w:val="left"/>
              <w:rPr>
                <w:ins w:id="4688" w:author="Greenblue" w:date="2024-02-15T20:16:00Z"/>
                <w:sz w:val="18"/>
                <w:szCs w:val="18"/>
              </w:rPr>
            </w:pPr>
            <w:ins w:id="4689" w:author="Greenblue" w:date="2024-02-15T20:16:00Z">
              <w:r w:rsidRPr="009C5E3F">
                <w:rPr>
                  <w:rFonts w:eastAsiaTheme="minorEastAsia" w:hint="eastAsia"/>
                  <w:sz w:val="18"/>
                  <w:szCs w:val="18"/>
                </w:rPr>
                <w:t>T</w:t>
              </w:r>
              <w:r w:rsidRPr="009C5E3F">
                <w:rPr>
                  <w:rFonts w:eastAsiaTheme="minorEastAsia"/>
                  <w:sz w:val="18"/>
                  <w:szCs w:val="18"/>
                </w:rPr>
                <w:t>he purpose for which the Catalogue has been issued</w:t>
              </w:r>
            </w:ins>
          </w:p>
        </w:tc>
        <w:tc>
          <w:tcPr>
            <w:tcW w:w="804" w:type="dxa"/>
            <w:vAlign w:val="center"/>
          </w:tcPr>
          <w:p w14:paraId="0D984DBE" w14:textId="2B509E3F" w:rsidR="009C5E3F" w:rsidRPr="009C5E3F" w:rsidRDefault="009C5E3F" w:rsidP="009C5E3F">
            <w:pPr>
              <w:snapToGrid w:val="0"/>
              <w:spacing w:before="60" w:after="60" w:line="240" w:lineRule="auto"/>
              <w:jc w:val="center"/>
              <w:rPr>
                <w:ins w:id="4690" w:author="Greenblue" w:date="2024-02-15T20:16:00Z"/>
                <w:sz w:val="18"/>
                <w:szCs w:val="18"/>
              </w:rPr>
            </w:pPr>
            <w:ins w:id="4691" w:author="Greenblue" w:date="2024-02-15T20:16:00Z">
              <w:r w:rsidRPr="009C5E3F">
                <w:rPr>
                  <w:rFonts w:eastAsiaTheme="minorEastAsia" w:hint="eastAsia"/>
                  <w:sz w:val="18"/>
                  <w:szCs w:val="18"/>
                </w:rPr>
                <w:t>0</w:t>
              </w:r>
              <w:r w:rsidRPr="009C5E3F">
                <w:rPr>
                  <w:rFonts w:eastAsiaTheme="minorEastAsia"/>
                  <w:sz w:val="18"/>
                  <w:szCs w:val="18"/>
                </w:rPr>
                <w:t>..1</w:t>
              </w:r>
            </w:ins>
          </w:p>
        </w:tc>
        <w:tc>
          <w:tcPr>
            <w:tcW w:w="2436" w:type="dxa"/>
            <w:vAlign w:val="center"/>
          </w:tcPr>
          <w:p w14:paraId="26EB1AB6" w14:textId="4ED38E7C" w:rsidR="009C5E3F" w:rsidRPr="009C5E3F" w:rsidRDefault="009C5E3F" w:rsidP="009C5E3F">
            <w:pPr>
              <w:snapToGrid w:val="0"/>
              <w:spacing w:before="60" w:after="60" w:line="240" w:lineRule="auto"/>
              <w:jc w:val="left"/>
              <w:rPr>
                <w:ins w:id="4692" w:author="Greenblue" w:date="2024-02-15T20:16:00Z"/>
                <w:sz w:val="18"/>
                <w:szCs w:val="18"/>
              </w:rPr>
            </w:pPr>
            <w:ins w:id="4693" w:author="Greenblue" w:date="2024-02-15T20:16:00Z">
              <w:r w:rsidRPr="009C5E3F">
                <w:rPr>
                  <w:rFonts w:eastAsiaTheme="minorEastAsia" w:hint="eastAsia"/>
                  <w:sz w:val="18"/>
                  <w:szCs w:val="18"/>
                </w:rPr>
                <w:t>S</w:t>
              </w:r>
              <w:r w:rsidRPr="009C5E3F">
                <w:rPr>
                  <w:rFonts w:eastAsiaTheme="minorEastAsia"/>
                  <w:sz w:val="18"/>
                  <w:szCs w:val="18"/>
                </w:rPr>
                <w:t>100_Purpose (codelist)</w:t>
              </w:r>
            </w:ins>
          </w:p>
        </w:tc>
        <w:tc>
          <w:tcPr>
            <w:tcW w:w="3489" w:type="dxa"/>
            <w:vAlign w:val="center"/>
          </w:tcPr>
          <w:p w14:paraId="246C83CC" w14:textId="250DFC59" w:rsidR="009C5E3F" w:rsidRPr="009C5E3F" w:rsidRDefault="009C5E3F" w:rsidP="009C5E3F">
            <w:pPr>
              <w:snapToGrid w:val="0"/>
              <w:spacing w:before="60" w:after="60" w:line="240" w:lineRule="auto"/>
              <w:jc w:val="left"/>
              <w:rPr>
                <w:ins w:id="4694" w:author="Greenblue" w:date="2024-02-15T20:16:00Z"/>
                <w:sz w:val="18"/>
                <w:szCs w:val="18"/>
              </w:rPr>
            </w:pPr>
            <w:ins w:id="4695" w:author="Greenblue" w:date="2024-02-15T20:16:00Z">
              <w:r w:rsidRPr="009C5E3F">
                <w:rPr>
                  <w:rFonts w:eastAsiaTheme="minorEastAsia" w:hint="eastAsia"/>
                  <w:sz w:val="18"/>
                  <w:szCs w:val="18"/>
                </w:rPr>
                <w:t>T</w:t>
              </w:r>
              <w:r w:rsidRPr="009C5E3F">
                <w:rPr>
                  <w:rFonts w:eastAsiaTheme="minorEastAsia"/>
                  <w:sz w:val="18"/>
                  <w:szCs w:val="18"/>
                </w:rPr>
                <w:t>he values must be on of the following:</w:t>
              </w:r>
              <w:r w:rsidRPr="009C5E3F">
                <w:rPr>
                  <w:rFonts w:eastAsiaTheme="minorEastAsia"/>
                  <w:sz w:val="18"/>
                  <w:szCs w:val="18"/>
                </w:rPr>
                <w:br/>
                <w:t>2 new edition</w:t>
              </w:r>
              <w:r w:rsidRPr="009C5E3F">
                <w:rPr>
                  <w:rFonts w:eastAsiaTheme="minorEastAsia"/>
                  <w:sz w:val="18"/>
                  <w:szCs w:val="18"/>
                </w:rPr>
                <w:br/>
                <w:t>5 cancellation</w:t>
              </w:r>
              <w:r w:rsidRPr="009C5E3F">
                <w:rPr>
                  <w:rFonts w:eastAsiaTheme="minorEastAsia"/>
                  <w:sz w:val="18"/>
                  <w:szCs w:val="18"/>
                </w:rPr>
                <w:br/>
                <w:t>Default is new edition</w:t>
              </w:r>
            </w:ins>
          </w:p>
        </w:tc>
      </w:tr>
      <w:tr w:rsidR="009C5E3F" w:rsidRPr="009063C9" w14:paraId="0AED3CF7" w14:textId="77777777" w:rsidTr="003D073E">
        <w:trPr>
          <w:cantSplit/>
          <w:ins w:id="4696" w:author="Greenblue" w:date="2024-02-15T20:16:00Z"/>
        </w:trPr>
        <w:tc>
          <w:tcPr>
            <w:tcW w:w="3034" w:type="dxa"/>
            <w:vAlign w:val="center"/>
          </w:tcPr>
          <w:p w14:paraId="3D5B1CD8" w14:textId="249698E2" w:rsidR="009C5E3F" w:rsidRPr="009C5E3F" w:rsidRDefault="009C5E3F" w:rsidP="009C5E3F">
            <w:pPr>
              <w:snapToGrid w:val="0"/>
              <w:spacing w:before="60" w:after="60" w:line="240" w:lineRule="auto"/>
              <w:jc w:val="left"/>
              <w:rPr>
                <w:ins w:id="4697" w:author="Greenblue" w:date="2024-02-15T20:16:00Z"/>
                <w:sz w:val="18"/>
                <w:szCs w:val="18"/>
              </w:rPr>
            </w:pPr>
            <w:ins w:id="4698" w:author="Greenblue" w:date="2024-02-15T20:16:00Z">
              <w:r w:rsidRPr="009C5E3F">
                <w:rPr>
                  <w:rFonts w:ascii="Malgun Gothic" w:eastAsia="Malgun Gothic" w:hAnsi="Malgun Gothic" w:cs="Malgun Gothic" w:hint="eastAsia"/>
                  <w:sz w:val="18"/>
                  <w:szCs w:val="18"/>
                </w:rPr>
                <w:t>e</w:t>
              </w:r>
              <w:r w:rsidRPr="009C5E3F">
                <w:rPr>
                  <w:rFonts w:ascii="Malgun Gothic" w:eastAsia="Malgun Gothic" w:hAnsi="Malgun Gothic" w:cs="Malgun Gothic"/>
                  <w:sz w:val="18"/>
                  <w:szCs w:val="18"/>
                </w:rPr>
                <w:t>ditionNumber</w:t>
              </w:r>
            </w:ins>
          </w:p>
        </w:tc>
        <w:tc>
          <w:tcPr>
            <w:tcW w:w="3420" w:type="dxa"/>
            <w:vAlign w:val="center"/>
          </w:tcPr>
          <w:p w14:paraId="6B6E5AF0" w14:textId="4073D292" w:rsidR="009C5E3F" w:rsidRPr="009C5E3F" w:rsidRDefault="009C5E3F" w:rsidP="009C5E3F">
            <w:pPr>
              <w:snapToGrid w:val="0"/>
              <w:spacing w:before="60" w:after="60" w:line="240" w:lineRule="auto"/>
              <w:jc w:val="left"/>
              <w:rPr>
                <w:ins w:id="4699" w:author="Greenblue" w:date="2024-02-15T20:16:00Z"/>
                <w:sz w:val="18"/>
                <w:szCs w:val="18"/>
              </w:rPr>
            </w:pPr>
            <w:ins w:id="4700" w:author="Greenblue" w:date="2024-02-15T20:16:00Z">
              <w:r w:rsidRPr="009C5E3F">
                <w:rPr>
                  <w:rFonts w:eastAsiaTheme="minorEastAsia" w:hint="eastAsia"/>
                  <w:sz w:val="18"/>
                  <w:szCs w:val="18"/>
                </w:rPr>
                <w:t>T</w:t>
              </w:r>
              <w:r w:rsidRPr="009C5E3F">
                <w:rPr>
                  <w:rFonts w:eastAsiaTheme="minorEastAsia"/>
                  <w:sz w:val="18"/>
                  <w:szCs w:val="18"/>
                </w:rPr>
                <w:t>he Edition number of the Catalogue</w:t>
              </w:r>
            </w:ins>
          </w:p>
        </w:tc>
        <w:tc>
          <w:tcPr>
            <w:tcW w:w="804" w:type="dxa"/>
            <w:vAlign w:val="center"/>
          </w:tcPr>
          <w:p w14:paraId="03A3AC8A" w14:textId="3661F4EB" w:rsidR="009C5E3F" w:rsidRPr="009C5E3F" w:rsidRDefault="009C5E3F" w:rsidP="009C5E3F">
            <w:pPr>
              <w:snapToGrid w:val="0"/>
              <w:spacing w:before="60" w:after="60" w:line="240" w:lineRule="auto"/>
              <w:jc w:val="center"/>
              <w:rPr>
                <w:ins w:id="4701" w:author="Greenblue" w:date="2024-02-15T20:16:00Z"/>
                <w:sz w:val="18"/>
                <w:szCs w:val="18"/>
              </w:rPr>
            </w:pPr>
            <w:ins w:id="4702" w:author="Greenblue" w:date="2024-02-15T20:16:00Z">
              <w:r w:rsidRPr="009C5E3F">
                <w:rPr>
                  <w:rFonts w:eastAsiaTheme="minorEastAsia" w:hint="eastAsia"/>
                  <w:sz w:val="18"/>
                  <w:szCs w:val="18"/>
                </w:rPr>
                <w:t>1</w:t>
              </w:r>
            </w:ins>
          </w:p>
        </w:tc>
        <w:tc>
          <w:tcPr>
            <w:tcW w:w="2436" w:type="dxa"/>
            <w:vAlign w:val="center"/>
          </w:tcPr>
          <w:p w14:paraId="391EEDA5" w14:textId="66FDB8F4" w:rsidR="009C5E3F" w:rsidRPr="009C5E3F" w:rsidRDefault="009C5E3F" w:rsidP="009C5E3F">
            <w:pPr>
              <w:snapToGrid w:val="0"/>
              <w:spacing w:before="60" w:after="60" w:line="240" w:lineRule="auto"/>
              <w:jc w:val="left"/>
              <w:rPr>
                <w:ins w:id="4703" w:author="Greenblue" w:date="2024-02-15T20:16:00Z"/>
                <w:sz w:val="18"/>
                <w:szCs w:val="18"/>
              </w:rPr>
            </w:pPr>
            <w:ins w:id="4704" w:author="Greenblue" w:date="2024-02-15T20:16:00Z">
              <w:r w:rsidRPr="009C5E3F">
                <w:rPr>
                  <w:rFonts w:eastAsiaTheme="minorEastAsia" w:hint="eastAsia"/>
                  <w:sz w:val="18"/>
                  <w:szCs w:val="18"/>
                </w:rPr>
                <w:t>I</w:t>
              </w:r>
              <w:r w:rsidRPr="009C5E3F">
                <w:rPr>
                  <w:rFonts w:eastAsiaTheme="minorEastAsia"/>
                  <w:sz w:val="18"/>
                  <w:szCs w:val="18"/>
                </w:rPr>
                <w:t>nteger</w:t>
              </w:r>
            </w:ins>
          </w:p>
        </w:tc>
        <w:tc>
          <w:tcPr>
            <w:tcW w:w="3489" w:type="dxa"/>
            <w:vAlign w:val="center"/>
          </w:tcPr>
          <w:p w14:paraId="728F9FAA" w14:textId="2EAD63D3" w:rsidR="009C5E3F" w:rsidRPr="009C5E3F" w:rsidRDefault="009C5E3F" w:rsidP="00567D7F">
            <w:pPr>
              <w:snapToGrid w:val="0"/>
              <w:spacing w:before="60" w:after="60" w:line="240" w:lineRule="auto"/>
              <w:rPr>
                <w:ins w:id="4705" w:author="Greenblue" w:date="2024-02-15T20:16:00Z"/>
                <w:sz w:val="18"/>
                <w:szCs w:val="18"/>
              </w:rPr>
            </w:pPr>
            <w:ins w:id="4706" w:author="Greenblue" w:date="2024-02-15T20:16:00Z">
              <w:r w:rsidRPr="00567D7F">
                <w:rPr>
                  <w:rFonts w:hint="eastAsia"/>
                  <w:spacing w:val="-6"/>
                  <w:sz w:val="18"/>
                  <w:szCs w:val="18"/>
                </w:rPr>
                <w:t>I</w:t>
              </w:r>
              <w:r w:rsidRPr="00567D7F">
                <w:rPr>
                  <w:spacing w:val="-6"/>
                  <w:sz w:val="18"/>
                  <w:szCs w:val="18"/>
                </w:rPr>
                <w:t>nitially set to 1 for a given productSpecification.number Increased by 1 for each subsequent new Edition Uniquely identifies the version of the Catalogue</w:t>
              </w:r>
            </w:ins>
          </w:p>
        </w:tc>
      </w:tr>
      <w:tr w:rsidR="009C5E3F" w:rsidRPr="009063C9" w:rsidDel="009C5E3F" w14:paraId="715E4ED2" w14:textId="0D710EF9" w:rsidTr="003D073E">
        <w:trPr>
          <w:cantSplit/>
          <w:del w:id="4707" w:author="Greenblue" w:date="2024-02-15T20:16:00Z"/>
        </w:trPr>
        <w:tc>
          <w:tcPr>
            <w:tcW w:w="3034" w:type="dxa"/>
            <w:vAlign w:val="center"/>
          </w:tcPr>
          <w:p w14:paraId="3457238F" w14:textId="729A6A97" w:rsidR="009C5E3F" w:rsidRPr="009063C9" w:rsidDel="009C5E3F" w:rsidRDefault="009C5E3F" w:rsidP="009C5E3F">
            <w:pPr>
              <w:snapToGrid w:val="0"/>
              <w:spacing w:before="60" w:after="60" w:line="240" w:lineRule="auto"/>
              <w:jc w:val="left"/>
              <w:rPr>
                <w:del w:id="4708" w:author="Greenblue" w:date="2024-02-15T20:16:00Z"/>
                <w:sz w:val="18"/>
                <w:szCs w:val="18"/>
              </w:rPr>
            </w:pPr>
            <w:del w:id="4709" w:author="Greenblue" w:date="2024-02-15T20:16:00Z">
              <w:r w:rsidRPr="009063C9" w:rsidDel="009C5E3F">
                <w:rPr>
                  <w:sz w:val="18"/>
                  <w:szCs w:val="18"/>
                </w:rPr>
                <w:delText>fileLocation</w:delText>
              </w:r>
            </w:del>
          </w:p>
        </w:tc>
        <w:tc>
          <w:tcPr>
            <w:tcW w:w="3420" w:type="dxa"/>
            <w:vAlign w:val="center"/>
          </w:tcPr>
          <w:p w14:paraId="0DFC0589" w14:textId="28F80490" w:rsidR="009C5E3F" w:rsidRPr="009063C9" w:rsidDel="009C5E3F" w:rsidRDefault="009C5E3F" w:rsidP="009C5E3F">
            <w:pPr>
              <w:snapToGrid w:val="0"/>
              <w:spacing w:before="60" w:after="60" w:line="240" w:lineRule="auto"/>
              <w:jc w:val="left"/>
              <w:rPr>
                <w:del w:id="4710" w:author="Greenblue" w:date="2024-02-15T20:16:00Z"/>
                <w:sz w:val="18"/>
                <w:szCs w:val="18"/>
              </w:rPr>
            </w:pPr>
            <w:del w:id="4711" w:author="Greenblue" w:date="2024-02-15T20:16:00Z">
              <w:r w:rsidRPr="009063C9" w:rsidDel="009C5E3F">
                <w:rPr>
                  <w:sz w:val="18"/>
                  <w:szCs w:val="18"/>
                </w:rPr>
                <w:delText>Full location from the exchange set root director</w:delText>
              </w:r>
            </w:del>
          </w:p>
        </w:tc>
        <w:tc>
          <w:tcPr>
            <w:tcW w:w="804" w:type="dxa"/>
            <w:vAlign w:val="center"/>
          </w:tcPr>
          <w:p w14:paraId="186D116B" w14:textId="4DD3DCC2" w:rsidR="009C5E3F" w:rsidRPr="009063C9" w:rsidDel="009C5E3F" w:rsidRDefault="009C5E3F" w:rsidP="009C5E3F">
            <w:pPr>
              <w:snapToGrid w:val="0"/>
              <w:spacing w:before="60" w:after="60" w:line="240" w:lineRule="auto"/>
              <w:jc w:val="center"/>
              <w:rPr>
                <w:del w:id="4712" w:author="Greenblue" w:date="2024-02-15T20:16:00Z"/>
                <w:sz w:val="18"/>
                <w:szCs w:val="18"/>
              </w:rPr>
            </w:pPr>
            <w:del w:id="4713" w:author="Greenblue" w:date="2024-02-15T20:16:00Z">
              <w:r w:rsidRPr="009063C9" w:rsidDel="009C5E3F">
                <w:rPr>
                  <w:sz w:val="18"/>
                  <w:szCs w:val="18"/>
                </w:rPr>
                <w:delText>1..*</w:delText>
              </w:r>
            </w:del>
          </w:p>
        </w:tc>
        <w:tc>
          <w:tcPr>
            <w:tcW w:w="2436" w:type="dxa"/>
            <w:vAlign w:val="center"/>
          </w:tcPr>
          <w:p w14:paraId="2B41F5A3" w14:textId="53C8CD26" w:rsidR="009C5E3F" w:rsidRPr="009063C9" w:rsidDel="009C5E3F" w:rsidRDefault="009C5E3F" w:rsidP="009C5E3F">
            <w:pPr>
              <w:snapToGrid w:val="0"/>
              <w:spacing w:before="60" w:after="60" w:line="240" w:lineRule="auto"/>
              <w:jc w:val="left"/>
              <w:rPr>
                <w:del w:id="4714" w:author="Greenblue" w:date="2024-02-15T20:16:00Z"/>
                <w:sz w:val="18"/>
                <w:szCs w:val="18"/>
              </w:rPr>
            </w:pPr>
            <w:del w:id="4715" w:author="Greenblue" w:date="2024-02-15T20:16:00Z">
              <w:r w:rsidRPr="009063C9" w:rsidDel="009C5E3F">
                <w:rPr>
                  <w:sz w:val="18"/>
                  <w:szCs w:val="18"/>
                </w:rPr>
                <w:delText>CharacterString</w:delText>
              </w:r>
            </w:del>
          </w:p>
        </w:tc>
        <w:tc>
          <w:tcPr>
            <w:tcW w:w="3489" w:type="dxa"/>
            <w:vAlign w:val="center"/>
          </w:tcPr>
          <w:p w14:paraId="1C7937CC" w14:textId="30AD8FC4" w:rsidR="009C5E3F" w:rsidRPr="009063C9" w:rsidDel="009C5E3F" w:rsidRDefault="009C5E3F" w:rsidP="009C5E3F">
            <w:pPr>
              <w:snapToGrid w:val="0"/>
              <w:spacing w:before="60" w:after="60" w:line="240" w:lineRule="auto"/>
              <w:jc w:val="left"/>
              <w:rPr>
                <w:del w:id="4716" w:author="Greenblue" w:date="2024-02-15T20:16:00Z"/>
                <w:sz w:val="18"/>
                <w:szCs w:val="18"/>
              </w:rPr>
            </w:pPr>
            <w:del w:id="4717" w:author="Greenblue" w:date="2024-02-15T20:16:00Z">
              <w:r w:rsidRPr="009063C9" w:rsidDel="009C5E3F">
                <w:rPr>
                  <w:sz w:val="18"/>
                  <w:szCs w:val="18"/>
                </w:rPr>
                <w:delText>Path relative to the root directory of the exchange set.  The location of the file after the exchange set is unpacked into directory &lt;EXCH_ROOT&gt; will be &lt;EXCH_ROOT&gt;/&lt;filePath&gt;/&lt;filename&gt;</w:delText>
              </w:r>
            </w:del>
          </w:p>
        </w:tc>
      </w:tr>
      <w:tr w:rsidR="009C5E3F" w:rsidRPr="009063C9" w14:paraId="41D5D43E"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718"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719" w:author="Greenblue" w:date="2024-02-15T20:17:00Z">
            <w:trPr>
              <w:cantSplit/>
            </w:trPr>
          </w:trPrChange>
        </w:trPr>
        <w:tc>
          <w:tcPr>
            <w:tcW w:w="3034" w:type="dxa"/>
            <w:vAlign w:val="center"/>
            <w:tcPrChange w:id="4720" w:author="Greenblue" w:date="2024-02-15T20:17:00Z">
              <w:tcPr>
                <w:tcW w:w="3034" w:type="dxa"/>
                <w:vAlign w:val="center"/>
              </w:tcPr>
            </w:tcPrChange>
          </w:tcPr>
          <w:p w14:paraId="4A02B398" w14:textId="77777777" w:rsidR="009C5E3F" w:rsidRPr="009063C9" w:rsidRDefault="009C5E3F" w:rsidP="009C5E3F">
            <w:pPr>
              <w:snapToGrid w:val="0"/>
              <w:spacing w:before="60" w:after="60" w:line="240" w:lineRule="auto"/>
              <w:jc w:val="left"/>
              <w:rPr>
                <w:sz w:val="18"/>
                <w:szCs w:val="18"/>
              </w:rPr>
            </w:pPr>
            <w:r w:rsidRPr="009063C9">
              <w:rPr>
                <w:sz w:val="18"/>
                <w:szCs w:val="18"/>
              </w:rPr>
              <w:t>scope</w:t>
            </w:r>
          </w:p>
        </w:tc>
        <w:tc>
          <w:tcPr>
            <w:tcW w:w="3420" w:type="dxa"/>
            <w:vAlign w:val="center"/>
            <w:tcPrChange w:id="4721" w:author="Greenblue" w:date="2024-02-15T20:17:00Z">
              <w:tcPr>
                <w:tcW w:w="3420" w:type="dxa"/>
                <w:vAlign w:val="center"/>
              </w:tcPr>
            </w:tcPrChange>
          </w:tcPr>
          <w:p w14:paraId="64B097DF" w14:textId="77777777" w:rsidR="009C5E3F" w:rsidRPr="009063C9" w:rsidRDefault="009C5E3F" w:rsidP="009C5E3F">
            <w:pPr>
              <w:snapToGrid w:val="0"/>
              <w:spacing w:before="60" w:after="60" w:line="240" w:lineRule="auto"/>
              <w:jc w:val="left"/>
              <w:rPr>
                <w:sz w:val="18"/>
                <w:szCs w:val="18"/>
              </w:rPr>
            </w:pPr>
            <w:r w:rsidRPr="009063C9">
              <w:rPr>
                <w:sz w:val="18"/>
                <w:szCs w:val="18"/>
              </w:rPr>
              <w:t>Subject domain of the catalogue</w:t>
            </w:r>
          </w:p>
        </w:tc>
        <w:tc>
          <w:tcPr>
            <w:tcW w:w="804" w:type="dxa"/>
            <w:tcPrChange w:id="4722" w:author="Greenblue" w:date="2024-02-15T20:17:00Z">
              <w:tcPr>
                <w:tcW w:w="804" w:type="dxa"/>
                <w:vAlign w:val="center"/>
              </w:tcPr>
            </w:tcPrChange>
          </w:tcPr>
          <w:p w14:paraId="65BF350E" w14:textId="6895E992" w:rsidR="009C5E3F" w:rsidRPr="009063C9" w:rsidRDefault="009C5E3F" w:rsidP="009C5E3F">
            <w:pPr>
              <w:snapToGrid w:val="0"/>
              <w:spacing w:before="60" w:after="60" w:line="240" w:lineRule="auto"/>
              <w:jc w:val="center"/>
              <w:rPr>
                <w:sz w:val="18"/>
                <w:szCs w:val="18"/>
              </w:rPr>
            </w:pPr>
            <w:ins w:id="4723" w:author="Greenblue" w:date="2024-02-15T20:17:00Z">
              <w:r w:rsidRPr="002227BB">
                <w:rPr>
                  <w:rFonts w:eastAsiaTheme="minorEastAsia" w:hint="eastAsia"/>
                  <w:sz w:val="18"/>
                  <w:szCs w:val="18"/>
                </w:rPr>
                <w:t>1</w:t>
              </w:r>
            </w:ins>
            <w:del w:id="4724" w:author="Greenblue" w:date="2024-02-15T20:17:00Z">
              <w:r w:rsidRPr="009063C9" w:rsidDel="001A2140">
                <w:rPr>
                  <w:sz w:val="18"/>
                  <w:szCs w:val="18"/>
                </w:rPr>
                <w:delText>1..*</w:delText>
              </w:r>
            </w:del>
          </w:p>
        </w:tc>
        <w:tc>
          <w:tcPr>
            <w:tcW w:w="2436" w:type="dxa"/>
            <w:vAlign w:val="center"/>
            <w:tcPrChange w:id="4725" w:author="Greenblue" w:date="2024-02-15T20:17:00Z">
              <w:tcPr>
                <w:tcW w:w="2436" w:type="dxa"/>
                <w:vAlign w:val="center"/>
              </w:tcPr>
            </w:tcPrChange>
          </w:tcPr>
          <w:p w14:paraId="73633B44" w14:textId="77777777" w:rsidR="009C5E3F" w:rsidRPr="009063C9" w:rsidRDefault="009C5E3F" w:rsidP="009C5E3F">
            <w:pPr>
              <w:snapToGrid w:val="0"/>
              <w:spacing w:before="60" w:after="60" w:line="240" w:lineRule="auto"/>
              <w:jc w:val="left"/>
              <w:rPr>
                <w:sz w:val="18"/>
                <w:szCs w:val="18"/>
              </w:rPr>
            </w:pPr>
            <w:r w:rsidRPr="009063C9">
              <w:rPr>
                <w:sz w:val="18"/>
                <w:szCs w:val="18"/>
              </w:rPr>
              <w:t>S100_CatalogueScope</w:t>
            </w:r>
          </w:p>
        </w:tc>
        <w:tc>
          <w:tcPr>
            <w:tcW w:w="3489" w:type="dxa"/>
            <w:vAlign w:val="center"/>
            <w:tcPrChange w:id="4726" w:author="Greenblue" w:date="2024-02-15T20:17:00Z">
              <w:tcPr>
                <w:tcW w:w="3489" w:type="dxa"/>
                <w:vAlign w:val="center"/>
              </w:tcPr>
            </w:tcPrChange>
          </w:tcPr>
          <w:p w14:paraId="40E59019" w14:textId="77777777" w:rsidR="009C5E3F" w:rsidRPr="009063C9" w:rsidRDefault="009C5E3F" w:rsidP="009C5E3F">
            <w:pPr>
              <w:snapToGrid w:val="0"/>
              <w:spacing w:before="60" w:after="60" w:line="240" w:lineRule="auto"/>
              <w:jc w:val="left"/>
              <w:rPr>
                <w:sz w:val="18"/>
                <w:szCs w:val="18"/>
              </w:rPr>
            </w:pPr>
          </w:p>
        </w:tc>
      </w:tr>
      <w:tr w:rsidR="009C5E3F" w:rsidRPr="009063C9" w14:paraId="47335CD0"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727"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728" w:author="Greenblue" w:date="2024-02-15T20:17:00Z">
            <w:trPr>
              <w:cantSplit/>
            </w:trPr>
          </w:trPrChange>
        </w:trPr>
        <w:tc>
          <w:tcPr>
            <w:tcW w:w="3034" w:type="dxa"/>
            <w:vAlign w:val="center"/>
            <w:tcPrChange w:id="4729" w:author="Greenblue" w:date="2024-02-15T20:17:00Z">
              <w:tcPr>
                <w:tcW w:w="3034" w:type="dxa"/>
                <w:vAlign w:val="center"/>
              </w:tcPr>
            </w:tcPrChange>
          </w:tcPr>
          <w:p w14:paraId="433C1B1A" w14:textId="77777777" w:rsidR="009C5E3F" w:rsidRPr="009063C9" w:rsidRDefault="009C5E3F" w:rsidP="009C5E3F">
            <w:pPr>
              <w:snapToGrid w:val="0"/>
              <w:spacing w:before="60" w:after="60" w:line="240" w:lineRule="auto"/>
              <w:jc w:val="left"/>
              <w:rPr>
                <w:sz w:val="18"/>
                <w:szCs w:val="18"/>
              </w:rPr>
            </w:pPr>
            <w:r w:rsidRPr="009063C9">
              <w:rPr>
                <w:sz w:val="18"/>
                <w:szCs w:val="18"/>
              </w:rPr>
              <w:t>versionNumber</w:t>
            </w:r>
          </w:p>
        </w:tc>
        <w:tc>
          <w:tcPr>
            <w:tcW w:w="3420" w:type="dxa"/>
            <w:vAlign w:val="center"/>
            <w:tcPrChange w:id="4730" w:author="Greenblue" w:date="2024-02-15T20:17:00Z">
              <w:tcPr>
                <w:tcW w:w="3420" w:type="dxa"/>
                <w:vAlign w:val="center"/>
              </w:tcPr>
            </w:tcPrChange>
          </w:tcPr>
          <w:p w14:paraId="73E88058" w14:textId="4A5CD620" w:rsidR="009C5E3F" w:rsidRPr="009C5E3F" w:rsidRDefault="009C5E3F" w:rsidP="009C5E3F">
            <w:pPr>
              <w:snapToGrid w:val="0"/>
              <w:spacing w:before="60" w:after="60" w:line="240" w:lineRule="auto"/>
              <w:jc w:val="left"/>
              <w:rPr>
                <w:sz w:val="18"/>
                <w:szCs w:val="18"/>
              </w:rPr>
            </w:pPr>
            <w:ins w:id="4731" w:author="Greenblue" w:date="2024-02-15T20:17:00Z">
              <w:r w:rsidRPr="009C5E3F">
                <w:rPr>
                  <w:sz w:val="18"/>
                  <w:szCs w:val="18"/>
                </w:rPr>
                <w:t>The version identifier of the catalogue</w:t>
              </w:r>
            </w:ins>
            <w:del w:id="4732" w:author="Greenblue" w:date="2024-02-15T20:17:00Z">
              <w:r w:rsidRPr="009C5E3F" w:rsidDel="00BD1A62">
                <w:rPr>
                  <w:sz w:val="18"/>
                  <w:szCs w:val="18"/>
                </w:rPr>
                <w:delText>The version number of the product specification</w:delText>
              </w:r>
            </w:del>
          </w:p>
        </w:tc>
        <w:tc>
          <w:tcPr>
            <w:tcW w:w="804" w:type="dxa"/>
            <w:tcPrChange w:id="4733" w:author="Greenblue" w:date="2024-02-15T20:17:00Z">
              <w:tcPr>
                <w:tcW w:w="804" w:type="dxa"/>
                <w:vAlign w:val="center"/>
              </w:tcPr>
            </w:tcPrChange>
          </w:tcPr>
          <w:p w14:paraId="3990B03F" w14:textId="434E87D0" w:rsidR="009C5E3F" w:rsidRPr="009C5E3F" w:rsidRDefault="009C5E3F" w:rsidP="009C5E3F">
            <w:pPr>
              <w:snapToGrid w:val="0"/>
              <w:spacing w:before="60" w:after="60" w:line="240" w:lineRule="auto"/>
              <w:jc w:val="center"/>
              <w:rPr>
                <w:sz w:val="18"/>
                <w:szCs w:val="18"/>
              </w:rPr>
            </w:pPr>
            <w:ins w:id="4734" w:author="Greenblue" w:date="2024-02-15T20:17:00Z">
              <w:r w:rsidRPr="009C5E3F">
                <w:rPr>
                  <w:rFonts w:eastAsiaTheme="minorEastAsia" w:hint="eastAsia"/>
                  <w:sz w:val="18"/>
                  <w:szCs w:val="18"/>
                </w:rPr>
                <w:t>1</w:t>
              </w:r>
            </w:ins>
            <w:del w:id="4735" w:author="Greenblue" w:date="2024-02-15T20:17:00Z">
              <w:r w:rsidRPr="009C5E3F" w:rsidDel="001A2140">
                <w:rPr>
                  <w:sz w:val="18"/>
                  <w:szCs w:val="18"/>
                </w:rPr>
                <w:delText>1..*</w:delText>
              </w:r>
            </w:del>
          </w:p>
        </w:tc>
        <w:tc>
          <w:tcPr>
            <w:tcW w:w="2436" w:type="dxa"/>
            <w:vAlign w:val="center"/>
            <w:tcPrChange w:id="4736" w:author="Greenblue" w:date="2024-02-15T20:17:00Z">
              <w:tcPr>
                <w:tcW w:w="2436" w:type="dxa"/>
                <w:vAlign w:val="center"/>
              </w:tcPr>
            </w:tcPrChange>
          </w:tcPr>
          <w:p w14:paraId="7EC63986" w14:textId="77777777" w:rsidR="009C5E3F" w:rsidRPr="009C5E3F" w:rsidRDefault="009C5E3F" w:rsidP="009C5E3F">
            <w:pPr>
              <w:snapToGrid w:val="0"/>
              <w:spacing w:before="60" w:after="60" w:line="240" w:lineRule="auto"/>
              <w:jc w:val="left"/>
              <w:rPr>
                <w:sz w:val="18"/>
                <w:szCs w:val="18"/>
              </w:rPr>
            </w:pPr>
            <w:r w:rsidRPr="009C5E3F">
              <w:rPr>
                <w:sz w:val="18"/>
                <w:szCs w:val="18"/>
              </w:rPr>
              <w:t>CharacterString</w:t>
            </w:r>
          </w:p>
        </w:tc>
        <w:tc>
          <w:tcPr>
            <w:tcW w:w="3489" w:type="dxa"/>
            <w:vAlign w:val="center"/>
            <w:tcPrChange w:id="4737" w:author="Greenblue" w:date="2024-02-15T20:17:00Z">
              <w:tcPr>
                <w:tcW w:w="3489" w:type="dxa"/>
                <w:vAlign w:val="center"/>
              </w:tcPr>
            </w:tcPrChange>
          </w:tcPr>
          <w:p w14:paraId="1599C550" w14:textId="0A8B84A6" w:rsidR="009C5E3F" w:rsidRPr="009C5E3F" w:rsidRDefault="009C5E3F" w:rsidP="009C5E3F">
            <w:pPr>
              <w:snapToGrid w:val="0"/>
              <w:spacing w:before="60" w:after="60" w:line="240" w:lineRule="auto"/>
              <w:jc w:val="left"/>
              <w:rPr>
                <w:sz w:val="18"/>
                <w:szCs w:val="18"/>
              </w:rPr>
            </w:pPr>
            <w:ins w:id="4738" w:author="Greenblue" w:date="2024-02-15T20:17:00Z">
              <w:r w:rsidRPr="009C5E3F">
                <w:rPr>
                  <w:rFonts w:eastAsiaTheme="minorEastAsia" w:hint="eastAsia"/>
                  <w:sz w:val="18"/>
                  <w:szCs w:val="18"/>
                </w:rPr>
                <w:t>H</w:t>
              </w:r>
              <w:r w:rsidRPr="009C5E3F">
                <w:rPr>
                  <w:rFonts w:eastAsiaTheme="minorEastAsia"/>
                  <w:sz w:val="18"/>
                  <w:szCs w:val="18"/>
                </w:rPr>
                <w:t>uman readable version identifier</w:t>
              </w:r>
            </w:ins>
          </w:p>
        </w:tc>
      </w:tr>
      <w:tr w:rsidR="009C5E3F" w:rsidRPr="009063C9" w14:paraId="4B4AA6D1"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739"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740" w:author="Greenblue" w:date="2024-02-15T20:17:00Z">
            <w:trPr>
              <w:cantSplit/>
            </w:trPr>
          </w:trPrChange>
        </w:trPr>
        <w:tc>
          <w:tcPr>
            <w:tcW w:w="3034" w:type="dxa"/>
            <w:vAlign w:val="center"/>
            <w:tcPrChange w:id="4741" w:author="Greenblue" w:date="2024-02-15T20:17:00Z">
              <w:tcPr>
                <w:tcW w:w="3034" w:type="dxa"/>
                <w:vAlign w:val="center"/>
              </w:tcPr>
            </w:tcPrChange>
          </w:tcPr>
          <w:p w14:paraId="187C6DBC" w14:textId="77777777" w:rsidR="009C5E3F" w:rsidRPr="009063C9" w:rsidRDefault="009C5E3F" w:rsidP="009C5E3F">
            <w:pPr>
              <w:snapToGrid w:val="0"/>
              <w:spacing w:before="60" w:after="60" w:line="240" w:lineRule="auto"/>
              <w:jc w:val="left"/>
              <w:rPr>
                <w:sz w:val="18"/>
                <w:szCs w:val="18"/>
              </w:rPr>
            </w:pPr>
            <w:r w:rsidRPr="009063C9">
              <w:rPr>
                <w:sz w:val="18"/>
                <w:szCs w:val="18"/>
              </w:rPr>
              <w:t>issueDate</w:t>
            </w:r>
          </w:p>
        </w:tc>
        <w:tc>
          <w:tcPr>
            <w:tcW w:w="3420" w:type="dxa"/>
            <w:vAlign w:val="center"/>
            <w:tcPrChange w:id="4742" w:author="Greenblue" w:date="2024-02-15T20:17:00Z">
              <w:tcPr>
                <w:tcW w:w="3420" w:type="dxa"/>
                <w:vAlign w:val="center"/>
              </w:tcPr>
            </w:tcPrChange>
          </w:tcPr>
          <w:p w14:paraId="788A746C" w14:textId="2BFB04F7" w:rsidR="009C5E3F" w:rsidRPr="009C5E3F" w:rsidRDefault="009C5E3F" w:rsidP="009C5E3F">
            <w:pPr>
              <w:snapToGrid w:val="0"/>
              <w:spacing w:before="60" w:after="60" w:line="240" w:lineRule="auto"/>
              <w:jc w:val="left"/>
              <w:rPr>
                <w:sz w:val="18"/>
                <w:szCs w:val="18"/>
              </w:rPr>
            </w:pPr>
            <w:ins w:id="4743" w:author="Greenblue" w:date="2024-02-15T20:17:00Z">
              <w:r w:rsidRPr="009C5E3F">
                <w:rPr>
                  <w:sz w:val="18"/>
                  <w:szCs w:val="18"/>
                </w:rPr>
                <w:t>The issue date of the catalogue</w:t>
              </w:r>
            </w:ins>
            <w:del w:id="4744" w:author="Greenblue" w:date="2024-02-15T20:17:00Z">
              <w:r w:rsidRPr="009C5E3F" w:rsidDel="00BD1A62">
                <w:rPr>
                  <w:sz w:val="18"/>
                  <w:szCs w:val="18"/>
                </w:rPr>
                <w:delText>The version date of the product specification</w:delText>
              </w:r>
            </w:del>
          </w:p>
        </w:tc>
        <w:tc>
          <w:tcPr>
            <w:tcW w:w="804" w:type="dxa"/>
            <w:tcPrChange w:id="4745" w:author="Greenblue" w:date="2024-02-15T20:17:00Z">
              <w:tcPr>
                <w:tcW w:w="804" w:type="dxa"/>
                <w:vAlign w:val="center"/>
              </w:tcPr>
            </w:tcPrChange>
          </w:tcPr>
          <w:p w14:paraId="72A15D1A" w14:textId="0BCC8C62" w:rsidR="009C5E3F" w:rsidRPr="009C5E3F" w:rsidRDefault="009C5E3F" w:rsidP="009C5E3F">
            <w:pPr>
              <w:snapToGrid w:val="0"/>
              <w:spacing w:before="60" w:after="60" w:line="240" w:lineRule="auto"/>
              <w:jc w:val="center"/>
              <w:rPr>
                <w:sz w:val="18"/>
                <w:szCs w:val="18"/>
              </w:rPr>
            </w:pPr>
            <w:ins w:id="4746" w:author="Greenblue" w:date="2024-02-15T20:17:00Z">
              <w:r w:rsidRPr="009C5E3F">
                <w:rPr>
                  <w:rFonts w:eastAsiaTheme="minorEastAsia" w:hint="eastAsia"/>
                  <w:sz w:val="18"/>
                  <w:szCs w:val="18"/>
                </w:rPr>
                <w:t>1</w:t>
              </w:r>
            </w:ins>
            <w:del w:id="4747" w:author="Greenblue" w:date="2024-02-15T20:17:00Z">
              <w:r w:rsidRPr="009C5E3F" w:rsidDel="001A2140">
                <w:rPr>
                  <w:sz w:val="18"/>
                  <w:szCs w:val="18"/>
                </w:rPr>
                <w:delText>1..*</w:delText>
              </w:r>
            </w:del>
          </w:p>
        </w:tc>
        <w:tc>
          <w:tcPr>
            <w:tcW w:w="2436" w:type="dxa"/>
            <w:vAlign w:val="center"/>
            <w:tcPrChange w:id="4748" w:author="Greenblue" w:date="2024-02-15T20:17:00Z">
              <w:tcPr>
                <w:tcW w:w="2436" w:type="dxa"/>
                <w:vAlign w:val="center"/>
              </w:tcPr>
            </w:tcPrChange>
          </w:tcPr>
          <w:p w14:paraId="337D90AD" w14:textId="77777777" w:rsidR="009C5E3F" w:rsidRPr="009C5E3F" w:rsidRDefault="009C5E3F" w:rsidP="009C5E3F">
            <w:pPr>
              <w:snapToGrid w:val="0"/>
              <w:spacing w:before="60" w:after="60" w:line="240" w:lineRule="auto"/>
              <w:jc w:val="left"/>
              <w:rPr>
                <w:sz w:val="18"/>
                <w:szCs w:val="18"/>
              </w:rPr>
            </w:pPr>
            <w:r w:rsidRPr="009C5E3F">
              <w:rPr>
                <w:sz w:val="18"/>
                <w:szCs w:val="18"/>
              </w:rPr>
              <w:t>Date</w:t>
            </w:r>
          </w:p>
        </w:tc>
        <w:tc>
          <w:tcPr>
            <w:tcW w:w="3489" w:type="dxa"/>
            <w:vAlign w:val="center"/>
            <w:tcPrChange w:id="4749" w:author="Greenblue" w:date="2024-02-15T20:17:00Z">
              <w:tcPr>
                <w:tcW w:w="3489" w:type="dxa"/>
                <w:vAlign w:val="center"/>
              </w:tcPr>
            </w:tcPrChange>
          </w:tcPr>
          <w:p w14:paraId="73241BC7" w14:textId="77777777" w:rsidR="009C5E3F" w:rsidRPr="009C5E3F" w:rsidRDefault="009C5E3F" w:rsidP="009C5E3F">
            <w:pPr>
              <w:snapToGrid w:val="0"/>
              <w:spacing w:before="60" w:after="60" w:line="240" w:lineRule="auto"/>
              <w:jc w:val="left"/>
              <w:rPr>
                <w:sz w:val="18"/>
                <w:szCs w:val="18"/>
              </w:rPr>
            </w:pPr>
          </w:p>
        </w:tc>
      </w:tr>
      <w:tr w:rsidR="009C5E3F" w:rsidRPr="009063C9" w14:paraId="77DCCE6D" w14:textId="77777777" w:rsidTr="003D073E">
        <w:trPr>
          <w:cantSplit/>
        </w:trPr>
        <w:tc>
          <w:tcPr>
            <w:tcW w:w="3034" w:type="dxa"/>
            <w:vAlign w:val="center"/>
          </w:tcPr>
          <w:p w14:paraId="09EE6DC8" w14:textId="77777777" w:rsidR="009C5E3F" w:rsidRPr="009063C9" w:rsidRDefault="009C5E3F" w:rsidP="009C5E3F">
            <w:pPr>
              <w:snapToGrid w:val="0"/>
              <w:spacing w:before="60" w:after="60" w:line="240" w:lineRule="auto"/>
              <w:jc w:val="left"/>
              <w:rPr>
                <w:sz w:val="18"/>
                <w:szCs w:val="18"/>
              </w:rPr>
            </w:pPr>
            <w:r w:rsidRPr="009063C9">
              <w:rPr>
                <w:sz w:val="18"/>
                <w:szCs w:val="18"/>
              </w:rPr>
              <w:t>productSpecification</w:t>
            </w:r>
          </w:p>
        </w:tc>
        <w:tc>
          <w:tcPr>
            <w:tcW w:w="3420" w:type="dxa"/>
            <w:vAlign w:val="center"/>
          </w:tcPr>
          <w:p w14:paraId="1AF63A92" w14:textId="77777777" w:rsidR="009C5E3F" w:rsidRPr="009063C9" w:rsidRDefault="009C5E3F" w:rsidP="009C5E3F">
            <w:pPr>
              <w:snapToGrid w:val="0"/>
              <w:spacing w:before="60" w:after="60" w:line="240" w:lineRule="auto"/>
              <w:jc w:val="left"/>
              <w:rPr>
                <w:sz w:val="18"/>
                <w:szCs w:val="18"/>
              </w:rPr>
            </w:pPr>
            <w:r w:rsidRPr="009063C9">
              <w:rPr>
                <w:sz w:val="18"/>
                <w:szCs w:val="18"/>
              </w:rPr>
              <w:t>The product specification used to create this file</w:t>
            </w:r>
          </w:p>
        </w:tc>
        <w:tc>
          <w:tcPr>
            <w:tcW w:w="804" w:type="dxa"/>
            <w:vAlign w:val="center"/>
          </w:tcPr>
          <w:p w14:paraId="7331AD41"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3D09BFC" w14:textId="77777777" w:rsidR="009C5E3F" w:rsidRPr="009063C9" w:rsidRDefault="009C5E3F" w:rsidP="009C5E3F">
            <w:pPr>
              <w:snapToGrid w:val="0"/>
              <w:spacing w:before="60" w:after="60" w:line="240" w:lineRule="auto"/>
              <w:jc w:val="left"/>
              <w:rPr>
                <w:sz w:val="18"/>
                <w:szCs w:val="18"/>
              </w:rPr>
            </w:pPr>
            <w:r w:rsidRPr="009063C9">
              <w:rPr>
                <w:sz w:val="18"/>
                <w:szCs w:val="18"/>
              </w:rPr>
              <w:t>S100_ProductSpecification</w:t>
            </w:r>
          </w:p>
        </w:tc>
        <w:tc>
          <w:tcPr>
            <w:tcW w:w="3489" w:type="dxa"/>
            <w:vAlign w:val="center"/>
          </w:tcPr>
          <w:p w14:paraId="04FCF8AE" w14:textId="77777777" w:rsidR="009C5E3F" w:rsidRPr="009063C9" w:rsidRDefault="009C5E3F" w:rsidP="009C5E3F">
            <w:pPr>
              <w:snapToGrid w:val="0"/>
              <w:spacing w:before="60" w:after="60" w:line="240" w:lineRule="auto"/>
              <w:jc w:val="left"/>
              <w:rPr>
                <w:sz w:val="18"/>
                <w:szCs w:val="18"/>
              </w:rPr>
            </w:pPr>
          </w:p>
        </w:tc>
      </w:tr>
      <w:tr w:rsidR="009C5E3F" w:rsidRPr="009063C9" w14:paraId="7C1A0D7C" w14:textId="77777777" w:rsidTr="003D073E">
        <w:trPr>
          <w:cantSplit/>
        </w:trPr>
        <w:tc>
          <w:tcPr>
            <w:tcW w:w="3034" w:type="dxa"/>
            <w:vAlign w:val="center"/>
          </w:tcPr>
          <w:p w14:paraId="6CE813AC" w14:textId="77777777" w:rsidR="009C5E3F" w:rsidRPr="009063C9" w:rsidRDefault="009C5E3F" w:rsidP="009C5E3F">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1E4792DD" w14:textId="77777777" w:rsidR="009C5E3F" w:rsidRPr="009063C9" w:rsidRDefault="009C5E3F" w:rsidP="009C5E3F">
            <w:pPr>
              <w:snapToGrid w:val="0"/>
              <w:spacing w:before="60" w:after="60" w:line="240" w:lineRule="auto"/>
              <w:jc w:val="left"/>
              <w:rPr>
                <w:sz w:val="18"/>
                <w:szCs w:val="18"/>
              </w:rPr>
            </w:pPr>
            <w:r w:rsidRPr="009063C9">
              <w:rPr>
                <w:sz w:val="18"/>
                <w:szCs w:val="18"/>
              </w:rPr>
              <w:t>Digital Signature of the file</w:t>
            </w:r>
          </w:p>
        </w:tc>
        <w:tc>
          <w:tcPr>
            <w:tcW w:w="804" w:type="dxa"/>
            <w:vAlign w:val="center"/>
          </w:tcPr>
          <w:p w14:paraId="3AD9F8FC"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731A713" w14:textId="7124720C" w:rsidR="009C5E3F" w:rsidRPr="009063C9" w:rsidRDefault="009C5E3F" w:rsidP="009C5E3F">
            <w:pPr>
              <w:snapToGrid w:val="0"/>
              <w:spacing w:before="60" w:after="60" w:line="240" w:lineRule="auto"/>
              <w:jc w:val="left"/>
              <w:rPr>
                <w:sz w:val="18"/>
                <w:szCs w:val="18"/>
              </w:rPr>
            </w:pPr>
            <w:r w:rsidRPr="009063C9">
              <w:rPr>
                <w:sz w:val="18"/>
                <w:szCs w:val="18"/>
              </w:rPr>
              <w:t>S100_DigitalSignature</w:t>
            </w:r>
          </w:p>
        </w:tc>
        <w:tc>
          <w:tcPr>
            <w:tcW w:w="3489" w:type="dxa"/>
            <w:vAlign w:val="center"/>
          </w:tcPr>
          <w:p w14:paraId="26E36157" w14:textId="77777777" w:rsidR="009C5E3F" w:rsidRPr="009063C9" w:rsidRDefault="009C5E3F" w:rsidP="009C5E3F">
            <w:pPr>
              <w:snapToGrid w:val="0"/>
              <w:spacing w:before="60" w:after="60" w:line="240" w:lineRule="auto"/>
              <w:jc w:val="left"/>
              <w:rPr>
                <w:sz w:val="18"/>
                <w:szCs w:val="18"/>
              </w:rPr>
            </w:pPr>
            <w:r w:rsidRPr="009063C9">
              <w:rPr>
                <w:sz w:val="18"/>
                <w:szCs w:val="18"/>
              </w:rPr>
              <w:t>Reference to the appropriate digital signature algorithm</w:t>
            </w:r>
          </w:p>
        </w:tc>
      </w:tr>
      <w:tr w:rsidR="009C5E3F" w:rsidRPr="009063C9" w14:paraId="1B18A38B" w14:textId="77777777" w:rsidTr="003D073E">
        <w:trPr>
          <w:cantSplit/>
        </w:trPr>
        <w:tc>
          <w:tcPr>
            <w:tcW w:w="3034" w:type="dxa"/>
            <w:vAlign w:val="center"/>
          </w:tcPr>
          <w:p w14:paraId="0E8447CF" w14:textId="77777777" w:rsidR="009C5E3F" w:rsidRPr="009063C9" w:rsidRDefault="009C5E3F" w:rsidP="009C5E3F">
            <w:pPr>
              <w:snapToGrid w:val="0"/>
              <w:spacing w:before="60" w:after="60" w:line="240" w:lineRule="auto"/>
              <w:jc w:val="left"/>
              <w:rPr>
                <w:sz w:val="18"/>
                <w:szCs w:val="18"/>
              </w:rPr>
            </w:pPr>
            <w:r w:rsidRPr="009063C9">
              <w:rPr>
                <w:sz w:val="18"/>
                <w:szCs w:val="18"/>
              </w:rPr>
              <w:t>digitalSignatureValue</w:t>
            </w:r>
          </w:p>
        </w:tc>
        <w:tc>
          <w:tcPr>
            <w:tcW w:w="3420" w:type="dxa"/>
            <w:vAlign w:val="center"/>
          </w:tcPr>
          <w:p w14:paraId="03C38A1F" w14:textId="77777777" w:rsidR="009C5E3F" w:rsidRPr="009063C9" w:rsidRDefault="009C5E3F" w:rsidP="009C5E3F">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7F968A65" w14:textId="56E7A2DB" w:rsidR="009C5E3F" w:rsidRPr="009063C9" w:rsidRDefault="009C5E3F" w:rsidP="009C5E3F">
            <w:pPr>
              <w:snapToGrid w:val="0"/>
              <w:spacing w:before="60" w:after="60" w:line="240" w:lineRule="auto"/>
              <w:jc w:val="center"/>
              <w:rPr>
                <w:sz w:val="18"/>
                <w:szCs w:val="18"/>
              </w:rPr>
            </w:pPr>
            <w:ins w:id="4750" w:author="Greenblue" w:date="2024-02-15T20:17:00Z">
              <w:r w:rsidRPr="009063C9">
                <w:rPr>
                  <w:sz w:val="18"/>
                  <w:szCs w:val="18"/>
                </w:rPr>
                <w:t>1..*</w:t>
              </w:r>
            </w:ins>
            <w:del w:id="4751" w:author="Greenblue" w:date="2024-02-15T20:17:00Z">
              <w:r w:rsidRPr="009063C9" w:rsidDel="009C5E3F">
                <w:rPr>
                  <w:sz w:val="18"/>
                  <w:szCs w:val="18"/>
                </w:rPr>
                <w:delText>1</w:delText>
              </w:r>
            </w:del>
          </w:p>
        </w:tc>
        <w:tc>
          <w:tcPr>
            <w:tcW w:w="2436" w:type="dxa"/>
            <w:vAlign w:val="center"/>
          </w:tcPr>
          <w:p w14:paraId="4D483B4D" w14:textId="1E382688" w:rsidR="009C5E3F" w:rsidRPr="009063C9" w:rsidRDefault="009C5E3F" w:rsidP="009C5E3F">
            <w:pPr>
              <w:snapToGrid w:val="0"/>
              <w:spacing w:before="60" w:after="60" w:line="240" w:lineRule="auto"/>
              <w:jc w:val="left"/>
              <w:rPr>
                <w:sz w:val="18"/>
                <w:szCs w:val="18"/>
              </w:rPr>
            </w:pPr>
            <w:r w:rsidRPr="009063C9">
              <w:rPr>
                <w:sz w:val="18"/>
                <w:szCs w:val="18"/>
              </w:rPr>
              <w:t>S100_DigitalSignatureValue</w:t>
            </w:r>
          </w:p>
        </w:tc>
        <w:tc>
          <w:tcPr>
            <w:tcW w:w="3489" w:type="dxa"/>
            <w:vAlign w:val="center"/>
          </w:tcPr>
          <w:p w14:paraId="51109706" w14:textId="77777777" w:rsidR="009C5E3F" w:rsidRPr="009063C9" w:rsidRDefault="009C5E3F" w:rsidP="009C5E3F">
            <w:pPr>
              <w:snapToGrid w:val="0"/>
              <w:spacing w:before="60" w:after="60"/>
              <w:jc w:val="left"/>
              <w:rPr>
                <w:sz w:val="18"/>
                <w:szCs w:val="18"/>
              </w:rPr>
            </w:pPr>
            <w:r w:rsidRPr="009063C9">
              <w:rPr>
                <w:sz w:val="18"/>
                <w:szCs w:val="18"/>
              </w:rPr>
              <w:t>The value resulting from application of digitalSignatureReference</w:t>
            </w:r>
          </w:p>
          <w:p w14:paraId="6717E77D" w14:textId="0BAE56B8" w:rsidR="009C5E3F" w:rsidRPr="009063C9" w:rsidRDefault="009C5E3F" w:rsidP="009C5E3F">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9C5E3F" w:rsidRPr="009063C9" w14:paraId="241E4016" w14:textId="77777777" w:rsidTr="003D073E">
        <w:trPr>
          <w:cantSplit/>
          <w:ins w:id="4752" w:author="Greenblue" w:date="2024-02-15T20:17:00Z"/>
        </w:trPr>
        <w:tc>
          <w:tcPr>
            <w:tcW w:w="3034" w:type="dxa"/>
            <w:vAlign w:val="center"/>
          </w:tcPr>
          <w:p w14:paraId="638D814B" w14:textId="0F5AA37B" w:rsidR="009C5E3F" w:rsidRPr="009C5E3F" w:rsidRDefault="009C5E3F" w:rsidP="009C5E3F">
            <w:pPr>
              <w:snapToGrid w:val="0"/>
              <w:spacing w:before="60" w:after="60" w:line="240" w:lineRule="auto"/>
              <w:jc w:val="left"/>
              <w:rPr>
                <w:ins w:id="4753" w:author="Greenblue" w:date="2024-02-15T20:17:00Z"/>
                <w:sz w:val="18"/>
                <w:szCs w:val="18"/>
              </w:rPr>
            </w:pPr>
            <w:ins w:id="4754" w:author="Greenblue" w:date="2024-02-15T20:17:00Z">
              <w:r w:rsidRPr="009C5E3F">
                <w:rPr>
                  <w:rFonts w:eastAsiaTheme="minorEastAsia" w:hint="eastAsia"/>
                  <w:sz w:val="18"/>
                  <w:szCs w:val="18"/>
                </w:rPr>
                <w:t>c</w:t>
              </w:r>
              <w:r w:rsidRPr="009C5E3F">
                <w:rPr>
                  <w:rFonts w:eastAsiaTheme="minorEastAsia"/>
                  <w:sz w:val="18"/>
                  <w:szCs w:val="18"/>
                </w:rPr>
                <w:t>ompressionFlag</w:t>
              </w:r>
            </w:ins>
          </w:p>
        </w:tc>
        <w:tc>
          <w:tcPr>
            <w:tcW w:w="3420" w:type="dxa"/>
            <w:vAlign w:val="center"/>
          </w:tcPr>
          <w:p w14:paraId="46A60F6F" w14:textId="233E5CC2" w:rsidR="009C5E3F" w:rsidRPr="009C5E3F" w:rsidRDefault="009C5E3F" w:rsidP="009C5E3F">
            <w:pPr>
              <w:snapToGrid w:val="0"/>
              <w:spacing w:before="60" w:after="60" w:line="240" w:lineRule="auto"/>
              <w:jc w:val="left"/>
              <w:rPr>
                <w:ins w:id="4755" w:author="Greenblue" w:date="2024-02-15T20:17:00Z"/>
                <w:sz w:val="18"/>
                <w:szCs w:val="18"/>
              </w:rPr>
            </w:pPr>
            <w:ins w:id="4756" w:author="Greenblue" w:date="2024-02-15T20:17:00Z">
              <w:r w:rsidRPr="009C5E3F">
                <w:rPr>
                  <w:rFonts w:eastAsiaTheme="minorEastAsia" w:hint="eastAsia"/>
                  <w:sz w:val="18"/>
                  <w:szCs w:val="18"/>
                </w:rPr>
                <w:t>I</w:t>
              </w:r>
              <w:r w:rsidRPr="009C5E3F">
                <w:rPr>
                  <w:rFonts w:eastAsiaTheme="minorEastAsia"/>
                  <w:sz w:val="18"/>
                  <w:szCs w:val="18"/>
                </w:rPr>
                <w:t>ndicates if the resource is compressed</w:t>
              </w:r>
            </w:ins>
          </w:p>
        </w:tc>
        <w:tc>
          <w:tcPr>
            <w:tcW w:w="804" w:type="dxa"/>
            <w:vAlign w:val="center"/>
          </w:tcPr>
          <w:p w14:paraId="6BAAF275" w14:textId="2A79455C" w:rsidR="009C5E3F" w:rsidRPr="009C5E3F" w:rsidRDefault="009C5E3F" w:rsidP="009C5E3F">
            <w:pPr>
              <w:snapToGrid w:val="0"/>
              <w:spacing w:before="60" w:after="60" w:line="240" w:lineRule="auto"/>
              <w:jc w:val="center"/>
              <w:rPr>
                <w:ins w:id="4757" w:author="Greenblue" w:date="2024-02-15T20:17:00Z"/>
                <w:sz w:val="18"/>
                <w:szCs w:val="18"/>
              </w:rPr>
            </w:pPr>
            <w:ins w:id="4758" w:author="Greenblue" w:date="2024-02-15T20:17:00Z">
              <w:r w:rsidRPr="009C5E3F">
                <w:rPr>
                  <w:sz w:val="18"/>
                  <w:szCs w:val="18"/>
                </w:rPr>
                <w:t>1</w:t>
              </w:r>
            </w:ins>
          </w:p>
        </w:tc>
        <w:tc>
          <w:tcPr>
            <w:tcW w:w="2436" w:type="dxa"/>
            <w:vAlign w:val="center"/>
          </w:tcPr>
          <w:p w14:paraId="18246A3E" w14:textId="0966ADD2" w:rsidR="009C5E3F" w:rsidRPr="009C5E3F" w:rsidRDefault="009C5E3F" w:rsidP="009C5E3F">
            <w:pPr>
              <w:snapToGrid w:val="0"/>
              <w:spacing w:before="60" w:after="60" w:line="240" w:lineRule="auto"/>
              <w:jc w:val="left"/>
              <w:rPr>
                <w:ins w:id="4759" w:author="Greenblue" w:date="2024-02-15T20:17:00Z"/>
                <w:sz w:val="18"/>
                <w:szCs w:val="18"/>
              </w:rPr>
            </w:pPr>
            <w:ins w:id="4760" w:author="Greenblue" w:date="2024-02-15T20:17:00Z">
              <w:r w:rsidRPr="009C5E3F">
                <w:rPr>
                  <w:rFonts w:eastAsiaTheme="minorEastAsia" w:hint="eastAsia"/>
                  <w:sz w:val="18"/>
                  <w:szCs w:val="18"/>
                </w:rPr>
                <w:t>B</w:t>
              </w:r>
              <w:r w:rsidRPr="009C5E3F">
                <w:rPr>
                  <w:rFonts w:eastAsiaTheme="minorEastAsia"/>
                  <w:sz w:val="18"/>
                  <w:szCs w:val="18"/>
                </w:rPr>
                <w:t>oolean</w:t>
              </w:r>
            </w:ins>
          </w:p>
        </w:tc>
        <w:tc>
          <w:tcPr>
            <w:tcW w:w="3489" w:type="dxa"/>
            <w:vAlign w:val="center"/>
          </w:tcPr>
          <w:p w14:paraId="480C8A30" w14:textId="43270B22" w:rsidR="009C5E3F" w:rsidRPr="009C5E3F" w:rsidRDefault="009C5E3F" w:rsidP="009C5E3F">
            <w:pPr>
              <w:snapToGrid w:val="0"/>
              <w:spacing w:before="60" w:after="60"/>
              <w:jc w:val="left"/>
              <w:rPr>
                <w:ins w:id="4761" w:author="Greenblue" w:date="2024-02-15T20:17:00Z"/>
                <w:sz w:val="18"/>
                <w:szCs w:val="18"/>
              </w:rPr>
            </w:pPr>
            <w:ins w:id="4762" w:author="Greenblue" w:date="2024-02-15T20:17:00Z">
              <w:r w:rsidRPr="009C5E3F">
                <w:rPr>
                  <w:rFonts w:eastAsiaTheme="minorEastAsia" w:hint="eastAsia"/>
                  <w:i/>
                  <w:sz w:val="18"/>
                  <w:szCs w:val="18"/>
                </w:rPr>
                <w:t>T</w:t>
              </w:r>
              <w:r w:rsidRPr="009C5E3F">
                <w:rPr>
                  <w:rFonts w:eastAsiaTheme="minorEastAsia"/>
                  <w:i/>
                  <w:sz w:val="18"/>
                  <w:szCs w:val="18"/>
                </w:rPr>
                <w:t>rue</w:t>
              </w:r>
              <w:r w:rsidRPr="009C5E3F">
                <w:rPr>
                  <w:rFonts w:eastAsiaTheme="minorEastAsia"/>
                  <w:sz w:val="18"/>
                  <w:szCs w:val="18"/>
                </w:rPr>
                <w:t xml:space="preserve"> indicates a compressed resource</w:t>
              </w:r>
              <w:r w:rsidRPr="009C5E3F">
                <w:rPr>
                  <w:rFonts w:eastAsiaTheme="minorEastAsia"/>
                  <w:sz w:val="18"/>
                  <w:szCs w:val="18"/>
                </w:rPr>
                <w:br/>
              </w:r>
              <w:r w:rsidRPr="009C5E3F">
                <w:rPr>
                  <w:rFonts w:eastAsiaTheme="minorEastAsia"/>
                  <w:i/>
                  <w:sz w:val="18"/>
                  <w:szCs w:val="18"/>
                </w:rPr>
                <w:t>False</w:t>
              </w:r>
              <w:r w:rsidRPr="009C5E3F">
                <w:rPr>
                  <w:rFonts w:eastAsiaTheme="minorEastAsia"/>
                  <w:sz w:val="18"/>
                  <w:szCs w:val="18"/>
                </w:rPr>
                <w:t xml:space="preserve"> indicates an uncompressed resource</w:t>
              </w:r>
            </w:ins>
          </w:p>
        </w:tc>
      </w:tr>
      <w:tr w:rsidR="009C5E3F" w:rsidRPr="009063C9" w14:paraId="4C97EEE8" w14:textId="77777777" w:rsidTr="003D073E">
        <w:trPr>
          <w:cantSplit/>
        </w:trPr>
        <w:tc>
          <w:tcPr>
            <w:tcW w:w="3034" w:type="dxa"/>
            <w:vAlign w:val="center"/>
          </w:tcPr>
          <w:p w14:paraId="1D85E88F" w14:textId="5DE08882" w:rsidR="009C5E3F" w:rsidRPr="009063C9" w:rsidRDefault="009C5E3F" w:rsidP="009C5E3F">
            <w:pPr>
              <w:snapToGrid w:val="0"/>
              <w:spacing w:before="60" w:after="60" w:line="240" w:lineRule="auto"/>
              <w:jc w:val="left"/>
              <w:rPr>
                <w:sz w:val="18"/>
                <w:szCs w:val="18"/>
              </w:rPr>
            </w:pPr>
            <w:r w:rsidRPr="009063C9">
              <w:rPr>
                <w:sz w:val="18"/>
                <w:szCs w:val="18"/>
              </w:rPr>
              <w:t>defaultLocale</w:t>
            </w:r>
          </w:p>
        </w:tc>
        <w:tc>
          <w:tcPr>
            <w:tcW w:w="3420" w:type="dxa"/>
            <w:vAlign w:val="center"/>
          </w:tcPr>
          <w:p w14:paraId="35377198" w14:textId="6CEB2C94" w:rsidR="009C5E3F" w:rsidRPr="009C5E3F" w:rsidRDefault="009C5E3F" w:rsidP="009C5E3F">
            <w:pPr>
              <w:snapToGrid w:val="0"/>
              <w:spacing w:before="60" w:after="60" w:line="240" w:lineRule="auto"/>
              <w:jc w:val="left"/>
              <w:rPr>
                <w:sz w:val="18"/>
                <w:szCs w:val="18"/>
              </w:rPr>
            </w:pPr>
            <w:ins w:id="4763" w:author="Greenblue" w:date="2024-02-15T20:18:00Z">
              <w:r w:rsidRPr="009C5E3F">
                <w:rPr>
                  <w:sz w:val="18"/>
                  <w:szCs w:val="18"/>
                </w:rPr>
                <w:t>Default language and character set used in the catalogue</w:t>
              </w:r>
            </w:ins>
            <w:del w:id="4764" w:author="Greenblue" w:date="2024-02-15T20:18:00Z">
              <w:r w:rsidRPr="009C5E3F" w:rsidDel="00FE7115">
                <w:rPr>
                  <w:sz w:val="18"/>
                  <w:szCs w:val="18"/>
                </w:rPr>
                <w:delText>Default language and character set used in the exchange catalogue</w:delText>
              </w:r>
            </w:del>
          </w:p>
        </w:tc>
        <w:tc>
          <w:tcPr>
            <w:tcW w:w="804" w:type="dxa"/>
            <w:vAlign w:val="center"/>
          </w:tcPr>
          <w:p w14:paraId="2B0D9E2D" w14:textId="22D819BF" w:rsidR="009C5E3F" w:rsidRPr="009C5E3F" w:rsidRDefault="009C5E3F" w:rsidP="009C5E3F">
            <w:pPr>
              <w:snapToGrid w:val="0"/>
              <w:spacing w:before="60" w:after="60" w:line="240" w:lineRule="auto"/>
              <w:jc w:val="center"/>
              <w:rPr>
                <w:sz w:val="18"/>
                <w:szCs w:val="18"/>
              </w:rPr>
            </w:pPr>
            <w:ins w:id="4765" w:author="Greenblue" w:date="2024-02-15T20:18:00Z">
              <w:r w:rsidRPr="009C5E3F">
                <w:rPr>
                  <w:sz w:val="18"/>
                  <w:szCs w:val="18"/>
                </w:rPr>
                <w:t>0..1</w:t>
              </w:r>
            </w:ins>
            <w:del w:id="4766" w:author="Greenblue" w:date="2024-02-15T20:18:00Z">
              <w:r w:rsidRPr="009C5E3F" w:rsidDel="00FE7115">
                <w:rPr>
                  <w:sz w:val="18"/>
                  <w:szCs w:val="18"/>
                </w:rPr>
                <w:delText>1</w:delText>
              </w:r>
            </w:del>
          </w:p>
        </w:tc>
        <w:tc>
          <w:tcPr>
            <w:tcW w:w="2436" w:type="dxa"/>
            <w:vAlign w:val="center"/>
          </w:tcPr>
          <w:p w14:paraId="4479E28A" w14:textId="7FDD5ED4" w:rsidR="009C5E3F" w:rsidRPr="009C5E3F" w:rsidRDefault="009C5E3F" w:rsidP="009C5E3F">
            <w:pPr>
              <w:snapToGrid w:val="0"/>
              <w:spacing w:before="60" w:after="60" w:line="240" w:lineRule="auto"/>
              <w:jc w:val="left"/>
              <w:rPr>
                <w:i/>
                <w:sz w:val="18"/>
                <w:szCs w:val="18"/>
              </w:rPr>
            </w:pPr>
            <w:r w:rsidRPr="009C5E3F">
              <w:rPr>
                <w:sz w:val="18"/>
                <w:szCs w:val="18"/>
              </w:rPr>
              <w:t>PT_Locale</w:t>
            </w:r>
          </w:p>
        </w:tc>
        <w:tc>
          <w:tcPr>
            <w:tcW w:w="3489" w:type="dxa"/>
            <w:vAlign w:val="center"/>
          </w:tcPr>
          <w:p w14:paraId="12F498D5" w14:textId="26610D97" w:rsidR="009C5E3F" w:rsidRPr="009C5E3F" w:rsidRDefault="009C5E3F" w:rsidP="009C5E3F">
            <w:pPr>
              <w:snapToGrid w:val="0"/>
              <w:spacing w:before="60" w:after="60"/>
              <w:jc w:val="left"/>
              <w:rPr>
                <w:sz w:val="18"/>
                <w:szCs w:val="18"/>
              </w:rPr>
            </w:pPr>
            <w:ins w:id="4767" w:author="Greenblue" w:date="2024-02-15T20:18:00Z">
              <w:r w:rsidRPr="009C5E3F">
                <w:rPr>
                  <w:rFonts w:eastAsiaTheme="minorEastAsia" w:hint="eastAsia"/>
                  <w:sz w:val="18"/>
                  <w:szCs w:val="18"/>
                </w:rPr>
                <w:t>I</w:t>
              </w:r>
              <w:r w:rsidRPr="009C5E3F">
                <w:rPr>
                  <w:rFonts w:eastAsiaTheme="minorEastAsia"/>
                  <w:sz w:val="18"/>
                  <w:szCs w:val="18"/>
                </w:rPr>
                <w:t>n absence of defaultLocale the language is English in UTF-8</w:t>
              </w:r>
            </w:ins>
          </w:p>
        </w:tc>
      </w:tr>
      <w:tr w:rsidR="009C5E3F" w:rsidRPr="009063C9" w14:paraId="6B3531B8" w14:textId="77777777" w:rsidTr="003D073E">
        <w:trPr>
          <w:cantSplit/>
        </w:trPr>
        <w:tc>
          <w:tcPr>
            <w:tcW w:w="3034" w:type="dxa"/>
            <w:vAlign w:val="center"/>
          </w:tcPr>
          <w:p w14:paraId="72E6CF61" w14:textId="6A8BEB37" w:rsidR="009C5E3F" w:rsidRPr="009063C9" w:rsidRDefault="009C5E3F" w:rsidP="009C5E3F">
            <w:pPr>
              <w:snapToGrid w:val="0"/>
              <w:spacing w:before="60" w:after="60" w:line="240" w:lineRule="auto"/>
              <w:jc w:val="left"/>
              <w:rPr>
                <w:sz w:val="18"/>
                <w:szCs w:val="18"/>
              </w:rPr>
            </w:pPr>
            <w:r w:rsidRPr="009063C9">
              <w:rPr>
                <w:sz w:val="18"/>
                <w:szCs w:val="18"/>
              </w:rPr>
              <w:t>otherLocale</w:t>
            </w:r>
          </w:p>
        </w:tc>
        <w:tc>
          <w:tcPr>
            <w:tcW w:w="3420" w:type="dxa"/>
            <w:vAlign w:val="center"/>
          </w:tcPr>
          <w:p w14:paraId="1BAE9F85" w14:textId="57EBB06C" w:rsidR="009C5E3F" w:rsidRPr="009C5E3F" w:rsidRDefault="009C5E3F" w:rsidP="009C5E3F">
            <w:pPr>
              <w:snapToGrid w:val="0"/>
              <w:spacing w:before="60" w:after="60" w:line="240" w:lineRule="auto"/>
              <w:jc w:val="left"/>
              <w:rPr>
                <w:sz w:val="18"/>
                <w:szCs w:val="18"/>
              </w:rPr>
            </w:pPr>
            <w:ins w:id="4768" w:author="Greenblue" w:date="2024-02-15T20:18:00Z">
              <w:r w:rsidRPr="009C5E3F">
                <w:rPr>
                  <w:sz w:val="18"/>
                  <w:szCs w:val="18"/>
                </w:rPr>
                <w:t>Other languages and character sets used in the catalogue</w:t>
              </w:r>
            </w:ins>
            <w:del w:id="4769" w:author="Greenblue" w:date="2024-02-15T20:18:00Z">
              <w:r w:rsidRPr="009C5E3F" w:rsidDel="009C5E3F">
                <w:rPr>
                  <w:sz w:val="18"/>
                  <w:szCs w:val="18"/>
                </w:rPr>
                <w:delText>Other languages and character sets used in the exchange catalogue</w:delText>
              </w:r>
            </w:del>
          </w:p>
        </w:tc>
        <w:tc>
          <w:tcPr>
            <w:tcW w:w="804" w:type="dxa"/>
            <w:vAlign w:val="center"/>
          </w:tcPr>
          <w:p w14:paraId="152A7EB8" w14:textId="612373B6" w:rsidR="009C5E3F" w:rsidRPr="009C5E3F" w:rsidRDefault="009C5E3F" w:rsidP="009C5E3F">
            <w:pPr>
              <w:snapToGrid w:val="0"/>
              <w:spacing w:before="60" w:after="60" w:line="240" w:lineRule="auto"/>
              <w:jc w:val="center"/>
              <w:rPr>
                <w:sz w:val="18"/>
                <w:szCs w:val="18"/>
              </w:rPr>
            </w:pPr>
            <w:r w:rsidRPr="009C5E3F">
              <w:rPr>
                <w:sz w:val="18"/>
                <w:szCs w:val="18"/>
              </w:rPr>
              <w:t>0..*</w:t>
            </w:r>
          </w:p>
        </w:tc>
        <w:tc>
          <w:tcPr>
            <w:tcW w:w="2436" w:type="dxa"/>
            <w:vAlign w:val="center"/>
          </w:tcPr>
          <w:p w14:paraId="1A4C24AC" w14:textId="281AFD96" w:rsidR="009C5E3F" w:rsidRPr="009C5E3F" w:rsidRDefault="009C5E3F" w:rsidP="009C5E3F">
            <w:pPr>
              <w:snapToGrid w:val="0"/>
              <w:spacing w:before="60" w:after="60" w:line="240" w:lineRule="auto"/>
              <w:jc w:val="left"/>
              <w:rPr>
                <w:i/>
                <w:sz w:val="18"/>
                <w:szCs w:val="18"/>
              </w:rPr>
            </w:pPr>
            <w:r w:rsidRPr="009C5E3F">
              <w:rPr>
                <w:sz w:val="18"/>
                <w:szCs w:val="18"/>
              </w:rPr>
              <w:t>PT_Locale</w:t>
            </w:r>
          </w:p>
        </w:tc>
        <w:tc>
          <w:tcPr>
            <w:tcW w:w="3489" w:type="dxa"/>
            <w:vAlign w:val="center"/>
          </w:tcPr>
          <w:p w14:paraId="7627AD6D" w14:textId="77777777" w:rsidR="009C5E3F" w:rsidRPr="009C5E3F" w:rsidRDefault="009C5E3F" w:rsidP="009C5E3F">
            <w:pPr>
              <w:snapToGrid w:val="0"/>
              <w:spacing w:before="60" w:after="60"/>
              <w:jc w:val="left"/>
              <w:rPr>
                <w:sz w:val="18"/>
                <w:szCs w:val="18"/>
              </w:rPr>
            </w:pPr>
          </w:p>
        </w:tc>
      </w:tr>
    </w:tbl>
    <w:p w14:paraId="48014C5A" w14:textId="77777777" w:rsidR="00B413FE" w:rsidRPr="009063C9" w:rsidRDefault="00B413FE" w:rsidP="009C5E3F">
      <w:pPr>
        <w:pStyle w:val="Heading4"/>
      </w:pPr>
      <w:bookmarkStart w:id="4770" w:name="_Toc152232626"/>
      <w:r w:rsidRPr="009063C9">
        <w:t>S100_CatalogueScope</w:t>
      </w:r>
      <w:bookmarkEnd w:id="477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771"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5925"/>
        <w:tblGridChange w:id="4772">
          <w:tblGrid>
            <w:gridCol w:w="3034"/>
            <w:gridCol w:w="3420"/>
            <w:gridCol w:w="804"/>
            <w:gridCol w:w="5925"/>
          </w:tblGrid>
        </w:tblGridChange>
      </w:tblGrid>
      <w:tr w:rsidR="009063C9" w:rsidRPr="009063C9" w14:paraId="64AC780C" w14:textId="77777777" w:rsidTr="006073E9">
        <w:trPr>
          <w:cantSplit/>
          <w:trPrChange w:id="4773" w:author="Greenblue" w:date="2024-02-13T20:42:00Z">
            <w:trPr>
              <w:cantSplit/>
            </w:trPr>
          </w:trPrChange>
        </w:trPr>
        <w:tc>
          <w:tcPr>
            <w:tcW w:w="3034" w:type="dxa"/>
            <w:shd w:val="clear" w:color="auto" w:fill="E7E6E6"/>
            <w:vAlign w:val="center"/>
            <w:tcPrChange w:id="4774" w:author="Greenblue" w:date="2024-02-13T20:42:00Z">
              <w:tcPr>
                <w:tcW w:w="3034" w:type="dxa"/>
                <w:vAlign w:val="center"/>
              </w:tcPr>
            </w:tcPrChange>
          </w:tcPr>
          <w:p w14:paraId="74DB01BE" w14:textId="77777777" w:rsidR="00AE0212" w:rsidRPr="009063C9" w:rsidRDefault="00AE0212" w:rsidP="009063C9">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775" w:author="Greenblue" w:date="2024-02-13T20:42:00Z">
              <w:tcPr>
                <w:tcW w:w="3420" w:type="dxa"/>
                <w:vAlign w:val="center"/>
              </w:tcPr>
            </w:tcPrChange>
          </w:tcPr>
          <w:p w14:paraId="10DEC931" w14:textId="77777777" w:rsidR="00AE0212" w:rsidRPr="009063C9" w:rsidRDefault="00AE0212" w:rsidP="009063C9">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776" w:author="Greenblue" w:date="2024-02-13T20:42:00Z">
              <w:tcPr>
                <w:tcW w:w="804" w:type="dxa"/>
                <w:vAlign w:val="center"/>
              </w:tcPr>
            </w:tcPrChange>
          </w:tcPr>
          <w:p w14:paraId="4DD91752" w14:textId="6B2ADFBC" w:rsidR="00AE0212" w:rsidRPr="009063C9" w:rsidRDefault="00AE0212" w:rsidP="009063C9">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Change w:id="4777" w:author="Greenblue" w:date="2024-02-13T20:42:00Z">
              <w:tcPr>
                <w:tcW w:w="5925" w:type="dxa"/>
                <w:vAlign w:val="center"/>
              </w:tcPr>
            </w:tcPrChange>
          </w:tcPr>
          <w:p w14:paraId="3C1AA158" w14:textId="77777777" w:rsidR="00AE0212" w:rsidRPr="009063C9" w:rsidRDefault="00AE0212" w:rsidP="009063C9">
            <w:pPr>
              <w:snapToGrid w:val="0"/>
              <w:spacing w:before="60" w:after="60" w:line="240" w:lineRule="auto"/>
              <w:rPr>
                <w:b/>
                <w:sz w:val="18"/>
                <w:szCs w:val="18"/>
              </w:rPr>
            </w:pPr>
            <w:r w:rsidRPr="009063C9">
              <w:rPr>
                <w:b/>
                <w:sz w:val="18"/>
                <w:szCs w:val="18"/>
              </w:rPr>
              <w:t>Remarks</w:t>
            </w:r>
          </w:p>
        </w:tc>
      </w:tr>
      <w:tr w:rsidR="009063C9" w:rsidRPr="009063C9" w14:paraId="74C78408" w14:textId="77777777" w:rsidTr="003D073E">
        <w:trPr>
          <w:cantSplit/>
        </w:trPr>
        <w:tc>
          <w:tcPr>
            <w:tcW w:w="3034" w:type="dxa"/>
            <w:vAlign w:val="center"/>
          </w:tcPr>
          <w:p w14:paraId="47863E59" w14:textId="77777777" w:rsidR="00AE0212" w:rsidRPr="009063C9" w:rsidRDefault="00AE0212" w:rsidP="009063C9">
            <w:pPr>
              <w:snapToGrid w:val="0"/>
              <w:spacing w:before="60" w:after="60" w:line="240" w:lineRule="auto"/>
              <w:rPr>
                <w:sz w:val="18"/>
                <w:szCs w:val="18"/>
              </w:rPr>
            </w:pPr>
            <w:r w:rsidRPr="009063C9">
              <w:rPr>
                <w:sz w:val="18"/>
                <w:szCs w:val="18"/>
              </w:rPr>
              <w:t>S100_CatalogueScope</w:t>
            </w:r>
          </w:p>
        </w:tc>
        <w:tc>
          <w:tcPr>
            <w:tcW w:w="3420" w:type="dxa"/>
          </w:tcPr>
          <w:p w14:paraId="0412BBF2" w14:textId="4C9E7A97" w:rsidR="00AE0212" w:rsidRPr="009063C9" w:rsidRDefault="00AE0212" w:rsidP="009063C9">
            <w:pPr>
              <w:snapToGrid w:val="0"/>
              <w:spacing w:before="60" w:after="60" w:line="240" w:lineRule="auto"/>
              <w:rPr>
                <w:sz w:val="18"/>
                <w:szCs w:val="18"/>
              </w:rPr>
            </w:pPr>
            <w:r w:rsidRPr="009063C9">
              <w:rPr>
                <w:sz w:val="18"/>
                <w:szCs w:val="18"/>
              </w:rPr>
              <w:t>The scope of the catalogue</w:t>
            </w:r>
          </w:p>
        </w:tc>
        <w:tc>
          <w:tcPr>
            <w:tcW w:w="804" w:type="dxa"/>
            <w:vAlign w:val="center"/>
          </w:tcPr>
          <w:p w14:paraId="5DC0DDB2" w14:textId="77777777" w:rsidR="00AE0212" w:rsidRPr="009063C9" w:rsidRDefault="00AE0212" w:rsidP="009063C9">
            <w:pPr>
              <w:snapToGrid w:val="0"/>
              <w:spacing w:before="60" w:after="60" w:line="240" w:lineRule="auto"/>
              <w:jc w:val="center"/>
              <w:rPr>
                <w:sz w:val="18"/>
                <w:szCs w:val="18"/>
              </w:rPr>
            </w:pPr>
            <w:r w:rsidRPr="009063C9">
              <w:rPr>
                <w:sz w:val="18"/>
                <w:szCs w:val="18"/>
              </w:rPr>
              <w:t>-</w:t>
            </w:r>
          </w:p>
        </w:tc>
        <w:tc>
          <w:tcPr>
            <w:tcW w:w="5925" w:type="dxa"/>
            <w:vAlign w:val="center"/>
          </w:tcPr>
          <w:p w14:paraId="3D154A13" w14:textId="77777777" w:rsidR="00AE0212" w:rsidRPr="009063C9" w:rsidRDefault="00AE0212" w:rsidP="009063C9">
            <w:pPr>
              <w:snapToGrid w:val="0"/>
              <w:spacing w:before="60" w:after="60" w:line="240" w:lineRule="auto"/>
              <w:rPr>
                <w:sz w:val="18"/>
                <w:szCs w:val="18"/>
              </w:rPr>
            </w:pPr>
            <w:r w:rsidRPr="009063C9">
              <w:rPr>
                <w:sz w:val="18"/>
                <w:szCs w:val="18"/>
              </w:rPr>
              <w:t>-</w:t>
            </w:r>
          </w:p>
        </w:tc>
      </w:tr>
      <w:tr w:rsidR="009063C9" w:rsidRPr="009063C9" w14:paraId="16FB3782" w14:textId="77777777" w:rsidTr="003D073E">
        <w:trPr>
          <w:cantSplit/>
        </w:trPr>
        <w:tc>
          <w:tcPr>
            <w:tcW w:w="3034" w:type="dxa"/>
            <w:vAlign w:val="center"/>
          </w:tcPr>
          <w:p w14:paraId="25210B89" w14:textId="77777777" w:rsidR="00AE0212" w:rsidRPr="009063C9" w:rsidRDefault="00AE0212" w:rsidP="009063C9">
            <w:pPr>
              <w:snapToGrid w:val="0"/>
              <w:spacing w:before="60" w:after="60" w:line="240" w:lineRule="auto"/>
              <w:rPr>
                <w:sz w:val="18"/>
                <w:szCs w:val="18"/>
              </w:rPr>
            </w:pPr>
            <w:r w:rsidRPr="009063C9">
              <w:rPr>
                <w:sz w:val="18"/>
                <w:szCs w:val="18"/>
              </w:rPr>
              <w:t>featureCatalogue</w:t>
            </w:r>
          </w:p>
        </w:tc>
        <w:tc>
          <w:tcPr>
            <w:tcW w:w="3420" w:type="dxa"/>
          </w:tcPr>
          <w:p w14:paraId="7FC45E82" w14:textId="76D1DE00" w:rsidR="00AE0212" w:rsidRPr="009063C9" w:rsidRDefault="00AE0212" w:rsidP="009063C9">
            <w:pPr>
              <w:snapToGrid w:val="0"/>
              <w:spacing w:before="60" w:after="60" w:line="240" w:lineRule="auto"/>
              <w:rPr>
                <w:sz w:val="18"/>
                <w:szCs w:val="18"/>
              </w:rPr>
            </w:pPr>
            <w:r w:rsidRPr="009063C9">
              <w:rPr>
                <w:sz w:val="18"/>
                <w:szCs w:val="18"/>
              </w:rPr>
              <w:t>S-100 feature catalogue</w:t>
            </w:r>
          </w:p>
        </w:tc>
        <w:tc>
          <w:tcPr>
            <w:tcW w:w="804" w:type="dxa"/>
            <w:vAlign w:val="center"/>
          </w:tcPr>
          <w:p w14:paraId="2B6A95F7" w14:textId="2786CB95" w:rsidR="00AE0212" w:rsidRPr="009063C9" w:rsidRDefault="009C5E3F" w:rsidP="009063C9">
            <w:pPr>
              <w:snapToGrid w:val="0"/>
              <w:spacing w:before="60" w:after="60" w:line="240" w:lineRule="auto"/>
              <w:jc w:val="center"/>
              <w:rPr>
                <w:sz w:val="18"/>
                <w:szCs w:val="18"/>
              </w:rPr>
            </w:pPr>
            <w:ins w:id="4778" w:author="Greenblue" w:date="2024-02-15T20:19:00Z">
              <w:r>
                <w:rPr>
                  <w:rFonts w:asciiTheme="minorEastAsia" w:eastAsiaTheme="minorEastAsia" w:hAnsiTheme="minorEastAsia" w:hint="eastAsia"/>
                  <w:sz w:val="18"/>
                  <w:szCs w:val="18"/>
                </w:rPr>
                <w:t>1</w:t>
              </w:r>
            </w:ins>
          </w:p>
        </w:tc>
        <w:tc>
          <w:tcPr>
            <w:tcW w:w="5925" w:type="dxa"/>
            <w:vAlign w:val="center"/>
          </w:tcPr>
          <w:p w14:paraId="54BDF8B6" w14:textId="77777777" w:rsidR="00AE0212" w:rsidRPr="009063C9" w:rsidRDefault="00AE0212" w:rsidP="009063C9">
            <w:pPr>
              <w:snapToGrid w:val="0"/>
              <w:spacing w:before="60" w:after="60" w:line="240" w:lineRule="auto"/>
              <w:rPr>
                <w:sz w:val="18"/>
                <w:szCs w:val="18"/>
              </w:rPr>
            </w:pPr>
          </w:p>
        </w:tc>
      </w:tr>
      <w:tr w:rsidR="009063C9" w:rsidRPr="009063C9" w14:paraId="739F0E3E" w14:textId="77777777" w:rsidTr="003D073E">
        <w:trPr>
          <w:cantSplit/>
        </w:trPr>
        <w:tc>
          <w:tcPr>
            <w:tcW w:w="3034" w:type="dxa"/>
            <w:vAlign w:val="center"/>
          </w:tcPr>
          <w:p w14:paraId="3E8D4474" w14:textId="77777777" w:rsidR="00AE0212" w:rsidRPr="009063C9" w:rsidRDefault="00AE0212" w:rsidP="009063C9">
            <w:pPr>
              <w:snapToGrid w:val="0"/>
              <w:spacing w:before="60" w:after="60" w:line="240" w:lineRule="auto"/>
              <w:rPr>
                <w:sz w:val="18"/>
                <w:szCs w:val="18"/>
              </w:rPr>
            </w:pPr>
            <w:r w:rsidRPr="009063C9">
              <w:rPr>
                <w:sz w:val="18"/>
                <w:szCs w:val="18"/>
              </w:rPr>
              <w:t>portrayalCatalogue</w:t>
            </w:r>
          </w:p>
        </w:tc>
        <w:tc>
          <w:tcPr>
            <w:tcW w:w="3420" w:type="dxa"/>
          </w:tcPr>
          <w:p w14:paraId="4C87E1E5" w14:textId="6C3E9C76" w:rsidR="00AE0212" w:rsidRPr="009063C9" w:rsidRDefault="00AE0212" w:rsidP="009063C9">
            <w:pPr>
              <w:snapToGrid w:val="0"/>
              <w:spacing w:before="60" w:after="60" w:line="240" w:lineRule="auto"/>
              <w:rPr>
                <w:sz w:val="18"/>
                <w:szCs w:val="18"/>
              </w:rPr>
            </w:pPr>
            <w:r w:rsidRPr="009063C9">
              <w:rPr>
                <w:sz w:val="18"/>
                <w:szCs w:val="18"/>
              </w:rPr>
              <w:t>S-100 portrayal catalogue</w:t>
            </w:r>
          </w:p>
        </w:tc>
        <w:tc>
          <w:tcPr>
            <w:tcW w:w="804" w:type="dxa"/>
            <w:vAlign w:val="center"/>
          </w:tcPr>
          <w:p w14:paraId="13F1DA2C" w14:textId="1159BBDF" w:rsidR="00AE0212" w:rsidRPr="009063C9" w:rsidRDefault="009C5E3F" w:rsidP="009063C9">
            <w:pPr>
              <w:snapToGrid w:val="0"/>
              <w:spacing w:before="60" w:after="60" w:line="240" w:lineRule="auto"/>
              <w:jc w:val="center"/>
              <w:rPr>
                <w:sz w:val="18"/>
                <w:szCs w:val="18"/>
              </w:rPr>
            </w:pPr>
            <w:ins w:id="4779" w:author="Greenblue" w:date="2024-02-15T20:19:00Z">
              <w:r>
                <w:rPr>
                  <w:rFonts w:asciiTheme="minorEastAsia" w:eastAsiaTheme="minorEastAsia" w:hAnsiTheme="minorEastAsia" w:hint="eastAsia"/>
                  <w:sz w:val="18"/>
                  <w:szCs w:val="18"/>
                </w:rPr>
                <w:t>2</w:t>
              </w:r>
            </w:ins>
          </w:p>
        </w:tc>
        <w:tc>
          <w:tcPr>
            <w:tcW w:w="5925" w:type="dxa"/>
            <w:vAlign w:val="center"/>
          </w:tcPr>
          <w:p w14:paraId="2C271D62" w14:textId="77777777" w:rsidR="00AE0212" w:rsidRPr="009063C9" w:rsidRDefault="00AE0212" w:rsidP="009063C9">
            <w:pPr>
              <w:snapToGrid w:val="0"/>
              <w:spacing w:before="60" w:after="60" w:line="240" w:lineRule="auto"/>
              <w:rPr>
                <w:sz w:val="18"/>
                <w:szCs w:val="18"/>
              </w:rPr>
            </w:pPr>
          </w:p>
        </w:tc>
      </w:tr>
      <w:tr w:rsidR="009063C9" w:rsidRPr="009063C9" w14:paraId="762B9464" w14:textId="77777777" w:rsidTr="003D073E">
        <w:trPr>
          <w:cantSplit/>
        </w:trPr>
        <w:tc>
          <w:tcPr>
            <w:tcW w:w="3034" w:type="dxa"/>
          </w:tcPr>
          <w:p w14:paraId="58B8E67C" w14:textId="7C18DB6B" w:rsidR="00AE0212" w:rsidRPr="009063C9" w:rsidRDefault="00AE0212" w:rsidP="00B50285">
            <w:pPr>
              <w:snapToGrid w:val="0"/>
              <w:spacing w:before="60" w:after="60" w:line="240" w:lineRule="auto"/>
              <w:rPr>
                <w:sz w:val="18"/>
                <w:szCs w:val="18"/>
              </w:rPr>
            </w:pPr>
            <w:r w:rsidRPr="009063C9">
              <w:rPr>
                <w:sz w:val="18"/>
                <w:szCs w:val="18"/>
              </w:rPr>
              <w:t>interoperabilityCatalogue</w:t>
            </w:r>
          </w:p>
        </w:tc>
        <w:tc>
          <w:tcPr>
            <w:tcW w:w="3420" w:type="dxa"/>
          </w:tcPr>
          <w:p w14:paraId="486F18FC" w14:textId="60A6A2DD" w:rsidR="00AE0212" w:rsidRPr="009063C9" w:rsidRDefault="00AE0212" w:rsidP="00B50285">
            <w:pPr>
              <w:snapToGrid w:val="0"/>
              <w:spacing w:before="60" w:after="60" w:line="240" w:lineRule="auto"/>
              <w:rPr>
                <w:sz w:val="18"/>
                <w:szCs w:val="18"/>
              </w:rPr>
            </w:pPr>
            <w:r w:rsidRPr="009063C9">
              <w:rPr>
                <w:sz w:val="18"/>
                <w:szCs w:val="18"/>
              </w:rPr>
              <w:t>S-100 interoperability information</w:t>
            </w:r>
          </w:p>
        </w:tc>
        <w:tc>
          <w:tcPr>
            <w:tcW w:w="804" w:type="dxa"/>
            <w:vAlign w:val="center"/>
          </w:tcPr>
          <w:p w14:paraId="691E51A3" w14:textId="7CAF291F" w:rsidR="00AE0212" w:rsidRPr="009063C9" w:rsidRDefault="009C5E3F" w:rsidP="00B50285">
            <w:pPr>
              <w:snapToGrid w:val="0"/>
              <w:spacing w:before="60" w:after="60" w:line="240" w:lineRule="auto"/>
              <w:jc w:val="center"/>
              <w:rPr>
                <w:sz w:val="18"/>
                <w:szCs w:val="18"/>
              </w:rPr>
            </w:pPr>
            <w:ins w:id="4780" w:author="Greenblue" w:date="2024-02-15T20:19:00Z">
              <w:r>
                <w:rPr>
                  <w:rFonts w:asciiTheme="minorEastAsia" w:eastAsiaTheme="minorEastAsia" w:hAnsiTheme="minorEastAsia" w:hint="eastAsia"/>
                  <w:sz w:val="18"/>
                  <w:szCs w:val="18"/>
                </w:rPr>
                <w:t>3</w:t>
              </w:r>
            </w:ins>
          </w:p>
        </w:tc>
        <w:tc>
          <w:tcPr>
            <w:tcW w:w="5925" w:type="dxa"/>
            <w:vAlign w:val="center"/>
          </w:tcPr>
          <w:p w14:paraId="5DCC0012" w14:textId="77777777" w:rsidR="00AE0212" w:rsidRPr="009063C9" w:rsidRDefault="00AE0212" w:rsidP="00B50285">
            <w:pPr>
              <w:snapToGrid w:val="0"/>
              <w:spacing w:before="60" w:after="60" w:line="240" w:lineRule="auto"/>
              <w:rPr>
                <w:sz w:val="18"/>
                <w:szCs w:val="18"/>
              </w:rPr>
            </w:pPr>
          </w:p>
        </w:tc>
      </w:tr>
    </w:tbl>
    <w:p w14:paraId="296B4B41" w14:textId="34D6B783" w:rsidR="0045468E" w:rsidRDefault="0045468E" w:rsidP="0045468E">
      <w:pPr>
        <w:spacing w:before="40" w:after="40" w:line="240" w:lineRule="auto"/>
        <w:rPr>
          <w:ins w:id="4781" w:author="Greenblue" w:date="2024-02-15T20:39:00Z"/>
          <w:rFonts w:eastAsiaTheme="minorEastAsia"/>
          <w:sz w:val="19"/>
          <w:szCs w:val="19"/>
        </w:rPr>
      </w:pPr>
      <w:bookmarkStart w:id="4782" w:name="_Toc152232627"/>
    </w:p>
    <w:p w14:paraId="2C4ADFE1" w14:textId="2BDD5A1B" w:rsidR="00567D7F" w:rsidRPr="0068617C" w:rsidRDefault="00584796" w:rsidP="0068617C">
      <w:pPr>
        <w:pStyle w:val="Heading3"/>
        <w:ind w:hanging="8092"/>
        <w:rPr>
          <w:ins w:id="4783" w:author="Greenblue" w:date="2024-02-15T20:36:00Z"/>
        </w:rPr>
      </w:pPr>
      <w:bookmarkStart w:id="4784" w:name="_Toc170717315"/>
      <w:ins w:id="4785" w:author="Greenblue" w:date="2024-02-15T21:06:00Z">
        <w:r w:rsidRPr="00584796">
          <w:t>Miscellaneous metadata types</w:t>
        </w:r>
      </w:ins>
      <w:bookmarkEnd w:id="4784"/>
    </w:p>
    <w:p w14:paraId="50E7F649" w14:textId="480820D9" w:rsidR="00567D7F" w:rsidRPr="009063C9" w:rsidRDefault="00584796" w:rsidP="00567D7F">
      <w:pPr>
        <w:pStyle w:val="Heading4"/>
        <w:rPr>
          <w:ins w:id="4786" w:author="Greenblue" w:date="2024-02-15T20:36:00Z"/>
        </w:rPr>
      </w:pPr>
      <w:ins w:id="4787" w:author="Greenblue" w:date="2024-02-15T21:06:00Z">
        <w:r w:rsidRPr="00584796">
          <w:t>MD_MaintenanceInformation</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584796" w:rsidRPr="009063C9" w14:paraId="6AF7972F" w14:textId="77777777" w:rsidTr="00584796">
        <w:trPr>
          <w:cantSplit/>
          <w:ins w:id="4788" w:author="Greenblue" w:date="2024-02-15T21:07:00Z"/>
        </w:trPr>
        <w:tc>
          <w:tcPr>
            <w:tcW w:w="3034" w:type="dxa"/>
            <w:shd w:val="clear" w:color="auto" w:fill="D9D9D9"/>
            <w:vAlign w:val="center"/>
          </w:tcPr>
          <w:p w14:paraId="1F3A4BE4" w14:textId="77777777" w:rsidR="00584796" w:rsidRPr="009063C9" w:rsidRDefault="00584796" w:rsidP="00584796">
            <w:pPr>
              <w:snapToGrid w:val="0"/>
              <w:spacing w:before="60" w:after="60" w:line="240" w:lineRule="auto"/>
              <w:jc w:val="left"/>
              <w:rPr>
                <w:ins w:id="4789" w:author="Greenblue" w:date="2024-02-15T21:07:00Z"/>
                <w:b/>
                <w:sz w:val="18"/>
                <w:szCs w:val="18"/>
              </w:rPr>
            </w:pPr>
            <w:ins w:id="4790" w:author="Greenblue" w:date="2024-02-15T21:07:00Z">
              <w:r w:rsidRPr="009063C9">
                <w:rPr>
                  <w:b/>
                  <w:sz w:val="18"/>
                  <w:szCs w:val="18"/>
                </w:rPr>
                <w:t>Name</w:t>
              </w:r>
            </w:ins>
          </w:p>
        </w:tc>
        <w:tc>
          <w:tcPr>
            <w:tcW w:w="3420" w:type="dxa"/>
            <w:shd w:val="clear" w:color="auto" w:fill="D9D9D9"/>
            <w:vAlign w:val="center"/>
          </w:tcPr>
          <w:p w14:paraId="1A7E33DC" w14:textId="77777777" w:rsidR="00584796" w:rsidRPr="009063C9" w:rsidRDefault="00584796" w:rsidP="00584796">
            <w:pPr>
              <w:snapToGrid w:val="0"/>
              <w:spacing w:before="60" w:after="60" w:line="240" w:lineRule="auto"/>
              <w:jc w:val="left"/>
              <w:rPr>
                <w:ins w:id="4791" w:author="Greenblue" w:date="2024-02-15T21:07:00Z"/>
                <w:b/>
                <w:sz w:val="18"/>
                <w:szCs w:val="18"/>
              </w:rPr>
            </w:pPr>
            <w:ins w:id="4792" w:author="Greenblue" w:date="2024-02-15T21:07:00Z">
              <w:r w:rsidRPr="009063C9">
                <w:rPr>
                  <w:b/>
                  <w:sz w:val="18"/>
                  <w:szCs w:val="18"/>
                </w:rPr>
                <w:t>Description</w:t>
              </w:r>
            </w:ins>
          </w:p>
        </w:tc>
        <w:tc>
          <w:tcPr>
            <w:tcW w:w="804" w:type="dxa"/>
            <w:shd w:val="clear" w:color="auto" w:fill="D9D9D9"/>
            <w:vAlign w:val="center"/>
          </w:tcPr>
          <w:p w14:paraId="76984414" w14:textId="77777777" w:rsidR="00584796" w:rsidRPr="009063C9" w:rsidRDefault="00584796" w:rsidP="00584796">
            <w:pPr>
              <w:snapToGrid w:val="0"/>
              <w:spacing w:before="60" w:after="60" w:line="240" w:lineRule="auto"/>
              <w:jc w:val="center"/>
              <w:rPr>
                <w:ins w:id="4793" w:author="Greenblue" w:date="2024-02-15T21:07:00Z"/>
                <w:b/>
                <w:sz w:val="18"/>
                <w:szCs w:val="18"/>
              </w:rPr>
            </w:pPr>
            <w:ins w:id="4794" w:author="Greenblue" w:date="2024-02-15T21:07:00Z">
              <w:r w:rsidRPr="009063C9">
                <w:rPr>
                  <w:b/>
                  <w:sz w:val="18"/>
                  <w:szCs w:val="18"/>
                </w:rPr>
                <w:t>Mult</w:t>
              </w:r>
            </w:ins>
          </w:p>
        </w:tc>
        <w:tc>
          <w:tcPr>
            <w:tcW w:w="2436" w:type="dxa"/>
            <w:shd w:val="clear" w:color="auto" w:fill="D9D9D9"/>
            <w:vAlign w:val="center"/>
          </w:tcPr>
          <w:p w14:paraId="4A78A635" w14:textId="77777777" w:rsidR="00584796" w:rsidRPr="009063C9" w:rsidRDefault="00584796" w:rsidP="00584796">
            <w:pPr>
              <w:snapToGrid w:val="0"/>
              <w:spacing w:before="60" w:after="60" w:line="240" w:lineRule="auto"/>
              <w:jc w:val="left"/>
              <w:rPr>
                <w:ins w:id="4795" w:author="Greenblue" w:date="2024-02-15T21:07:00Z"/>
                <w:b/>
                <w:sz w:val="18"/>
                <w:szCs w:val="18"/>
              </w:rPr>
            </w:pPr>
            <w:ins w:id="4796" w:author="Greenblue" w:date="2024-02-15T21:07:00Z">
              <w:r w:rsidRPr="009063C9">
                <w:rPr>
                  <w:b/>
                  <w:sz w:val="18"/>
                  <w:szCs w:val="18"/>
                </w:rPr>
                <w:t>Type</w:t>
              </w:r>
            </w:ins>
          </w:p>
        </w:tc>
        <w:tc>
          <w:tcPr>
            <w:tcW w:w="3489" w:type="dxa"/>
            <w:shd w:val="clear" w:color="auto" w:fill="D9D9D9"/>
            <w:vAlign w:val="center"/>
          </w:tcPr>
          <w:p w14:paraId="118D0B4F" w14:textId="77777777" w:rsidR="00584796" w:rsidRPr="009063C9" w:rsidRDefault="00584796" w:rsidP="00584796">
            <w:pPr>
              <w:snapToGrid w:val="0"/>
              <w:spacing w:before="60" w:after="60" w:line="240" w:lineRule="auto"/>
              <w:jc w:val="left"/>
              <w:rPr>
                <w:ins w:id="4797" w:author="Greenblue" w:date="2024-02-15T21:07:00Z"/>
                <w:b/>
                <w:sz w:val="18"/>
                <w:szCs w:val="18"/>
              </w:rPr>
            </w:pPr>
            <w:ins w:id="4798" w:author="Greenblue" w:date="2024-02-15T21:07:00Z">
              <w:r w:rsidRPr="009063C9">
                <w:rPr>
                  <w:b/>
                  <w:sz w:val="18"/>
                  <w:szCs w:val="18"/>
                </w:rPr>
                <w:t>Remarks</w:t>
              </w:r>
            </w:ins>
          </w:p>
        </w:tc>
      </w:tr>
      <w:tr w:rsidR="00584796" w:rsidRPr="009063C9" w14:paraId="4C9E31E4" w14:textId="77777777" w:rsidTr="00584796">
        <w:trPr>
          <w:cantSplit/>
          <w:ins w:id="4799" w:author="Greenblue" w:date="2024-02-15T21:07:00Z"/>
        </w:trPr>
        <w:tc>
          <w:tcPr>
            <w:tcW w:w="3034" w:type="dxa"/>
            <w:vAlign w:val="center"/>
          </w:tcPr>
          <w:p w14:paraId="376FDCD6" w14:textId="1E3AAD4F" w:rsidR="00584796" w:rsidRPr="009063C9" w:rsidRDefault="00584796" w:rsidP="00584796">
            <w:pPr>
              <w:snapToGrid w:val="0"/>
              <w:spacing w:before="60" w:after="60" w:line="240" w:lineRule="auto"/>
              <w:jc w:val="left"/>
              <w:rPr>
                <w:ins w:id="4800" w:author="Greenblue" w:date="2024-02-15T21:07:00Z"/>
                <w:sz w:val="18"/>
                <w:szCs w:val="18"/>
              </w:rPr>
            </w:pPr>
            <w:ins w:id="4801" w:author="Greenblue" w:date="2024-02-15T21:08:00Z">
              <w:r w:rsidRPr="00584796">
                <w:rPr>
                  <w:sz w:val="18"/>
                  <w:szCs w:val="18"/>
                </w:rPr>
                <w:t>MD_MaintenanceInformation</w:t>
              </w:r>
            </w:ins>
          </w:p>
        </w:tc>
        <w:tc>
          <w:tcPr>
            <w:tcW w:w="3420" w:type="dxa"/>
            <w:vAlign w:val="center"/>
          </w:tcPr>
          <w:p w14:paraId="5977D3D5" w14:textId="2EF651D9" w:rsidR="00584796" w:rsidRPr="009063C9" w:rsidRDefault="00584796" w:rsidP="00584796">
            <w:pPr>
              <w:snapToGrid w:val="0"/>
              <w:spacing w:before="60" w:after="60" w:line="240" w:lineRule="auto"/>
              <w:jc w:val="left"/>
              <w:rPr>
                <w:ins w:id="4802" w:author="Greenblue" w:date="2024-02-15T21:07:00Z"/>
                <w:sz w:val="18"/>
                <w:szCs w:val="18"/>
              </w:rPr>
            </w:pPr>
            <w:ins w:id="4803" w:author="Greenblue" w:date="2024-02-15T21:08:00Z">
              <w:r w:rsidRPr="00584796">
                <w:rPr>
                  <w:sz w:val="18"/>
                  <w:szCs w:val="18"/>
                </w:rPr>
                <w:t>Information about the scope and frequency of updating</w:t>
              </w:r>
            </w:ins>
          </w:p>
        </w:tc>
        <w:tc>
          <w:tcPr>
            <w:tcW w:w="804" w:type="dxa"/>
            <w:vAlign w:val="center"/>
          </w:tcPr>
          <w:p w14:paraId="65068744" w14:textId="45445543" w:rsidR="00584796" w:rsidRPr="009063C9" w:rsidRDefault="00584796" w:rsidP="00584796">
            <w:pPr>
              <w:snapToGrid w:val="0"/>
              <w:spacing w:before="60" w:after="60" w:line="240" w:lineRule="auto"/>
              <w:jc w:val="center"/>
              <w:rPr>
                <w:ins w:id="4804" w:author="Greenblue" w:date="2024-02-15T21:07:00Z"/>
                <w:sz w:val="18"/>
                <w:szCs w:val="18"/>
              </w:rPr>
            </w:pPr>
            <w:ins w:id="4805" w:author="Greenblue" w:date="2024-02-15T21:08:00Z">
              <w:r>
                <w:rPr>
                  <w:rFonts w:asciiTheme="minorEastAsia" w:eastAsiaTheme="minorEastAsia" w:hAnsiTheme="minorEastAsia" w:hint="eastAsia"/>
                  <w:sz w:val="18"/>
                  <w:szCs w:val="18"/>
                </w:rPr>
                <w:t>-</w:t>
              </w:r>
            </w:ins>
          </w:p>
        </w:tc>
        <w:tc>
          <w:tcPr>
            <w:tcW w:w="2436" w:type="dxa"/>
            <w:vAlign w:val="center"/>
          </w:tcPr>
          <w:p w14:paraId="46802354" w14:textId="619FE201" w:rsidR="00584796" w:rsidRPr="009063C9" w:rsidRDefault="00584796" w:rsidP="00584796">
            <w:pPr>
              <w:snapToGrid w:val="0"/>
              <w:spacing w:before="60" w:after="60" w:line="240" w:lineRule="auto"/>
              <w:jc w:val="left"/>
              <w:rPr>
                <w:ins w:id="4806" w:author="Greenblue" w:date="2024-02-15T21:07:00Z"/>
                <w:sz w:val="18"/>
                <w:szCs w:val="18"/>
              </w:rPr>
            </w:pPr>
            <w:ins w:id="4807" w:author="Greenblue" w:date="2024-02-15T21:08:00Z">
              <w:r>
                <w:rPr>
                  <w:rFonts w:asciiTheme="minorEastAsia" w:eastAsiaTheme="minorEastAsia" w:hAnsiTheme="minorEastAsia" w:hint="eastAsia"/>
                  <w:sz w:val="18"/>
                  <w:szCs w:val="18"/>
                </w:rPr>
                <w:t>-</w:t>
              </w:r>
            </w:ins>
          </w:p>
        </w:tc>
        <w:tc>
          <w:tcPr>
            <w:tcW w:w="3489" w:type="dxa"/>
            <w:vAlign w:val="center"/>
          </w:tcPr>
          <w:p w14:paraId="5B917271" w14:textId="7CB41D71" w:rsidR="00584796" w:rsidRPr="00584796" w:rsidRDefault="00584796" w:rsidP="00584796">
            <w:pPr>
              <w:snapToGrid w:val="0"/>
              <w:spacing w:before="60" w:after="60" w:line="240" w:lineRule="auto"/>
              <w:jc w:val="left"/>
              <w:rPr>
                <w:ins w:id="4808" w:author="Greenblue" w:date="2024-02-15T21:08:00Z"/>
                <w:sz w:val="18"/>
                <w:szCs w:val="18"/>
              </w:rPr>
            </w:pPr>
            <w:ins w:id="4809" w:author="Greenblue" w:date="2024-02-15T21:08:00Z">
              <w:r w:rsidRPr="00584796">
                <w:rPr>
                  <w:sz w:val="18"/>
                  <w:szCs w:val="18"/>
                </w:rPr>
                <w:t>S-100 restricts the ISO 19115-class to:</w:t>
              </w:r>
              <w:r>
                <w:rPr>
                  <w:sz w:val="18"/>
                  <w:szCs w:val="18"/>
                </w:rPr>
                <w:br/>
              </w:r>
              <w:r w:rsidRPr="00584796">
                <w:rPr>
                  <w:rFonts w:hint="eastAsia"/>
                  <w:sz w:val="18"/>
                  <w:szCs w:val="18"/>
                </w:rPr>
                <w:t>•</w:t>
              </w:r>
              <w:r w:rsidRPr="00584796">
                <w:rPr>
                  <w:sz w:val="18"/>
                  <w:szCs w:val="18"/>
                </w:rPr>
                <w:t>prohibit maintenanceScope,</w:t>
              </w:r>
              <w:r>
                <w:rPr>
                  <w:sz w:val="18"/>
                  <w:szCs w:val="18"/>
                </w:rPr>
                <w:br/>
              </w:r>
              <w:r w:rsidRPr="00FD33A8">
                <w:rPr>
                  <w:spacing w:val="-12"/>
                  <w:sz w:val="18"/>
                  <w:szCs w:val="18"/>
                </w:rPr>
                <w:t xml:space="preserve"> maintenanceNote, and contact attributes;</w:t>
              </w:r>
            </w:ins>
          </w:p>
          <w:p w14:paraId="3CD82F5F" w14:textId="683EE71C" w:rsidR="00584796" w:rsidRPr="009063C9" w:rsidRDefault="00584796" w:rsidP="00FD33A8">
            <w:pPr>
              <w:snapToGrid w:val="0"/>
              <w:spacing w:before="60" w:after="60" w:line="240" w:lineRule="auto"/>
              <w:ind w:left="180" w:hangingChars="100" w:hanging="180"/>
              <w:jc w:val="left"/>
              <w:rPr>
                <w:ins w:id="4810" w:author="Greenblue" w:date="2024-02-15T21:07:00Z"/>
                <w:sz w:val="18"/>
                <w:szCs w:val="18"/>
              </w:rPr>
            </w:pPr>
            <w:ins w:id="4811" w:author="Greenblue" w:date="2024-02-15T21:08:00Z">
              <w:r w:rsidRPr="00584796">
                <w:rPr>
                  <w:rFonts w:hint="eastAsia"/>
                  <w:sz w:val="18"/>
                  <w:szCs w:val="18"/>
                </w:rPr>
                <w:t>•</w:t>
              </w:r>
              <w:r w:rsidRPr="00584796">
                <w:rPr>
                  <w:sz w:val="18"/>
                  <w:szCs w:val="18"/>
                </w:rPr>
                <w:t xml:space="preserve"> define restrictions on</w:t>
              </w:r>
            </w:ins>
            <w:ins w:id="4812" w:author="Greenblue" w:date="2024-02-15T21:09:00Z">
              <w:r w:rsidR="00FD33A8">
                <w:rPr>
                  <w:sz w:val="18"/>
                  <w:szCs w:val="18"/>
                </w:rPr>
                <w:br/>
              </w:r>
            </w:ins>
            <w:ins w:id="4813" w:author="Greenblue" w:date="2024-02-15T21:08:00Z">
              <w:r w:rsidRPr="00584796">
                <w:rPr>
                  <w:sz w:val="18"/>
                  <w:szCs w:val="18"/>
                </w:rPr>
                <w:t>maintenanceAndUpdate</w:t>
              </w:r>
            </w:ins>
            <w:ins w:id="4814" w:author="Greenblue" w:date="2024-02-15T21:09:00Z">
              <w:r w:rsidR="00FD33A8">
                <w:rPr>
                  <w:sz w:val="18"/>
                  <w:szCs w:val="18"/>
                </w:rPr>
                <w:br/>
              </w:r>
            </w:ins>
            <w:ins w:id="4815" w:author="Greenblue" w:date="2024-02-15T21:08:00Z">
              <w:r w:rsidRPr="00584796">
                <w:rPr>
                  <w:sz w:val="18"/>
                  <w:szCs w:val="18"/>
                </w:rPr>
                <w:t>Frequency, maintenanceDate,</w:t>
              </w:r>
            </w:ins>
            <w:ins w:id="4816" w:author="Greenblue" w:date="2024-02-15T21:09:00Z">
              <w:r w:rsidR="00FD33A8">
                <w:rPr>
                  <w:sz w:val="18"/>
                  <w:szCs w:val="18"/>
                </w:rPr>
                <w:br/>
              </w:r>
            </w:ins>
            <w:ins w:id="4817" w:author="Greenblue" w:date="2024-02-15T21:08:00Z">
              <w:r w:rsidRPr="00584796">
                <w:rPr>
                  <w:sz w:val="18"/>
                  <w:szCs w:val="18"/>
                </w:rPr>
                <w:t>and userDefinedMaintenance</w:t>
              </w:r>
            </w:ins>
            <w:ins w:id="4818" w:author="Greenblue" w:date="2024-02-15T21:09:00Z">
              <w:r w:rsidR="00FD33A8">
                <w:rPr>
                  <w:sz w:val="18"/>
                  <w:szCs w:val="18"/>
                </w:rPr>
                <w:br/>
              </w:r>
            </w:ins>
            <w:ins w:id="4819" w:author="Greenblue" w:date="2024-02-15T21:08:00Z">
              <w:r w:rsidRPr="00584796">
                <w:rPr>
                  <w:sz w:val="18"/>
                  <w:szCs w:val="18"/>
                </w:rPr>
                <w:t>Frequency attributes</w:t>
              </w:r>
            </w:ins>
          </w:p>
        </w:tc>
      </w:tr>
      <w:tr w:rsidR="00584796" w:rsidRPr="009063C9" w14:paraId="1D707DBD" w14:textId="77777777" w:rsidTr="00584796">
        <w:trPr>
          <w:cantSplit/>
          <w:ins w:id="4820" w:author="Greenblue" w:date="2024-02-15T21:07:00Z"/>
        </w:trPr>
        <w:tc>
          <w:tcPr>
            <w:tcW w:w="3034" w:type="dxa"/>
            <w:vAlign w:val="center"/>
          </w:tcPr>
          <w:p w14:paraId="6BECE49F" w14:textId="784D1E7F" w:rsidR="00584796" w:rsidRPr="009063C9" w:rsidRDefault="00584796" w:rsidP="00584796">
            <w:pPr>
              <w:snapToGrid w:val="0"/>
              <w:spacing w:before="60" w:after="60" w:line="240" w:lineRule="auto"/>
              <w:jc w:val="left"/>
              <w:rPr>
                <w:ins w:id="4821" w:author="Greenblue" w:date="2024-02-15T21:07:00Z"/>
                <w:sz w:val="18"/>
                <w:szCs w:val="18"/>
              </w:rPr>
            </w:pPr>
            <w:ins w:id="4822" w:author="Greenblue" w:date="2024-02-15T21:08:00Z">
              <w:r w:rsidRPr="00584796">
                <w:rPr>
                  <w:sz w:val="18"/>
                  <w:szCs w:val="18"/>
                </w:rPr>
                <w:t>maintenanceAndUpdateFrequency</w:t>
              </w:r>
            </w:ins>
          </w:p>
        </w:tc>
        <w:tc>
          <w:tcPr>
            <w:tcW w:w="3420" w:type="dxa"/>
            <w:vAlign w:val="center"/>
          </w:tcPr>
          <w:p w14:paraId="7A0B9E12" w14:textId="5D5EE3C5" w:rsidR="00584796" w:rsidRPr="009063C9" w:rsidRDefault="00584796" w:rsidP="00584796">
            <w:pPr>
              <w:snapToGrid w:val="0"/>
              <w:spacing w:before="60" w:after="60" w:line="240" w:lineRule="auto"/>
              <w:jc w:val="left"/>
              <w:rPr>
                <w:ins w:id="4823" w:author="Greenblue" w:date="2024-02-15T21:07:00Z"/>
                <w:sz w:val="18"/>
                <w:szCs w:val="18"/>
              </w:rPr>
            </w:pPr>
            <w:ins w:id="4824" w:author="Greenblue" w:date="2024-02-15T21:08:00Z">
              <w:r w:rsidRPr="00584796">
                <w:rPr>
                  <w:sz w:val="18"/>
                  <w:szCs w:val="18"/>
                </w:rPr>
                <w:t>Frequency with which changes and additions are made to the resource after the initial resource is completed</w:t>
              </w:r>
            </w:ins>
          </w:p>
        </w:tc>
        <w:tc>
          <w:tcPr>
            <w:tcW w:w="804" w:type="dxa"/>
            <w:vAlign w:val="center"/>
          </w:tcPr>
          <w:p w14:paraId="2ABC118D" w14:textId="23D0D285" w:rsidR="00584796" w:rsidRPr="009063C9" w:rsidRDefault="00584796" w:rsidP="00584796">
            <w:pPr>
              <w:snapToGrid w:val="0"/>
              <w:spacing w:before="60" w:after="60" w:line="240" w:lineRule="auto"/>
              <w:jc w:val="center"/>
              <w:rPr>
                <w:ins w:id="4825" w:author="Greenblue" w:date="2024-02-15T21:07:00Z"/>
                <w:sz w:val="18"/>
                <w:szCs w:val="18"/>
              </w:rPr>
            </w:pPr>
            <w:ins w:id="4826" w:author="Greenblue" w:date="2024-02-15T21:08:00Z">
              <w:r>
                <w:rPr>
                  <w:rFonts w:asciiTheme="minorEastAsia" w:eastAsiaTheme="minorEastAsia" w:hAnsiTheme="minorEastAsia" w:hint="eastAsia"/>
                  <w:sz w:val="18"/>
                  <w:szCs w:val="18"/>
                </w:rPr>
                <w:t>0..1</w:t>
              </w:r>
            </w:ins>
          </w:p>
        </w:tc>
        <w:tc>
          <w:tcPr>
            <w:tcW w:w="2436" w:type="dxa"/>
            <w:vAlign w:val="center"/>
          </w:tcPr>
          <w:p w14:paraId="0BFA0F30" w14:textId="0AAF46C5" w:rsidR="00584796" w:rsidRPr="009063C9" w:rsidRDefault="00584796" w:rsidP="00584796">
            <w:pPr>
              <w:snapToGrid w:val="0"/>
              <w:spacing w:before="60" w:after="60" w:line="240" w:lineRule="auto"/>
              <w:jc w:val="left"/>
              <w:rPr>
                <w:ins w:id="4827" w:author="Greenblue" w:date="2024-02-15T21:07:00Z"/>
                <w:sz w:val="18"/>
                <w:szCs w:val="18"/>
              </w:rPr>
            </w:pPr>
            <w:ins w:id="4828" w:author="Greenblue" w:date="2024-02-15T21:08:00Z">
              <w:r w:rsidRPr="00584796">
                <w:rPr>
                  <w:sz w:val="18"/>
                  <w:szCs w:val="18"/>
                </w:rPr>
                <w:t>MD_MaintenanceFrequencyCode (codelist)</w:t>
              </w:r>
            </w:ins>
          </w:p>
        </w:tc>
        <w:tc>
          <w:tcPr>
            <w:tcW w:w="3489" w:type="dxa"/>
            <w:vAlign w:val="center"/>
          </w:tcPr>
          <w:p w14:paraId="13256A6C" w14:textId="3BFAF560" w:rsidR="00584796" w:rsidRPr="009063C9" w:rsidRDefault="00FD33A8" w:rsidP="00FD33A8">
            <w:pPr>
              <w:snapToGrid w:val="0"/>
              <w:spacing w:before="60" w:after="60" w:line="240" w:lineRule="auto"/>
              <w:jc w:val="left"/>
              <w:rPr>
                <w:ins w:id="4829" w:author="Greenblue" w:date="2024-02-15T21:07:00Z"/>
                <w:sz w:val="18"/>
                <w:szCs w:val="18"/>
              </w:rPr>
            </w:pPr>
            <w:ins w:id="4830" w:author="Greenblue" w:date="2024-02-15T21:09:00Z">
              <w:r w:rsidRPr="00FD33A8">
                <w:rPr>
                  <w:sz w:val="18"/>
                  <w:szCs w:val="18"/>
                </w:rPr>
                <w:t xml:space="preserve">Must be populated if userDefinedMaintenanceFrequency is not present, otherwise optional. </w:t>
              </w:r>
              <w:r>
                <w:rPr>
                  <w:sz w:val="18"/>
                  <w:szCs w:val="18"/>
                </w:rPr>
                <w:br/>
              </w:r>
              <w:r w:rsidRPr="00FD33A8">
                <w:rPr>
                  <w:sz w:val="18"/>
                  <w:szCs w:val="18"/>
                </w:rPr>
                <w:t>See Table MD_Maintenance FrequencyCode in this Part for values allowed in S-100 metadata</w:t>
              </w:r>
            </w:ins>
          </w:p>
        </w:tc>
      </w:tr>
      <w:tr w:rsidR="00584796" w:rsidRPr="009063C9" w14:paraId="3ED42BB4" w14:textId="77777777" w:rsidTr="00584796">
        <w:trPr>
          <w:cantSplit/>
          <w:ins w:id="4831" w:author="Greenblue" w:date="2024-02-15T21:07:00Z"/>
        </w:trPr>
        <w:tc>
          <w:tcPr>
            <w:tcW w:w="3034" w:type="dxa"/>
            <w:vAlign w:val="center"/>
          </w:tcPr>
          <w:p w14:paraId="7F948097" w14:textId="7319CAF2" w:rsidR="00584796" w:rsidRPr="00FD33A8" w:rsidRDefault="00FD33A8" w:rsidP="00584796">
            <w:pPr>
              <w:snapToGrid w:val="0"/>
              <w:spacing w:before="60" w:after="60" w:line="240" w:lineRule="auto"/>
              <w:jc w:val="left"/>
              <w:rPr>
                <w:ins w:id="4832" w:author="Greenblue" w:date="2024-02-15T21:07:00Z"/>
                <w:sz w:val="18"/>
                <w:szCs w:val="18"/>
              </w:rPr>
            </w:pPr>
            <w:ins w:id="4833" w:author="Greenblue" w:date="2024-02-15T21:10:00Z">
              <w:r w:rsidRPr="00FD33A8">
                <w:rPr>
                  <w:sz w:val="18"/>
                  <w:szCs w:val="18"/>
                </w:rPr>
                <w:t>maintenanceDate</w:t>
              </w:r>
            </w:ins>
          </w:p>
        </w:tc>
        <w:tc>
          <w:tcPr>
            <w:tcW w:w="3420" w:type="dxa"/>
            <w:vAlign w:val="center"/>
          </w:tcPr>
          <w:p w14:paraId="7F162540" w14:textId="1469D65A" w:rsidR="00584796" w:rsidRPr="009C5E3F" w:rsidRDefault="00FD33A8" w:rsidP="00FD33A8">
            <w:pPr>
              <w:snapToGrid w:val="0"/>
              <w:spacing w:before="60" w:after="60" w:line="240" w:lineRule="auto"/>
              <w:jc w:val="left"/>
              <w:rPr>
                <w:ins w:id="4834" w:author="Greenblue" w:date="2024-02-15T21:07:00Z"/>
                <w:sz w:val="18"/>
                <w:szCs w:val="18"/>
              </w:rPr>
            </w:pPr>
            <w:ins w:id="4835" w:author="Greenblue" w:date="2024-02-15T21:10:00Z">
              <w:r w:rsidRPr="00FD33A8">
                <w:rPr>
                  <w:sz w:val="18"/>
                  <w:szCs w:val="18"/>
                </w:rPr>
                <w:t>Date information associated with maintenance of the resource</w:t>
              </w:r>
              <w:r>
                <w:rPr>
                  <w:sz w:val="18"/>
                  <w:szCs w:val="18"/>
                </w:rPr>
                <w:t xml:space="preserve"> </w:t>
              </w:r>
            </w:ins>
          </w:p>
        </w:tc>
        <w:tc>
          <w:tcPr>
            <w:tcW w:w="804" w:type="dxa"/>
            <w:vAlign w:val="center"/>
          </w:tcPr>
          <w:p w14:paraId="0FA006F5" w14:textId="78EBD094" w:rsidR="00584796" w:rsidRPr="009C5E3F" w:rsidRDefault="00FD33A8" w:rsidP="00584796">
            <w:pPr>
              <w:snapToGrid w:val="0"/>
              <w:spacing w:before="60" w:after="60" w:line="240" w:lineRule="auto"/>
              <w:jc w:val="center"/>
              <w:rPr>
                <w:ins w:id="4836" w:author="Greenblue" w:date="2024-02-15T21:07:00Z"/>
                <w:sz w:val="18"/>
                <w:szCs w:val="18"/>
              </w:rPr>
            </w:pPr>
            <w:ins w:id="4837" w:author="Greenblue" w:date="2024-02-15T21:10:00Z">
              <w:r>
                <w:rPr>
                  <w:rFonts w:asciiTheme="minorEastAsia" w:eastAsiaTheme="minorEastAsia" w:hAnsiTheme="minorEastAsia" w:hint="eastAsia"/>
                  <w:sz w:val="18"/>
                  <w:szCs w:val="18"/>
                </w:rPr>
                <w:t>0..1</w:t>
              </w:r>
            </w:ins>
          </w:p>
        </w:tc>
        <w:tc>
          <w:tcPr>
            <w:tcW w:w="2436" w:type="dxa"/>
            <w:vAlign w:val="center"/>
          </w:tcPr>
          <w:p w14:paraId="09379E7A" w14:textId="52A6476F" w:rsidR="00584796" w:rsidRPr="009C5E3F" w:rsidRDefault="00FD33A8" w:rsidP="00584796">
            <w:pPr>
              <w:snapToGrid w:val="0"/>
              <w:spacing w:before="60" w:after="60" w:line="240" w:lineRule="auto"/>
              <w:jc w:val="left"/>
              <w:rPr>
                <w:ins w:id="4838" w:author="Greenblue" w:date="2024-02-15T21:07:00Z"/>
                <w:sz w:val="18"/>
                <w:szCs w:val="18"/>
              </w:rPr>
            </w:pPr>
            <w:ins w:id="4839" w:author="Greenblue" w:date="2024-02-15T21:10:00Z">
              <w:r w:rsidRPr="00FD33A8">
                <w:rPr>
                  <w:sz w:val="18"/>
                  <w:szCs w:val="18"/>
                </w:rPr>
                <w:t>CI_Date</w:t>
              </w:r>
            </w:ins>
          </w:p>
        </w:tc>
        <w:tc>
          <w:tcPr>
            <w:tcW w:w="3489" w:type="dxa"/>
            <w:vAlign w:val="center"/>
          </w:tcPr>
          <w:p w14:paraId="35C76E03" w14:textId="23D3C2FB" w:rsidR="00584796" w:rsidRPr="009C5E3F" w:rsidRDefault="00FD33A8" w:rsidP="00FD33A8">
            <w:pPr>
              <w:snapToGrid w:val="0"/>
              <w:spacing w:before="60" w:after="60" w:line="240" w:lineRule="auto"/>
              <w:jc w:val="left"/>
              <w:rPr>
                <w:ins w:id="4840" w:author="Greenblue" w:date="2024-02-15T21:07:00Z"/>
                <w:sz w:val="18"/>
                <w:szCs w:val="18"/>
              </w:rPr>
            </w:pPr>
            <w:ins w:id="4841" w:author="Greenblue" w:date="2024-02-15T21:11:00Z">
              <w:r w:rsidRPr="00FD33A8">
                <w:rPr>
                  <w:sz w:val="18"/>
                  <w:szCs w:val="18"/>
                </w:rPr>
                <w:t>Exactly  one  of  maintenanceDate and</w:t>
              </w:r>
              <w:r>
                <w:rPr>
                  <w:sz w:val="18"/>
                  <w:szCs w:val="18"/>
                </w:rPr>
                <w:t xml:space="preserve"> </w:t>
              </w:r>
              <w:r w:rsidRPr="00FD33A8">
                <w:rPr>
                  <w:sz w:val="18"/>
                  <w:szCs w:val="18"/>
                </w:rPr>
                <w:t>userDefinedMaintenanceFrequency must be populated</w:t>
              </w:r>
              <w:r>
                <w:rPr>
                  <w:sz w:val="18"/>
                  <w:szCs w:val="18"/>
                </w:rPr>
                <w:t xml:space="preserve"> </w:t>
              </w:r>
              <w:r w:rsidRPr="00FD33A8">
                <w:rPr>
                  <w:sz w:val="18"/>
                  <w:szCs w:val="18"/>
                </w:rPr>
                <w:t>Allowed value for dateType: nextUpdate</w:t>
              </w:r>
            </w:ins>
          </w:p>
        </w:tc>
      </w:tr>
      <w:tr w:rsidR="00584796" w:rsidRPr="009063C9" w14:paraId="1906FBDA" w14:textId="77777777" w:rsidTr="00584796">
        <w:trPr>
          <w:cantSplit/>
          <w:ins w:id="4842" w:author="Greenblue" w:date="2024-02-15T21:07:00Z"/>
        </w:trPr>
        <w:tc>
          <w:tcPr>
            <w:tcW w:w="3034" w:type="dxa"/>
            <w:vAlign w:val="center"/>
          </w:tcPr>
          <w:p w14:paraId="6C9D5E39" w14:textId="0D8F5036" w:rsidR="00584796" w:rsidRPr="00FD33A8" w:rsidRDefault="00FD33A8" w:rsidP="00584796">
            <w:pPr>
              <w:snapToGrid w:val="0"/>
              <w:spacing w:before="60" w:after="60" w:line="240" w:lineRule="auto"/>
              <w:jc w:val="left"/>
              <w:rPr>
                <w:ins w:id="4843" w:author="Greenblue" w:date="2024-02-15T21:07:00Z"/>
                <w:spacing w:val="-4"/>
                <w:sz w:val="18"/>
                <w:szCs w:val="18"/>
              </w:rPr>
            </w:pPr>
            <w:ins w:id="4844" w:author="Greenblue" w:date="2024-02-15T21:10:00Z">
              <w:r w:rsidRPr="00FD33A8">
                <w:rPr>
                  <w:spacing w:val="-4"/>
                  <w:sz w:val="18"/>
                  <w:szCs w:val="18"/>
                </w:rPr>
                <w:t>userDefinedMaintenanceFrequency</w:t>
              </w:r>
            </w:ins>
          </w:p>
        </w:tc>
        <w:tc>
          <w:tcPr>
            <w:tcW w:w="3420" w:type="dxa"/>
            <w:vAlign w:val="center"/>
          </w:tcPr>
          <w:p w14:paraId="6C3495A2" w14:textId="3C795D84" w:rsidR="00584796" w:rsidRPr="009C5E3F" w:rsidRDefault="00FD33A8" w:rsidP="00FD33A8">
            <w:pPr>
              <w:snapToGrid w:val="0"/>
              <w:spacing w:before="60" w:after="60" w:line="240" w:lineRule="auto"/>
              <w:jc w:val="left"/>
              <w:rPr>
                <w:ins w:id="4845" w:author="Greenblue" w:date="2024-02-15T21:07:00Z"/>
                <w:sz w:val="18"/>
                <w:szCs w:val="18"/>
              </w:rPr>
            </w:pPr>
            <w:ins w:id="4846" w:author="Greenblue" w:date="2024-02-15T21:10:00Z">
              <w:r w:rsidRPr="00FD33A8">
                <w:rPr>
                  <w:sz w:val="18"/>
                  <w:szCs w:val="18"/>
                </w:rPr>
                <w:t>Maintenance period other than those defined</w:t>
              </w:r>
            </w:ins>
          </w:p>
        </w:tc>
        <w:tc>
          <w:tcPr>
            <w:tcW w:w="804" w:type="dxa"/>
            <w:vAlign w:val="center"/>
          </w:tcPr>
          <w:p w14:paraId="385D5B77" w14:textId="2B3BB31E" w:rsidR="00584796" w:rsidRPr="009C5E3F" w:rsidRDefault="00FD33A8" w:rsidP="00584796">
            <w:pPr>
              <w:snapToGrid w:val="0"/>
              <w:spacing w:before="60" w:after="60" w:line="240" w:lineRule="auto"/>
              <w:jc w:val="center"/>
              <w:rPr>
                <w:ins w:id="4847" w:author="Greenblue" w:date="2024-02-15T21:07:00Z"/>
                <w:sz w:val="18"/>
                <w:szCs w:val="18"/>
              </w:rPr>
            </w:pPr>
            <w:ins w:id="4848" w:author="Greenblue" w:date="2024-02-15T21:10:00Z">
              <w:r>
                <w:rPr>
                  <w:rFonts w:asciiTheme="minorEastAsia" w:eastAsiaTheme="minorEastAsia" w:hAnsiTheme="minorEastAsia" w:hint="eastAsia"/>
                  <w:sz w:val="18"/>
                  <w:szCs w:val="18"/>
                </w:rPr>
                <w:t>0..1</w:t>
              </w:r>
            </w:ins>
          </w:p>
        </w:tc>
        <w:tc>
          <w:tcPr>
            <w:tcW w:w="2436" w:type="dxa"/>
            <w:vAlign w:val="center"/>
          </w:tcPr>
          <w:p w14:paraId="708AC88F" w14:textId="112579F1" w:rsidR="00584796" w:rsidRPr="009C5E3F" w:rsidRDefault="00FD33A8" w:rsidP="00584796">
            <w:pPr>
              <w:snapToGrid w:val="0"/>
              <w:spacing w:before="60" w:after="60" w:line="240" w:lineRule="auto"/>
              <w:jc w:val="left"/>
              <w:rPr>
                <w:ins w:id="4849" w:author="Greenblue" w:date="2024-02-15T21:07:00Z"/>
                <w:sz w:val="18"/>
                <w:szCs w:val="18"/>
              </w:rPr>
            </w:pPr>
            <w:ins w:id="4850" w:author="Greenblue" w:date="2024-02-15T21:10:00Z">
              <w:r w:rsidRPr="00FD33A8">
                <w:rPr>
                  <w:sz w:val="18"/>
                  <w:szCs w:val="18"/>
                </w:rPr>
                <w:t>TM_PeriodDuration</w:t>
              </w:r>
            </w:ins>
          </w:p>
        </w:tc>
        <w:tc>
          <w:tcPr>
            <w:tcW w:w="3489" w:type="dxa"/>
            <w:vAlign w:val="center"/>
          </w:tcPr>
          <w:p w14:paraId="173CF81C" w14:textId="1C7D0813" w:rsidR="00584796" w:rsidRPr="009C5E3F" w:rsidRDefault="00FD33A8" w:rsidP="00FD33A8">
            <w:pPr>
              <w:snapToGrid w:val="0"/>
              <w:spacing w:before="60" w:after="60" w:line="240" w:lineRule="auto"/>
              <w:rPr>
                <w:ins w:id="4851" w:author="Greenblue" w:date="2024-02-15T21:07:00Z"/>
                <w:sz w:val="18"/>
                <w:szCs w:val="18"/>
              </w:rPr>
            </w:pPr>
            <w:ins w:id="4852" w:author="Greenblue" w:date="2024-02-15T21:11:00Z">
              <w:r w:rsidRPr="00FD33A8">
                <w:rPr>
                  <w:sz w:val="18"/>
                  <w:szCs w:val="18"/>
                </w:rPr>
                <w:t>Exactly  one  of  maintenanceDate and</w:t>
              </w:r>
              <w:r>
                <w:rPr>
                  <w:sz w:val="18"/>
                  <w:szCs w:val="18"/>
                </w:rPr>
                <w:t xml:space="preserve"> </w:t>
              </w:r>
              <w:r w:rsidRPr="00FD33A8">
                <w:rPr>
                  <w:sz w:val="18"/>
                  <w:szCs w:val="18"/>
                </w:rPr>
                <w:t>userDefinedMaintenanceFrequency must be populated</w:t>
              </w:r>
              <w:r>
                <w:rPr>
                  <w:sz w:val="18"/>
                  <w:szCs w:val="18"/>
                </w:rPr>
                <w:t xml:space="preserve"> </w:t>
              </w:r>
              <w:r w:rsidRPr="00FD33A8">
                <w:rPr>
                  <w:sz w:val="18"/>
                  <w:szCs w:val="18"/>
                </w:rPr>
                <w:t>Only positive durations allowed</w:t>
              </w:r>
            </w:ins>
          </w:p>
        </w:tc>
      </w:tr>
    </w:tbl>
    <w:p w14:paraId="488F5FFA" w14:textId="75884AFA" w:rsidR="00584796" w:rsidRDefault="00584796" w:rsidP="0045468E">
      <w:pPr>
        <w:spacing w:before="40" w:after="40" w:line="240" w:lineRule="auto"/>
        <w:rPr>
          <w:ins w:id="4853" w:author="Greenblue" w:date="2024-02-15T21:06:00Z"/>
          <w:rFonts w:eastAsiaTheme="minorEastAsia"/>
          <w:sz w:val="19"/>
          <w:szCs w:val="19"/>
        </w:rPr>
      </w:pPr>
    </w:p>
    <w:p w14:paraId="690F0FEC" w14:textId="02A30D33" w:rsidR="00584796" w:rsidRPr="009063C9" w:rsidRDefault="00584796" w:rsidP="00584796">
      <w:pPr>
        <w:pStyle w:val="Heading4"/>
        <w:rPr>
          <w:ins w:id="4854" w:author="Greenblue" w:date="2024-02-15T21:06:00Z"/>
        </w:rPr>
      </w:pPr>
      <w:ins w:id="4855" w:author="Greenblue" w:date="2024-02-15T21:07:00Z">
        <w:r w:rsidRPr="00584796">
          <w:t>MD_MaintenanceFrequencyCode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584796" w:rsidRPr="009063C9" w14:paraId="6A7DE180" w14:textId="77777777" w:rsidTr="00584796">
        <w:trPr>
          <w:cantSplit/>
          <w:ins w:id="4856" w:author="Greenblue" w:date="2024-02-15T21:06:00Z"/>
        </w:trPr>
        <w:tc>
          <w:tcPr>
            <w:tcW w:w="3034" w:type="dxa"/>
            <w:shd w:val="clear" w:color="auto" w:fill="E7E6E6"/>
            <w:vAlign w:val="center"/>
          </w:tcPr>
          <w:p w14:paraId="01E2B0CC" w14:textId="77777777" w:rsidR="00584796" w:rsidRPr="009063C9" w:rsidRDefault="00584796" w:rsidP="00584796">
            <w:pPr>
              <w:snapToGrid w:val="0"/>
              <w:spacing w:before="60" w:after="60" w:line="240" w:lineRule="auto"/>
              <w:rPr>
                <w:ins w:id="4857" w:author="Greenblue" w:date="2024-02-15T21:06:00Z"/>
                <w:b/>
                <w:sz w:val="18"/>
                <w:szCs w:val="18"/>
              </w:rPr>
            </w:pPr>
            <w:ins w:id="4858" w:author="Greenblue" w:date="2024-02-15T21:06:00Z">
              <w:r w:rsidRPr="009063C9">
                <w:rPr>
                  <w:b/>
                  <w:sz w:val="18"/>
                  <w:szCs w:val="18"/>
                </w:rPr>
                <w:t>Name</w:t>
              </w:r>
            </w:ins>
          </w:p>
        </w:tc>
        <w:tc>
          <w:tcPr>
            <w:tcW w:w="3420" w:type="dxa"/>
            <w:shd w:val="clear" w:color="auto" w:fill="E7E6E6"/>
            <w:vAlign w:val="center"/>
          </w:tcPr>
          <w:p w14:paraId="70A53056" w14:textId="77777777" w:rsidR="00584796" w:rsidRPr="009063C9" w:rsidRDefault="00584796" w:rsidP="00584796">
            <w:pPr>
              <w:snapToGrid w:val="0"/>
              <w:spacing w:before="60" w:after="60" w:line="240" w:lineRule="auto"/>
              <w:rPr>
                <w:ins w:id="4859" w:author="Greenblue" w:date="2024-02-15T21:06:00Z"/>
                <w:b/>
                <w:sz w:val="18"/>
                <w:szCs w:val="18"/>
              </w:rPr>
            </w:pPr>
            <w:ins w:id="4860" w:author="Greenblue" w:date="2024-02-15T21:06:00Z">
              <w:r w:rsidRPr="009063C9">
                <w:rPr>
                  <w:b/>
                  <w:sz w:val="18"/>
                  <w:szCs w:val="18"/>
                </w:rPr>
                <w:t>Description</w:t>
              </w:r>
            </w:ins>
          </w:p>
        </w:tc>
        <w:tc>
          <w:tcPr>
            <w:tcW w:w="804" w:type="dxa"/>
            <w:shd w:val="clear" w:color="auto" w:fill="E7E6E6"/>
            <w:vAlign w:val="center"/>
          </w:tcPr>
          <w:p w14:paraId="0C3C5639" w14:textId="77777777" w:rsidR="00584796" w:rsidRPr="009063C9" w:rsidRDefault="00584796" w:rsidP="00584796">
            <w:pPr>
              <w:snapToGrid w:val="0"/>
              <w:spacing w:before="60" w:after="60" w:line="240" w:lineRule="auto"/>
              <w:jc w:val="center"/>
              <w:rPr>
                <w:ins w:id="4861" w:author="Greenblue" w:date="2024-02-15T21:06:00Z"/>
                <w:b/>
                <w:sz w:val="18"/>
                <w:szCs w:val="18"/>
              </w:rPr>
            </w:pPr>
            <w:ins w:id="4862" w:author="Greenblue" w:date="2024-02-15T21:06:00Z">
              <w:r w:rsidRPr="009063C9">
                <w:rPr>
                  <w:b/>
                  <w:sz w:val="18"/>
                  <w:szCs w:val="18"/>
                </w:rPr>
                <w:t>Code</w:t>
              </w:r>
            </w:ins>
          </w:p>
        </w:tc>
        <w:tc>
          <w:tcPr>
            <w:tcW w:w="5925" w:type="dxa"/>
            <w:shd w:val="clear" w:color="auto" w:fill="E7E6E6"/>
            <w:vAlign w:val="center"/>
          </w:tcPr>
          <w:p w14:paraId="01C48062" w14:textId="77777777" w:rsidR="00584796" w:rsidRPr="009063C9" w:rsidRDefault="00584796" w:rsidP="00584796">
            <w:pPr>
              <w:snapToGrid w:val="0"/>
              <w:spacing w:before="60" w:after="60" w:line="240" w:lineRule="auto"/>
              <w:rPr>
                <w:ins w:id="4863" w:author="Greenblue" w:date="2024-02-15T21:06:00Z"/>
                <w:b/>
                <w:sz w:val="18"/>
                <w:szCs w:val="18"/>
              </w:rPr>
            </w:pPr>
            <w:ins w:id="4864" w:author="Greenblue" w:date="2024-02-15T21:06:00Z">
              <w:r w:rsidRPr="009063C9">
                <w:rPr>
                  <w:b/>
                  <w:sz w:val="18"/>
                  <w:szCs w:val="18"/>
                </w:rPr>
                <w:t>Remarks</w:t>
              </w:r>
            </w:ins>
          </w:p>
        </w:tc>
      </w:tr>
      <w:tr w:rsidR="00584796" w:rsidRPr="009063C9" w14:paraId="44A8F9A0" w14:textId="77777777" w:rsidTr="00584796">
        <w:trPr>
          <w:cantSplit/>
          <w:ins w:id="4865" w:author="Greenblue" w:date="2024-02-15T21:06:00Z"/>
        </w:trPr>
        <w:tc>
          <w:tcPr>
            <w:tcW w:w="3034" w:type="dxa"/>
          </w:tcPr>
          <w:p w14:paraId="7A40EAA7" w14:textId="77777777" w:rsidR="00584796" w:rsidRPr="00567D7F" w:rsidRDefault="00584796" w:rsidP="00584796">
            <w:pPr>
              <w:snapToGrid w:val="0"/>
              <w:spacing w:before="60" w:after="60" w:line="240" w:lineRule="auto"/>
              <w:rPr>
                <w:ins w:id="4866" w:author="Greenblue" w:date="2024-02-15T21:06:00Z"/>
                <w:spacing w:val="-12"/>
                <w:sz w:val="18"/>
                <w:szCs w:val="18"/>
              </w:rPr>
            </w:pPr>
            <w:ins w:id="4867" w:author="Greenblue" w:date="2024-02-15T21:06:00Z">
              <w:r w:rsidRPr="00567D7F">
                <w:rPr>
                  <w:rFonts w:eastAsia="Malgun Gothic" w:hint="eastAsia"/>
                  <w:spacing w:val="-12"/>
                </w:rPr>
                <w:t>M</w:t>
              </w:r>
              <w:r w:rsidRPr="00567D7F">
                <w:rPr>
                  <w:rFonts w:eastAsia="Malgun Gothic"/>
                  <w:spacing w:val="-12"/>
                </w:rPr>
                <w:t>D_MaintenanceFrequencyCode</w:t>
              </w:r>
            </w:ins>
          </w:p>
        </w:tc>
        <w:tc>
          <w:tcPr>
            <w:tcW w:w="3420" w:type="dxa"/>
          </w:tcPr>
          <w:p w14:paraId="277702E1" w14:textId="77777777" w:rsidR="00584796" w:rsidRPr="009063C9" w:rsidRDefault="00584796" w:rsidP="00584796">
            <w:pPr>
              <w:snapToGrid w:val="0"/>
              <w:spacing w:before="60" w:after="60" w:line="240" w:lineRule="auto"/>
              <w:rPr>
                <w:ins w:id="4868" w:author="Greenblue" w:date="2024-02-15T21:06:00Z"/>
                <w:sz w:val="18"/>
                <w:szCs w:val="18"/>
              </w:rPr>
            </w:pPr>
            <w:ins w:id="4869" w:author="Greenblue" w:date="2024-02-15T21:06:00Z">
              <w:r>
                <w:t>Frequency with which modifications and deletions are made to the data after it is first produced</w:t>
              </w:r>
            </w:ins>
          </w:p>
        </w:tc>
        <w:tc>
          <w:tcPr>
            <w:tcW w:w="804" w:type="dxa"/>
          </w:tcPr>
          <w:p w14:paraId="1BB62F1B" w14:textId="77777777" w:rsidR="00584796" w:rsidRPr="009063C9" w:rsidRDefault="00584796" w:rsidP="00584796">
            <w:pPr>
              <w:snapToGrid w:val="0"/>
              <w:spacing w:before="60" w:after="60" w:line="240" w:lineRule="auto"/>
              <w:jc w:val="center"/>
              <w:rPr>
                <w:ins w:id="4870" w:author="Greenblue" w:date="2024-02-15T21:06:00Z"/>
                <w:sz w:val="18"/>
                <w:szCs w:val="18"/>
              </w:rPr>
            </w:pPr>
            <w:ins w:id="4871" w:author="Greenblue" w:date="2024-02-15T21:06:00Z">
              <w:r>
                <w:rPr>
                  <w:rFonts w:eastAsia="Malgun Gothic" w:hint="eastAsia"/>
                </w:rPr>
                <w:t>-</w:t>
              </w:r>
            </w:ins>
          </w:p>
        </w:tc>
        <w:tc>
          <w:tcPr>
            <w:tcW w:w="5925" w:type="dxa"/>
          </w:tcPr>
          <w:p w14:paraId="3739EF95" w14:textId="77777777" w:rsidR="00584796" w:rsidRPr="009063C9" w:rsidRDefault="00584796" w:rsidP="00584796">
            <w:pPr>
              <w:snapToGrid w:val="0"/>
              <w:spacing w:before="60" w:after="60" w:line="240" w:lineRule="auto"/>
              <w:rPr>
                <w:ins w:id="4872" w:author="Greenblue" w:date="2024-02-15T21:06:00Z"/>
                <w:sz w:val="18"/>
                <w:szCs w:val="18"/>
              </w:rPr>
            </w:pPr>
            <w:ins w:id="4873" w:author="Greenblue" w:date="2024-02-15T21:06:00Z">
              <w:r>
                <w:t>S-100 is restricted to only the following values from the ISO 19115-1 codelist. The conditions for the use of a particular value are described in its Remarks</w:t>
              </w:r>
            </w:ins>
          </w:p>
        </w:tc>
      </w:tr>
      <w:tr w:rsidR="00584796" w:rsidRPr="009063C9" w14:paraId="73F25DC4" w14:textId="77777777" w:rsidTr="00584796">
        <w:trPr>
          <w:cantSplit/>
          <w:ins w:id="4874" w:author="Greenblue" w:date="2024-02-15T21:06:00Z"/>
        </w:trPr>
        <w:tc>
          <w:tcPr>
            <w:tcW w:w="3034" w:type="dxa"/>
          </w:tcPr>
          <w:p w14:paraId="217D4871" w14:textId="77777777" w:rsidR="00584796" w:rsidRPr="009063C9" w:rsidRDefault="00584796" w:rsidP="00584796">
            <w:pPr>
              <w:snapToGrid w:val="0"/>
              <w:spacing w:before="60" w:after="60" w:line="240" w:lineRule="auto"/>
              <w:rPr>
                <w:ins w:id="4875" w:author="Greenblue" w:date="2024-02-15T21:06:00Z"/>
                <w:sz w:val="18"/>
                <w:szCs w:val="18"/>
              </w:rPr>
            </w:pPr>
            <w:ins w:id="4876" w:author="Greenblue" w:date="2024-02-15T21:06:00Z">
              <w:r>
                <w:t>asNeeded</w:t>
              </w:r>
            </w:ins>
          </w:p>
        </w:tc>
        <w:tc>
          <w:tcPr>
            <w:tcW w:w="3420" w:type="dxa"/>
          </w:tcPr>
          <w:p w14:paraId="5E50DE4E" w14:textId="77777777" w:rsidR="00584796" w:rsidRPr="009063C9" w:rsidRDefault="00584796" w:rsidP="00584796">
            <w:pPr>
              <w:snapToGrid w:val="0"/>
              <w:spacing w:before="60" w:after="60" w:line="240" w:lineRule="auto"/>
              <w:rPr>
                <w:ins w:id="4877" w:author="Greenblue" w:date="2024-02-15T21:06:00Z"/>
                <w:sz w:val="18"/>
                <w:szCs w:val="18"/>
              </w:rPr>
            </w:pPr>
            <w:ins w:id="4878" w:author="Greenblue" w:date="2024-02-15T21:06:00Z">
              <w:r>
                <w:t>Resource is updated as deemed necessary</w:t>
              </w:r>
            </w:ins>
          </w:p>
        </w:tc>
        <w:tc>
          <w:tcPr>
            <w:tcW w:w="804" w:type="dxa"/>
          </w:tcPr>
          <w:p w14:paraId="5F6D4C92" w14:textId="77777777" w:rsidR="00584796" w:rsidRPr="009063C9" w:rsidRDefault="00584796" w:rsidP="00584796">
            <w:pPr>
              <w:snapToGrid w:val="0"/>
              <w:spacing w:before="60" w:after="60" w:line="240" w:lineRule="auto"/>
              <w:jc w:val="center"/>
              <w:rPr>
                <w:ins w:id="4879" w:author="Greenblue" w:date="2024-02-15T21:06:00Z"/>
                <w:sz w:val="18"/>
                <w:szCs w:val="18"/>
              </w:rPr>
            </w:pPr>
            <w:ins w:id="4880" w:author="Greenblue" w:date="2024-02-15T21:06:00Z">
              <w:r>
                <w:rPr>
                  <w:rFonts w:eastAsia="Malgun Gothic" w:hint="eastAsia"/>
                </w:rPr>
                <w:t>1</w:t>
              </w:r>
            </w:ins>
          </w:p>
        </w:tc>
        <w:tc>
          <w:tcPr>
            <w:tcW w:w="5925" w:type="dxa"/>
          </w:tcPr>
          <w:p w14:paraId="7F1F6F00" w14:textId="77777777" w:rsidR="00584796" w:rsidRPr="009063C9" w:rsidRDefault="00584796" w:rsidP="00584796">
            <w:pPr>
              <w:snapToGrid w:val="0"/>
              <w:spacing w:before="60" w:after="60" w:line="240" w:lineRule="auto"/>
              <w:rPr>
                <w:ins w:id="4881" w:author="Greenblue" w:date="2024-02-15T21:06:00Z"/>
                <w:sz w:val="18"/>
                <w:szCs w:val="18"/>
              </w:rPr>
            </w:pPr>
            <w:ins w:id="4882" w:author="Greenblue" w:date="2024-02-15T21:06:00Z">
              <w:r>
                <w:t>Use only for datasets which normally use a regular interval for update or supersession, but will have the next update issued at an interval different from the usual Allowed if and only if userDefinedMaintenanceFrequency is not populated</w:t>
              </w:r>
            </w:ins>
          </w:p>
        </w:tc>
      </w:tr>
      <w:tr w:rsidR="00584796" w:rsidRPr="009063C9" w14:paraId="4EC45628" w14:textId="77777777" w:rsidTr="00584796">
        <w:trPr>
          <w:cantSplit/>
          <w:ins w:id="4883" w:author="Greenblue" w:date="2024-02-15T21:06:00Z"/>
        </w:trPr>
        <w:tc>
          <w:tcPr>
            <w:tcW w:w="3034" w:type="dxa"/>
          </w:tcPr>
          <w:p w14:paraId="34041154" w14:textId="77777777" w:rsidR="00584796" w:rsidRPr="009063C9" w:rsidRDefault="00584796" w:rsidP="00584796">
            <w:pPr>
              <w:snapToGrid w:val="0"/>
              <w:spacing w:before="60" w:after="60" w:line="240" w:lineRule="auto"/>
              <w:rPr>
                <w:ins w:id="4884" w:author="Greenblue" w:date="2024-02-15T21:06:00Z"/>
                <w:sz w:val="18"/>
                <w:szCs w:val="18"/>
              </w:rPr>
            </w:pPr>
            <w:ins w:id="4885" w:author="Greenblue" w:date="2024-02-15T21:06:00Z">
              <w:r>
                <w:t>irregular</w:t>
              </w:r>
            </w:ins>
          </w:p>
        </w:tc>
        <w:tc>
          <w:tcPr>
            <w:tcW w:w="3420" w:type="dxa"/>
          </w:tcPr>
          <w:p w14:paraId="1B19975D" w14:textId="77777777" w:rsidR="00584796" w:rsidRPr="009063C9" w:rsidRDefault="00584796" w:rsidP="00584796">
            <w:pPr>
              <w:snapToGrid w:val="0"/>
              <w:spacing w:before="60" w:after="60" w:line="240" w:lineRule="auto"/>
              <w:rPr>
                <w:ins w:id="4886" w:author="Greenblue" w:date="2024-02-15T21:06:00Z"/>
                <w:sz w:val="18"/>
                <w:szCs w:val="18"/>
              </w:rPr>
            </w:pPr>
            <w:ins w:id="4887" w:author="Greenblue" w:date="2024-02-15T21:06:00Z">
              <w:r>
                <w:t>Resource is updated in intervals that are uneven in duration</w:t>
              </w:r>
            </w:ins>
          </w:p>
        </w:tc>
        <w:tc>
          <w:tcPr>
            <w:tcW w:w="804" w:type="dxa"/>
          </w:tcPr>
          <w:p w14:paraId="3FD08814" w14:textId="77777777" w:rsidR="00584796" w:rsidRPr="009063C9" w:rsidRDefault="00584796" w:rsidP="00584796">
            <w:pPr>
              <w:snapToGrid w:val="0"/>
              <w:spacing w:before="60" w:after="60" w:line="240" w:lineRule="auto"/>
              <w:jc w:val="center"/>
              <w:rPr>
                <w:ins w:id="4888" w:author="Greenblue" w:date="2024-02-15T21:06:00Z"/>
                <w:sz w:val="18"/>
                <w:szCs w:val="18"/>
              </w:rPr>
            </w:pPr>
            <w:ins w:id="4889" w:author="Greenblue" w:date="2024-02-15T21:06:00Z">
              <w:r>
                <w:rPr>
                  <w:rFonts w:eastAsia="Malgun Gothic" w:hint="eastAsia"/>
                </w:rPr>
                <w:t>2</w:t>
              </w:r>
            </w:ins>
          </w:p>
        </w:tc>
        <w:tc>
          <w:tcPr>
            <w:tcW w:w="5925" w:type="dxa"/>
          </w:tcPr>
          <w:p w14:paraId="3E013112" w14:textId="77777777" w:rsidR="00584796" w:rsidRPr="009063C9" w:rsidRDefault="00584796" w:rsidP="00584796">
            <w:pPr>
              <w:snapToGrid w:val="0"/>
              <w:spacing w:before="60" w:after="60" w:line="240" w:lineRule="auto"/>
              <w:rPr>
                <w:ins w:id="4890" w:author="Greenblue" w:date="2024-02-15T21:06:00Z"/>
                <w:sz w:val="18"/>
                <w:szCs w:val="18"/>
              </w:rPr>
            </w:pPr>
            <w:ins w:id="4891" w:author="Greenblue" w:date="2024-02-15T21:06:00Z">
              <w:r>
                <w:t>Use only for datasets which do not use a regular schedule for update or supersession Allowed if and only if userDefinedMaintenanceFrequency is not populated</w:t>
              </w:r>
            </w:ins>
          </w:p>
        </w:tc>
      </w:tr>
    </w:tbl>
    <w:p w14:paraId="46012170" w14:textId="310FFA2B" w:rsidR="00584796" w:rsidRDefault="00584796">
      <w:pPr>
        <w:spacing w:after="0" w:line="240" w:lineRule="auto"/>
        <w:jc w:val="left"/>
        <w:rPr>
          <w:ins w:id="4892" w:author="Greenblue" w:date="2024-02-15T21:04:00Z"/>
          <w:rFonts w:eastAsiaTheme="minorEastAsia"/>
          <w:sz w:val="19"/>
          <w:szCs w:val="19"/>
        </w:rPr>
      </w:pPr>
    </w:p>
    <w:p w14:paraId="180AAE96" w14:textId="73B0B7D7" w:rsidR="00567D7F" w:rsidRPr="00567D7F" w:rsidDel="00584796" w:rsidRDefault="00567D7F" w:rsidP="0045468E">
      <w:pPr>
        <w:spacing w:before="40" w:after="40" w:line="240" w:lineRule="auto"/>
        <w:rPr>
          <w:del w:id="4893" w:author="Greenblue" w:date="2024-02-15T21:04:00Z"/>
          <w:rFonts w:eastAsiaTheme="minorEastAsia"/>
          <w:sz w:val="19"/>
          <w:szCs w:val="19"/>
        </w:rPr>
      </w:pPr>
    </w:p>
    <w:p w14:paraId="65522770" w14:textId="4D3DB9BB" w:rsidR="00B3510F" w:rsidRPr="009063C9" w:rsidRDefault="00B3510F" w:rsidP="009C5E3F">
      <w:pPr>
        <w:pStyle w:val="Heading4"/>
      </w:pPr>
      <w:r w:rsidRPr="009063C9">
        <w:t>PT_Locale</w:t>
      </w:r>
      <w:bookmarkEnd w:id="47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894"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895">
          <w:tblGrid>
            <w:gridCol w:w="3034"/>
            <w:gridCol w:w="3420"/>
            <w:gridCol w:w="804"/>
            <w:gridCol w:w="2436"/>
            <w:gridCol w:w="3489"/>
          </w:tblGrid>
        </w:tblGridChange>
      </w:tblGrid>
      <w:tr w:rsidR="002072EF" w:rsidRPr="009063C9" w14:paraId="63B6F3FC" w14:textId="77777777" w:rsidTr="006073E9">
        <w:trPr>
          <w:cantSplit/>
          <w:trPrChange w:id="4896" w:author="Greenblue" w:date="2024-02-13T20:42:00Z">
            <w:trPr>
              <w:cantSplit/>
            </w:trPr>
          </w:trPrChange>
        </w:trPr>
        <w:tc>
          <w:tcPr>
            <w:tcW w:w="3034" w:type="dxa"/>
            <w:shd w:val="clear" w:color="auto" w:fill="E7E6E6"/>
            <w:vAlign w:val="center"/>
            <w:tcPrChange w:id="4897" w:author="Greenblue" w:date="2024-02-13T20:42:00Z">
              <w:tcPr>
                <w:tcW w:w="3034" w:type="dxa"/>
                <w:vAlign w:val="center"/>
              </w:tcPr>
            </w:tcPrChange>
          </w:tcPr>
          <w:p w14:paraId="1160A9C7"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898" w:author="Greenblue" w:date="2024-02-13T20:42:00Z">
              <w:tcPr>
                <w:tcW w:w="3420" w:type="dxa"/>
                <w:vAlign w:val="center"/>
              </w:tcPr>
            </w:tcPrChange>
          </w:tcPr>
          <w:p w14:paraId="445DF63C"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899" w:author="Greenblue" w:date="2024-02-13T20:42:00Z">
              <w:tcPr>
                <w:tcW w:w="804" w:type="dxa"/>
                <w:vAlign w:val="center"/>
              </w:tcPr>
            </w:tcPrChange>
          </w:tcPr>
          <w:p w14:paraId="63BC2573" w14:textId="77777777" w:rsidR="002072EF" w:rsidRPr="009063C9" w:rsidRDefault="002072EF" w:rsidP="009B2F93">
            <w:pPr>
              <w:keepNext/>
              <w:keepLines/>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4900" w:author="Greenblue" w:date="2024-02-13T20:42:00Z">
              <w:tcPr>
                <w:tcW w:w="2436" w:type="dxa"/>
                <w:vAlign w:val="center"/>
              </w:tcPr>
            </w:tcPrChange>
          </w:tcPr>
          <w:p w14:paraId="43F59BD2"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Type</w:t>
            </w:r>
          </w:p>
        </w:tc>
        <w:tc>
          <w:tcPr>
            <w:tcW w:w="3489" w:type="dxa"/>
            <w:shd w:val="clear" w:color="auto" w:fill="E7E6E6"/>
            <w:vAlign w:val="center"/>
            <w:tcPrChange w:id="4901" w:author="Greenblue" w:date="2024-02-13T20:42:00Z">
              <w:tcPr>
                <w:tcW w:w="3489" w:type="dxa"/>
                <w:vAlign w:val="center"/>
              </w:tcPr>
            </w:tcPrChange>
          </w:tcPr>
          <w:p w14:paraId="4067A879"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Remarks</w:t>
            </w:r>
          </w:p>
        </w:tc>
      </w:tr>
      <w:tr w:rsidR="002072EF" w:rsidRPr="009063C9" w14:paraId="394266FC" w14:textId="77777777" w:rsidTr="003D073E">
        <w:trPr>
          <w:cantSplit/>
        </w:trPr>
        <w:tc>
          <w:tcPr>
            <w:tcW w:w="3034" w:type="dxa"/>
            <w:vAlign w:val="center"/>
          </w:tcPr>
          <w:p w14:paraId="7CBAF611" w14:textId="77777777" w:rsidR="002072EF" w:rsidRPr="009063C9" w:rsidRDefault="002072EF" w:rsidP="009B2F93">
            <w:pPr>
              <w:snapToGrid w:val="0"/>
              <w:spacing w:before="60" w:after="60" w:line="240" w:lineRule="auto"/>
              <w:jc w:val="left"/>
              <w:rPr>
                <w:sz w:val="18"/>
                <w:szCs w:val="18"/>
              </w:rPr>
            </w:pPr>
            <w:r w:rsidRPr="009063C9">
              <w:rPr>
                <w:sz w:val="18"/>
                <w:szCs w:val="18"/>
              </w:rPr>
              <w:t>PT_Locale</w:t>
            </w:r>
          </w:p>
        </w:tc>
        <w:tc>
          <w:tcPr>
            <w:tcW w:w="3420" w:type="dxa"/>
            <w:vAlign w:val="center"/>
          </w:tcPr>
          <w:p w14:paraId="2B7EDD1E" w14:textId="77777777" w:rsidR="002072EF" w:rsidRPr="009063C9" w:rsidRDefault="002072EF" w:rsidP="009B2F93">
            <w:pPr>
              <w:snapToGrid w:val="0"/>
              <w:spacing w:before="60" w:after="60" w:line="240" w:lineRule="auto"/>
              <w:jc w:val="left"/>
              <w:rPr>
                <w:sz w:val="18"/>
                <w:szCs w:val="18"/>
              </w:rPr>
            </w:pPr>
            <w:r w:rsidRPr="009063C9">
              <w:rPr>
                <w:sz w:val="18"/>
                <w:szCs w:val="18"/>
              </w:rPr>
              <w:t>Description of a locale</w:t>
            </w:r>
          </w:p>
        </w:tc>
        <w:tc>
          <w:tcPr>
            <w:tcW w:w="804" w:type="dxa"/>
            <w:vAlign w:val="center"/>
          </w:tcPr>
          <w:p w14:paraId="3CF593F3" w14:textId="77777777" w:rsidR="002072EF" w:rsidRPr="009063C9" w:rsidRDefault="002072EF" w:rsidP="009B2F93">
            <w:pPr>
              <w:snapToGrid w:val="0"/>
              <w:spacing w:before="60" w:after="60" w:line="240" w:lineRule="auto"/>
              <w:jc w:val="center"/>
              <w:rPr>
                <w:sz w:val="18"/>
                <w:szCs w:val="18"/>
              </w:rPr>
            </w:pPr>
            <w:r w:rsidRPr="009063C9">
              <w:rPr>
                <w:sz w:val="18"/>
                <w:szCs w:val="18"/>
              </w:rPr>
              <w:t>-</w:t>
            </w:r>
          </w:p>
        </w:tc>
        <w:tc>
          <w:tcPr>
            <w:tcW w:w="2436" w:type="dxa"/>
            <w:vAlign w:val="center"/>
          </w:tcPr>
          <w:p w14:paraId="3439B921" w14:textId="77777777" w:rsidR="002072EF" w:rsidRPr="009063C9" w:rsidRDefault="002072EF" w:rsidP="009B2F93">
            <w:pPr>
              <w:snapToGrid w:val="0"/>
              <w:spacing w:before="60" w:after="60" w:line="240" w:lineRule="auto"/>
              <w:jc w:val="left"/>
              <w:rPr>
                <w:sz w:val="18"/>
                <w:szCs w:val="18"/>
              </w:rPr>
            </w:pPr>
            <w:r w:rsidRPr="009063C9">
              <w:rPr>
                <w:sz w:val="18"/>
                <w:szCs w:val="18"/>
              </w:rPr>
              <w:t>-</w:t>
            </w:r>
          </w:p>
        </w:tc>
        <w:tc>
          <w:tcPr>
            <w:tcW w:w="3489" w:type="dxa"/>
            <w:vAlign w:val="center"/>
          </w:tcPr>
          <w:p w14:paraId="257FF763" w14:textId="77777777" w:rsidR="002072EF" w:rsidRPr="009063C9" w:rsidRDefault="002072EF" w:rsidP="009B2F93">
            <w:pPr>
              <w:snapToGrid w:val="0"/>
              <w:spacing w:before="60" w:after="60" w:line="240" w:lineRule="auto"/>
              <w:jc w:val="left"/>
              <w:rPr>
                <w:sz w:val="18"/>
                <w:szCs w:val="18"/>
              </w:rPr>
            </w:pPr>
            <w:r w:rsidRPr="009063C9">
              <w:rPr>
                <w:sz w:val="18"/>
                <w:szCs w:val="18"/>
              </w:rPr>
              <w:t>From ISO 19115-1</w:t>
            </w:r>
          </w:p>
        </w:tc>
      </w:tr>
      <w:tr w:rsidR="002072EF" w:rsidRPr="009063C9" w14:paraId="59FA8E7C" w14:textId="77777777" w:rsidTr="003D073E">
        <w:trPr>
          <w:cantSplit/>
        </w:trPr>
        <w:tc>
          <w:tcPr>
            <w:tcW w:w="3034" w:type="dxa"/>
            <w:vAlign w:val="center"/>
          </w:tcPr>
          <w:p w14:paraId="4375991A" w14:textId="77777777" w:rsidR="002072EF" w:rsidRPr="009063C9" w:rsidRDefault="002072EF" w:rsidP="009B2F93">
            <w:pPr>
              <w:snapToGrid w:val="0"/>
              <w:spacing w:before="60" w:after="60" w:line="240" w:lineRule="auto"/>
              <w:jc w:val="left"/>
              <w:rPr>
                <w:sz w:val="18"/>
                <w:szCs w:val="18"/>
              </w:rPr>
            </w:pPr>
            <w:r w:rsidRPr="009063C9">
              <w:rPr>
                <w:sz w:val="18"/>
                <w:szCs w:val="18"/>
              </w:rPr>
              <w:t>language</w:t>
            </w:r>
          </w:p>
        </w:tc>
        <w:tc>
          <w:tcPr>
            <w:tcW w:w="3420" w:type="dxa"/>
            <w:vAlign w:val="center"/>
          </w:tcPr>
          <w:p w14:paraId="117F6632"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locale language</w:t>
            </w:r>
          </w:p>
        </w:tc>
        <w:tc>
          <w:tcPr>
            <w:tcW w:w="804" w:type="dxa"/>
            <w:vAlign w:val="center"/>
          </w:tcPr>
          <w:p w14:paraId="5F804748" w14:textId="77777777" w:rsidR="002072EF" w:rsidRPr="009063C9" w:rsidRDefault="002072EF" w:rsidP="009B2F93">
            <w:pPr>
              <w:snapToGrid w:val="0"/>
              <w:spacing w:before="60" w:after="60" w:line="240" w:lineRule="auto"/>
              <w:jc w:val="center"/>
              <w:rPr>
                <w:sz w:val="18"/>
                <w:szCs w:val="18"/>
              </w:rPr>
            </w:pPr>
            <w:r w:rsidRPr="009063C9">
              <w:rPr>
                <w:sz w:val="18"/>
                <w:szCs w:val="18"/>
              </w:rPr>
              <w:t>1</w:t>
            </w:r>
          </w:p>
        </w:tc>
        <w:tc>
          <w:tcPr>
            <w:tcW w:w="2436" w:type="dxa"/>
            <w:vAlign w:val="center"/>
          </w:tcPr>
          <w:p w14:paraId="573B7B0F" w14:textId="77777777" w:rsidR="002072EF" w:rsidRPr="009063C9" w:rsidRDefault="002072EF" w:rsidP="009B2F93">
            <w:pPr>
              <w:snapToGrid w:val="0"/>
              <w:spacing w:before="60" w:after="60" w:line="240" w:lineRule="auto"/>
              <w:jc w:val="left"/>
              <w:rPr>
                <w:sz w:val="18"/>
                <w:szCs w:val="18"/>
              </w:rPr>
            </w:pPr>
            <w:r w:rsidRPr="009063C9">
              <w:rPr>
                <w:sz w:val="18"/>
                <w:szCs w:val="18"/>
              </w:rPr>
              <w:t>LanguageCode</w:t>
            </w:r>
          </w:p>
        </w:tc>
        <w:tc>
          <w:tcPr>
            <w:tcW w:w="3489" w:type="dxa"/>
            <w:vAlign w:val="center"/>
          </w:tcPr>
          <w:p w14:paraId="1FECC97D" w14:textId="77777777" w:rsidR="002072EF" w:rsidRPr="009063C9" w:rsidRDefault="002072EF" w:rsidP="009B2F93">
            <w:pPr>
              <w:snapToGrid w:val="0"/>
              <w:spacing w:before="60" w:after="60" w:line="240" w:lineRule="auto"/>
              <w:jc w:val="left"/>
              <w:rPr>
                <w:sz w:val="18"/>
                <w:szCs w:val="18"/>
              </w:rPr>
            </w:pPr>
            <w:r w:rsidRPr="009063C9">
              <w:rPr>
                <w:sz w:val="18"/>
                <w:szCs w:val="18"/>
              </w:rPr>
              <w:t>ISO 639-2 3-letter language codes.</w:t>
            </w:r>
          </w:p>
        </w:tc>
      </w:tr>
      <w:tr w:rsidR="002072EF" w:rsidRPr="009063C9" w14:paraId="3A2BFFFD" w14:textId="77777777" w:rsidTr="003D073E">
        <w:trPr>
          <w:cantSplit/>
        </w:trPr>
        <w:tc>
          <w:tcPr>
            <w:tcW w:w="3034" w:type="dxa"/>
            <w:vAlign w:val="center"/>
          </w:tcPr>
          <w:p w14:paraId="7C390F39" w14:textId="77777777" w:rsidR="002072EF" w:rsidRPr="009063C9" w:rsidRDefault="002072EF" w:rsidP="009B2F93">
            <w:pPr>
              <w:snapToGrid w:val="0"/>
              <w:spacing w:before="60" w:after="60" w:line="240" w:lineRule="auto"/>
              <w:jc w:val="left"/>
              <w:rPr>
                <w:sz w:val="18"/>
                <w:szCs w:val="18"/>
              </w:rPr>
            </w:pPr>
            <w:r w:rsidRPr="009063C9">
              <w:rPr>
                <w:sz w:val="18"/>
                <w:szCs w:val="18"/>
              </w:rPr>
              <w:t>country</w:t>
            </w:r>
          </w:p>
        </w:tc>
        <w:tc>
          <w:tcPr>
            <w:tcW w:w="3420" w:type="dxa"/>
            <w:vAlign w:val="center"/>
          </w:tcPr>
          <w:p w14:paraId="3409F84A"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specific country of the locale language</w:t>
            </w:r>
          </w:p>
        </w:tc>
        <w:tc>
          <w:tcPr>
            <w:tcW w:w="804" w:type="dxa"/>
            <w:vAlign w:val="center"/>
          </w:tcPr>
          <w:p w14:paraId="7D870F03" w14:textId="77777777" w:rsidR="002072EF" w:rsidRPr="009063C9" w:rsidRDefault="002072EF" w:rsidP="009B2F93">
            <w:pPr>
              <w:snapToGrid w:val="0"/>
              <w:spacing w:before="60" w:after="60" w:line="240" w:lineRule="auto"/>
              <w:jc w:val="center"/>
              <w:rPr>
                <w:sz w:val="18"/>
                <w:szCs w:val="18"/>
              </w:rPr>
            </w:pPr>
            <w:r w:rsidRPr="009063C9">
              <w:rPr>
                <w:sz w:val="18"/>
                <w:szCs w:val="18"/>
              </w:rPr>
              <w:t>0..1</w:t>
            </w:r>
          </w:p>
        </w:tc>
        <w:tc>
          <w:tcPr>
            <w:tcW w:w="2436" w:type="dxa"/>
            <w:vAlign w:val="center"/>
          </w:tcPr>
          <w:p w14:paraId="4157E804" w14:textId="77777777" w:rsidR="002072EF" w:rsidRPr="009063C9" w:rsidRDefault="002072EF" w:rsidP="009B2F93">
            <w:pPr>
              <w:snapToGrid w:val="0"/>
              <w:spacing w:before="60" w:after="60" w:line="240" w:lineRule="auto"/>
              <w:jc w:val="left"/>
              <w:rPr>
                <w:sz w:val="18"/>
                <w:szCs w:val="18"/>
              </w:rPr>
            </w:pPr>
            <w:r w:rsidRPr="009063C9">
              <w:rPr>
                <w:sz w:val="18"/>
                <w:szCs w:val="18"/>
              </w:rPr>
              <w:t>CountryCode</w:t>
            </w:r>
          </w:p>
        </w:tc>
        <w:tc>
          <w:tcPr>
            <w:tcW w:w="3489" w:type="dxa"/>
            <w:vAlign w:val="center"/>
          </w:tcPr>
          <w:p w14:paraId="646CBA17" w14:textId="77777777" w:rsidR="002072EF" w:rsidRPr="009063C9" w:rsidRDefault="002072EF" w:rsidP="009B2F93">
            <w:pPr>
              <w:snapToGrid w:val="0"/>
              <w:spacing w:before="60" w:after="60" w:line="240" w:lineRule="auto"/>
              <w:jc w:val="left"/>
              <w:rPr>
                <w:sz w:val="18"/>
                <w:szCs w:val="18"/>
              </w:rPr>
            </w:pPr>
            <w:r w:rsidRPr="009063C9">
              <w:rPr>
                <w:sz w:val="18"/>
                <w:szCs w:val="18"/>
              </w:rPr>
              <w:t>ISO 3166-2 2-letter country codes</w:t>
            </w:r>
          </w:p>
        </w:tc>
      </w:tr>
      <w:tr w:rsidR="002072EF" w:rsidRPr="00F53391" w14:paraId="0404D589" w14:textId="77777777" w:rsidTr="003D073E">
        <w:trPr>
          <w:cantSplit/>
        </w:trPr>
        <w:tc>
          <w:tcPr>
            <w:tcW w:w="3034" w:type="dxa"/>
            <w:vAlign w:val="center"/>
          </w:tcPr>
          <w:p w14:paraId="45085B83" w14:textId="77777777" w:rsidR="002072EF" w:rsidRPr="009C5E3F" w:rsidRDefault="002072EF" w:rsidP="009B2F93">
            <w:pPr>
              <w:snapToGrid w:val="0"/>
              <w:spacing w:before="60" w:after="60" w:line="240" w:lineRule="auto"/>
              <w:jc w:val="left"/>
              <w:rPr>
                <w:sz w:val="18"/>
                <w:szCs w:val="18"/>
              </w:rPr>
            </w:pPr>
            <w:r w:rsidRPr="009C5E3F">
              <w:rPr>
                <w:sz w:val="18"/>
                <w:szCs w:val="18"/>
              </w:rPr>
              <w:t>characterEncoding</w:t>
            </w:r>
          </w:p>
        </w:tc>
        <w:tc>
          <w:tcPr>
            <w:tcW w:w="3420" w:type="dxa"/>
            <w:vAlign w:val="center"/>
          </w:tcPr>
          <w:p w14:paraId="6CAB78D1" w14:textId="77777777" w:rsidR="002072EF" w:rsidRPr="009C5E3F" w:rsidRDefault="002072EF" w:rsidP="00567D7F">
            <w:pPr>
              <w:snapToGrid w:val="0"/>
              <w:spacing w:before="60" w:after="60" w:line="240" w:lineRule="auto"/>
              <w:rPr>
                <w:sz w:val="18"/>
                <w:szCs w:val="18"/>
              </w:rPr>
            </w:pPr>
            <w:r w:rsidRPr="00567D7F">
              <w:rPr>
                <w:spacing w:val="-6"/>
                <w:sz w:val="18"/>
                <w:szCs w:val="18"/>
              </w:rPr>
              <w:t>Designation of the character set to be used to encode the textual value of the locale</w:t>
            </w:r>
          </w:p>
        </w:tc>
        <w:tc>
          <w:tcPr>
            <w:tcW w:w="804" w:type="dxa"/>
            <w:vAlign w:val="center"/>
          </w:tcPr>
          <w:p w14:paraId="0946EE07" w14:textId="77777777" w:rsidR="002072EF" w:rsidRPr="009C5E3F" w:rsidRDefault="002072EF" w:rsidP="009B2F93">
            <w:pPr>
              <w:snapToGrid w:val="0"/>
              <w:spacing w:before="60" w:after="60" w:line="240" w:lineRule="auto"/>
              <w:jc w:val="center"/>
              <w:rPr>
                <w:sz w:val="18"/>
                <w:szCs w:val="18"/>
              </w:rPr>
            </w:pPr>
            <w:r w:rsidRPr="009C5E3F">
              <w:rPr>
                <w:sz w:val="18"/>
                <w:szCs w:val="18"/>
              </w:rPr>
              <w:t>1</w:t>
            </w:r>
          </w:p>
        </w:tc>
        <w:tc>
          <w:tcPr>
            <w:tcW w:w="2436" w:type="dxa"/>
            <w:vAlign w:val="center"/>
          </w:tcPr>
          <w:p w14:paraId="01263F04" w14:textId="77777777" w:rsidR="002072EF" w:rsidRPr="009C5E3F" w:rsidRDefault="002072EF" w:rsidP="009B2F93">
            <w:pPr>
              <w:snapToGrid w:val="0"/>
              <w:spacing w:before="60" w:after="60" w:line="240" w:lineRule="auto"/>
              <w:jc w:val="left"/>
              <w:rPr>
                <w:sz w:val="18"/>
                <w:szCs w:val="18"/>
              </w:rPr>
            </w:pPr>
            <w:r w:rsidRPr="009C5E3F">
              <w:rPr>
                <w:sz w:val="18"/>
                <w:szCs w:val="18"/>
              </w:rPr>
              <w:t>MD_CharacterSetCode</w:t>
            </w:r>
          </w:p>
        </w:tc>
        <w:tc>
          <w:tcPr>
            <w:tcW w:w="3489" w:type="dxa"/>
            <w:vAlign w:val="center"/>
          </w:tcPr>
          <w:p w14:paraId="334C1FF8" w14:textId="09EB8D16" w:rsidR="002072EF" w:rsidRPr="009C5E3F" w:rsidDel="009C5E3F" w:rsidRDefault="009C5E3F" w:rsidP="009B2F93">
            <w:pPr>
              <w:snapToGrid w:val="0"/>
              <w:spacing w:before="60" w:after="60"/>
              <w:jc w:val="left"/>
              <w:rPr>
                <w:del w:id="4902" w:author="Greenblue" w:date="2024-02-15T20:19:00Z"/>
                <w:sz w:val="18"/>
                <w:szCs w:val="18"/>
              </w:rPr>
            </w:pPr>
            <w:ins w:id="4903" w:author="Greenblue" w:date="2024-02-15T20:19:00Z">
              <w:r w:rsidRPr="009C5E3F">
                <w:rPr>
                  <w:sz w:val="18"/>
                  <w:szCs w:val="18"/>
                </w:rPr>
                <w:t>UTF-8 is used in S-100</w:t>
              </w:r>
            </w:ins>
            <w:del w:id="4904" w:author="Greenblue" w:date="2024-02-15T20:19:00Z">
              <w:r w:rsidR="002072EF" w:rsidRPr="009C5E3F" w:rsidDel="009C5E3F">
                <w:rPr>
                  <w:sz w:val="18"/>
                  <w:szCs w:val="18"/>
                </w:rPr>
                <w:delText>Use (the “Name” from the) IANA Character Set register:</w:delText>
              </w:r>
              <w:r w:rsidR="002072EF" w:rsidRPr="009C5E3F" w:rsidDel="009C5E3F">
                <w:rPr>
                  <w:color w:val="FF0000"/>
                  <w:sz w:val="18"/>
                  <w:szCs w:val="18"/>
                </w:rPr>
                <w:delText xml:space="preserve"> </w:delText>
              </w:r>
              <w:r w:rsidR="003D107E" w:rsidRPr="009C5E3F" w:rsidDel="009C5E3F">
                <w:fldChar w:fldCharType="begin"/>
              </w:r>
              <w:r w:rsidR="003D107E" w:rsidRPr="009C5E3F" w:rsidDel="009C5E3F">
                <w:delInstrText xml:space="preserve"> HYPERLINK "http://www.iana.org/assignments/character-sets" </w:delInstrText>
              </w:r>
              <w:r w:rsidR="003D107E" w:rsidRPr="009C5E3F" w:rsidDel="009C5E3F">
                <w:fldChar w:fldCharType="separate"/>
              </w:r>
              <w:r w:rsidR="002072EF" w:rsidRPr="009C5E3F" w:rsidDel="009C5E3F">
                <w:rPr>
                  <w:rStyle w:val="Hyperlink"/>
                  <w:sz w:val="18"/>
                  <w:szCs w:val="18"/>
                  <w:lang w:val="en-GB"/>
                </w:rPr>
                <w:delText>http://www.iana.org/assignments/character-sets</w:delText>
              </w:r>
              <w:r w:rsidR="003D107E" w:rsidRPr="009C5E3F" w:rsidDel="009C5E3F">
                <w:rPr>
                  <w:rStyle w:val="Hyperlink"/>
                  <w:sz w:val="18"/>
                  <w:szCs w:val="18"/>
                  <w:lang w:val="en-GB"/>
                </w:rPr>
                <w:fldChar w:fldCharType="end"/>
              </w:r>
              <w:r w:rsidR="002072EF" w:rsidRPr="009C5E3F" w:rsidDel="009C5E3F">
                <w:rPr>
                  <w:sz w:val="18"/>
                  <w:szCs w:val="18"/>
                </w:rPr>
                <w:delText>. (ISO 19115-1 B.3.14)</w:delText>
              </w:r>
            </w:del>
          </w:p>
          <w:p w14:paraId="0A734AAF" w14:textId="19C08644" w:rsidR="002072EF" w:rsidRPr="009C5E3F" w:rsidRDefault="002072EF" w:rsidP="009B2F93">
            <w:pPr>
              <w:snapToGrid w:val="0"/>
              <w:spacing w:before="60" w:after="60" w:line="240" w:lineRule="auto"/>
              <w:jc w:val="left"/>
              <w:rPr>
                <w:sz w:val="18"/>
                <w:szCs w:val="18"/>
              </w:rPr>
            </w:pPr>
            <w:del w:id="4905" w:author="Greenblue" w:date="2024-02-15T20:19:00Z">
              <w:r w:rsidRPr="009C5E3F" w:rsidDel="009C5E3F">
                <w:rPr>
                  <w:sz w:val="18"/>
                  <w:szCs w:val="18"/>
                </w:rPr>
                <w:delText>For example, UTF-8</w:delText>
              </w:r>
            </w:del>
          </w:p>
        </w:tc>
      </w:tr>
    </w:tbl>
    <w:p w14:paraId="3B79E191" w14:textId="77777777" w:rsidR="002072EF" w:rsidRDefault="002072EF" w:rsidP="002072EF">
      <w:pPr>
        <w:rPr>
          <w:rFonts w:eastAsia="Malgun Gothic"/>
        </w:rPr>
      </w:pPr>
    </w:p>
    <w:sectPr w:rsidR="002072EF" w:rsidSect="00A15405">
      <w:headerReference w:type="even" r:id="rId54"/>
      <w:headerReference w:type="default" r:id="rId55"/>
      <w:footerReference w:type="even" r:id="rId56"/>
      <w:pgSz w:w="16838" w:h="11906" w:orient="landscape"/>
      <w:pgMar w:top="1418" w:right="1440" w:bottom="1400" w:left="1440" w:header="709" w:footer="283" w:gutter="0"/>
      <w:cols w:space="720"/>
      <w:docGrid w:linePitch="27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75" w:author="Greenblue" w:date="2024-02-13T20:04:00Z" w:initials="G">
    <w:p w14:paraId="7ADC6F3A" w14:textId="17923F59" w:rsidR="002F5193" w:rsidRDefault="002F5193">
      <w:pPr>
        <w:pStyle w:val="CommentText"/>
      </w:pPr>
      <w:r>
        <w:rPr>
          <w:rStyle w:val="CommentReference"/>
        </w:rPr>
        <w:annotationRef/>
      </w:r>
      <w:r>
        <w:rPr>
          <w:rFonts w:ascii="Malgun Gothic" w:eastAsia="Malgun Gothic" w:hAnsi="Malgun Gothic" w:cs="Malgun Gothic" w:hint="eastAsia"/>
        </w:rPr>
        <w:t>그림 수정 필요 :</w:t>
      </w:r>
      <w:r>
        <w:rPr>
          <w:rFonts w:ascii="Malgun Gothic" w:eastAsia="Malgun Gothic" w:hAnsi="Malgun Gothic" w:cs="Malgun Gothic"/>
        </w:rP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DC6F3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6683E" w14:textId="77777777" w:rsidR="009C424C" w:rsidRDefault="009C424C">
      <w:r>
        <w:separator/>
      </w:r>
    </w:p>
  </w:endnote>
  <w:endnote w:type="continuationSeparator" w:id="0">
    <w:p w14:paraId="61B25B25" w14:textId="77777777" w:rsidR="009C424C" w:rsidRDefault="009C4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1"/>
    <w:family w:val="modern"/>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8D900" w14:textId="5543C898" w:rsidR="002F5193" w:rsidRPr="00332F84" w:rsidRDefault="002F5193" w:rsidP="00332F84">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997" w:author="GreemBlue" w:date="2024-02-13T14:40:00Z">
      <w:del w:id="998" w:author="USER" w:date="2024-03-14T09:12:00Z">
        <w:r w:rsidDel="006F1AC7">
          <w:rPr>
            <w:rFonts w:eastAsia="Times New Roman"/>
            <w:sz w:val="16"/>
            <w:szCs w:val="24"/>
            <w:lang w:eastAsia="en-US"/>
          </w:rPr>
          <w:delText>Febr</w:delText>
        </w:r>
      </w:del>
    </w:ins>
    <w:ins w:id="999" w:author="USER" w:date="2024-06-28T10:48:00Z">
      <w:r>
        <w:rPr>
          <w:rFonts w:eastAsia="Times New Roman"/>
          <w:sz w:val="16"/>
          <w:szCs w:val="24"/>
          <w:lang w:eastAsia="en-US"/>
        </w:rPr>
        <w:t>July</w:t>
      </w:r>
    </w:ins>
    <w:ins w:id="1000" w:author="GreemBlue" w:date="2024-02-13T14:40:00Z">
      <w:r>
        <w:rPr>
          <w:rFonts w:eastAsia="Times New Roman"/>
          <w:sz w:val="16"/>
          <w:szCs w:val="24"/>
          <w:lang w:eastAsia="en-US"/>
        </w:rPr>
        <w:t xml:space="preserve"> 2024</w:t>
      </w:r>
    </w:ins>
    <w:del w:id="1001" w:author="GreemBlue" w:date="2024-02-13T14:39:00Z">
      <w:r w:rsidDel="009A2A61">
        <w:rPr>
          <w:rFonts w:eastAsia="Times New Roman"/>
          <w:sz w:val="16"/>
          <w:szCs w:val="24"/>
          <w:lang w:eastAsia="en-US"/>
        </w:rPr>
        <w:delText>October</w:delText>
      </w:r>
    </w:del>
    <w:del w:id="1002" w:author="GreemBlue" w:date="2024-02-13T14:40:00Z">
      <w:r w:rsidDel="007D6ACA">
        <w:rPr>
          <w:rFonts w:eastAsia="Times New Roman"/>
          <w:sz w:val="16"/>
          <w:szCs w:val="24"/>
          <w:lang w:eastAsia="en-US"/>
        </w:rPr>
        <w:delText xml:space="preserve"> 202</w:delText>
      </w:r>
    </w:del>
    <w:del w:id="1003" w:author="GreemBlue" w:date="2024-02-13T14:39:00Z">
      <w:r w:rsidDel="009A2A61">
        <w:rPr>
          <w:rFonts w:eastAsia="Times New Roman"/>
          <w:sz w:val="16"/>
          <w:szCs w:val="24"/>
          <w:lang w:eastAsia="en-US"/>
        </w:rPr>
        <w:delText>3</w:delText>
      </w:r>
    </w:del>
    <w:r w:rsidRPr="00332F84">
      <w:rPr>
        <w:rFonts w:eastAsia="Times New Roman"/>
        <w:sz w:val="16"/>
        <w:szCs w:val="24"/>
        <w:lang w:eastAsia="en-US"/>
      </w:rPr>
      <w:tab/>
    </w:r>
    <w:r>
      <w:rPr>
        <w:rFonts w:eastAsia="Times New Roman"/>
        <w:sz w:val="16"/>
        <w:szCs w:val="24"/>
        <w:lang w:eastAsia="en-US"/>
      </w:rPr>
      <w:t xml:space="preserve">Edition </w:t>
    </w:r>
    <w:del w:id="1004" w:author="USER" w:date="2024-03-14T09:12:00Z">
      <w:r w:rsidDel="006F1AC7">
        <w:rPr>
          <w:rFonts w:eastAsia="Times New Roman"/>
          <w:sz w:val="16"/>
          <w:szCs w:val="24"/>
          <w:lang w:eastAsia="en-US"/>
        </w:rPr>
        <w:delText>1.</w:delText>
      </w:r>
    </w:del>
    <w:ins w:id="1005" w:author="GreemBlue" w:date="2024-02-13T14:39:00Z">
      <w:del w:id="1006" w:author="USER" w:date="2024-03-14T09:12:00Z">
        <w:r w:rsidDel="006F1AC7">
          <w:rPr>
            <w:rFonts w:eastAsia="Times New Roman"/>
            <w:sz w:val="16"/>
            <w:szCs w:val="24"/>
            <w:lang w:eastAsia="en-US"/>
          </w:rPr>
          <w:delText>2</w:delText>
        </w:r>
      </w:del>
    </w:ins>
    <w:del w:id="1007" w:author="USER" w:date="2024-03-14T09:12:00Z">
      <w:r w:rsidDel="006F1AC7">
        <w:rPr>
          <w:rFonts w:eastAsia="Times New Roman"/>
          <w:sz w:val="16"/>
          <w:szCs w:val="24"/>
          <w:lang w:eastAsia="en-US"/>
        </w:rPr>
        <w:delText>1.0</w:delText>
      </w:r>
    </w:del>
    <w:ins w:id="1008" w:author="USER" w:date="2024-03-14T09:12:00Z">
      <w:r>
        <w:rPr>
          <w:rFonts w:eastAsia="Times New Roman"/>
          <w:sz w:val="16"/>
          <w:szCs w:val="24"/>
          <w:lang w:eastAsia="en-US"/>
        </w:rPr>
        <w:t>2.0.0</w:t>
      </w:r>
    </w:ins>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D7C8C7" w14:textId="5C0CAA05" w:rsidR="002F5193" w:rsidRPr="00A94A07" w:rsidRDefault="002F5193" w:rsidP="00A94A07">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1009" w:author="USER" w:date="2024-06-28T10:48:00Z">
      <w:r>
        <w:rPr>
          <w:rFonts w:eastAsia="Times New Roman"/>
          <w:sz w:val="16"/>
          <w:szCs w:val="24"/>
          <w:lang w:eastAsia="en-US"/>
        </w:rPr>
        <w:t>July</w:t>
      </w:r>
    </w:ins>
    <w:ins w:id="1010" w:author="USER" w:date="2024-03-14T09:13:00Z">
      <w:r>
        <w:rPr>
          <w:rFonts w:eastAsia="Times New Roman"/>
          <w:sz w:val="16"/>
          <w:szCs w:val="24"/>
          <w:lang w:eastAsia="en-US"/>
        </w:rPr>
        <w:t xml:space="preserve"> 2024</w:t>
      </w:r>
    </w:ins>
    <w:ins w:id="1011" w:author="GreemBlue" w:date="2024-02-13T14:39:00Z">
      <w:del w:id="1012" w:author="USER" w:date="2024-03-14T09:13:00Z">
        <w:r w:rsidDel="006F1AC7">
          <w:rPr>
            <w:rFonts w:eastAsia="Times New Roman"/>
            <w:sz w:val="16"/>
            <w:szCs w:val="24"/>
            <w:lang w:eastAsia="en-US"/>
          </w:rPr>
          <w:delText>February 2024</w:delText>
        </w:r>
      </w:del>
    </w:ins>
    <w:del w:id="1013" w:author="GreemBlue" w:date="2024-02-13T14:39:00Z">
      <w:r w:rsidDel="007D6ACA">
        <w:rPr>
          <w:rFonts w:eastAsia="Times New Roman"/>
          <w:sz w:val="16"/>
          <w:szCs w:val="24"/>
          <w:lang w:eastAsia="en-US"/>
        </w:rPr>
        <w:delText>October 2023</w:delText>
      </w:r>
    </w:del>
    <w:r w:rsidRPr="00332F84">
      <w:rPr>
        <w:rFonts w:eastAsia="Times New Roman"/>
        <w:sz w:val="16"/>
        <w:szCs w:val="24"/>
        <w:lang w:eastAsia="en-US"/>
      </w:rPr>
      <w:tab/>
    </w:r>
    <w:ins w:id="1014" w:author="GreemBlue" w:date="2024-02-13T14:40:00Z">
      <w:r>
        <w:rPr>
          <w:rFonts w:eastAsia="Times New Roman"/>
          <w:sz w:val="16"/>
          <w:szCs w:val="24"/>
          <w:lang w:eastAsia="en-US"/>
        </w:rPr>
        <w:t xml:space="preserve">Edition </w:t>
      </w:r>
      <w:del w:id="1015" w:author="USER" w:date="2024-03-14T09:13:00Z">
        <w:r w:rsidDel="006F1AC7">
          <w:rPr>
            <w:rFonts w:eastAsia="Times New Roman"/>
            <w:sz w:val="16"/>
            <w:szCs w:val="24"/>
            <w:lang w:eastAsia="en-US"/>
          </w:rPr>
          <w:delText>1.2.0</w:delText>
        </w:r>
      </w:del>
    </w:ins>
    <w:ins w:id="1016" w:author="USER" w:date="2024-03-14T09:13:00Z">
      <w:r>
        <w:rPr>
          <w:rFonts w:eastAsia="Times New Roman"/>
          <w:sz w:val="16"/>
          <w:szCs w:val="24"/>
          <w:lang w:eastAsia="en-US"/>
        </w:rPr>
        <w:t>2.0.0</w:t>
      </w:r>
    </w:ins>
    <w:del w:id="1017" w:author="GreemBlue" w:date="2024-02-13T14:40:00Z">
      <w:r w:rsidDel="007D6ACA">
        <w:rPr>
          <w:rFonts w:eastAsia="Times New Roman"/>
          <w:sz w:val="16"/>
          <w:szCs w:val="24"/>
          <w:lang w:eastAsia="en-US"/>
        </w:rPr>
        <w:delText>Edition 1.1.0</w:delText>
      </w:r>
    </w:del>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385E0" w14:textId="0CF3645E" w:rsidR="002F5193" w:rsidRPr="00981F39" w:rsidRDefault="002F5193" w:rsidP="00981F3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444" w:author="USER" w:date="2024-03-14T09:13:00Z">
      <w:r>
        <w:rPr>
          <w:rFonts w:eastAsia="Times New Roman"/>
          <w:sz w:val="16"/>
          <w:szCs w:val="24"/>
          <w:lang w:eastAsia="en-US"/>
        </w:rPr>
        <w:t>March 2024</w:t>
      </w:r>
    </w:ins>
    <w:ins w:id="2445" w:author="Greenblue" w:date="2024-02-13T21:33:00Z">
      <w:del w:id="2446" w:author="USER" w:date="2024-03-14T09:13:00Z">
        <w:r w:rsidDel="006F1AC7">
          <w:rPr>
            <w:rFonts w:eastAsia="Times New Roman"/>
            <w:sz w:val="16"/>
            <w:szCs w:val="24"/>
            <w:lang w:eastAsia="en-US"/>
          </w:rPr>
          <w:delText>February 2024</w:delText>
        </w:r>
      </w:del>
    </w:ins>
    <w:del w:id="2447" w:author="Greenblue" w:date="2024-02-13T21:33:00Z">
      <w:r w:rsidDel="00422891">
        <w:rPr>
          <w:rFonts w:eastAsia="Times New Roman"/>
          <w:sz w:val="16"/>
          <w:szCs w:val="24"/>
          <w:lang w:eastAsia="en-US"/>
        </w:rPr>
        <w:delText>October 2023</w:delText>
      </w:r>
    </w:del>
    <w:r w:rsidRPr="00332F84">
      <w:rPr>
        <w:rFonts w:eastAsia="Times New Roman"/>
        <w:sz w:val="16"/>
        <w:szCs w:val="24"/>
        <w:lang w:eastAsia="en-US"/>
      </w:rPr>
      <w:tab/>
    </w:r>
    <w:r>
      <w:rPr>
        <w:rFonts w:eastAsia="Times New Roman"/>
        <w:sz w:val="16"/>
        <w:szCs w:val="24"/>
        <w:lang w:eastAsia="en-US"/>
      </w:rPr>
      <w:t xml:space="preserve">Edition </w:t>
    </w:r>
    <w:del w:id="2448" w:author="USER" w:date="2024-03-14T09:13:00Z">
      <w:r w:rsidDel="006F1AC7">
        <w:rPr>
          <w:rFonts w:eastAsia="Times New Roman"/>
          <w:sz w:val="16"/>
          <w:szCs w:val="24"/>
          <w:lang w:eastAsia="en-US"/>
        </w:rPr>
        <w:delText>1.1</w:delText>
      </w:r>
    </w:del>
    <w:ins w:id="2449" w:author="Greenblue" w:date="2024-02-13T21:33:00Z">
      <w:del w:id="2450" w:author="USER" w:date="2024-03-14T09:13:00Z">
        <w:r w:rsidRPr="00422891" w:rsidDel="006F1AC7">
          <w:rPr>
            <w:rFonts w:eastAsia="Times New Roman" w:hint="eastAsia"/>
            <w:sz w:val="16"/>
            <w:szCs w:val="24"/>
            <w:lang w:eastAsia="en-US"/>
          </w:rPr>
          <w:delText>2</w:delText>
        </w:r>
      </w:del>
    </w:ins>
    <w:del w:id="2451" w:author="USER" w:date="2024-03-14T09:13:00Z">
      <w:r w:rsidDel="006F1AC7">
        <w:rPr>
          <w:rFonts w:eastAsia="Times New Roman"/>
          <w:sz w:val="16"/>
          <w:szCs w:val="24"/>
          <w:lang w:eastAsia="en-US"/>
        </w:rPr>
        <w:delText>.0</w:delText>
      </w:r>
    </w:del>
    <w:ins w:id="2452" w:author="USER" w:date="2024-03-14T09:13:00Z">
      <w:r>
        <w:rPr>
          <w:rFonts w:eastAsia="Times New Roman"/>
          <w:sz w:val="16"/>
          <w:szCs w:val="24"/>
          <w:lang w:eastAsia="en-US"/>
        </w:rPr>
        <w:t>2.0.0</w:t>
      </w:r>
    </w:ins>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D93DF" w14:textId="301BE02C" w:rsidR="002F5193" w:rsidRPr="00B0624F" w:rsidRDefault="002F5193"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453" w:author="USER" w:date="2024-03-14T09:13:00Z">
      <w:r>
        <w:rPr>
          <w:rFonts w:eastAsia="Times New Roman"/>
          <w:sz w:val="16"/>
          <w:szCs w:val="24"/>
          <w:lang w:eastAsia="en-US"/>
        </w:rPr>
        <w:t>March 2024</w:t>
      </w:r>
    </w:ins>
    <w:ins w:id="2454" w:author="Greenblue" w:date="2024-02-13T15:27:00Z">
      <w:del w:id="2455" w:author="USER" w:date="2024-03-14T09:13:00Z">
        <w:r w:rsidDel="006F1AC7">
          <w:rPr>
            <w:rFonts w:eastAsia="Times New Roman"/>
            <w:sz w:val="16"/>
            <w:szCs w:val="24"/>
            <w:lang w:eastAsia="en-US"/>
          </w:rPr>
          <w:delText>February 2024</w:delText>
        </w:r>
      </w:del>
    </w:ins>
    <w:r w:rsidRPr="00332F84">
      <w:rPr>
        <w:rFonts w:eastAsia="Times New Roman"/>
        <w:sz w:val="16"/>
        <w:szCs w:val="24"/>
        <w:lang w:eastAsia="en-US"/>
      </w:rPr>
      <w:tab/>
    </w:r>
    <w:ins w:id="2456" w:author="GreemBlue" w:date="2024-02-13T14:40:00Z">
      <w:r>
        <w:rPr>
          <w:rFonts w:eastAsia="Times New Roman"/>
          <w:sz w:val="16"/>
          <w:szCs w:val="24"/>
          <w:lang w:eastAsia="en-US"/>
        </w:rPr>
        <w:t xml:space="preserve">Edition </w:t>
      </w:r>
      <w:del w:id="2457" w:author="USER" w:date="2024-03-14T09:13:00Z">
        <w:r w:rsidDel="006F1AC7">
          <w:rPr>
            <w:rFonts w:eastAsia="Times New Roman"/>
            <w:sz w:val="16"/>
            <w:szCs w:val="24"/>
            <w:lang w:eastAsia="en-US"/>
          </w:rPr>
          <w:delText>1.2.0</w:delText>
        </w:r>
      </w:del>
    </w:ins>
    <w:ins w:id="2458" w:author="USER" w:date="2024-03-14T09:13:00Z">
      <w:r>
        <w:rPr>
          <w:rFonts w:eastAsia="Times New Roman"/>
          <w:sz w:val="16"/>
          <w:szCs w:val="24"/>
          <w:lang w:eastAsia="en-US"/>
        </w:rPr>
        <w:t>2.0.0</w:t>
      </w:r>
    </w:ins>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B191B" w14:textId="77777777" w:rsidR="002F5193" w:rsidRPr="00487533" w:rsidRDefault="002F5193" w:rsidP="00487533">
    <w:pPr>
      <w:pStyle w:val="Footer"/>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79200" w14:textId="3C0628D0" w:rsidR="002F5193" w:rsidRPr="00B0624F" w:rsidRDefault="002F5193"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4906" w:author="USER" w:date="2024-03-14T09:14:00Z">
      <w:r>
        <w:rPr>
          <w:rFonts w:eastAsia="Times New Roman"/>
          <w:sz w:val="16"/>
          <w:szCs w:val="24"/>
          <w:lang w:eastAsia="en-US"/>
        </w:rPr>
        <w:t>March 2024</w:t>
      </w:r>
    </w:ins>
    <w:del w:id="4907" w:author="USER" w:date="2024-03-14T09:14:00Z">
      <w:r w:rsidRPr="003D107E" w:rsidDel="006F1AC7">
        <w:rPr>
          <w:rFonts w:ascii="Malgun Gothic" w:eastAsia="Malgun Gothic" w:hAnsi="Malgun Gothic" w:cs="Malgun Gothic"/>
          <w:sz w:val="16"/>
          <w:szCs w:val="24"/>
        </w:rPr>
        <w:delText>February 2024</w:delText>
      </w:r>
    </w:del>
    <w:r w:rsidRPr="00332F84">
      <w:rPr>
        <w:rFonts w:eastAsia="Times New Roman"/>
        <w:sz w:val="16"/>
        <w:szCs w:val="24"/>
        <w:lang w:eastAsia="en-US"/>
      </w:rPr>
      <w:tab/>
    </w:r>
    <w:r>
      <w:rPr>
        <w:rFonts w:eastAsia="Times New Roman"/>
        <w:sz w:val="16"/>
        <w:szCs w:val="24"/>
        <w:lang w:eastAsia="en-US"/>
      </w:rPr>
      <w:t xml:space="preserve">Edition </w:t>
    </w:r>
    <w:del w:id="4908" w:author="USER" w:date="2024-03-14T09:14:00Z">
      <w:r w:rsidDel="006F1AC7">
        <w:rPr>
          <w:rFonts w:eastAsia="Times New Roman"/>
          <w:sz w:val="16"/>
          <w:szCs w:val="24"/>
          <w:lang w:eastAsia="en-US"/>
        </w:rPr>
        <w:delText>1.2.0</w:delText>
      </w:r>
    </w:del>
    <w:ins w:id="4909" w:author="USER" w:date="2024-03-14T09:14:00Z">
      <w:r>
        <w:rPr>
          <w:rFonts w:eastAsia="Times New Roman"/>
          <w:sz w:val="16"/>
          <w:szCs w:val="24"/>
          <w:lang w:eastAsia="en-US"/>
        </w:rPr>
        <w:t>2.0.0</w:t>
      </w:r>
    </w:ins>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8FA4D" w14:textId="77777777" w:rsidR="009C424C" w:rsidRDefault="009C424C">
      <w:r>
        <w:separator/>
      </w:r>
    </w:p>
  </w:footnote>
  <w:footnote w:type="continuationSeparator" w:id="0">
    <w:p w14:paraId="5BDF68B5" w14:textId="77777777" w:rsidR="009C424C" w:rsidRDefault="009C42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7112" w14:textId="7C4FC170" w:rsidR="002F5193" w:rsidRPr="00332F84" w:rsidRDefault="002F5193" w:rsidP="00A94A07">
    <w:pPr>
      <w:tabs>
        <w:tab w:val="center" w:pos="4395"/>
        <w:tab w:val="right" w:pos="8640"/>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29903176" w14:textId="77777777" w:rsidR="002F5193" w:rsidRPr="00332F84" w:rsidRDefault="002F5193" w:rsidP="007047E7">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EE4B2" w14:textId="55AC565D" w:rsidR="002F5193" w:rsidRPr="00A94A07" w:rsidRDefault="002F5193" w:rsidP="00292079">
    <w:pPr>
      <w:tabs>
        <w:tab w:val="center" w:pos="4395"/>
        <w:tab w:val="right" w:pos="8931"/>
      </w:tabs>
      <w:spacing w:after="0" w:line="240" w:lineRule="auto"/>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p w14:paraId="20A80B63" w14:textId="11B4CCAE" w:rsidR="002F5193" w:rsidRPr="00A94A07" w:rsidRDefault="002F5193" w:rsidP="00A94A0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ED4D9" w14:textId="77777777" w:rsidR="002F5193" w:rsidRDefault="002F5193" w:rsidP="00A174B6">
    <w:pPr>
      <w:pStyle w:val="Header"/>
      <w:spacing w:after="240" w:line="240" w:lineRule="auto"/>
    </w:pPr>
  </w:p>
  <w:p w14:paraId="40708BC8" w14:textId="77777777" w:rsidR="002F5193" w:rsidRDefault="002F5193" w:rsidP="00A174B6">
    <w:pPr>
      <w:pStyle w:val="Header"/>
      <w:spacing w:after="240" w:line="24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6503A" w14:textId="77777777" w:rsidR="002F5193" w:rsidRPr="00487533" w:rsidRDefault="002F5193" w:rsidP="00487533">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C5E15" w14:textId="412C6749" w:rsidR="002F5193" w:rsidRPr="00332F84" w:rsidRDefault="002F5193" w:rsidP="00292079">
    <w:pPr>
      <w:tabs>
        <w:tab w:val="center" w:pos="4253"/>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Header"/>
      <w:ind w:right="360"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4E367" w14:textId="2CF786B9" w:rsidR="002F5193" w:rsidRPr="00A94A07" w:rsidRDefault="002F5193" w:rsidP="00292079">
    <w:pPr>
      <w:tabs>
        <w:tab w:val="center" w:pos="4395"/>
        <w:tab w:val="right" w:pos="8930"/>
      </w:tabs>
      <w:spacing w:after="0" w:line="240" w:lineRule="auto"/>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6B52A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09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19"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0"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2"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12"/>
  </w:num>
  <w:num w:numId="2">
    <w:abstractNumId w:val="5"/>
  </w:num>
  <w:num w:numId="3">
    <w:abstractNumId w:val="4"/>
  </w:num>
  <w:num w:numId="4">
    <w:abstractNumId w:val="3"/>
  </w:num>
  <w:num w:numId="5">
    <w:abstractNumId w:val="2"/>
  </w:num>
  <w:num w:numId="6">
    <w:abstractNumId w:val="1"/>
  </w:num>
  <w:num w:numId="7">
    <w:abstractNumId w:val="0"/>
  </w:num>
  <w:num w:numId="8">
    <w:abstractNumId w:val="13"/>
  </w:num>
  <w:num w:numId="9">
    <w:abstractNumId w:val="15"/>
  </w:num>
  <w:num w:numId="10">
    <w:abstractNumId w:val="10"/>
  </w:num>
  <w:num w:numId="11">
    <w:abstractNumId w:val="17"/>
  </w:num>
  <w:num w:numId="12">
    <w:abstractNumId w:val="18"/>
  </w:num>
  <w:num w:numId="13">
    <w:abstractNumId w:val="8"/>
  </w:num>
  <w:num w:numId="14">
    <w:abstractNumId w:val="9"/>
  </w:num>
  <w:num w:numId="15">
    <w:abstractNumId w:val="21"/>
  </w:num>
  <w:num w:numId="16">
    <w:abstractNumId w:val="11"/>
  </w:num>
  <w:num w:numId="17">
    <w:abstractNumId w:val="14"/>
  </w:num>
  <w:num w:numId="18">
    <w:abstractNumId w:val="7"/>
  </w:num>
  <w:num w:numId="19">
    <w:abstractNumId w:val="6"/>
  </w:num>
  <w:num w:numId="20">
    <w:abstractNumId w:val="16"/>
  </w:num>
  <w:num w:numId="21">
    <w:abstractNumId w:val="20"/>
  </w:num>
  <w:num w:numId="22">
    <w:abstractNumId w:val="22"/>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GreemBlue">
    <w15:presenceInfo w15:providerId="None" w15:userId="GreemBlue"/>
  </w15:person>
  <w15:person w15:author="Viestintävirasto">
    <w15:presenceInfo w15:providerId="None" w15:userId="Viestintävirasto"/>
  </w15:person>
  <w15:person w15:author="Greenblue">
    <w15:presenceInfo w15:providerId="None" w15:userId="Greenblue"/>
  </w15:person>
  <w15:person w15:author="Harin Oh">
    <w15:presenceInfo w15:providerId="Windows Live" w15:userId="456a99b24e396a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05A4"/>
    <w:rsid w:val="00002094"/>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4A4C"/>
    <w:rsid w:val="000270FF"/>
    <w:rsid w:val="00027A8C"/>
    <w:rsid w:val="00030D72"/>
    <w:rsid w:val="00031CBC"/>
    <w:rsid w:val="0003240A"/>
    <w:rsid w:val="00032F22"/>
    <w:rsid w:val="00035108"/>
    <w:rsid w:val="0003528A"/>
    <w:rsid w:val="000356FA"/>
    <w:rsid w:val="00035C11"/>
    <w:rsid w:val="000362EB"/>
    <w:rsid w:val="00036B75"/>
    <w:rsid w:val="000379ED"/>
    <w:rsid w:val="0004063A"/>
    <w:rsid w:val="00040E13"/>
    <w:rsid w:val="000419AB"/>
    <w:rsid w:val="00042241"/>
    <w:rsid w:val="00044EF9"/>
    <w:rsid w:val="00044FEE"/>
    <w:rsid w:val="000454EF"/>
    <w:rsid w:val="00045F4B"/>
    <w:rsid w:val="00046E0A"/>
    <w:rsid w:val="00047037"/>
    <w:rsid w:val="00047F6B"/>
    <w:rsid w:val="00050202"/>
    <w:rsid w:val="000509BA"/>
    <w:rsid w:val="0005119E"/>
    <w:rsid w:val="00053ABB"/>
    <w:rsid w:val="0005492C"/>
    <w:rsid w:val="0005510C"/>
    <w:rsid w:val="000563DC"/>
    <w:rsid w:val="00056ECE"/>
    <w:rsid w:val="00060957"/>
    <w:rsid w:val="00061CED"/>
    <w:rsid w:val="000620F8"/>
    <w:rsid w:val="0006482A"/>
    <w:rsid w:val="00064E25"/>
    <w:rsid w:val="00066C10"/>
    <w:rsid w:val="00066C71"/>
    <w:rsid w:val="00070080"/>
    <w:rsid w:val="00071706"/>
    <w:rsid w:val="00071D8B"/>
    <w:rsid w:val="000747B3"/>
    <w:rsid w:val="00074A15"/>
    <w:rsid w:val="000750E4"/>
    <w:rsid w:val="00075928"/>
    <w:rsid w:val="0007602E"/>
    <w:rsid w:val="00076A6D"/>
    <w:rsid w:val="000771BD"/>
    <w:rsid w:val="000772C2"/>
    <w:rsid w:val="000773A9"/>
    <w:rsid w:val="0008096E"/>
    <w:rsid w:val="00080EBB"/>
    <w:rsid w:val="00082FFA"/>
    <w:rsid w:val="00083C67"/>
    <w:rsid w:val="00084C3B"/>
    <w:rsid w:val="000854BF"/>
    <w:rsid w:val="00087A13"/>
    <w:rsid w:val="00090219"/>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7925"/>
    <w:rsid w:val="000D7C94"/>
    <w:rsid w:val="000E033C"/>
    <w:rsid w:val="000E1DFD"/>
    <w:rsid w:val="000E551F"/>
    <w:rsid w:val="000E5DA7"/>
    <w:rsid w:val="000E6258"/>
    <w:rsid w:val="000E78BB"/>
    <w:rsid w:val="000F06D2"/>
    <w:rsid w:val="000F094B"/>
    <w:rsid w:val="000F0F20"/>
    <w:rsid w:val="000F2AEA"/>
    <w:rsid w:val="000F4707"/>
    <w:rsid w:val="000F6A4D"/>
    <w:rsid w:val="000F7B9F"/>
    <w:rsid w:val="000F7C0E"/>
    <w:rsid w:val="000F7F7E"/>
    <w:rsid w:val="00100367"/>
    <w:rsid w:val="001004B0"/>
    <w:rsid w:val="00100A96"/>
    <w:rsid w:val="00101207"/>
    <w:rsid w:val="00101EF2"/>
    <w:rsid w:val="00103764"/>
    <w:rsid w:val="0010463A"/>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32312"/>
    <w:rsid w:val="00132692"/>
    <w:rsid w:val="0013337E"/>
    <w:rsid w:val="0013352C"/>
    <w:rsid w:val="00133B7A"/>
    <w:rsid w:val="00133E56"/>
    <w:rsid w:val="00134179"/>
    <w:rsid w:val="00134DF5"/>
    <w:rsid w:val="001353B0"/>
    <w:rsid w:val="00136303"/>
    <w:rsid w:val="00136C12"/>
    <w:rsid w:val="00137902"/>
    <w:rsid w:val="00140947"/>
    <w:rsid w:val="00140A32"/>
    <w:rsid w:val="00141486"/>
    <w:rsid w:val="00141BA0"/>
    <w:rsid w:val="00142616"/>
    <w:rsid w:val="00143BA6"/>
    <w:rsid w:val="00143BFC"/>
    <w:rsid w:val="00143D25"/>
    <w:rsid w:val="00143F82"/>
    <w:rsid w:val="00144C2B"/>
    <w:rsid w:val="00147600"/>
    <w:rsid w:val="00147EE5"/>
    <w:rsid w:val="00150B63"/>
    <w:rsid w:val="00150CEE"/>
    <w:rsid w:val="001516CA"/>
    <w:rsid w:val="00152A33"/>
    <w:rsid w:val="00153BB5"/>
    <w:rsid w:val="00153D38"/>
    <w:rsid w:val="0015421F"/>
    <w:rsid w:val="00155444"/>
    <w:rsid w:val="00156BE3"/>
    <w:rsid w:val="001573C4"/>
    <w:rsid w:val="001600AF"/>
    <w:rsid w:val="00160109"/>
    <w:rsid w:val="00160E0F"/>
    <w:rsid w:val="001622F6"/>
    <w:rsid w:val="00162D7E"/>
    <w:rsid w:val="001648C9"/>
    <w:rsid w:val="001650A1"/>
    <w:rsid w:val="00166373"/>
    <w:rsid w:val="00167621"/>
    <w:rsid w:val="00167C2F"/>
    <w:rsid w:val="00171C07"/>
    <w:rsid w:val="001732FE"/>
    <w:rsid w:val="00173519"/>
    <w:rsid w:val="00173A22"/>
    <w:rsid w:val="001742A9"/>
    <w:rsid w:val="00175254"/>
    <w:rsid w:val="00175CD1"/>
    <w:rsid w:val="00180410"/>
    <w:rsid w:val="0018141E"/>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92E"/>
    <w:rsid w:val="001A0BEA"/>
    <w:rsid w:val="001A26D0"/>
    <w:rsid w:val="001A272F"/>
    <w:rsid w:val="001A296F"/>
    <w:rsid w:val="001A2E9A"/>
    <w:rsid w:val="001A37DE"/>
    <w:rsid w:val="001A3F1B"/>
    <w:rsid w:val="001A5953"/>
    <w:rsid w:val="001A5C72"/>
    <w:rsid w:val="001A5DE3"/>
    <w:rsid w:val="001A6B2A"/>
    <w:rsid w:val="001B03BC"/>
    <w:rsid w:val="001B11E9"/>
    <w:rsid w:val="001B121A"/>
    <w:rsid w:val="001B3B69"/>
    <w:rsid w:val="001B3C96"/>
    <w:rsid w:val="001B48C3"/>
    <w:rsid w:val="001B4929"/>
    <w:rsid w:val="001B582C"/>
    <w:rsid w:val="001B5C3A"/>
    <w:rsid w:val="001B6CF0"/>
    <w:rsid w:val="001B77E4"/>
    <w:rsid w:val="001C1487"/>
    <w:rsid w:val="001C153A"/>
    <w:rsid w:val="001C1EB1"/>
    <w:rsid w:val="001C2735"/>
    <w:rsid w:val="001C2B4C"/>
    <w:rsid w:val="001C36F9"/>
    <w:rsid w:val="001C4298"/>
    <w:rsid w:val="001C445F"/>
    <w:rsid w:val="001C554E"/>
    <w:rsid w:val="001C6D85"/>
    <w:rsid w:val="001C7A1B"/>
    <w:rsid w:val="001D010B"/>
    <w:rsid w:val="001D03BF"/>
    <w:rsid w:val="001D13B7"/>
    <w:rsid w:val="001D16C1"/>
    <w:rsid w:val="001D3233"/>
    <w:rsid w:val="001D36D7"/>
    <w:rsid w:val="001D444C"/>
    <w:rsid w:val="001D44F5"/>
    <w:rsid w:val="001D502D"/>
    <w:rsid w:val="001D57C7"/>
    <w:rsid w:val="001D5E90"/>
    <w:rsid w:val="001D6C60"/>
    <w:rsid w:val="001D74D7"/>
    <w:rsid w:val="001D7688"/>
    <w:rsid w:val="001E2A80"/>
    <w:rsid w:val="001E2E6B"/>
    <w:rsid w:val="001E4A4E"/>
    <w:rsid w:val="001E4C2C"/>
    <w:rsid w:val="001E561A"/>
    <w:rsid w:val="001E6822"/>
    <w:rsid w:val="001E78CA"/>
    <w:rsid w:val="001F0D95"/>
    <w:rsid w:val="001F1025"/>
    <w:rsid w:val="001F127D"/>
    <w:rsid w:val="001F1625"/>
    <w:rsid w:val="001F420C"/>
    <w:rsid w:val="001F4712"/>
    <w:rsid w:val="001F6336"/>
    <w:rsid w:val="001F644E"/>
    <w:rsid w:val="001F6538"/>
    <w:rsid w:val="001F6653"/>
    <w:rsid w:val="002006DA"/>
    <w:rsid w:val="00201203"/>
    <w:rsid w:val="00201653"/>
    <w:rsid w:val="002041B2"/>
    <w:rsid w:val="00205D9B"/>
    <w:rsid w:val="00205DF7"/>
    <w:rsid w:val="002072EF"/>
    <w:rsid w:val="00210A5D"/>
    <w:rsid w:val="00210A7B"/>
    <w:rsid w:val="00210B75"/>
    <w:rsid w:val="00211B9A"/>
    <w:rsid w:val="00213A2E"/>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FEC"/>
    <w:rsid w:val="00247CD3"/>
    <w:rsid w:val="00252585"/>
    <w:rsid w:val="00252719"/>
    <w:rsid w:val="00252AD4"/>
    <w:rsid w:val="002531E5"/>
    <w:rsid w:val="00253B2B"/>
    <w:rsid w:val="0025415A"/>
    <w:rsid w:val="002566AD"/>
    <w:rsid w:val="00262E95"/>
    <w:rsid w:val="00262EA5"/>
    <w:rsid w:val="002633A4"/>
    <w:rsid w:val="002638CA"/>
    <w:rsid w:val="00264018"/>
    <w:rsid w:val="00264204"/>
    <w:rsid w:val="0026480D"/>
    <w:rsid w:val="00264BE3"/>
    <w:rsid w:val="002654A1"/>
    <w:rsid w:val="0026555A"/>
    <w:rsid w:val="002665C8"/>
    <w:rsid w:val="00266912"/>
    <w:rsid w:val="00266D5F"/>
    <w:rsid w:val="00271679"/>
    <w:rsid w:val="00271C89"/>
    <w:rsid w:val="00272B0A"/>
    <w:rsid w:val="0027508E"/>
    <w:rsid w:val="002754DA"/>
    <w:rsid w:val="002757C1"/>
    <w:rsid w:val="00275BDD"/>
    <w:rsid w:val="00276364"/>
    <w:rsid w:val="002775EF"/>
    <w:rsid w:val="00281322"/>
    <w:rsid w:val="002814EB"/>
    <w:rsid w:val="002817C0"/>
    <w:rsid w:val="002825BD"/>
    <w:rsid w:val="002828BE"/>
    <w:rsid w:val="00282CE8"/>
    <w:rsid w:val="00283D4B"/>
    <w:rsid w:val="002843D4"/>
    <w:rsid w:val="002844A3"/>
    <w:rsid w:val="00285D42"/>
    <w:rsid w:val="002875C5"/>
    <w:rsid w:val="00290AE5"/>
    <w:rsid w:val="00290B09"/>
    <w:rsid w:val="00291098"/>
    <w:rsid w:val="00291179"/>
    <w:rsid w:val="00292079"/>
    <w:rsid w:val="00292B85"/>
    <w:rsid w:val="00292FF6"/>
    <w:rsid w:val="00293329"/>
    <w:rsid w:val="002944F7"/>
    <w:rsid w:val="00294706"/>
    <w:rsid w:val="002957CE"/>
    <w:rsid w:val="002A08CE"/>
    <w:rsid w:val="002A0B3E"/>
    <w:rsid w:val="002A0D41"/>
    <w:rsid w:val="002A23D3"/>
    <w:rsid w:val="002A4496"/>
    <w:rsid w:val="002A5945"/>
    <w:rsid w:val="002A709C"/>
    <w:rsid w:val="002A77E9"/>
    <w:rsid w:val="002A7A97"/>
    <w:rsid w:val="002A7C0E"/>
    <w:rsid w:val="002B03C6"/>
    <w:rsid w:val="002B06B8"/>
    <w:rsid w:val="002B0C43"/>
    <w:rsid w:val="002B1D5F"/>
    <w:rsid w:val="002B3FDC"/>
    <w:rsid w:val="002B44E8"/>
    <w:rsid w:val="002B545A"/>
    <w:rsid w:val="002B6122"/>
    <w:rsid w:val="002B6C27"/>
    <w:rsid w:val="002C0D81"/>
    <w:rsid w:val="002C12E9"/>
    <w:rsid w:val="002C36EC"/>
    <w:rsid w:val="002C5D6F"/>
    <w:rsid w:val="002C6BEE"/>
    <w:rsid w:val="002D032B"/>
    <w:rsid w:val="002D1458"/>
    <w:rsid w:val="002D1560"/>
    <w:rsid w:val="002D27A8"/>
    <w:rsid w:val="002D2F79"/>
    <w:rsid w:val="002D3282"/>
    <w:rsid w:val="002D3E10"/>
    <w:rsid w:val="002D5102"/>
    <w:rsid w:val="002D53A2"/>
    <w:rsid w:val="002D53B8"/>
    <w:rsid w:val="002D614D"/>
    <w:rsid w:val="002D6278"/>
    <w:rsid w:val="002D6A39"/>
    <w:rsid w:val="002E1973"/>
    <w:rsid w:val="002E1CB8"/>
    <w:rsid w:val="002E2409"/>
    <w:rsid w:val="002E2BD9"/>
    <w:rsid w:val="002E3CDA"/>
    <w:rsid w:val="002E4F2B"/>
    <w:rsid w:val="002E67AB"/>
    <w:rsid w:val="002E6F40"/>
    <w:rsid w:val="002F035B"/>
    <w:rsid w:val="002F053B"/>
    <w:rsid w:val="002F191E"/>
    <w:rsid w:val="002F3B43"/>
    <w:rsid w:val="002F4185"/>
    <w:rsid w:val="002F484A"/>
    <w:rsid w:val="002F5193"/>
    <w:rsid w:val="002F6670"/>
    <w:rsid w:val="002F69A9"/>
    <w:rsid w:val="002F6A0C"/>
    <w:rsid w:val="002F6C64"/>
    <w:rsid w:val="003000DC"/>
    <w:rsid w:val="00300898"/>
    <w:rsid w:val="00301519"/>
    <w:rsid w:val="0030169C"/>
    <w:rsid w:val="00303687"/>
    <w:rsid w:val="00303A1F"/>
    <w:rsid w:val="00304AF7"/>
    <w:rsid w:val="00305BF5"/>
    <w:rsid w:val="003079DC"/>
    <w:rsid w:val="00311A75"/>
    <w:rsid w:val="00312DE4"/>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B46"/>
    <w:rsid w:val="00343DA6"/>
    <w:rsid w:val="00344184"/>
    <w:rsid w:val="00344884"/>
    <w:rsid w:val="003461F1"/>
    <w:rsid w:val="003476EF"/>
    <w:rsid w:val="003477BE"/>
    <w:rsid w:val="00347FF8"/>
    <w:rsid w:val="0035004D"/>
    <w:rsid w:val="0035120F"/>
    <w:rsid w:val="003518B2"/>
    <w:rsid w:val="00352BAA"/>
    <w:rsid w:val="00352D40"/>
    <w:rsid w:val="003532F0"/>
    <w:rsid w:val="00353636"/>
    <w:rsid w:val="003538E5"/>
    <w:rsid w:val="003545D9"/>
    <w:rsid w:val="0035657C"/>
    <w:rsid w:val="00356B01"/>
    <w:rsid w:val="00357869"/>
    <w:rsid w:val="00361CD6"/>
    <w:rsid w:val="0036222C"/>
    <w:rsid w:val="003648EA"/>
    <w:rsid w:val="003701F0"/>
    <w:rsid w:val="003705F1"/>
    <w:rsid w:val="00371257"/>
    <w:rsid w:val="00373B4A"/>
    <w:rsid w:val="00375D4A"/>
    <w:rsid w:val="003767DD"/>
    <w:rsid w:val="00376CCF"/>
    <w:rsid w:val="003772C0"/>
    <w:rsid w:val="00377AF7"/>
    <w:rsid w:val="00381437"/>
    <w:rsid w:val="00382C0A"/>
    <w:rsid w:val="00382CC5"/>
    <w:rsid w:val="003834B3"/>
    <w:rsid w:val="003835F3"/>
    <w:rsid w:val="00386788"/>
    <w:rsid w:val="00387500"/>
    <w:rsid w:val="00387B2F"/>
    <w:rsid w:val="0039076C"/>
    <w:rsid w:val="00392DE2"/>
    <w:rsid w:val="00393BB1"/>
    <w:rsid w:val="0039480C"/>
    <w:rsid w:val="00394A4C"/>
    <w:rsid w:val="00394A5C"/>
    <w:rsid w:val="00396269"/>
    <w:rsid w:val="00397329"/>
    <w:rsid w:val="003A07B5"/>
    <w:rsid w:val="003A0FC7"/>
    <w:rsid w:val="003A144A"/>
    <w:rsid w:val="003A1BE9"/>
    <w:rsid w:val="003A2A5C"/>
    <w:rsid w:val="003A2A93"/>
    <w:rsid w:val="003A2D3B"/>
    <w:rsid w:val="003A2F0A"/>
    <w:rsid w:val="003A2F9F"/>
    <w:rsid w:val="003A48E9"/>
    <w:rsid w:val="003A552C"/>
    <w:rsid w:val="003A58E5"/>
    <w:rsid w:val="003A7C02"/>
    <w:rsid w:val="003A7C25"/>
    <w:rsid w:val="003B0C74"/>
    <w:rsid w:val="003B26B2"/>
    <w:rsid w:val="003B31D6"/>
    <w:rsid w:val="003B3D93"/>
    <w:rsid w:val="003B4A9A"/>
    <w:rsid w:val="003B53C2"/>
    <w:rsid w:val="003B54BD"/>
    <w:rsid w:val="003B6E33"/>
    <w:rsid w:val="003B7E19"/>
    <w:rsid w:val="003C0AD2"/>
    <w:rsid w:val="003C161E"/>
    <w:rsid w:val="003C1FC0"/>
    <w:rsid w:val="003C306F"/>
    <w:rsid w:val="003C37CA"/>
    <w:rsid w:val="003C4934"/>
    <w:rsid w:val="003C60E1"/>
    <w:rsid w:val="003C635B"/>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400092"/>
    <w:rsid w:val="00402840"/>
    <w:rsid w:val="004038CC"/>
    <w:rsid w:val="004046AE"/>
    <w:rsid w:val="0040471E"/>
    <w:rsid w:val="004060BE"/>
    <w:rsid w:val="00406A03"/>
    <w:rsid w:val="00407363"/>
    <w:rsid w:val="004105B4"/>
    <w:rsid w:val="00411210"/>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6236"/>
    <w:rsid w:val="004262FA"/>
    <w:rsid w:val="00426EE5"/>
    <w:rsid w:val="00427969"/>
    <w:rsid w:val="004279CC"/>
    <w:rsid w:val="00427C24"/>
    <w:rsid w:val="00427C26"/>
    <w:rsid w:val="00427FF9"/>
    <w:rsid w:val="00430C85"/>
    <w:rsid w:val="00431A2B"/>
    <w:rsid w:val="00431CFD"/>
    <w:rsid w:val="00434709"/>
    <w:rsid w:val="00434B3A"/>
    <w:rsid w:val="00435222"/>
    <w:rsid w:val="00435297"/>
    <w:rsid w:val="004353CA"/>
    <w:rsid w:val="004355CA"/>
    <w:rsid w:val="0043600D"/>
    <w:rsid w:val="00436292"/>
    <w:rsid w:val="00436C86"/>
    <w:rsid w:val="0043765C"/>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60870"/>
    <w:rsid w:val="00461A20"/>
    <w:rsid w:val="00462731"/>
    <w:rsid w:val="00462A3F"/>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FBD"/>
    <w:rsid w:val="0048415B"/>
    <w:rsid w:val="00484369"/>
    <w:rsid w:val="004844E7"/>
    <w:rsid w:val="00485B28"/>
    <w:rsid w:val="004862C2"/>
    <w:rsid w:val="00486AC3"/>
    <w:rsid w:val="0048728D"/>
    <w:rsid w:val="00487533"/>
    <w:rsid w:val="004878A6"/>
    <w:rsid w:val="0048791D"/>
    <w:rsid w:val="004911E1"/>
    <w:rsid w:val="0049205C"/>
    <w:rsid w:val="00492FFC"/>
    <w:rsid w:val="0049565D"/>
    <w:rsid w:val="0049589C"/>
    <w:rsid w:val="00495D5E"/>
    <w:rsid w:val="004962DE"/>
    <w:rsid w:val="0049639C"/>
    <w:rsid w:val="00497150"/>
    <w:rsid w:val="00497CA0"/>
    <w:rsid w:val="004A104F"/>
    <w:rsid w:val="004A131E"/>
    <w:rsid w:val="004A1BD9"/>
    <w:rsid w:val="004A1EEB"/>
    <w:rsid w:val="004A27AC"/>
    <w:rsid w:val="004A3B52"/>
    <w:rsid w:val="004A420A"/>
    <w:rsid w:val="004A4AF0"/>
    <w:rsid w:val="004A5CF1"/>
    <w:rsid w:val="004B1DAB"/>
    <w:rsid w:val="004B20D2"/>
    <w:rsid w:val="004B21FD"/>
    <w:rsid w:val="004B244F"/>
    <w:rsid w:val="004B316D"/>
    <w:rsid w:val="004B3BA0"/>
    <w:rsid w:val="004B45C2"/>
    <w:rsid w:val="004B4F77"/>
    <w:rsid w:val="004B59B1"/>
    <w:rsid w:val="004B5AC5"/>
    <w:rsid w:val="004B62A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D0264"/>
    <w:rsid w:val="004D02F7"/>
    <w:rsid w:val="004D032C"/>
    <w:rsid w:val="004D07CF"/>
    <w:rsid w:val="004D1F36"/>
    <w:rsid w:val="004D5744"/>
    <w:rsid w:val="004D6435"/>
    <w:rsid w:val="004D6516"/>
    <w:rsid w:val="004D6A96"/>
    <w:rsid w:val="004D6C42"/>
    <w:rsid w:val="004D7A06"/>
    <w:rsid w:val="004D7C79"/>
    <w:rsid w:val="004E0C28"/>
    <w:rsid w:val="004E193B"/>
    <w:rsid w:val="004E1D1D"/>
    <w:rsid w:val="004E22F9"/>
    <w:rsid w:val="004E33BE"/>
    <w:rsid w:val="004E3EB2"/>
    <w:rsid w:val="004E3EDD"/>
    <w:rsid w:val="004E4930"/>
    <w:rsid w:val="004E4FDF"/>
    <w:rsid w:val="004E5569"/>
    <w:rsid w:val="004E56F8"/>
    <w:rsid w:val="004E5DC5"/>
    <w:rsid w:val="004E682A"/>
    <w:rsid w:val="004F0A90"/>
    <w:rsid w:val="004F12BF"/>
    <w:rsid w:val="004F1822"/>
    <w:rsid w:val="004F1B4A"/>
    <w:rsid w:val="004F2541"/>
    <w:rsid w:val="004F4646"/>
    <w:rsid w:val="004F4EF5"/>
    <w:rsid w:val="004F5817"/>
    <w:rsid w:val="004F6781"/>
    <w:rsid w:val="004F6D40"/>
    <w:rsid w:val="004F71C4"/>
    <w:rsid w:val="00500883"/>
    <w:rsid w:val="005028B2"/>
    <w:rsid w:val="00503238"/>
    <w:rsid w:val="00503357"/>
    <w:rsid w:val="00503E95"/>
    <w:rsid w:val="00503FEF"/>
    <w:rsid w:val="0050407F"/>
    <w:rsid w:val="00505402"/>
    <w:rsid w:val="00505F42"/>
    <w:rsid w:val="00506BA4"/>
    <w:rsid w:val="00507C95"/>
    <w:rsid w:val="00511F60"/>
    <w:rsid w:val="00512E48"/>
    <w:rsid w:val="00514ADD"/>
    <w:rsid w:val="00520189"/>
    <w:rsid w:val="0052124D"/>
    <w:rsid w:val="00521AD0"/>
    <w:rsid w:val="00521E4E"/>
    <w:rsid w:val="0052201F"/>
    <w:rsid w:val="005237A9"/>
    <w:rsid w:val="00524B4E"/>
    <w:rsid w:val="005251DF"/>
    <w:rsid w:val="005264EE"/>
    <w:rsid w:val="00526B13"/>
    <w:rsid w:val="00527703"/>
    <w:rsid w:val="00527EDD"/>
    <w:rsid w:val="00533DDD"/>
    <w:rsid w:val="005355B4"/>
    <w:rsid w:val="00536406"/>
    <w:rsid w:val="005364FE"/>
    <w:rsid w:val="00536BE2"/>
    <w:rsid w:val="0053701F"/>
    <w:rsid w:val="0053708D"/>
    <w:rsid w:val="0053719B"/>
    <w:rsid w:val="00537689"/>
    <w:rsid w:val="0054056C"/>
    <w:rsid w:val="00541645"/>
    <w:rsid w:val="0054360D"/>
    <w:rsid w:val="0054384C"/>
    <w:rsid w:val="00545912"/>
    <w:rsid w:val="0054652A"/>
    <w:rsid w:val="00546561"/>
    <w:rsid w:val="005507F9"/>
    <w:rsid w:val="0055115B"/>
    <w:rsid w:val="00551280"/>
    <w:rsid w:val="00552313"/>
    <w:rsid w:val="00552D83"/>
    <w:rsid w:val="00553CAE"/>
    <w:rsid w:val="00554DE8"/>
    <w:rsid w:val="00554F78"/>
    <w:rsid w:val="00555400"/>
    <w:rsid w:val="00556F1C"/>
    <w:rsid w:val="005571F4"/>
    <w:rsid w:val="005601BD"/>
    <w:rsid w:val="00561650"/>
    <w:rsid w:val="00561696"/>
    <w:rsid w:val="0056283F"/>
    <w:rsid w:val="00562AA8"/>
    <w:rsid w:val="005646DC"/>
    <w:rsid w:val="005651FF"/>
    <w:rsid w:val="0056560E"/>
    <w:rsid w:val="005667BD"/>
    <w:rsid w:val="00567193"/>
    <w:rsid w:val="00567A63"/>
    <w:rsid w:val="00567D7F"/>
    <w:rsid w:val="00570A10"/>
    <w:rsid w:val="00570D40"/>
    <w:rsid w:val="00570EF2"/>
    <w:rsid w:val="005715D8"/>
    <w:rsid w:val="00576258"/>
    <w:rsid w:val="005770C2"/>
    <w:rsid w:val="005772BA"/>
    <w:rsid w:val="00580BED"/>
    <w:rsid w:val="00580D6D"/>
    <w:rsid w:val="00581A41"/>
    <w:rsid w:val="00581AE1"/>
    <w:rsid w:val="00581D86"/>
    <w:rsid w:val="0058225F"/>
    <w:rsid w:val="0058324B"/>
    <w:rsid w:val="00584527"/>
    <w:rsid w:val="00584796"/>
    <w:rsid w:val="00584E45"/>
    <w:rsid w:val="005866F2"/>
    <w:rsid w:val="005874A4"/>
    <w:rsid w:val="0058762E"/>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C89"/>
    <w:rsid w:val="005D0276"/>
    <w:rsid w:val="005D09CF"/>
    <w:rsid w:val="005D0AEE"/>
    <w:rsid w:val="005D4FB7"/>
    <w:rsid w:val="005D6D39"/>
    <w:rsid w:val="005D7AEC"/>
    <w:rsid w:val="005D7B18"/>
    <w:rsid w:val="005E0678"/>
    <w:rsid w:val="005E1463"/>
    <w:rsid w:val="005E1594"/>
    <w:rsid w:val="005E27CA"/>
    <w:rsid w:val="005E2C69"/>
    <w:rsid w:val="005E3DD7"/>
    <w:rsid w:val="005E4F4E"/>
    <w:rsid w:val="005E5ABF"/>
    <w:rsid w:val="005E62F8"/>
    <w:rsid w:val="005E6D54"/>
    <w:rsid w:val="005E7D3D"/>
    <w:rsid w:val="005F0237"/>
    <w:rsid w:val="005F0964"/>
    <w:rsid w:val="005F2E54"/>
    <w:rsid w:val="005F2EB3"/>
    <w:rsid w:val="005F3C65"/>
    <w:rsid w:val="005F3DE4"/>
    <w:rsid w:val="005F45E6"/>
    <w:rsid w:val="005F4689"/>
    <w:rsid w:val="005F479C"/>
    <w:rsid w:val="005F5014"/>
    <w:rsid w:val="005F5DED"/>
    <w:rsid w:val="005F6B6E"/>
    <w:rsid w:val="005F727F"/>
    <w:rsid w:val="00600A62"/>
    <w:rsid w:val="00601131"/>
    <w:rsid w:val="006022BC"/>
    <w:rsid w:val="00602AA3"/>
    <w:rsid w:val="00603834"/>
    <w:rsid w:val="00603CD5"/>
    <w:rsid w:val="00603D1E"/>
    <w:rsid w:val="0060525E"/>
    <w:rsid w:val="00605FF5"/>
    <w:rsid w:val="00606127"/>
    <w:rsid w:val="00606372"/>
    <w:rsid w:val="006065FC"/>
    <w:rsid w:val="00606816"/>
    <w:rsid w:val="006073E9"/>
    <w:rsid w:val="00607B1C"/>
    <w:rsid w:val="00607D7B"/>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20A5"/>
    <w:rsid w:val="00632B92"/>
    <w:rsid w:val="006341EA"/>
    <w:rsid w:val="0063471E"/>
    <w:rsid w:val="00634FD7"/>
    <w:rsid w:val="006367B2"/>
    <w:rsid w:val="00636916"/>
    <w:rsid w:val="00636B49"/>
    <w:rsid w:val="0063776E"/>
    <w:rsid w:val="006378E0"/>
    <w:rsid w:val="00640F73"/>
    <w:rsid w:val="006435C5"/>
    <w:rsid w:val="00644D0C"/>
    <w:rsid w:val="00645E46"/>
    <w:rsid w:val="00646137"/>
    <w:rsid w:val="0064660B"/>
    <w:rsid w:val="006469BC"/>
    <w:rsid w:val="006479C7"/>
    <w:rsid w:val="00647FD9"/>
    <w:rsid w:val="00650B9C"/>
    <w:rsid w:val="00651266"/>
    <w:rsid w:val="00651591"/>
    <w:rsid w:val="00653752"/>
    <w:rsid w:val="00653B23"/>
    <w:rsid w:val="0065442D"/>
    <w:rsid w:val="0065570C"/>
    <w:rsid w:val="00657C12"/>
    <w:rsid w:val="00657DCC"/>
    <w:rsid w:val="00662056"/>
    <w:rsid w:val="0066308B"/>
    <w:rsid w:val="00663A80"/>
    <w:rsid w:val="00664716"/>
    <w:rsid w:val="006658CE"/>
    <w:rsid w:val="00666E30"/>
    <w:rsid w:val="006671F2"/>
    <w:rsid w:val="0066779F"/>
    <w:rsid w:val="00667CEE"/>
    <w:rsid w:val="00667E51"/>
    <w:rsid w:val="00670962"/>
    <w:rsid w:val="00670C83"/>
    <w:rsid w:val="006722AC"/>
    <w:rsid w:val="0067242F"/>
    <w:rsid w:val="006746E3"/>
    <w:rsid w:val="00675C48"/>
    <w:rsid w:val="0067677B"/>
    <w:rsid w:val="006767ED"/>
    <w:rsid w:val="00676DA1"/>
    <w:rsid w:val="00676DE5"/>
    <w:rsid w:val="0067722B"/>
    <w:rsid w:val="0067767A"/>
    <w:rsid w:val="00681769"/>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306A"/>
    <w:rsid w:val="006A42EE"/>
    <w:rsid w:val="006A522B"/>
    <w:rsid w:val="006A62E0"/>
    <w:rsid w:val="006A6FBA"/>
    <w:rsid w:val="006A77B8"/>
    <w:rsid w:val="006B021C"/>
    <w:rsid w:val="006B0BCD"/>
    <w:rsid w:val="006B1E82"/>
    <w:rsid w:val="006B5ABD"/>
    <w:rsid w:val="006B654D"/>
    <w:rsid w:val="006C0461"/>
    <w:rsid w:val="006C04CC"/>
    <w:rsid w:val="006C0D25"/>
    <w:rsid w:val="006C0EB8"/>
    <w:rsid w:val="006C34D9"/>
    <w:rsid w:val="006C438A"/>
    <w:rsid w:val="006C47F5"/>
    <w:rsid w:val="006C4C8D"/>
    <w:rsid w:val="006C4D84"/>
    <w:rsid w:val="006C5AB0"/>
    <w:rsid w:val="006C6885"/>
    <w:rsid w:val="006D04FD"/>
    <w:rsid w:val="006D1611"/>
    <w:rsid w:val="006D1A75"/>
    <w:rsid w:val="006D1E6E"/>
    <w:rsid w:val="006D21D4"/>
    <w:rsid w:val="006D3F0D"/>
    <w:rsid w:val="006D4D42"/>
    <w:rsid w:val="006D5F84"/>
    <w:rsid w:val="006D782A"/>
    <w:rsid w:val="006D7DF3"/>
    <w:rsid w:val="006E0E6C"/>
    <w:rsid w:val="006E1B5E"/>
    <w:rsid w:val="006E20AA"/>
    <w:rsid w:val="006E4207"/>
    <w:rsid w:val="006E4B8C"/>
    <w:rsid w:val="006E77C5"/>
    <w:rsid w:val="006E78D9"/>
    <w:rsid w:val="006E7A46"/>
    <w:rsid w:val="006E7CBD"/>
    <w:rsid w:val="006F0777"/>
    <w:rsid w:val="006F0AD9"/>
    <w:rsid w:val="006F0D12"/>
    <w:rsid w:val="006F0EFF"/>
    <w:rsid w:val="006F19E2"/>
    <w:rsid w:val="006F1AC7"/>
    <w:rsid w:val="006F35AF"/>
    <w:rsid w:val="006F384D"/>
    <w:rsid w:val="006F3F69"/>
    <w:rsid w:val="006F4E27"/>
    <w:rsid w:val="006F569D"/>
    <w:rsid w:val="006F5AA4"/>
    <w:rsid w:val="006F7019"/>
    <w:rsid w:val="006F742F"/>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90E"/>
    <w:rsid w:val="00707A32"/>
    <w:rsid w:val="007135EA"/>
    <w:rsid w:val="007137A3"/>
    <w:rsid w:val="00714148"/>
    <w:rsid w:val="00714291"/>
    <w:rsid w:val="00714972"/>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40E6B"/>
    <w:rsid w:val="00741699"/>
    <w:rsid w:val="00741BA0"/>
    <w:rsid w:val="00741ED9"/>
    <w:rsid w:val="00742555"/>
    <w:rsid w:val="00743583"/>
    <w:rsid w:val="007438A2"/>
    <w:rsid w:val="00743C1A"/>
    <w:rsid w:val="00744D89"/>
    <w:rsid w:val="0074511D"/>
    <w:rsid w:val="0074549E"/>
    <w:rsid w:val="00745850"/>
    <w:rsid w:val="00746C86"/>
    <w:rsid w:val="0075109C"/>
    <w:rsid w:val="00751420"/>
    <w:rsid w:val="00752074"/>
    <w:rsid w:val="007529C6"/>
    <w:rsid w:val="007537A6"/>
    <w:rsid w:val="007539C2"/>
    <w:rsid w:val="007547BF"/>
    <w:rsid w:val="00755C87"/>
    <w:rsid w:val="00757EF4"/>
    <w:rsid w:val="007606DE"/>
    <w:rsid w:val="007622DD"/>
    <w:rsid w:val="00762A39"/>
    <w:rsid w:val="007630F2"/>
    <w:rsid w:val="00763C0E"/>
    <w:rsid w:val="00763E32"/>
    <w:rsid w:val="007642D5"/>
    <w:rsid w:val="00764CE3"/>
    <w:rsid w:val="007651C5"/>
    <w:rsid w:val="00766268"/>
    <w:rsid w:val="0076682E"/>
    <w:rsid w:val="00767C4D"/>
    <w:rsid w:val="00770332"/>
    <w:rsid w:val="00771675"/>
    <w:rsid w:val="00774F94"/>
    <w:rsid w:val="007766D4"/>
    <w:rsid w:val="007767D1"/>
    <w:rsid w:val="0077716C"/>
    <w:rsid w:val="007773BF"/>
    <w:rsid w:val="00777D5D"/>
    <w:rsid w:val="0078009A"/>
    <w:rsid w:val="00780142"/>
    <w:rsid w:val="007812B0"/>
    <w:rsid w:val="00782138"/>
    <w:rsid w:val="00782D42"/>
    <w:rsid w:val="00784B70"/>
    <w:rsid w:val="00786774"/>
    <w:rsid w:val="00786CE5"/>
    <w:rsid w:val="00786DC2"/>
    <w:rsid w:val="00787252"/>
    <w:rsid w:val="00790E32"/>
    <w:rsid w:val="00791F27"/>
    <w:rsid w:val="00791F46"/>
    <w:rsid w:val="007926A1"/>
    <w:rsid w:val="00794272"/>
    <w:rsid w:val="00795884"/>
    <w:rsid w:val="00795D30"/>
    <w:rsid w:val="00795F00"/>
    <w:rsid w:val="00796C2C"/>
    <w:rsid w:val="007979B9"/>
    <w:rsid w:val="007A181F"/>
    <w:rsid w:val="007A1C19"/>
    <w:rsid w:val="007A319A"/>
    <w:rsid w:val="007A358F"/>
    <w:rsid w:val="007A3792"/>
    <w:rsid w:val="007A3DD6"/>
    <w:rsid w:val="007A3F1A"/>
    <w:rsid w:val="007A54FD"/>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A38"/>
    <w:rsid w:val="007C5738"/>
    <w:rsid w:val="007C57CA"/>
    <w:rsid w:val="007C6250"/>
    <w:rsid w:val="007C691C"/>
    <w:rsid w:val="007C6BA7"/>
    <w:rsid w:val="007C6F33"/>
    <w:rsid w:val="007D0B01"/>
    <w:rsid w:val="007D0EBD"/>
    <w:rsid w:val="007D1C0F"/>
    <w:rsid w:val="007D238B"/>
    <w:rsid w:val="007D2E52"/>
    <w:rsid w:val="007D4B10"/>
    <w:rsid w:val="007D4CFE"/>
    <w:rsid w:val="007D5132"/>
    <w:rsid w:val="007D546E"/>
    <w:rsid w:val="007D664F"/>
    <w:rsid w:val="007D6ACA"/>
    <w:rsid w:val="007D7CDF"/>
    <w:rsid w:val="007E0807"/>
    <w:rsid w:val="007E080B"/>
    <w:rsid w:val="007E21EF"/>
    <w:rsid w:val="007E26B2"/>
    <w:rsid w:val="007E35BD"/>
    <w:rsid w:val="007E3A77"/>
    <w:rsid w:val="007E426E"/>
    <w:rsid w:val="007E5B56"/>
    <w:rsid w:val="007E60FC"/>
    <w:rsid w:val="007E6E88"/>
    <w:rsid w:val="007F1898"/>
    <w:rsid w:val="007F205C"/>
    <w:rsid w:val="007F228B"/>
    <w:rsid w:val="007F3A42"/>
    <w:rsid w:val="007F3C62"/>
    <w:rsid w:val="007F4433"/>
    <w:rsid w:val="007F44B9"/>
    <w:rsid w:val="007F4AAD"/>
    <w:rsid w:val="007F4D8E"/>
    <w:rsid w:val="007F6622"/>
    <w:rsid w:val="00800F5C"/>
    <w:rsid w:val="008018B3"/>
    <w:rsid w:val="00801D6F"/>
    <w:rsid w:val="00810BCD"/>
    <w:rsid w:val="00811ADB"/>
    <w:rsid w:val="00813182"/>
    <w:rsid w:val="00813819"/>
    <w:rsid w:val="00813B3D"/>
    <w:rsid w:val="00814981"/>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F99"/>
    <w:rsid w:val="0084633F"/>
    <w:rsid w:val="00846F6A"/>
    <w:rsid w:val="00847437"/>
    <w:rsid w:val="0085045B"/>
    <w:rsid w:val="008508D8"/>
    <w:rsid w:val="00850B9B"/>
    <w:rsid w:val="00851026"/>
    <w:rsid w:val="008520DA"/>
    <w:rsid w:val="0085261B"/>
    <w:rsid w:val="00852B38"/>
    <w:rsid w:val="00852DE3"/>
    <w:rsid w:val="00852FBF"/>
    <w:rsid w:val="00853EFA"/>
    <w:rsid w:val="0085670D"/>
    <w:rsid w:val="00856D9E"/>
    <w:rsid w:val="00857747"/>
    <w:rsid w:val="0086161A"/>
    <w:rsid w:val="00861EED"/>
    <w:rsid w:val="00862E9C"/>
    <w:rsid w:val="008632EA"/>
    <w:rsid w:val="0086359A"/>
    <w:rsid w:val="0086365C"/>
    <w:rsid w:val="008647FE"/>
    <w:rsid w:val="00865299"/>
    <w:rsid w:val="008658ED"/>
    <w:rsid w:val="00866DFE"/>
    <w:rsid w:val="008672B2"/>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A1B7D"/>
    <w:rsid w:val="008A2F00"/>
    <w:rsid w:val="008A33BC"/>
    <w:rsid w:val="008A37B9"/>
    <w:rsid w:val="008A39B9"/>
    <w:rsid w:val="008A4DE1"/>
    <w:rsid w:val="008A5191"/>
    <w:rsid w:val="008A53C3"/>
    <w:rsid w:val="008A587C"/>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42DA"/>
    <w:rsid w:val="008D4534"/>
    <w:rsid w:val="008D47AA"/>
    <w:rsid w:val="008D49AA"/>
    <w:rsid w:val="008D6043"/>
    <w:rsid w:val="008D6BB4"/>
    <w:rsid w:val="008E007D"/>
    <w:rsid w:val="008E090F"/>
    <w:rsid w:val="008E14BA"/>
    <w:rsid w:val="008E1AA1"/>
    <w:rsid w:val="008E22AC"/>
    <w:rsid w:val="008E27DD"/>
    <w:rsid w:val="008E2BEC"/>
    <w:rsid w:val="008E2FC2"/>
    <w:rsid w:val="008E38A3"/>
    <w:rsid w:val="008E3CDC"/>
    <w:rsid w:val="008E4B09"/>
    <w:rsid w:val="008E56B7"/>
    <w:rsid w:val="008E7585"/>
    <w:rsid w:val="008F11F4"/>
    <w:rsid w:val="008F13DD"/>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7CB"/>
    <w:rsid w:val="00905016"/>
    <w:rsid w:val="009054AD"/>
    <w:rsid w:val="009056B6"/>
    <w:rsid w:val="009063C9"/>
    <w:rsid w:val="0090684E"/>
    <w:rsid w:val="0090718C"/>
    <w:rsid w:val="00907638"/>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40146"/>
    <w:rsid w:val="00940571"/>
    <w:rsid w:val="00940FF1"/>
    <w:rsid w:val="00941F24"/>
    <w:rsid w:val="00943359"/>
    <w:rsid w:val="00943F89"/>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70DE3"/>
    <w:rsid w:val="00971793"/>
    <w:rsid w:val="00972855"/>
    <w:rsid w:val="009738B0"/>
    <w:rsid w:val="00973D02"/>
    <w:rsid w:val="00973D5B"/>
    <w:rsid w:val="00973F74"/>
    <w:rsid w:val="009745B2"/>
    <w:rsid w:val="00974DCF"/>
    <w:rsid w:val="00975884"/>
    <w:rsid w:val="00977CCB"/>
    <w:rsid w:val="00977DB7"/>
    <w:rsid w:val="00980D02"/>
    <w:rsid w:val="00981F39"/>
    <w:rsid w:val="00982CA1"/>
    <w:rsid w:val="00982DCD"/>
    <w:rsid w:val="00982ED6"/>
    <w:rsid w:val="00984902"/>
    <w:rsid w:val="00984D5A"/>
    <w:rsid w:val="00985081"/>
    <w:rsid w:val="00985AEC"/>
    <w:rsid w:val="009876A6"/>
    <w:rsid w:val="00987E97"/>
    <w:rsid w:val="0099162E"/>
    <w:rsid w:val="00992A88"/>
    <w:rsid w:val="00992FFD"/>
    <w:rsid w:val="0099363A"/>
    <w:rsid w:val="0099463A"/>
    <w:rsid w:val="00994AEA"/>
    <w:rsid w:val="00995B94"/>
    <w:rsid w:val="00995DD9"/>
    <w:rsid w:val="00995E2B"/>
    <w:rsid w:val="0099653D"/>
    <w:rsid w:val="00997885"/>
    <w:rsid w:val="009A0204"/>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2482"/>
    <w:rsid w:val="009C2786"/>
    <w:rsid w:val="009C2F97"/>
    <w:rsid w:val="009C3EF1"/>
    <w:rsid w:val="009C424C"/>
    <w:rsid w:val="009C4842"/>
    <w:rsid w:val="009C5537"/>
    <w:rsid w:val="009C5E3F"/>
    <w:rsid w:val="009C6163"/>
    <w:rsid w:val="009C6346"/>
    <w:rsid w:val="009C6937"/>
    <w:rsid w:val="009C6FF3"/>
    <w:rsid w:val="009D00F0"/>
    <w:rsid w:val="009D0A53"/>
    <w:rsid w:val="009D1539"/>
    <w:rsid w:val="009D159A"/>
    <w:rsid w:val="009D2184"/>
    <w:rsid w:val="009D3FF7"/>
    <w:rsid w:val="009D43A7"/>
    <w:rsid w:val="009D5DE0"/>
    <w:rsid w:val="009D5EBF"/>
    <w:rsid w:val="009D6080"/>
    <w:rsid w:val="009D60B0"/>
    <w:rsid w:val="009D690F"/>
    <w:rsid w:val="009D6B6B"/>
    <w:rsid w:val="009E0B02"/>
    <w:rsid w:val="009E1885"/>
    <w:rsid w:val="009E36CE"/>
    <w:rsid w:val="009E4CFA"/>
    <w:rsid w:val="009E525E"/>
    <w:rsid w:val="009E5EE1"/>
    <w:rsid w:val="009E66AF"/>
    <w:rsid w:val="009E7689"/>
    <w:rsid w:val="009F0E60"/>
    <w:rsid w:val="009F0F1A"/>
    <w:rsid w:val="009F1311"/>
    <w:rsid w:val="009F1DED"/>
    <w:rsid w:val="009F3870"/>
    <w:rsid w:val="009F4447"/>
    <w:rsid w:val="009F4FDF"/>
    <w:rsid w:val="009F5BFC"/>
    <w:rsid w:val="009F60A0"/>
    <w:rsid w:val="009F7443"/>
    <w:rsid w:val="00A030A1"/>
    <w:rsid w:val="00A035C3"/>
    <w:rsid w:val="00A0426D"/>
    <w:rsid w:val="00A0539D"/>
    <w:rsid w:val="00A0541A"/>
    <w:rsid w:val="00A0577E"/>
    <w:rsid w:val="00A058DC"/>
    <w:rsid w:val="00A0702A"/>
    <w:rsid w:val="00A0789A"/>
    <w:rsid w:val="00A07E0A"/>
    <w:rsid w:val="00A109B7"/>
    <w:rsid w:val="00A11031"/>
    <w:rsid w:val="00A11044"/>
    <w:rsid w:val="00A11D1F"/>
    <w:rsid w:val="00A122D9"/>
    <w:rsid w:val="00A124E8"/>
    <w:rsid w:val="00A138C1"/>
    <w:rsid w:val="00A15405"/>
    <w:rsid w:val="00A157B1"/>
    <w:rsid w:val="00A15821"/>
    <w:rsid w:val="00A15E77"/>
    <w:rsid w:val="00A16A44"/>
    <w:rsid w:val="00A16DD5"/>
    <w:rsid w:val="00A174B6"/>
    <w:rsid w:val="00A20823"/>
    <w:rsid w:val="00A20F1A"/>
    <w:rsid w:val="00A21710"/>
    <w:rsid w:val="00A217FA"/>
    <w:rsid w:val="00A21B52"/>
    <w:rsid w:val="00A23B0E"/>
    <w:rsid w:val="00A24138"/>
    <w:rsid w:val="00A25574"/>
    <w:rsid w:val="00A25DC9"/>
    <w:rsid w:val="00A261E8"/>
    <w:rsid w:val="00A30BA1"/>
    <w:rsid w:val="00A318B0"/>
    <w:rsid w:val="00A32389"/>
    <w:rsid w:val="00A34411"/>
    <w:rsid w:val="00A359CF"/>
    <w:rsid w:val="00A40C04"/>
    <w:rsid w:val="00A40D1B"/>
    <w:rsid w:val="00A413CF"/>
    <w:rsid w:val="00A436D0"/>
    <w:rsid w:val="00A436DF"/>
    <w:rsid w:val="00A44EE6"/>
    <w:rsid w:val="00A45F38"/>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635"/>
    <w:rsid w:val="00A66F25"/>
    <w:rsid w:val="00A67E04"/>
    <w:rsid w:val="00A70B17"/>
    <w:rsid w:val="00A715E0"/>
    <w:rsid w:val="00A722D1"/>
    <w:rsid w:val="00A7230B"/>
    <w:rsid w:val="00A7557B"/>
    <w:rsid w:val="00A75F69"/>
    <w:rsid w:val="00A76FDC"/>
    <w:rsid w:val="00A80C4C"/>
    <w:rsid w:val="00A8118A"/>
    <w:rsid w:val="00A8190F"/>
    <w:rsid w:val="00A83023"/>
    <w:rsid w:val="00A852D2"/>
    <w:rsid w:val="00A85E33"/>
    <w:rsid w:val="00A85E90"/>
    <w:rsid w:val="00A8609E"/>
    <w:rsid w:val="00A87102"/>
    <w:rsid w:val="00A87F5E"/>
    <w:rsid w:val="00A90599"/>
    <w:rsid w:val="00A91C35"/>
    <w:rsid w:val="00A91F76"/>
    <w:rsid w:val="00A92533"/>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787"/>
    <w:rsid w:val="00AB1980"/>
    <w:rsid w:val="00AB19CC"/>
    <w:rsid w:val="00AB1B2E"/>
    <w:rsid w:val="00AB2C52"/>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13F"/>
    <w:rsid w:val="00AF4C69"/>
    <w:rsid w:val="00AF5955"/>
    <w:rsid w:val="00AF7F44"/>
    <w:rsid w:val="00B0200B"/>
    <w:rsid w:val="00B04390"/>
    <w:rsid w:val="00B04F02"/>
    <w:rsid w:val="00B056AE"/>
    <w:rsid w:val="00B0624F"/>
    <w:rsid w:val="00B07510"/>
    <w:rsid w:val="00B109EE"/>
    <w:rsid w:val="00B11FD7"/>
    <w:rsid w:val="00B1317C"/>
    <w:rsid w:val="00B14A1E"/>
    <w:rsid w:val="00B14E7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F1"/>
    <w:rsid w:val="00B32946"/>
    <w:rsid w:val="00B3315D"/>
    <w:rsid w:val="00B33531"/>
    <w:rsid w:val="00B3510F"/>
    <w:rsid w:val="00B356C5"/>
    <w:rsid w:val="00B35750"/>
    <w:rsid w:val="00B36124"/>
    <w:rsid w:val="00B366A1"/>
    <w:rsid w:val="00B36913"/>
    <w:rsid w:val="00B3727B"/>
    <w:rsid w:val="00B37FF5"/>
    <w:rsid w:val="00B413FE"/>
    <w:rsid w:val="00B41B97"/>
    <w:rsid w:val="00B41FBA"/>
    <w:rsid w:val="00B4247F"/>
    <w:rsid w:val="00B4329F"/>
    <w:rsid w:val="00B436FA"/>
    <w:rsid w:val="00B44931"/>
    <w:rsid w:val="00B45CCF"/>
    <w:rsid w:val="00B473D3"/>
    <w:rsid w:val="00B50285"/>
    <w:rsid w:val="00B5169D"/>
    <w:rsid w:val="00B519DF"/>
    <w:rsid w:val="00B548C3"/>
    <w:rsid w:val="00B54C94"/>
    <w:rsid w:val="00B563A8"/>
    <w:rsid w:val="00B568E0"/>
    <w:rsid w:val="00B56D57"/>
    <w:rsid w:val="00B5769F"/>
    <w:rsid w:val="00B60643"/>
    <w:rsid w:val="00B60B7B"/>
    <w:rsid w:val="00B6258D"/>
    <w:rsid w:val="00B62D3E"/>
    <w:rsid w:val="00B63173"/>
    <w:rsid w:val="00B63CF5"/>
    <w:rsid w:val="00B654AE"/>
    <w:rsid w:val="00B65A22"/>
    <w:rsid w:val="00B6627C"/>
    <w:rsid w:val="00B66BE3"/>
    <w:rsid w:val="00B71833"/>
    <w:rsid w:val="00B72868"/>
    <w:rsid w:val="00B754B2"/>
    <w:rsid w:val="00B76AE9"/>
    <w:rsid w:val="00B7777D"/>
    <w:rsid w:val="00B77832"/>
    <w:rsid w:val="00B81F3D"/>
    <w:rsid w:val="00B82002"/>
    <w:rsid w:val="00B821FE"/>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A05FF"/>
    <w:rsid w:val="00BA0681"/>
    <w:rsid w:val="00BA06A7"/>
    <w:rsid w:val="00BA161A"/>
    <w:rsid w:val="00BA461B"/>
    <w:rsid w:val="00BA5868"/>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152"/>
    <w:rsid w:val="00BC7541"/>
    <w:rsid w:val="00BC7EE0"/>
    <w:rsid w:val="00BD04E8"/>
    <w:rsid w:val="00BD0CC1"/>
    <w:rsid w:val="00BD0DB1"/>
    <w:rsid w:val="00BD1CEF"/>
    <w:rsid w:val="00BD2706"/>
    <w:rsid w:val="00BD2CA8"/>
    <w:rsid w:val="00BD2D3F"/>
    <w:rsid w:val="00BD2FBF"/>
    <w:rsid w:val="00BD3678"/>
    <w:rsid w:val="00BD6164"/>
    <w:rsid w:val="00BD641B"/>
    <w:rsid w:val="00BD6E35"/>
    <w:rsid w:val="00BE067A"/>
    <w:rsid w:val="00BE0766"/>
    <w:rsid w:val="00BE2C8F"/>
    <w:rsid w:val="00BE441F"/>
    <w:rsid w:val="00BE5A47"/>
    <w:rsid w:val="00BE5C84"/>
    <w:rsid w:val="00BE65BA"/>
    <w:rsid w:val="00BE6F50"/>
    <w:rsid w:val="00BE7E1B"/>
    <w:rsid w:val="00BF0CF6"/>
    <w:rsid w:val="00BF0DA3"/>
    <w:rsid w:val="00BF0FEF"/>
    <w:rsid w:val="00BF254A"/>
    <w:rsid w:val="00BF25EA"/>
    <w:rsid w:val="00BF2DB0"/>
    <w:rsid w:val="00BF3324"/>
    <w:rsid w:val="00BF3B1E"/>
    <w:rsid w:val="00BF3E27"/>
    <w:rsid w:val="00BF4308"/>
    <w:rsid w:val="00BF44F5"/>
    <w:rsid w:val="00BF51D5"/>
    <w:rsid w:val="00BF5385"/>
    <w:rsid w:val="00BF57B8"/>
    <w:rsid w:val="00BF6FA3"/>
    <w:rsid w:val="00BF7B93"/>
    <w:rsid w:val="00C00FF8"/>
    <w:rsid w:val="00C01910"/>
    <w:rsid w:val="00C02E4B"/>
    <w:rsid w:val="00C049E1"/>
    <w:rsid w:val="00C04B45"/>
    <w:rsid w:val="00C056A7"/>
    <w:rsid w:val="00C05ACF"/>
    <w:rsid w:val="00C062FA"/>
    <w:rsid w:val="00C062FB"/>
    <w:rsid w:val="00C06457"/>
    <w:rsid w:val="00C06F73"/>
    <w:rsid w:val="00C109A7"/>
    <w:rsid w:val="00C118B9"/>
    <w:rsid w:val="00C13555"/>
    <w:rsid w:val="00C13C44"/>
    <w:rsid w:val="00C14682"/>
    <w:rsid w:val="00C146B1"/>
    <w:rsid w:val="00C14F9E"/>
    <w:rsid w:val="00C153E1"/>
    <w:rsid w:val="00C159C7"/>
    <w:rsid w:val="00C15DD3"/>
    <w:rsid w:val="00C16271"/>
    <w:rsid w:val="00C16647"/>
    <w:rsid w:val="00C16688"/>
    <w:rsid w:val="00C16724"/>
    <w:rsid w:val="00C177B7"/>
    <w:rsid w:val="00C17DAF"/>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5CF1"/>
    <w:rsid w:val="00C36E4E"/>
    <w:rsid w:val="00C37644"/>
    <w:rsid w:val="00C37CC7"/>
    <w:rsid w:val="00C40DA9"/>
    <w:rsid w:val="00C43218"/>
    <w:rsid w:val="00C43B21"/>
    <w:rsid w:val="00C43CD4"/>
    <w:rsid w:val="00C43F8D"/>
    <w:rsid w:val="00C45349"/>
    <w:rsid w:val="00C4745F"/>
    <w:rsid w:val="00C478D3"/>
    <w:rsid w:val="00C50640"/>
    <w:rsid w:val="00C511CA"/>
    <w:rsid w:val="00C51D13"/>
    <w:rsid w:val="00C527BD"/>
    <w:rsid w:val="00C53830"/>
    <w:rsid w:val="00C53B69"/>
    <w:rsid w:val="00C54713"/>
    <w:rsid w:val="00C61F76"/>
    <w:rsid w:val="00C623C0"/>
    <w:rsid w:val="00C63791"/>
    <w:rsid w:val="00C651A1"/>
    <w:rsid w:val="00C651F6"/>
    <w:rsid w:val="00C702E2"/>
    <w:rsid w:val="00C70393"/>
    <w:rsid w:val="00C703FD"/>
    <w:rsid w:val="00C709B1"/>
    <w:rsid w:val="00C713B0"/>
    <w:rsid w:val="00C7226E"/>
    <w:rsid w:val="00C7307A"/>
    <w:rsid w:val="00C73824"/>
    <w:rsid w:val="00C73851"/>
    <w:rsid w:val="00C73F6A"/>
    <w:rsid w:val="00C7400B"/>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AE1"/>
    <w:rsid w:val="00CA6C68"/>
    <w:rsid w:val="00CA7042"/>
    <w:rsid w:val="00CB0B93"/>
    <w:rsid w:val="00CB0C91"/>
    <w:rsid w:val="00CB1676"/>
    <w:rsid w:val="00CB24EC"/>
    <w:rsid w:val="00CB2F9E"/>
    <w:rsid w:val="00CB3BF3"/>
    <w:rsid w:val="00CB3E12"/>
    <w:rsid w:val="00CB56BC"/>
    <w:rsid w:val="00CB661B"/>
    <w:rsid w:val="00CC0732"/>
    <w:rsid w:val="00CC1A07"/>
    <w:rsid w:val="00CC1D0E"/>
    <w:rsid w:val="00CC38AB"/>
    <w:rsid w:val="00CC3D66"/>
    <w:rsid w:val="00CC4246"/>
    <w:rsid w:val="00CC580B"/>
    <w:rsid w:val="00CC6C92"/>
    <w:rsid w:val="00CC6EAF"/>
    <w:rsid w:val="00CD0A4E"/>
    <w:rsid w:val="00CD0B85"/>
    <w:rsid w:val="00CD11B7"/>
    <w:rsid w:val="00CD2565"/>
    <w:rsid w:val="00CD3954"/>
    <w:rsid w:val="00CD4C66"/>
    <w:rsid w:val="00CD4DF3"/>
    <w:rsid w:val="00CD54C0"/>
    <w:rsid w:val="00CD5BCF"/>
    <w:rsid w:val="00CD70BD"/>
    <w:rsid w:val="00CE0ACC"/>
    <w:rsid w:val="00CE0CBC"/>
    <w:rsid w:val="00CE10FA"/>
    <w:rsid w:val="00CE15D6"/>
    <w:rsid w:val="00CE267F"/>
    <w:rsid w:val="00CE2C34"/>
    <w:rsid w:val="00CE4E2C"/>
    <w:rsid w:val="00CE4F4F"/>
    <w:rsid w:val="00CE50B9"/>
    <w:rsid w:val="00CE5635"/>
    <w:rsid w:val="00CE581F"/>
    <w:rsid w:val="00CE65F6"/>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3E16"/>
    <w:rsid w:val="00D24C85"/>
    <w:rsid w:val="00D25FD2"/>
    <w:rsid w:val="00D27C0A"/>
    <w:rsid w:val="00D3046D"/>
    <w:rsid w:val="00D3282C"/>
    <w:rsid w:val="00D357B5"/>
    <w:rsid w:val="00D35AFC"/>
    <w:rsid w:val="00D37B9D"/>
    <w:rsid w:val="00D40E29"/>
    <w:rsid w:val="00D43A81"/>
    <w:rsid w:val="00D43DD0"/>
    <w:rsid w:val="00D4411A"/>
    <w:rsid w:val="00D45167"/>
    <w:rsid w:val="00D465D8"/>
    <w:rsid w:val="00D4786F"/>
    <w:rsid w:val="00D51A19"/>
    <w:rsid w:val="00D5234F"/>
    <w:rsid w:val="00D53376"/>
    <w:rsid w:val="00D5479A"/>
    <w:rsid w:val="00D55317"/>
    <w:rsid w:val="00D55E00"/>
    <w:rsid w:val="00D5799A"/>
    <w:rsid w:val="00D579C7"/>
    <w:rsid w:val="00D6169A"/>
    <w:rsid w:val="00D61A83"/>
    <w:rsid w:val="00D6283A"/>
    <w:rsid w:val="00D62903"/>
    <w:rsid w:val="00D677D9"/>
    <w:rsid w:val="00D7007E"/>
    <w:rsid w:val="00D71AB2"/>
    <w:rsid w:val="00D723E5"/>
    <w:rsid w:val="00D72AA5"/>
    <w:rsid w:val="00D732F2"/>
    <w:rsid w:val="00D73322"/>
    <w:rsid w:val="00D73449"/>
    <w:rsid w:val="00D73CA5"/>
    <w:rsid w:val="00D74E27"/>
    <w:rsid w:val="00D76D1E"/>
    <w:rsid w:val="00D77B90"/>
    <w:rsid w:val="00D77EBA"/>
    <w:rsid w:val="00D807AC"/>
    <w:rsid w:val="00D81309"/>
    <w:rsid w:val="00D81A77"/>
    <w:rsid w:val="00D8341D"/>
    <w:rsid w:val="00D83461"/>
    <w:rsid w:val="00D83513"/>
    <w:rsid w:val="00D8373D"/>
    <w:rsid w:val="00D84727"/>
    <w:rsid w:val="00D85B4C"/>
    <w:rsid w:val="00D86403"/>
    <w:rsid w:val="00D876E4"/>
    <w:rsid w:val="00D91F52"/>
    <w:rsid w:val="00D91FD9"/>
    <w:rsid w:val="00D9588F"/>
    <w:rsid w:val="00D9628D"/>
    <w:rsid w:val="00D963CF"/>
    <w:rsid w:val="00D97B37"/>
    <w:rsid w:val="00DA15CD"/>
    <w:rsid w:val="00DA1EBD"/>
    <w:rsid w:val="00DA2561"/>
    <w:rsid w:val="00DA28F9"/>
    <w:rsid w:val="00DA45B7"/>
    <w:rsid w:val="00DA4B97"/>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30AD"/>
    <w:rsid w:val="00DD0D2A"/>
    <w:rsid w:val="00DD105A"/>
    <w:rsid w:val="00DD1D8B"/>
    <w:rsid w:val="00DD2245"/>
    <w:rsid w:val="00DD252C"/>
    <w:rsid w:val="00DD2960"/>
    <w:rsid w:val="00DD454E"/>
    <w:rsid w:val="00DD4CC3"/>
    <w:rsid w:val="00DD4E7B"/>
    <w:rsid w:val="00DD4FF3"/>
    <w:rsid w:val="00DD721F"/>
    <w:rsid w:val="00DD7223"/>
    <w:rsid w:val="00DE2145"/>
    <w:rsid w:val="00DE2A2C"/>
    <w:rsid w:val="00DE2CCD"/>
    <w:rsid w:val="00DE40CC"/>
    <w:rsid w:val="00DE48FB"/>
    <w:rsid w:val="00DE609B"/>
    <w:rsid w:val="00DF2199"/>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17D1"/>
    <w:rsid w:val="00E14FAE"/>
    <w:rsid w:val="00E1500C"/>
    <w:rsid w:val="00E15E29"/>
    <w:rsid w:val="00E16647"/>
    <w:rsid w:val="00E17E4E"/>
    <w:rsid w:val="00E20252"/>
    <w:rsid w:val="00E20E4B"/>
    <w:rsid w:val="00E21FA9"/>
    <w:rsid w:val="00E23725"/>
    <w:rsid w:val="00E23BF7"/>
    <w:rsid w:val="00E24A27"/>
    <w:rsid w:val="00E26EE8"/>
    <w:rsid w:val="00E27585"/>
    <w:rsid w:val="00E31874"/>
    <w:rsid w:val="00E33B2E"/>
    <w:rsid w:val="00E34FB5"/>
    <w:rsid w:val="00E35764"/>
    <w:rsid w:val="00E357CF"/>
    <w:rsid w:val="00E36261"/>
    <w:rsid w:val="00E36334"/>
    <w:rsid w:val="00E36E63"/>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546"/>
    <w:rsid w:val="00E638C1"/>
    <w:rsid w:val="00E64555"/>
    <w:rsid w:val="00E64FB2"/>
    <w:rsid w:val="00E65251"/>
    <w:rsid w:val="00E654EF"/>
    <w:rsid w:val="00E65858"/>
    <w:rsid w:val="00E662AD"/>
    <w:rsid w:val="00E67350"/>
    <w:rsid w:val="00E678EB"/>
    <w:rsid w:val="00E7102E"/>
    <w:rsid w:val="00E71041"/>
    <w:rsid w:val="00E714F5"/>
    <w:rsid w:val="00E74189"/>
    <w:rsid w:val="00E75C7A"/>
    <w:rsid w:val="00E75E03"/>
    <w:rsid w:val="00E76505"/>
    <w:rsid w:val="00E76D09"/>
    <w:rsid w:val="00E8022A"/>
    <w:rsid w:val="00E812AD"/>
    <w:rsid w:val="00E81DFA"/>
    <w:rsid w:val="00E82FC7"/>
    <w:rsid w:val="00E831A7"/>
    <w:rsid w:val="00E83228"/>
    <w:rsid w:val="00E83E2E"/>
    <w:rsid w:val="00E83F20"/>
    <w:rsid w:val="00E8406A"/>
    <w:rsid w:val="00E84496"/>
    <w:rsid w:val="00E8497F"/>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638"/>
    <w:rsid w:val="00EB6ECC"/>
    <w:rsid w:val="00EB7952"/>
    <w:rsid w:val="00EC2277"/>
    <w:rsid w:val="00EC23BC"/>
    <w:rsid w:val="00EC42EC"/>
    <w:rsid w:val="00EC547F"/>
    <w:rsid w:val="00EC5D12"/>
    <w:rsid w:val="00EC611C"/>
    <w:rsid w:val="00EC75AD"/>
    <w:rsid w:val="00EC76BF"/>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70CB"/>
    <w:rsid w:val="00EF7A4D"/>
    <w:rsid w:val="00F000C4"/>
    <w:rsid w:val="00F00C88"/>
    <w:rsid w:val="00F00C9F"/>
    <w:rsid w:val="00F016A4"/>
    <w:rsid w:val="00F01929"/>
    <w:rsid w:val="00F01D09"/>
    <w:rsid w:val="00F02136"/>
    <w:rsid w:val="00F0503A"/>
    <w:rsid w:val="00F052CA"/>
    <w:rsid w:val="00F07155"/>
    <w:rsid w:val="00F071E7"/>
    <w:rsid w:val="00F073CC"/>
    <w:rsid w:val="00F07F77"/>
    <w:rsid w:val="00F11393"/>
    <w:rsid w:val="00F11C40"/>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43CB1"/>
    <w:rsid w:val="00F43DE3"/>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90D24"/>
    <w:rsid w:val="00F939F2"/>
    <w:rsid w:val="00F949A2"/>
    <w:rsid w:val="00F960EF"/>
    <w:rsid w:val="00FA0624"/>
    <w:rsid w:val="00FA17B7"/>
    <w:rsid w:val="00FA1AD1"/>
    <w:rsid w:val="00FA2718"/>
    <w:rsid w:val="00FA2C2E"/>
    <w:rsid w:val="00FA3682"/>
    <w:rsid w:val="00FA46AF"/>
    <w:rsid w:val="00FA4921"/>
    <w:rsid w:val="00FA4EC4"/>
    <w:rsid w:val="00FA5B0F"/>
    <w:rsid w:val="00FA703D"/>
    <w:rsid w:val="00FA7489"/>
    <w:rsid w:val="00FA7B6A"/>
    <w:rsid w:val="00FB0737"/>
    <w:rsid w:val="00FB0F33"/>
    <w:rsid w:val="00FB3980"/>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76F9"/>
    <w:rsid w:val="00FF13ED"/>
    <w:rsid w:val="00FF1559"/>
    <w:rsid w:val="00FF17CE"/>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MS Mincho" w:hAnsi="Arial" w:cs="Arial"/>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line="230" w:lineRule="atLeast"/>
      <w:jc w:val="both"/>
    </w:pPr>
    <w:rPr>
      <w:szCs w:val="22"/>
    </w:rPr>
  </w:style>
  <w:style w:type="paragraph" w:styleId="Heading1">
    <w:name w:val="heading 1"/>
    <w:basedOn w:val="Normal"/>
    <w:next w:val="Normal"/>
    <w:link w:val="Heading1Char"/>
    <w:qFormat/>
    <w:rsid w:val="003C1FC0"/>
    <w:pPr>
      <w:keepNext/>
      <w:numPr>
        <w:numId w:val="10"/>
      </w:numPr>
      <w:tabs>
        <w:tab w:val="left" w:pos="400"/>
        <w:tab w:val="left" w:pos="560"/>
      </w:tabs>
      <w:suppressAutoHyphens/>
      <w:spacing w:before="60" w:line="270" w:lineRule="exact"/>
      <w:ind w:left="431" w:hanging="431"/>
      <w:outlineLvl w:val="0"/>
    </w:pPr>
    <w:rPr>
      <w:b/>
      <w:bCs/>
      <w:sz w:val="24"/>
    </w:rPr>
  </w:style>
  <w:style w:type="paragraph" w:styleId="Heading2">
    <w:name w:val="heading 2"/>
    <w:basedOn w:val="Heading1"/>
    <w:next w:val="Normal"/>
    <w:link w:val="Heading2Char"/>
    <w:qFormat/>
    <w:rsid w:val="00666E30"/>
    <w:pPr>
      <w:numPr>
        <w:ilvl w:val="1"/>
      </w:numPr>
      <w:tabs>
        <w:tab w:val="clear" w:pos="400"/>
        <w:tab w:val="clear" w:pos="560"/>
        <w:tab w:val="left" w:pos="540"/>
        <w:tab w:val="left" w:pos="700"/>
      </w:tabs>
      <w:spacing w:line="250" w:lineRule="exact"/>
      <w:outlineLvl w:val="1"/>
    </w:pPr>
    <w:rPr>
      <w:sz w:val="22"/>
    </w:rPr>
  </w:style>
  <w:style w:type="paragraph" w:styleId="Heading3">
    <w:name w:val="heading 3"/>
    <w:basedOn w:val="Heading1"/>
    <w:next w:val="Normal"/>
    <w:link w:val="Heading3Char"/>
    <w:qFormat/>
    <w:rsid w:val="008F7F95"/>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pPr>
      <w:ind w:left="4252"/>
    </w:pPr>
  </w:style>
  <w:style w:type="character" w:styleId="CommentReference">
    <w:name w:val="annotation reference"/>
    <w:uiPriority w:val="99"/>
    <w:rPr>
      <w:noProof w:val="0"/>
      <w:sz w:val="16"/>
      <w:lang w:val="fr-FR"/>
    </w:rPr>
  </w:style>
  <w:style w:type="paragraph" w:styleId="CommentText">
    <w:name w:val="annotation text"/>
    <w:basedOn w:val="Normal"/>
    <w:link w:val="CommentTextChar"/>
    <w:uiPriority w:val="99"/>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uiPriority w:val="99"/>
    <w:rsid w:val="00014234"/>
    <w:pPr>
      <w:autoSpaceDE w:val="0"/>
      <w:autoSpaceDN w:val="0"/>
      <w:adjustRightInd w:val="0"/>
    </w:pPr>
    <w:rPr>
      <w:rFonts w:eastAsia="Times New Roman"/>
      <w:color w:val="000000"/>
      <w:sz w:val="24"/>
      <w:szCs w:val="24"/>
      <w:lang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szCs w:val="22"/>
      <w:lang w:val="en-GB" w:eastAsia="ja-JP"/>
    </w:rPr>
  </w:style>
  <w:style w:type="paragraph" w:styleId="ListParagraph">
    <w:name w:val="List Paragraph"/>
    <w:basedOn w:val="Normal"/>
    <w:uiPriority w:val="1"/>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541645"/>
    <w:rPr>
      <w:rFonts w:ascii="Arial" w:hAnsi="Arial"/>
      <w:b/>
      <w:bCs/>
      <w:lang w:val="en-GB" w:eastAsia="ja-JP"/>
    </w:rPr>
  </w:style>
  <w:style w:type="character" w:customStyle="1" w:styleId="Heading4Char">
    <w:name w:val="Heading 4 Char"/>
    <w:link w:val="Heading4"/>
    <w:rsid w:val="00541645"/>
    <w:rPr>
      <w:rFonts w:ascii="Arial" w:hAnsi="Arial"/>
      <w:b/>
      <w:bCs/>
      <w:lang w:val="en-GB" w:eastAsia="ja-JP"/>
    </w:rPr>
  </w:style>
  <w:style w:type="paragraph" w:styleId="NoSpacing">
    <w:name w:val="No Spacing"/>
    <w:uiPriority w:val="1"/>
    <w:qFormat/>
    <w:rsid w:val="00541645"/>
    <w:pPr>
      <w:jc w:val="both"/>
    </w:pPr>
    <w:rPr>
      <w:szCs w:val="22"/>
      <w:lang w:val="en-GB" w:eastAsia="ja-JP"/>
    </w:rPr>
  </w:style>
  <w:style w:type="paragraph" w:styleId="TOCHeading">
    <w:name w:val="TOC Heading"/>
    <w:basedOn w:val="Heading1"/>
    <w:next w:val="Normal"/>
    <w:uiPriority w:val="39"/>
    <w:unhideWhenUsed/>
    <w:qFormat/>
    <w:rsid w:val="00E56415"/>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rsid w:val="00666E30"/>
    <w:rPr>
      <w:rFonts w:ascii="Arial" w:hAnsi="Arial"/>
      <w:b/>
      <w:bCs/>
      <w:sz w:val="22"/>
      <w:lang w:val="en-GB" w:eastAsia="ja-JP"/>
    </w:rPr>
  </w:style>
  <w:style w:type="character" w:customStyle="1" w:styleId="Heading1Char">
    <w:name w:val="Heading 1 Char"/>
    <w:link w:val="Heading1"/>
    <w:rsid w:val="003C1FC0"/>
    <w:rPr>
      <w:rFonts w:ascii="Arial" w:hAnsi="Arial"/>
      <w:b/>
      <w:bCs/>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line="240" w:lineRule="auto"/>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line="240" w:lineRule="auto"/>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1"/>
      </w:numPr>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DE48FB"/>
    <w:pPr>
      <w:spacing w:before="40" w:after="40"/>
    </w:pPr>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Normal"/>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Malgun Gothic"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4CFE"/>
    <w:pPr>
      <w:widowControl w:val="0"/>
      <w:autoSpaceDE w:val="0"/>
      <w:autoSpaceDN w:val="0"/>
      <w:spacing w:before="59" w:after="0" w:line="240" w:lineRule="auto"/>
      <w:ind w:left="115"/>
      <w:jc w:val="left"/>
    </w:pPr>
    <w:rPr>
      <w:rFonts w:eastAsia="Arial"/>
      <w:sz w:val="22"/>
      <w:lang w:eastAsia="en-US"/>
    </w:rPr>
  </w:style>
  <w:style w:type="character" w:styleId="BookTitle">
    <w:name w:val="Book Title"/>
    <w:uiPriority w:val="33"/>
    <w:qFormat/>
    <w:rsid w:val="00E92F09"/>
    <w:rPr>
      <w:b/>
      <w:bCs/>
      <w:i/>
      <w:iCs/>
      <w:spacing w:val="5"/>
    </w:rPr>
  </w:style>
  <w:style w:type="numbering" w:customStyle="1" w:styleId="1">
    <w:name w:val="현재 목록1"/>
    <w:uiPriority w:val="99"/>
    <w:rsid w:val="009604D5"/>
  </w:style>
  <w:style w:type="character" w:styleId="SubtleReference">
    <w:name w:val="Subtle Reference"/>
    <w:uiPriority w:val="31"/>
    <w:qFormat/>
    <w:rsid w:val="00A968B7"/>
    <w:rPr>
      <w:smallCaps/>
      <w:color w:val="5A5A5A"/>
    </w:rPr>
  </w:style>
  <w:style w:type="character" w:customStyle="1" w:styleId="UnresolvedMention">
    <w:name w:val="Unresolved Mention"/>
    <w:uiPriority w:val="99"/>
    <w:semiHidden/>
    <w:unhideWhenUsed/>
    <w:rsid w:val="00F85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emf"/><Relationship Id="rId39" Type="http://schemas.openxmlformats.org/officeDocument/2006/relationships/hyperlink" Target="https://github.com/IHO-S100W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comments" Target="comments.xml"/><Relationship Id="rId50" Type="http://schemas.openxmlformats.org/officeDocument/2006/relationships/footer" Target="footer3.xm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ogc.org" TargetMode="External"/><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epsg-registry.org/" TargetMode="External"/><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5.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microsoft.com/office/2011/relationships/commentsExtended" Target="commentsExtended.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6D68-D57E-4B7A-9BB9-372B6367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672</TotalTime>
  <Pages>36</Pages>
  <Words>12725</Words>
  <Characters>103077</Characters>
  <Application>Microsoft Office Word</Application>
  <DocSecurity>0</DocSecurity>
  <Lines>858</Lines>
  <Paragraphs>231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115571</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Viestintävirasto</cp:lastModifiedBy>
  <cp:revision>41</cp:revision>
  <cp:lastPrinted>2024-12-13T12:15:00Z</cp:lastPrinted>
  <dcterms:created xsi:type="dcterms:W3CDTF">2024-07-25T02:11:00Z</dcterms:created>
  <dcterms:modified xsi:type="dcterms:W3CDTF">2024-12-13T12:15:00Z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