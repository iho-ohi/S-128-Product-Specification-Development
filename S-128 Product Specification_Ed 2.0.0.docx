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EC89F4" w14:textId="2A318ACD" w:rsidR="00DF37B3" w:rsidRPr="008C7844" w:rsidRDefault="006D7DF3" w:rsidP="00DF37B3">
      <w:pPr>
        <w:spacing w:line="259" w:lineRule="auto"/>
      </w:pPr>
      <w:r>
        <w:rPr>
          <w:noProof/>
        </w:rPr>
        <mc:AlternateContent>
          <mc:Choice Requires="wpg">
            <w:drawing>
              <wp:anchor distT="0" distB="0" distL="114300" distR="114300" simplePos="0" relativeHeight="251657216" behindDoc="0" locked="0" layoutInCell="1" allowOverlap="1" wp14:anchorId="3E7538E0" wp14:editId="3FC2AB47">
                <wp:simplePos x="0" y="0"/>
                <wp:positionH relativeFrom="margin">
                  <wp:posOffset>-372745</wp:posOffset>
                </wp:positionH>
                <wp:positionV relativeFrom="paragraph">
                  <wp:posOffset>-485775</wp:posOffset>
                </wp:positionV>
                <wp:extent cx="6530340" cy="9392285"/>
                <wp:effectExtent l="0" t="0" r="0" b="0"/>
                <wp:wrapNone/>
                <wp:docPr id="19"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 y="0"/>
                          <a:chExt cx="65304" cy="93921"/>
                        </a:xfrm>
                      </wpg:grpSpPr>
                      <wps:wsp>
                        <wps:cNvPr id="20" name="Tekstvak 2"/>
                        <wps:cNvSpPr txBox="1">
                          <a:spLocks noChangeArrowheads="1"/>
                        </wps:cNvSpPr>
                        <wps:spPr bwMode="auto">
                          <a:xfrm>
                            <a:off x="9346" y="0"/>
                            <a:ext cx="7054" cy="7429"/>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9D2915D" w14:textId="36C393BA" w:rsidR="002F5193" w:rsidRPr="00B94B05" w:rsidRDefault="002F5193" w:rsidP="00DF37B3">
                              <w:pPr>
                                <w:rPr>
                                  <w:b/>
                                </w:rPr>
                              </w:pPr>
                              <w:r>
                                <w:rPr>
                                  <w:b/>
                                </w:rPr>
                                <w:t>S-128</w:t>
                              </w:r>
                            </w:p>
                          </w:txbxContent>
                        </wps:txbx>
                        <wps:bodyPr rot="0" vert="horz" wrap="square" lIns="180000" tIns="288000" rIns="180000" bIns="288000" anchor="ctr" anchorCtr="0" upright="1">
                          <a:noAutofit/>
                        </wps:bodyPr>
                      </wps:wsp>
                      <pic:pic xmlns:pic="http://schemas.openxmlformats.org/drawingml/2006/picture">
                        <pic:nvPicPr>
                          <pic:cNvPr id="21" name="Afbeelding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98" y="58730"/>
                            <a:ext cx="9347"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Afbeelding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05" y="68001"/>
                            <a:ext cx="9340"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Afbeelding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 y="68001"/>
                            <a:ext cx="9271" cy="9271"/>
                          </a:xfrm>
                          <a:prstGeom prst="rect">
                            <a:avLst/>
                          </a:prstGeom>
                          <a:noFill/>
                          <a:extLst>
                            <a:ext uri="{909E8E84-426E-40DD-AFC4-6F175D3DCCD1}">
                              <a14:hiddenFill xmlns:a14="http://schemas.microsoft.com/office/drawing/2010/main">
                                <a:solidFill>
                                  <a:srgbClr val="FFFFFF"/>
                                </a:solidFill>
                              </a14:hiddenFill>
                            </a:ext>
                          </a:extLst>
                        </pic:spPr>
                      </pic:pic>
                      <wps:wsp>
                        <wps:cNvPr id="24" name="Tekstvak 10"/>
                        <wps:cNvSpPr txBox="1">
                          <a:spLocks noChangeArrowheads="1"/>
                        </wps:cNvSpPr>
                        <wps:spPr bwMode="auto">
                          <a:xfrm>
                            <a:off x="36891" y="68001"/>
                            <a:ext cx="28512" cy="2592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58D5627" w14:textId="77777777" w:rsidR="002F5193" w:rsidRDefault="002F5193" w:rsidP="00DF37B3">
                              <w:pPr>
                                <w:spacing w:after="0" w:line="240" w:lineRule="auto"/>
                                <w:jc w:val="right"/>
                                <w:rPr>
                                  <w:color w:val="FFFFFF"/>
                                  <w:sz w:val="16"/>
                                  <w:szCs w:val="16"/>
                                </w:rPr>
                              </w:pPr>
                            </w:p>
                            <w:p w14:paraId="5A2EF27A" w14:textId="77777777" w:rsidR="002F5193" w:rsidRDefault="002F5193" w:rsidP="00DF37B3">
                              <w:pPr>
                                <w:spacing w:after="0" w:line="240" w:lineRule="auto"/>
                                <w:jc w:val="right"/>
                                <w:rPr>
                                  <w:color w:val="FFFFFF"/>
                                  <w:sz w:val="16"/>
                                  <w:szCs w:val="16"/>
                                </w:rPr>
                              </w:pPr>
                            </w:p>
                            <w:p w14:paraId="56192A21" w14:textId="77777777" w:rsidR="002F5193" w:rsidRDefault="002F5193" w:rsidP="00DF37B3">
                              <w:pPr>
                                <w:spacing w:after="0" w:line="240" w:lineRule="auto"/>
                                <w:jc w:val="right"/>
                                <w:rPr>
                                  <w:color w:val="FFFFFF"/>
                                  <w:sz w:val="16"/>
                                  <w:szCs w:val="16"/>
                                </w:rPr>
                              </w:pPr>
                            </w:p>
                            <w:p w14:paraId="1E721ED7" w14:textId="77777777" w:rsidR="002F5193" w:rsidRDefault="002F5193" w:rsidP="00DF37B3">
                              <w:pPr>
                                <w:spacing w:after="0" w:line="240" w:lineRule="auto"/>
                                <w:jc w:val="right"/>
                                <w:rPr>
                                  <w:color w:val="FFFFFF"/>
                                  <w:sz w:val="16"/>
                                  <w:szCs w:val="16"/>
                                </w:rPr>
                              </w:pPr>
                            </w:p>
                            <w:p w14:paraId="1B15D255" w14:textId="77777777" w:rsidR="002F5193" w:rsidRDefault="002F5193" w:rsidP="00DF37B3">
                              <w:pPr>
                                <w:spacing w:after="0" w:line="240" w:lineRule="auto"/>
                                <w:jc w:val="right"/>
                                <w:rPr>
                                  <w:color w:val="FFFFFF"/>
                                  <w:sz w:val="16"/>
                                  <w:szCs w:val="16"/>
                                </w:rPr>
                              </w:pPr>
                            </w:p>
                            <w:p w14:paraId="2F32D182" w14:textId="77777777" w:rsidR="002F5193" w:rsidRDefault="002F5193" w:rsidP="00DF37B3">
                              <w:pPr>
                                <w:spacing w:after="0" w:line="240" w:lineRule="auto"/>
                                <w:jc w:val="right"/>
                                <w:rPr>
                                  <w:color w:val="FFFFFF"/>
                                  <w:sz w:val="16"/>
                                  <w:szCs w:val="16"/>
                                </w:rPr>
                              </w:pPr>
                            </w:p>
                            <w:p w14:paraId="4B9C3EC5" w14:textId="77777777" w:rsidR="002F5193" w:rsidRDefault="002F5193" w:rsidP="00DF37B3">
                              <w:pPr>
                                <w:spacing w:after="0" w:line="240" w:lineRule="auto"/>
                                <w:jc w:val="right"/>
                                <w:rPr>
                                  <w:color w:val="FFFFFF"/>
                                  <w:sz w:val="16"/>
                                  <w:szCs w:val="16"/>
                                </w:rPr>
                              </w:pPr>
                            </w:p>
                            <w:p w14:paraId="4420DD8A" w14:textId="77777777" w:rsidR="002F5193" w:rsidRDefault="002F5193" w:rsidP="00DF37B3">
                              <w:pPr>
                                <w:spacing w:after="0" w:line="240" w:lineRule="auto"/>
                                <w:jc w:val="right"/>
                                <w:rPr>
                                  <w:color w:val="FFFFFF"/>
                                  <w:sz w:val="16"/>
                                  <w:szCs w:val="16"/>
                                </w:rPr>
                              </w:pPr>
                            </w:p>
                            <w:p w14:paraId="3BDFC608" w14:textId="77777777" w:rsidR="002F5193" w:rsidRDefault="002F5193" w:rsidP="00DF37B3">
                              <w:pPr>
                                <w:spacing w:after="0" w:line="240" w:lineRule="auto"/>
                                <w:jc w:val="right"/>
                                <w:rPr>
                                  <w:color w:val="FFFFFF"/>
                                  <w:sz w:val="16"/>
                                  <w:szCs w:val="16"/>
                                </w:rPr>
                              </w:pPr>
                            </w:p>
                            <w:p w14:paraId="12BD0503" w14:textId="77777777" w:rsidR="002F5193" w:rsidRDefault="002F5193" w:rsidP="00DF37B3">
                              <w:pPr>
                                <w:spacing w:after="0" w:line="240" w:lineRule="auto"/>
                                <w:jc w:val="right"/>
                                <w:rPr>
                                  <w:color w:val="FFFFFF"/>
                                  <w:sz w:val="16"/>
                                  <w:szCs w:val="16"/>
                                </w:rPr>
                              </w:pPr>
                            </w:p>
                            <w:p w14:paraId="78761156" w14:textId="77777777" w:rsidR="002F5193" w:rsidRDefault="002F5193" w:rsidP="00DF37B3">
                              <w:pPr>
                                <w:spacing w:after="0" w:line="240" w:lineRule="auto"/>
                                <w:jc w:val="right"/>
                                <w:rPr>
                                  <w:color w:val="FFFFFF"/>
                                  <w:sz w:val="16"/>
                                  <w:szCs w:val="16"/>
                                </w:rPr>
                              </w:pPr>
                            </w:p>
                            <w:p w14:paraId="56CD72CF" w14:textId="77777777" w:rsidR="002F5193" w:rsidRPr="0018384D" w:rsidRDefault="002F5193" w:rsidP="00DF37B3">
                              <w:pPr>
                                <w:spacing w:after="0" w:line="240" w:lineRule="auto"/>
                                <w:jc w:val="right"/>
                                <w:rPr>
                                  <w:color w:val="FFFFFF"/>
                                  <w:sz w:val="16"/>
                                  <w:szCs w:val="16"/>
                                </w:rPr>
                              </w:pPr>
                              <w:r w:rsidRPr="0018384D">
                                <w:rPr>
                                  <w:color w:val="FFFFFF"/>
                                  <w:sz w:val="16"/>
                                  <w:szCs w:val="16"/>
                                </w:rPr>
                                <w:t>Published by the</w:t>
                              </w:r>
                            </w:p>
                            <w:p w14:paraId="22BA40A6" w14:textId="77777777" w:rsidR="002F5193" w:rsidRPr="0018384D" w:rsidRDefault="002F5193" w:rsidP="00DF37B3">
                              <w:pPr>
                                <w:spacing w:after="0" w:line="240" w:lineRule="auto"/>
                                <w:jc w:val="right"/>
                                <w:rPr>
                                  <w:color w:val="FFFFFF"/>
                                  <w:sz w:val="16"/>
                                  <w:szCs w:val="16"/>
                                </w:rPr>
                              </w:pPr>
                              <w:r w:rsidRPr="0018384D">
                                <w:rPr>
                                  <w:color w:val="FFFFFF"/>
                                  <w:sz w:val="16"/>
                                  <w:szCs w:val="16"/>
                                </w:rPr>
                                <w:t>International Hydrographic Organization</w:t>
                              </w:r>
                            </w:p>
                            <w:p w14:paraId="5E4EE4CA" w14:textId="77777777" w:rsidR="002F5193" w:rsidRPr="0018384D" w:rsidRDefault="002F5193" w:rsidP="00DF37B3">
                              <w:pPr>
                                <w:spacing w:after="0" w:line="240" w:lineRule="auto"/>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13ABF3F9" w14:textId="77777777" w:rsidR="002F5193" w:rsidRPr="0018384D" w:rsidRDefault="002F5193" w:rsidP="00DF37B3">
                              <w:pPr>
                                <w:spacing w:after="0" w:line="240" w:lineRule="auto"/>
                                <w:jc w:val="right"/>
                                <w:rPr>
                                  <w:color w:val="FFFFFF"/>
                                  <w:sz w:val="16"/>
                                  <w:szCs w:val="16"/>
                                  <w:lang w:val="fr-FR"/>
                                </w:rPr>
                              </w:pPr>
                              <w:r w:rsidRPr="0018384D">
                                <w:rPr>
                                  <w:color w:val="FFFFFF"/>
                                  <w:sz w:val="16"/>
                                  <w:szCs w:val="16"/>
                                  <w:lang w:val="fr-FR"/>
                                </w:rPr>
                                <w:t>Principauté de Monaco</w:t>
                              </w:r>
                            </w:p>
                            <w:p w14:paraId="46BB6216" w14:textId="77777777" w:rsidR="002F5193" w:rsidRPr="0018384D" w:rsidRDefault="002F5193" w:rsidP="00DF37B3">
                              <w:pPr>
                                <w:spacing w:after="0" w:line="240" w:lineRule="auto"/>
                                <w:jc w:val="right"/>
                                <w:rPr>
                                  <w:color w:val="FFFFFF"/>
                                  <w:sz w:val="16"/>
                                  <w:szCs w:val="16"/>
                                </w:rPr>
                              </w:pPr>
                              <w:r w:rsidRPr="0018384D">
                                <w:rPr>
                                  <w:color w:val="FFFFFF"/>
                                  <w:sz w:val="16"/>
                                  <w:szCs w:val="16"/>
                                </w:rPr>
                                <w:t>Tel: (377) 93.10.81.00</w:t>
                              </w:r>
                            </w:p>
                            <w:p w14:paraId="1DAEBC89" w14:textId="77777777" w:rsidR="002F5193" w:rsidRPr="0018384D" w:rsidRDefault="002F5193" w:rsidP="00DF37B3">
                              <w:pPr>
                                <w:spacing w:after="0" w:line="240" w:lineRule="auto"/>
                                <w:jc w:val="right"/>
                                <w:rPr>
                                  <w:color w:val="FFFFFF"/>
                                  <w:sz w:val="16"/>
                                  <w:szCs w:val="16"/>
                                </w:rPr>
                              </w:pPr>
                              <w:r w:rsidRPr="0018384D">
                                <w:rPr>
                                  <w:color w:val="FFFFFF"/>
                                  <w:sz w:val="16"/>
                                  <w:szCs w:val="16"/>
                                </w:rPr>
                                <w:t>Fax: (377) 93.10.81.40</w:t>
                              </w:r>
                            </w:p>
                            <w:p w14:paraId="5383A5BD" w14:textId="77777777" w:rsidR="002F5193" w:rsidRPr="0018384D" w:rsidRDefault="002F5193" w:rsidP="00DF37B3">
                              <w:pPr>
                                <w:spacing w:after="0" w:line="240" w:lineRule="auto"/>
                                <w:jc w:val="right"/>
                                <w:rPr>
                                  <w:color w:val="FFFFFF"/>
                                  <w:sz w:val="16"/>
                                  <w:szCs w:val="16"/>
                                </w:rPr>
                              </w:pPr>
                              <w:r w:rsidRPr="0018384D">
                                <w:rPr>
                                  <w:color w:val="FFFFFF"/>
                                  <w:sz w:val="16"/>
                                  <w:szCs w:val="16"/>
                                </w:rPr>
                                <w:t>info@iho.int</w:t>
                              </w:r>
                            </w:p>
                            <w:p w14:paraId="7C7A38EB" w14:textId="77777777" w:rsidR="002F5193" w:rsidRPr="0018384D" w:rsidRDefault="002F5193" w:rsidP="00DF37B3">
                              <w:pPr>
                                <w:spacing w:after="0" w:line="240" w:lineRule="auto"/>
                                <w:jc w:val="right"/>
                                <w:rPr>
                                  <w:color w:val="FFFFFF"/>
                                  <w:sz w:val="16"/>
                                  <w:szCs w:val="16"/>
                                </w:rPr>
                              </w:pPr>
                              <w:r w:rsidRPr="0018384D">
                                <w:rPr>
                                  <w:color w:val="FFFFFF"/>
                                  <w:sz w:val="16"/>
                                  <w:szCs w:val="16"/>
                                </w:rPr>
                                <w:t>www.iho.</w:t>
                              </w:r>
                              <w:r>
                                <w:rPr>
                                  <w:color w:val="FFFFFF"/>
                                  <w:sz w:val="16"/>
                                  <w:szCs w:val="16"/>
                                </w:rPr>
                                <w:t>int</w:t>
                              </w:r>
                            </w:p>
                            <w:p w14:paraId="175EB214" w14:textId="77777777" w:rsidR="002F5193" w:rsidRDefault="002F5193" w:rsidP="00DF37B3">
                              <w:pPr>
                                <w:jc w:val="right"/>
                                <w:rPr>
                                  <w:color w:val="FFFFFF"/>
                                  <w:sz w:val="16"/>
                                  <w:szCs w:val="16"/>
                                </w:rPr>
                              </w:pPr>
                            </w:p>
                            <w:p w14:paraId="26E257A6" w14:textId="77777777" w:rsidR="002F5193" w:rsidRDefault="002F5193" w:rsidP="00DF37B3">
                              <w:pPr>
                                <w:jc w:val="right"/>
                                <w:rPr>
                                  <w:color w:val="FFFFFF"/>
                                  <w:sz w:val="16"/>
                                  <w:szCs w:val="16"/>
                                </w:rPr>
                              </w:pPr>
                            </w:p>
                            <w:p w14:paraId="54493F7D" w14:textId="77777777" w:rsidR="002F5193" w:rsidRDefault="002F5193" w:rsidP="00DF37B3">
                              <w:pPr>
                                <w:jc w:val="right"/>
                                <w:rPr>
                                  <w:color w:val="FFFFFF"/>
                                  <w:sz w:val="16"/>
                                  <w:szCs w:val="16"/>
                                </w:rPr>
                              </w:pPr>
                            </w:p>
                            <w:p w14:paraId="1915837E" w14:textId="77777777" w:rsidR="002F5193" w:rsidRDefault="002F5193" w:rsidP="00DF37B3">
                              <w:pPr>
                                <w:jc w:val="right"/>
                                <w:rPr>
                                  <w:color w:val="FFFFFF"/>
                                  <w:sz w:val="16"/>
                                  <w:szCs w:val="16"/>
                                </w:rPr>
                              </w:pPr>
                            </w:p>
                            <w:p w14:paraId="69622D85" w14:textId="77777777" w:rsidR="002F5193" w:rsidRDefault="002F5193" w:rsidP="00DF37B3">
                              <w:pPr>
                                <w:jc w:val="right"/>
                                <w:rPr>
                                  <w:color w:val="FFFFFF"/>
                                  <w:sz w:val="16"/>
                                  <w:szCs w:val="16"/>
                                </w:rPr>
                              </w:pPr>
                            </w:p>
                            <w:p w14:paraId="767942B8" w14:textId="77777777" w:rsidR="002F5193" w:rsidRDefault="002F5193" w:rsidP="00DF37B3">
                              <w:pPr>
                                <w:jc w:val="right"/>
                                <w:rPr>
                                  <w:color w:val="FFFFFF"/>
                                  <w:sz w:val="16"/>
                                  <w:szCs w:val="16"/>
                                </w:rPr>
                              </w:pPr>
                            </w:p>
                            <w:p w14:paraId="25019344" w14:textId="77777777" w:rsidR="002F5193" w:rsidRDefault="002F5193" w:rsidP="00DF37B3">
                              <w:pPr>
                                <w:jc w:val="right"/>
                                <w:rPr>
                                  <w:color w:val="FFFFFF"/>
                                  <w:sz w:val="16"/>
                                  <w:szCs w:val="16"/>
                                </w:rPr>
                              </w:pPr>
                            </w:p>
                            <w:p w14:paraId="487B6C72" w14:textId="77777777" w:rsidR="002F5193" w:rsidRDefault="002F5193" w:rsidP="00DF37B3">
                              <w:pPr>
                                <w:jc w:val="right"/>
                                <w:rPr>
                                  <w:color w:val="FFFFFF"/>
                                  <w:sz w:val="16"/>
                                  <w:szCs w:val="16"/>
                                </w:rPr>
                              </w:pPr>
                            </w:p>
                            <w:p w14:paraId="41FC3BF6" w14:textId="77777777" w:rsidR="002F5193" w:rsidRDefault="002F5193" w:rsidP="00DF37B3">
                              <w:pPr>
                                <w:jc w:val="right"/>
                                <w:rPr>
                                  <w:color w:val="FFFFFF"/>
                                  <w:sz w:val="16"/>
                                  <w:szCs w:val="16"/>
                                </w:rPr>
                              </w:pPr>
                            </w:p>
                            <w:p w14:paraId="04953173" w14:textId="77777777" w:rsidR="002F5193" w:rsidRDefault="002F5193" w:rsidP="00DF37B3">
                              <w:pPr>
                                <w:jc w:val="right"/>
                                <w:rPr>
                                  <w:color w:val="FFFFFF"/>
                                  <w:sz w:val="16"/>
                                  <w:szCs w:val="16"/>
                                </w:rPr>
                              </w:pPr>
                            </w:p>
                            <w:p w14:paraId="6A96BD86" w14:textId="77777777" w:rsidR="002F5193" w:rsidRDefault="002F5193" w:rsidP="00DF37B3">
                              <w:pPr>
                                <w:jc w:val="right"/>
                                <w:rPr>
                                  <w:color w:val="FFFFFF"/>
                                  <w:sz w:val="16"/>
                                  <w:szCs w:val="16"/>
                                </w:rPr>
                              </w:pPr>
                            </w:p>
                            <w:p w14:paraId="33F1B916" w14:textId="77777777" w:rsidR="002F5193" w:rsidRPr="0018384D" w:rsidRDefault="002F5193" w:rsidP="00DF37B3">
                              <w:pPr>
                                <w:jc w:val="right"/>
                                <w:rPr>
                                  <w:color w:val="FFFFFF"/>
                                  <w:sz w:val="16"/>
                                  <w:szCs w:val="16"/>
                                </w:rPr>
                              </w:pPr>
                              <w:r w:rsidRPr="0018384D">
                                <w:rPr>
                                  <w:color w:val="FFFFFF"/>
                                  <w:sz w:val="16"/>
                                  <w:szCs w:val="16"/>
                                </w:rPr>
                                <w:t>Published by the</w:t>
                              </w:r>
                            </w:p>
                            <w:p w14:paraId="5B56610D" w14:textId="77777777" w:rsidR="002F5193" w:rsidRPr="0018384D" w:rsidRDefault="002F5193" w:rsidP="00DF37B3">
                              <w:pPr>
                                <w:jc w:val="right"/>
                                <w:rPr>
                                  <w:color w:val="FFFFFF"/>
                                  <w:sz w:val="16"/>
                                  <w:szCs w:val="16"/>
                                </w:rPr>
                              </w:pPr>
                              <w:r w:rsidRPr="0018384D">
                                <w:rPr>
                                  <w:color w:val="FFFFFF"/>
                                  <w:sz w:val="16"/>
                                  <w:szCs w:val="16"/>
                                </w:rPr>
                                <w:t>International Hydrographic Organization</w:t>
                              </w:r>
                            </w:p>
                            <w:p w14:paraId="1BD60452" w14:textId="77777777" w:rsidR="002F5193" w:rsidRPr="0018384D" w:rsidRDefault="002F5193" w:rsidP="00DF37B3">
                              <w:pPr>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7C707409" w14:textId="77777777" w:rsidR="002F5193" w:rsidRPr="0018384D" w:rsidRDefault="002F5193" w:rsidP="00DF37B3">
                              <w:pPr>
                                <w:jc w:val="right"/>
                                <w:rPr>
                                  <w:color w:val="FFFFFF"/>
                                  <w:sz w:val="16"/>
                                  <w:szCs w:val="16"/>
                                  <w:lang w:val="fr-FR"/>
                                </w:rPr>
                              </w:pPr>
                              <w:r w:rsidRPr="0018384D">
                                <w:rPr>
                                  <w:color w:val="FFFFFF"/>
                                  <w:sz w:val="16"/>
                                  <w:szCs w:val="16"/>
                                  <w:lang w:val="fr-FR"/>
                                </w:rPr>
                                <w:t>Principauté de Monaco</w:t>
                              </w:r>
                            </w:p>
                            <w:p w14:paraId="01206A98" w14:textId="77777777" w:rsidR="002F5193" w:rsidRPr="0018384D" w:rsidRDefault="002F5193" w:rsidP="00DF37B3">
                              <w:pPr>
                                <w:jc w:val="right"/>
                                <w:rPr>
                                  <w:color w:val="FFFFFF"/>
                                  <w:sz w:val="16"/>
                                  <w:szCs w:val="16"/>
                                </w:rPr>
                              </w:pPr>
                              <w:r w:rsidRPr="0018384D">
                                <w:rPr>
                                  <w:color w:val="FFFFFF"/>
                                  <w:sz w:val="16"/>
                                  <w:szCs w:val="16"/>
                                </w:rPr>
                                <w:t>Tel: (377) 93.10.81.00</w:t>
                              </w:r>
                            </w:p>
                            <w:p w14:paraId="53A5FD4B" w14:textId="77777777" w:rsidR="002F5193" w:rsidRPr="0018384D" w:rsidRDefault="002F5193" w:rsidP="00DF37B3">
                              <w:pPr>
                                <w:jc w:val="right"/>
                                <w:rPr>
                                  <w:color w:val="FFFFFF"/>
                                  <w:sz w:val="16"/>
                                  <w:szCs w:val="16"/>
                                </w:rPr>
                              </w:pPr>
                              <w:r w:rsidRPr="0018384D">
                                <w:rPr>
                                  <w:color w:val="FFFFFF"/>
                                  <w:sz w:val="16"/>
                                  <w:szCs w:val="16"/>
                                </w:rPr>
                                <w:t>Fax: (377) 93.10.81.40</w:t>
                              </w:r>
                            </w:p>
                            <w:p w14:paraId="21F3094E" w14:textId="77777777" w:rsidR="002F5193" w:rsidRPr="0018384D" w:rsidRDefault="002F5193" w:rsidP="00DF37B3">
                              <w:pPr>
                                <w:jc w:val="right"/>
                                <w:rPr>
                                  <w:color w:val="FFFFFF"/>
                                  <w:sz w:val="16"/>
                                  <w:szCs w:val="16"/>
                                </w:rPr>
                              </w:pPr>
                              <w:r w:rsidRPr="0018384D">
                                <w:rPr>
                                  <w:color w:val="FFFFFF"/>
                                  <w:sz w:val="16"/>
                                  <w:szCs w:val="16"/>
                                </w:rPr>
                                <w:t>info@iho.int</w:t>
                              </w:r>
                            </w:p>
                            <w:p w14:paraId="03B8B93A" w14:textId="77777777" w:rsidR="002F5193" w:rsidRPr="0018384D" w:rsidRDefault="002F5193" w:rsidP="00DF37B3">
                              <w:pPr>
                                <w:jc w:val="right"/>
                                <w:rPr>
                                  <w:color w:val="FFFFFF"/>
                                  <w:sz w:val="16"/>
                                  <w:szCs w:val="16"/>
                                </w:rPr>
                              </w:pPr>
                              <w:r w:rsidRPr="0018384D">
                                <w:rPr>
                                  <w:color w:val="FFFFFF"/>
                                  <w:sz w:val="16"/>
                                  <w:szCs w:val="16"/>
                                </w:rPr>
                                <w:t>www.iho.</w:t>
                              </w:r>
                              <w:r>
                                <w:rPr>
                                  <w:color w:val="FFFFFF"/>
                                  <w:sz w:val="16"/>
                                  <w:szCs w:val="16"/>
                                </w:rPr>
                                <w:t>int</w:t>
                              </w:r>
                            </w:p>
                          </w:txbxContent>
                        </wps:txbx>
                        <wps:bodyPr rot="0" vert="horz" wrap="square" lIns="180000" tIns="180000" rIns="180000" bIns="180000" anchor="b" anchorCtr="0" upright="1">
                          <a:noAutofit/>
                        </wps:bodyPr>
                      </wps:wsp>
                      <wps:wsp>
                        <wps:cNvPr id="25" name="Tekstvak 1"/>
                        <wps:cNvSpPr txBox="1">
                          <a:spLocks noChangeArrowheads="1"/>
                        </wps:cNvSpPr>
                        <wps:spPr bwMode="auto">
                          <a:xfrm>
                            <a:off x="9459" y="7567"/>
                            <a:ext cx="55836" cy="60408"/>
                          </a:xfrm>
                          <a:prstGeom prst="rect">
                            <a:avLst/>
                          </a:prstGeom>
                          <a:solidFill>
                            <a:srgbClr val="FFFFFF"/>
                          </a:solidFill>
                          <a:ln w="6350">
                            <a:solidFill>
                              <a:srgbClr val="001532"/>
                            </a:solidFill>
                            <a:miter lim="800000"/>
                            <a:headEnd/>
                            <a:tailEnd/>
                          </a:ln>
                        </wps:spPr>
                        <wps:txbx>
                          <w:txbxContent>
                            <w:p w14:paraId="49DB31F1"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6A8F8792"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7917B480"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D749D6B" w14:textId="175DF72E" w:rsidR="002F5193" w:rsidRPr="008520DA" w:rsidRDefault="002F5193" w:rsidP="003F4112">
                              <w:pPr>
                                <w:pStyle w:val="Basisalinea"/>
                                <w:suppressAutoHyphens/>
                                <w:spacing w:line="240" w:lineRule="auto"/>
                                <w:rPr>
                                  <w:rFonts w:ascii="Arial" w:hAnsi="Arial" w:cs="HelveticaNeueLT Std Med"/>
                                  <w:b/>
                                  <w:color w:val="002060"/>
                                  <w:sz w:val="56"/>
                                  <w:szCs w:val="56"/>
                                </w:rPr>
                              </w:pPr>
                              <w:r w:rsidRPr="008520DA">
                                <w:rPr>
                                  <w:rFonts w:ascii="Arial" w:hAnsi="Arial" w:cs="HelveticaNeueLT Std Med"/>
                                  <w:b/>
                                  <w:color w:val="002060"/>
                                  <w:sz w:val="56"/>
                                  <w:szCs w:val="56"/>
                                </w:rPr>
                                <w:t>Catalogue of Nautical Products</w:t>
                              </w:r>
                            </w:p>
                            <w:p w14:paraId="1DC7E2B9"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8518650"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0A9A59E5"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B1FDCA7" w14:textId="635FE4CE" w:rsidR="002F5193" w:rsidRPr="003F4112" w:rsidRDefault="002F5193" w:rsidP="003F4112">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 xml:space="preserve">Edition </w:t>
                              </w:r>
                              <w:del w:id="0" w:author="USER" w:date="2024-03-14T09:11:00Z">
                                <w:r w:rsidDel="006F1AC7">
                                  <w:rPr>
                                    <w:rFonts w:ascii="Arial" w:hAnsi="Arial" w:cs="HelveticaNeueLT Std Med"/>
                                    <w:b/>
                                    <w:color w:val="00004C"/>
                                    <w:sz w:val="28"/>
                                    <w:szCs w:val="28"/>
                                  </w:rPr>
                                  <w:delText>1.1</w:delText>
                                </w:r>
                              </w:del>
                              <w:ins w:id="1" w:author="GreemBlue" w:date="2024-02-13T14:38:00Z">
                                <w:del w:id="2" w:author="USER" w:date="2024-03-14T09:11:00Z">
                                  <w:r w:rsidDel="006F1AC7">
                                    <w:rPr>
                                      <w:rFonts w:ascii="Arial" w:hAnsi="Arial" w:cs="HelveticaNeueLT Std Med"/>
                                      <w:b/>
                                      <w:color w:val="00004C"/>
                                      <w:sz w:val="28"/>
                                      <w:szCs w:val="28"/>
                                    </w:rPr>
                                    <w:delText>2</w:delText>
                                  </w:r>
                                </w:del>
                              </w:ins>
                              <w:del w:id="3" w:author="USER" w:date="2024-03-14T09:11:00Z">
                                <w:r w:rsidDel="006F1AC7">
                                  <w:rPr>
                                    <w:rFonts w:ascii="Arial" w:hAnsi="Arial" w:cs="HelveticaNeueLT Std Med"/>
                                    <w:b/>
                                    <w:color w:val="00004C"/>
                                    <w:sz w:val="28"/>
                                    <w:szCs w:val="28"/>
                                  </w:rPr>
                                  <w:delText>.0</w:delText>
                                </w:r>
                              </w:del>
                              <w:ins w:id="4" w:author="USER" w:date="2024-03-14T09:11:00Z">
                                <w:r>
                                  <w:rPr>
                                    <w:rFonts w:ascii="Arial" w:hAnsi="Arial" w:cs="HelveticaNeueLT Std Med"/>
                                    <w:b/>
                                    <w:color w:val="00004C"/>
                                    <w:sz w:val="28"/>
                                    <w:szCs w:val="28"/>
                                  </w:rPr>
                                  <w:t>2.0.0</w:t>
                                </w:r>
                              </w:ins>
                              <w:r>
                                <w:rPr>
                                  <w:rFonts w:ascii="Arial" w:hAnsi="Arial" w:cs="HelveticaNeueLT Std Med"/>
                                  <w:b/>
                                  <w:color w:val="00004C"/>
                                  <w:sz w:val="28"/>
                                  <w:szCs w:val="28"/>
                                </w:rPr>
                                <w:t xml:space="preserve"> – </w:t>
                              </w:r>
                              <w:ins w:id="5" w:author="GreemBlue" w:date="2024-02-13T14:38:00Z">
                                <w:del w:id="6" w:author="USER" w:date="2024-03-14T09:11:00Z">
                                  <w:r w:rsidDel="006F1AC7">
                                    <w:rPr>
                                      <w:rFonts w:ascii="Arial" w:hAnsi="Arial" w:cs="HelveticaNeueLT Std Med"/>
                                      <w:b/>
                                      <w:color w:val="00004C"/>
                                      <w:sz w:val="28"/>
                                      <w:szCs w:val="28"/>
                                    </w:rPr>
                                    <w:delText>February</w:delText>
                                  </w:r>
                                </w:del>
                              </w:ins>
                              <w:del w:id="7" w:author="USER" w:date="2024-03-14T09:11:00Z">
                                <w:r w:rsidDel="006F1AC7">
                                  <w:rPr>
                                    <w:rFonts w:ascii="Arial" w:hAnsi="Arial" w:cs="HelveticaNeueLT Std Med"/>
                                    <w:b/>
                                    <w:color w:val="00004C"/>
                                    <w:sz w:val="28"/>
                                    <w:szCs w:val="28"/>
                                  </w:rPr>
                                  <w:delText>October</w:delText>
                                </w:r>
                              </w:del>
                              <w:ins w:id="8" w:author="USER" w:date="2024-06-28T10:47:00Z">
                                <w:r>
                                  <w:rPr>
                                    <w:rFonts w:ascii="Arial" w:hAnsi="Arial" w:cs="HelveticaNeueLT Std Med"/>
                                    <w:b/>
                                    <w:color w:val="00004C"/>
                                    <w:sz w:val="28"/>
                                    <w:szCs w:val="28"/>
                                  </w:rPr>
                                  <w:t>July</w:t>
                                </w:r>
                              </w:ins>
                              <w:r>
                                <w:rPr>
                                  <w:rFonts w:ascii="Arial" w:hAnsi="Arial" w:cs="HelveticaNeueLT Std Med"/>
                                  <w:b/>
                                  <w:color w:val="00004C"/>
                                  <w:sz w:val="28"/>
                                  <w:szCs w:val="28"/>
                                </w:rPr>
                                <w:t xml:space="preserve"> 202</w:t>
                              </w:r>
                              <w:ins w:id="9" w:author="GreemBlue" w:date="2024-02-13T14:38:00Z">
                                <w:r>
                                  <w:rPr>
                                    <w:rFonts w:ascii="Arial" w:hAnsi="Arial" w:cs="HelveticaNeueLT Std Med"/>
                                    <w:b/>
                                    <w:color w:val="00004C"/>
                                    <w:sz w:val="28"/>
                                    <w:szCs w:val="28"/>
                                  </w:rPr>
                                  <w:t>4</w:t>
                                </w:r>
                              </w:ins>
                              <w:del w:id="10" w:author="GreemBlue" w:date="2024-02-13T14:38:00Z">
                                <w:r w:rsidDel="009A2A61">
                                  <w:rPr>
                                    <w:rFonts w:ascii="Arial" w:hAnsi="Arial" w:cs="HelveticaNeueLT Std Med"/>
                                    <w:b/>
                                    <w:color w:val="00004C"/>
                                    <w:sz w:val="28"/>
                                    <w:szCs w:val="28"/>
                                  </w:rPr>
                                  <w:delText>3</w:delText>
                                </w:r>
                              </w:del>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E7538E0" id="Groep 11" o:spid="_x0000_s1026" style="position:absolute;left:0;text-align:left;margin-left:-29.35pt;margin-top:-38.25pt;width:514.2pt;height:739.55pt;z-index:25165721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">
                <v:shapetype id="_x0000_t202" coordsize="21600,21600" o:spt="202" path="m,l,21600r21600,l21600,xe">
                  <v:stroke joinstyle="miter"/>
                  <v:path gradientshapeok="t" o:connecttype="rect"/>
                </v:shapetype>
                <v:shape id="Tekstvak 2" o:spid="_x0000_s1027" type="#_x0000_t202" style="position:absolute;left:9346;width:7054;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" fillcolor="#f1eaca" stroked="f" strokeweight=".5pt">
                  <v:textbox inset="5mm,8mm,5mm,8mm">
                    <w:txbxContent>
                      <w:p w14:paraId="59D2915D" w14:textId="36C393BA" w:rsidR="002F5193" w:rsidRPr="00B94B05" w:rsidRDefault="002F5193" w:rsidP="00DF37B3">
                        <w:pPr>
                          <w:rPr>
                            <w:b/>
                          </w:rPr>
                        </w:pPr>
                        <w:r>
                          <w:rPr>
                            <w:b/>
                          </w:rPr>
                          <w:t>S-128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" fillcolor="#00ac9e" stroked="f" strokeweight=".5pt">
                  <v:textbox inset="5mm,5mm,5mm,5mm">
                    <w:txbxContent>
                      <w:p w14:paraId="458D5627" w14:textId="77777777" w:rsidR="002F5193" w:rsidRDefault="002F5193" w:rsidP="00DF37B3">
                        <w:pPr>
                          <w:spacing w:after="0" w:line="240" w:lineRule="auto"/>
                          <w:jc w:val="right"/>
                          <w:rPr>
                            <w:color w:val="FFFFFF"/>
                            <w:sz w:val="16"/>
                            <w:szCs w:val="16"/>
                          </w:rPr>
                        </w:pPr>
                      </w:p>
                      <w:p w14:paraId="5A2EF27A" w14:textId="77777777" w:rsidR="002F5193" w:rsidRDefault="002F5193" w:rsidP="00DF37B3">
                        <w:pPr>
                          <w:spacing w:after="0" w:line="240" w:lineRule="auto"/>
                          <w:jc w:val="right"/>
                          <w:rPr>
                            <w:color w:val="FFFFFF"/>
                            <w:sz w:val="16"/>
                            <w:szCs w:val="16"/>
                          </w:rPr>
                        </w:pPr>
                      </w:p>
                      <w:p w14:paraId="56192A21" w14:textId="77777777" w:rsidR="002F5193" w:rsidRDefault="002F5193" w:rsidP="00DF37B3">
                        <w:pPr>
                          <w:spacing w:after="0" w:line="240" w:lineRule="auto"/>
                          <w:jc w:val="right"/>
                          <w:rPr>
                            <w:color w:val="FFFFFF"/>
                            <w:sz w:val="16"/>
                            <w:szCs w:val="16"/>
                          </w:rPr>
                        </w:pPr>
                      </w:p>
                      <w:p w14:paraId="1E721ED7" w14:textId="77777777" w:rsidR="002F5193" w:rsidRDefault="002F5193" w:rsidP="00DF37B3">
                        <w:pPr>
                          <w:spacing w:after="0" w:line="240" w:lineRule="auto"/>
                          <w:jc w:val="right"/>
                          <w:rPr>
                            <w:color w:val="FFFFFF"/>
                            <w:sz w:val="16"/>
                            <w:szCs w:val="16"/>
                          </w:rPr>
                        </w:pPr>
                      </w:p>
                      <w:p w14:paraId="1B15D255" w14:textId="77777777" w:rsidR="002F5193" w:rsidRDefault="002F5193" w:rsidP="00DF37B3">
                        <w:pPr>
                          <w:spacing w:after="0" w:line="240" w:lineRule="auto"/>
                          <w:jc w:val="right"/>
                          <w:rPr>
                            <w:color w:val="FFFFFF"/>
                            <w:sz w:val="16"/>
                            <w:szCs w:val="16"/>
                          </w:rPr>
                        </w:pPr>
                      </w:p>
                      <w:p w14:paraId="2F32D182" w14:textId="77777777" w:rsidR="002F5193" w:rsidRDefault="002F5193" w:rsidP="00DF37B3">
                        <w:pPr>
                          <w:spacing w:after="0" w:line="240" w:lineRule="auto"/>
                          <w:jc w:val="right"/>
                          <w:rPr>
                            <w:color w:val="FFFFFF"/>
                            <w:sz w:val="16"/>
                            <w:szCs w:val="16"/>
                          </w:rPr>
                        </w:pPr>
                      </w:p>
                      <w:p w14:paraId="4B9C3EC5" w14:textId="77777777" w:rsidR="002F5193" w:rsidRDefault="002F5193" w:rsidP="00DF37B3">
                        <w:pPr>
                          <w:spacing w:after="0" w:line="240" w:lineRule="auto"/>
                          <w:jc w:val="right"/>
                          <w:rPr>
                            <w:color w:val="FFFFFF"/>
                            <w:sz w:val="16"/>
                            <w:szCs w:val="16"/>
                          </w:rPr>
                        </w:pPr>
                      </w:p>
                      <w:p w14:paraId="4420DD8A" w14:textId="77777777" w:rsidR="002F5193" w:rsidRDefault="002F5193" w:rsidP="00DF37B3">
                        <w:pPr>
                          <w:spacing w:after="0" w:line="240" w:lineRule="auto"/>
                          <w:jc w:val="right"/>
                          <w:rPr>
                            <w:color w:val="FFFFFF"/>
                            <w:sz w:val="16"/>
                            <w:szCs w:val="16"/>
                          </w:rPr>
                        </w:pPr>
                      </w:p>
                      <w:p w14:paraId="3BDFC608" w14:textId="77777777" w:rsidR="002F5193" w:rsidRDefault="002F5193" w:rsidP="00DF37B3">
                        <w:pPr>
                          <w:spacing w:after="0" w:line="240" w:lineRule="auto"/>
                          <w:jc w:val="right"/>
                          <w:rPr>
                            <w:color w:val="FFFFFF"/>
                            <w:sz w:val="16"/>
                            <w:szCs w:val="16"/>
                          </w:rPr>
                        </w:pPr>
                      </w:p>
                      <w:p w14:paraId="12BD0503" w14:textId="77777777" w:rsidR="002F5193" w:rsidRDefault="002F5193" w:rsidP="00DF37B3">
                        <w:pPr>
                          <w:spacing w:after="0" w:line="240" w:lineRule="auto"/>
                          <w:jc w:val="right"/>
                          <w:rPr>
                            <w:color w:val="FFFFFF"/>
                            <w:sz w:val="16"/>
                            <w:szCs w:val="16"/>
                          </w:rPr>
                        </w:pPr>
                      </w:p>
                      <w:p w14:paraId="78761156" w14:textId="77777777" w:rsidR="002F5193" w:rsidRDefault="002F5193" w:rsidP="00DF37B3">
                        <w:pPr>
                          <w:spacing w:after="0" w:line="240" w:lineRule="auto"/>
                          <w:jc w:val="right"/>
                          <w:rPr>
                            <w:color w:val="FFFFFF"/>
                            <w:sz w:val="16"/>
                            <w:szCs w:val="16"/>
                          </w:rPr>
                        </w:pPr>
                      </w:p>
                      <w:p w14:paraId="56CD72CF" w14:textId="77777777" w:rsidR="002F5193" w:rsidRPr="0018384D" w:rsidRDefault="002F5193" w:rsidP="00DF37B3">
                        <w:pPr>
                          <w:spacing w:after="0" w:line="240" w:lineRule="auto"/>
                          <w:jc w:val="right"/>
                          <w:rPr>
                            <w:color w:val="FFFFFF"/>
                            <w:sz w:val="16"/>
                            <w:szCs w:val="16"/>
                          </w:rPr>
                        </w:pPr>
                        <w:r w:rsidRPr="0018384D">
                          <w:rPr>
                            <w:color w:val="FFFFFF"/>
                            <w:sz w:val="16"/>
                            <w:szCs w:val="16"/>
                          </w:rPr>
                          <w:t>Published by the</w:t>
                        </w:r>
                      </w:p>
                      <w:p w14:paraId="22BA40A6" w14:textId="77777777" w:rsidR="002F5193" w:rsidRPr="0018384D" w:rsidRDefault="002F5193" w:rsidP="00DF37B3">
                        <w:pPr>
                          <w:spacing w:after="0" w:line="240" w:lineRule="auto"/>
                          <w:jc w:val="right"/>
                          <w:rPr>
                            <w:color w:val="FFFFFF"/>
                            <w:sz w:val="16"/>
                            <w:szCs w:val="16"/>
                          </w:rPr>
                        </w:pPr>
                        <w:r w:rsidRPr="0018384D">
                          <w:rPr>
                            <w:color w:val="FFFFFF"/>
                            <w:sz w:val="16"/>
                            <w:szCs w:val="16"/>
                          </w:rPr>
                          <w:t>International Hydrographic Organization</w:t>
                        </w:r>
                      </w:p>
                      <w:p w14:paraId="5E4EE4CA" w14:textId="77777777" w:rsidR="002F5193" w:rsidRPr="0018384D" w:rsidRDefault="002F5193" w:rsidP="00DF37B3">
                        <w:pPr>
                          <w:spacing w:after="0" w:line="240" w:lineRule="auto"/>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13ABF3F9" w14:textId="77777777" w:rsidR="002F5193" w:rsidRPr="0018384D" w:rsidRDefault="002F5193" w:rsidP="00DF37B3">
                        <w:pPr>
                          <w:spacing w:after="0" w:line="240" w:lineRule="auto"/>
                          <w:jc w:val="right"/>
                          <w:rPr>
                            <w:color w:val="FFFFFF"/>
                            <w:sz w:val="16"/>
                            <w:szCs w:val="16"/>
                            <w:lang w:val="fr-FR"/>
                          </w:rPr>
                        </w:pPr>
                        <w:r w:rsidRPr="0018384D">
                          <w:rPr>
                            <w:color w:val="FFFFFF"/>
                            <w:sz w:val="16"/>
                            <w:szCs w:val="16"/>
                            <w:lang w:val="fr-FR"/>
                          </w:rPr>
                          <w:t>Principauté de Monaco</w:t>
                        </w:r>
                      </w:p>
                      <w:p w14:paraId="46BB6216" w14:textId="77777777" w:rsidR="002F5193" w:rsidRPr="0018384D" w:rsidRDefault="002F5193" w:rsidP="00DF37B3">
                        <w:pPr>
                          <w:spacing w:after="0" w:line="240" w:lineRule="auto"/>
                          <w:jc w:val="right"/>
                          <w:rPr>
                            <w:color w:val="FFFFFF"/>
                            <w:sz w:val="16"/>
                            <w:szCs w:val="16"/>
                          </w:rPr>
                        </w:pPr>
                        <w:r w:rsidRPr="0018384D">
                          <w:rPr>
                            <w:color w:val="FFFFFF"/>
                            <w:sz w:val="16"/>
                            <w:szCs w:val="16"/>
                          </w:rPr>
                          <w:t>Tel: (377) 93.10.81.00</w:t>
                        </w:r>
                      </w:p>
                      <w:p w14:paraId="1DAEBC89" w14:textId="77777777" w:rsidR="002F5193" w:rsidRPr="0018384D" w:rsidRDefault="002F5193" w:rsidP="00DF37B3">
                        <w:pPr>
                          <w:spacing w:after="0" w:line="240" w:lineRule="auto"/>
                          <w:jc w:val="right"/>
                          <w:rPr>
                            <w:color w:val="FFFFFF"/>
                            <w:sz w:val="16"/>
                            <w:szCs w:val="16"/>
                          </w:rPr>
                        </w:pPr>
                        <w:r w:rsidRPr="0018384D">
                          <w:rPr>
                            <w:color w:val="FFFFFF"/>
                            <w:sz w:val="16"/>
                            <w:szCs w:val="16"/>
                          </w:rPr>
                          <w:t>Fax: (377) 93.10.81.40</w:t>
                        </w:r>
                      </w:p>
                      <w:p w14:paraId="5383A5BD" w14:textId="77777777" w:rsidR="002F5193" w:rsidRPr="0018384D" w:rsidRDefault="002F5193" w:rsidP="00DF37B3">
                        <w:pPr>
                          <w:spacing w:after="0" w:line="240" w:lineRule="auto"/>
                          <w:jc w:val="right"/>
                          <w:rPr>
                            <w:color w:val="FFFFFF"/>
                            <w:sz w:val="16"/>
                            <w:szCs w:val="16"/>
                          </w:rPr>
                        </w:pPr>
                        <w:r w:rsidRPr="0018384D">
                          <w:rPr>
                            <w:color w:val="FFFFFF"/>
                            <w:sz w:val="16"/>
                            <w:szCs w:val="16"/>
                          </w:rPr>
                          <w:t>info@iho.int</w:t>
                        </w:r>
                      </w:p>
                      <w:p w14:paraId="7C7A38EB" w14:textId="77777777" w:rsidR="002F5193" w:rsidRPr="0018384D" w:rsidRDefault="002F5193" w:rsidP="00DF37B3">
                        <w:pPr>
                          <w:spacing w:after="0" w:line="240" w:lineRule="auto"/>
                          <w:jc w:val="right"/>
                          <w:rPr>
                            <w:color w:val="FFFFFF"/>
                            <w:sz w:val="16"/>
                            <w:szCs w:val="16"/>
                          </w:rPr>
                        </w:pPr>
                        <w:r w:rsidRPr="0018384D">
                          <w:rPr>
                            <w:color w:val="FFFFFF"/>
                            <w:sz w:val="16"/>
                            <w:szCs w:val="16"/>
                          </w:rPr>
                          <w:t>www.iho.</w:t>
                        </w:r>
                        <w:r>
                          <w:rPr>
                            <w:color w:val="FFFFFF"/>
                            <w:sz w:val="16"/>
                            <w:szCs w:val="16"/>
                          </w:rPr>
                          <w:t>int</w:t>
                        </w:r>
                      </w:p>
                      <w:p w14:paraId="175EB214" w14:textId="77777777" w:rsidR="002F5193" w:rsidRDefault="002F5193" w:rsidP="00DF37B3">
                        <w:pPr>
                          <w:jc w:val="right"/>
                          <w:rPr>
                            <w:color w:val="FFFFFF"/>
                            <w:sz w:val="16"/>
                            <w:szCs w:val="16"/>
                          </w:rPr>
                        </w:pPr>
                      </w:p>
                      <w:p w14:paraId="26E257A6" w14:textId="77777777" w:rsidR="002F5193" w:rsidRDefault="002F5193" w:rsidP="00DF37B3">
                        <w:pPr>
                          <w:jc w:val="right"/>
                          <w:rPr>
                            <w:color w:val="FFFFFF"/>
                            <w:sz w:val="16"/>
                            <w:szCs w:val="16"/>
                          </w:rPr>
                        </w:pPr>
                      </w:p>
                      <w:p w14:paraId="54493F7D" w14:textId="77777777" w:rsidR="002F5193" w:rsidRDefault="002F5193" w:rsidP="00DF37B3">
                        <w:pPr>
                          <w:jc w:val="right"/>
                          <w:rPr>
                            <w:color w:val="FFFFFF"/>
                            <w:sz w:val="16"/>
                            <w:szCs w:val="16"/>
                          </w:rPr>
                        </w:pPr>
                      </w:p>
                      <w:p w14:paraId="1915837E" w14:textId="77777777" w:rsidR="002F5193" w:rsidRDefault="002F5193" w:rsidP="00DF37B3">
                        <w:pPr>
                          <w:jc w:val="right"/>
                          <w:rPr>
                            <w:color w:val="FFFFFF"/>
                            <w:sz w:val="16"/>
                            <w:szCs w:val="16"/>
                          </w:rPr>
                        </w:pPr>
                      </w:p>
                      <w:p w14:paraId="69622D85" w14:textId="77777777" w:rsidR="002F5193" w:rsidRDefault="002F5193" w:rsidP="00DF37B3">
                        <w:pPr>
                          <w:jc w:val="right"/>
                          <w:rPr>
                            <w:color w:val="FFFFFF"/>
                            <w:sz w:val="16"/>
                            <w:szCs w:val="16"/>
                          </w:rPr>
                        </w:pPr>
                      </w:p>
                      <w:p w14:paraId="767942B8" w14:textId="77777777" w:rsidR="002F5193" w:rsidRDefault="002F5193" w:rsidP="00DF37B3">
                        <w:pPr>
                          <w:jc w:val="right"/>
                          <w:rPr>
                            <w:color w:val="FFFFFF"/>
                            <w:sz w:val="16"/>
                            <w:szCs w:val="16"/>
                          </w:rPr>
                        </w:pPr>
                      </w:p>
                      <w:p w14:paraId="25019344" w14:textId="77777777" w:rsidR="002F5193" w:rsidRDefault="002F5193" w:rsidP="00DF37B3">
                        <w:pPr>
                          <w:jc w:val="right"/>
                          <w:rPr>
                            <w:color w:val="FFFFFF"/>
                            <w:sz w:val="16"/>
                            <w:szCs w:val="16"/>
                          </w:rPr>
                        </w:pPr>
                      </w:p>
                      <w:p w14:paraId="487B6C72" w14:textId="77777777" w:rsidR="002F5193" w:rsidRDefault="002F5193" w:rsidP="00DF37B3">
                        <w:pPr>
                          <w:jc w:val="right"/>
                          <w:rPr>
                            <w:color w:val="FFFFFF"/>
                            <w:sz w:val="16"/>
                            <w:szCs w:val="16"/>
                          </w:rPr>
                        </w:pPr>
                      </w:p>
                      <w:p w14:paraId="41FC3BF6" w14:textId="77777777" w:rsidR="002F5193" w:rsidRDefault="002F5193" w:rsidP="00DF37B3">
                        <w:pPr>
                          <w:jc w:val="right"/>
                          <w:rPr>
                            <w:color w:val="FFFFFF"/>
                            <w:sz w:val="16"/>
                            <w:szCs w:val="16"/>
                          </w:rPr>
                        </w:pPr>
                      </w:p>
                      <w:p w14:paraId="04953173" w14:textId="77777777" w:rsidR="002F5193" w:rsidRDefault="002F5193" w:rsidP="00DF37B3">
                        <w:pPr>
                          <w:jc w:val="right"/>
                          <w:rPr>
                            <w:color w:val="FFFFFF"/>
                            <w:sz w:val="16"/>
                            <w:szCs w:val="16"/>
                          </w:rPr>
                        </w:pPr>
                      </w:p>
                      <w:p w14:paraId="6A96BD86" w14:textId="77777777" w:rsidR="002F5193" w:rsidRDefault="002F5193" w:rsidP="00DF37B3">
                        <w:pPr>
                          <w:jc w:val="right"/>
                          <w:rPr>
                            <w:color w:val="FFFFFF"/>
                            <w:sz w:val="16"/>
                            <w:szCs w:val="16"/>
                          </w:rPr>
                        </w:pPr>
                      </w:p>
                      <w:p w14:paraId="33F1B916" w14:textId="77777777" w:rsidR="002F5193" w:rsidRPr="0018384D" w:rsidRDefault="002F5193" w:rsidP="00DF37B3">
                        <w:pPr>
                          <w:jc w:val="right"/>
                          <w:rPr>
                            <w:color w:val="FFFFFF"/>
                            <w:sz w:val="16"/>
                            <w:szCs w:val="16"/>
                          </w:rPr>
                        </w:pPr>
                        <w:r w:rsidRPr="0018384D">
                          <w:rPr>
                            <w:color w:val="FFFFFF"/>
                            <w:sz w:val="16"/>
                            <w:szCs w:val="16"/>
                          </w:rPr>
                          <w:t>Published by the</w:t>
                        </w:r>
                      </w:p>
                      <w:p w14:paraId="5B56610D" w14:textId="77777777" w:rsidR="002F5193" w:rsidRPr="0018384D" w:rsidRDefault="002F5193" w:rsidP="00DF37B3">
                        <w:pPr>
                          <w:jc w:val="right"/>
                          <w:rPr>
                            <w:color w:val="FFFFFF"/>
                            <w:sz w:val="16"/>
                            <w:szCs w:val="16"/>
                          </w:rPr>
                        </w:pPr>
                        <w:r w:rsidRPr="0018384D">
                          <w:rPr>
                            <w:color w:val="FFFFFF"/>
                            <w:sz w:val="16"/>
                            <w:szCs w:val="16"/>
                          </w:rPr>
                          <w:t>International Hydrographic Organization</w:t>
                        </w:r>
                      </w:p>
                      <w:p w14:paraId="1BD60452" w14:textId="77777777" w:rsidR="002F5193" w:rsidRPr="0018384D" w:rsidRDefault="002F5193" w:rsidP="00DF37B3">
                        <w:pPr>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7C707409" w14:textId="77777777" w:rsidR="002F5193" w:rsidRPr="0018384D" w:rsidRDefault="002F5193" w:rsidP="00DF37B3">
                        <w:pPr>
                          <w:jc w:val="right"/>
                          <w:rPr>
                            <w:color w:val="FFFFFF"/>
                            <w:sz w:val="16"/>
                            <w:szCs w:val="16"/>
                            <w:lang w:val="fr-FR"/>
                          </w:rPr>
                        </w:pPr>
                        <w:r w:rsidRPr="0018384D">
                          <w:rPr>
                            <w:color w:val="FFFFFF"/>
                            <w:sz w:val="16"/>
                            <w:szCs w:val="16"/>
                            <w:lang w:val="fr-FR"/>
                          </w:rPr>
                          <w:t>Principauté de Monaco</w:t>
                        </w:r>
                      </w:p>
                      <w:p w14:paraId="01206A98" w14:textId="77777777" w:rsidR="002F5193" w:rsidRPr="0018384D" w:rsidRDefault="002F5193" w:rsidP="00DF37B3">
                        <w:pPr>
                          <w:jc w:val="right"/>
                          <w:rPr>
                            <w:color w:val="FFFFFF"/>
                            <w:sz w:val="16"/>
                            <w:szCs w:val="16"/>
                          </w:rPr>
                        </w:pPr>
                        <w:r w:rsidRPr="0018384D">
                          <w:rPr>
                            <w:color w:val="FFFFFF"/>
                            <w:sz w:val="16"/>
                            <w:szCs w:val="16"/>
                          </w:rPr>
                          <w:t>Tel: (377) 93.10.81.00</w:t>
                        </w:r>
                      </w:p>
                      <w:p w14:paraId="53A5FD4B" w14:textId="77777777" w:rsidR="002F5193" w:rsidRPr="0018384D" w:rsidRDefault="002F5193" w:rsidP="00DF37B3">
                        <w:pPr>
                          <w:jc w:val="right"/>
                          <w:rPr>
                            <w:color w:val="FFFFFF"/>
                            <w:sz w:val="16"/>
                            <w:szCs w:val="16"/>
                          </w:rPr>
                        </w:pPr>
                        <w:r w:rsidRPr="0018384D">
                          <w:rPr>
                            <w:color w:val="FFFFFF"/>
                            <w:sz w:val="16"/>
                            <w:szCs w:val="16"/>
                          </w:rPr>
                          <w:t>Fax: (377) 93.10.81.40</w:t>
                        </w:r>
                      </w:p>
                      <w:p w14:paraId="21F3094E" w14:textId="77777777" w:rsidR="002F5193" w:rsidRPr="0018384D" w:rsidRDefault="002F5193" w:rsidP="00DF37B3">
                        <w:pPr>
                          <w:jc w:val="right"/>
                          <w:rPr>
                            <w:color w:val="FFFFFF"/>
                            <w:sz w:val="16"/>
                            <w:szCs w:val="16"/>
                          </w:rPr>
                        </w:pPr>
                        <w:r w:rsidRPr="0018384D">
                          <w:rPr>
                            <w:color w:val="FFFFFF"/>
                            <w:sz w:val="16"/>
                            <w:szCs w:val="16"/>
                          </w:rPr>
                          <w:t>info@iho.int</w:t>
                        </w:r>
                      </w:p>
                      <w:p w14:paraId="03B8B93A" w14:textId="77777777" w:rsidR="002F5193" w:rsidRPr="0018384D" w:rsidRDefault="002F5193" w:rsidP="00DF37B3">
                        <w:pPr>
                          <w:jc w:val="right"/>
                          <w:rPr>
                            <w:color w:val="FFFFFF"/>
                            <w:sz w:val="16"/>
                            <w:szCs w:val="16"/>
                          </w:rPr>
                        </w:pPr>
                        <w:r w:rsidRPr="0018384D">
                          <w:rPr>
                            <w:color w:val="FFFFFF"/>
                            <w:sz w:val="16"/>
                            <w:szCs w:val="16"/>
                          </w:rPr>
                          <w:t>www.iho.</w:t>
                        </w:r>
                        <w:r>
                          <w:rPr>
                            <w:color w:val="FFFFFF"/>
                            <w:sz w:val="16"/>
                            <w:szCs w:val="16"/>
                          </w:rPr>
                          <w:t>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" strokecolor="#001532" strokeweight=".5pt">
                  <v:textbox inset="10mm,10mm,10mm,10mm">
                    <w:txbxContent>
                      <w:p w14:paraId="49DB31F1"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6A8F8792"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7917B480"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D749D6B" w14:textId="175DF72E" w:rsidR="002F5193" w:rsidRPr="008520DA" w:rsidRDefault="002F5193" w:rsidP="003F4112">
                        <w:pPr>
                          <w:pStyle w:val="Basisalinea"/>
                          <w:suppressAutoHyphens/>
                          <w:spacing w:line="240" w:lineRule="auto"/>
                          <w:rPr>
                            <w:rFonts w:ascii="Arial" w:hAnsi="Arial" w:cs="HelveticaNeueLT Std Med"/>
                            <w:b/>
                            <w:color w:val="002060"/>
                            <w:sz w:val="56"/>
                            <w:szCs w:val="56"/>
                          </w:rPr>
                        </w:pPr>
                        <w:r w:rsidRPr="008520DA">
                          <w:rPr>
                            <w:rFonts w:ascii="Arial" w:hAnsi="Arial" w:cs="HelveticaNeueLT Std Med"/>
                            <w:b/>
                            <w:color w:val="002060"/>
                            <w:sz w:val="56"/>
                            <w:szCs w:val="56"/>
                          </w:rPr>
                          <w:t>Catalogue of Nautical Products</w:t>
                        </w:r>
                      </w:p>
                      <w:p w14:paraId="1DC7E2B9"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8518650"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0A9A59E5" w14:textId="77777777" w:rsidR="002F5193" w:rsidRDefault="002F5193" w:rsidP="003F4112">
                        <w:pPr>
                          <w:pStyle w:val="Basisalinea"/>
                          <w:suppressAutoHyphens/>
                          <w:spacing w:line="240" w:lineRule="auto"/>
                          <w:rPr>
                            <w:rFonts w:ascii="Arial" w:hAnsi="Arial" w:cs="HelveticaNeueLT Std Med"/>
                            <w:b/>
                            <w:color w:val="00004C"/>
                            <w:sz w:val="56"/>
                            <w:szCs w:val="56"/>
                          </w:rPr>
                        </w:pPr>
                      </w:p>
                      <w:p w14:paraId="1B1FDCA7" w14:textId="635FE4CE" w:rsidR="002F5193" w:rsidRPr="003F4112" w:rsidRDefault="002F5193" w:rsidP="003F4112">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 xml:space="preserve">Edition </w:t>
                        </w:r>
                        <w:del w:id="11" w:author="USER" w:date="2024-03-14T09:11:00Z">
                          <w:r w:rsidDel="006F1AC7">
                            <w:rPr>
                              <w:rFonts w:ascii="Arial" w:hAnsi="Arial" w:cs="HelveticaNeueLT Std Med"/>
                              <w:b/>
                              <w:color w:val="00004C"/>
                              <w:sz w:val="28"/>
                              <w:szCs w:val="28"/>
                            </w:rPr>
                            <w:delText>1.1</w:delText>
                          </w:r>
                        </w:del>
                        <w:ins w:id="12" w:author="GreemBlue" w:date="2024-02-13T14:38:00Z">
                          <w:del w:id="13" w:author="USER" w:date="2024-03-14T09:11:00Z">
                            <w:r w:rsidDel="006F1AC7">
                              <w:rPr>
                                <w:rFonts w:ascii="Arial" w:hAnsi="Arial" w:cs="HelveticaNeueLT Std Med"/>
                                <w:b/>
                                <w:color w:val="00004C"/>
                                <w:sz w:val="28"/>
                                <w:szCs w:val="28"/>
                              </w:rPr>
                              <w:delText>2</w:delText>
                            </w:r>
                          </w:del>
                        </w:ins>
                        <w:del w:id="14" w:author="USER" w:date="2024-03-14T09:11:00Z">
                          <w:r w:rsidDel="006F1AC7">
                            <w:rPr>
                              <w:rFonts w:ascii="Arial" w:hAnsi="Arial" w:cs="HelveticaNeueLT Std Med"/>
                              <w:b/>
                              <w:color w:val="00004C"/>
                              <w:sz w:val="28"/>
                              <w:szCs w:val="28"/>
                            </w:rPr>
                            <w:delText>.0</w:delText>
                          </w:r>
                        </w:del>
                        <w:ins w:id="15" w:author="USER" w:date="2024-03-14T09:11:00Z">
                          <w:r>
                            <w:rPr>
                              <w:rFonts w:ascii="Arial" w:hAnsi="Arial" w:cs="HelveticaNeueLT Std Med"/>
                              <w:b/>
                              <w:color w:val="00004C"/>
                              <w:sz w:val="28"/>
                              <w:szCs w:val="28"/>
                            </w:rPr>
                            <w:t>2.0.0</w:t>
                          </w:r>
                        </w:ins>
                        <w:r>
                          <w:rPr>
                            <w:rFonts w:ascii="Arial" w:hAnsi="Arial" w:cs="HelveticaNeueLT Std Med"/>
                            <w:b/>
                            <w:color w:val="00004C"/>
                            <w:sz w:val="28"/>
                            <w:szCs w:val="28"/>
                          </w:rPr>
                          <w:t xml:space="preserve"> – </w:t>
                        </w:r>
                        <w:ins w:id="16" w:author="GreemBlue" w:date="2024-02-13T14:38:00Z">
                          <w:del w:id="17" w:author="USER" w:date="2024-03-14T09:11:00Z">
                            <w:r w:rsidDel="006F1AC7">
                              <w:rPr>
                                <w:rFonts w:ascii="Arial" w:hAnsi="Arial" w:cs="HelveticaNeueLT Std Med"/>
                                <w:b/>
                                <w:color w:val="00004C"/>
                                <w:sz w:val="28"/>
                                <w:szCs w:val="28"/>
                              </w:rPr>
                              <w:delText>February</w:delText>
                            </w:r>
                          </w:del>
                        </w:ins>
                        <w:del w:id="18" w:author="USER" w:date="2024-03-14T09:11:00Z">
                          <w:r w:rsidDel="006F1AC7">
                            <w:rPr>
                              <w:rFonts w:ascii="Arial" w:hAnsi="Arial" w:cs="HelveticaNeueLT Std Med"/>
                              <w:b/>
                              <w:color w:val="00004C"/>
                              <w:sz w:val="28"/>
                              <w:szCs w:val="28"/>
                            </w:rPr>
                            <w:delText>October</w:delText>
                          </w:r>
                        </w:del>
                        <w:ins w:id="19" w:author="USER" w:date="2024-06-28T10:47:00Z">
                          <w:r>
                            <w:rPr>
                              <w:rFonts w:ascii="Arial" w:hAnsi="Arial" w:cs="HelveticaNeueLT Std Med"/>
                              <w:b/>
                              <w:color w:val="00004C"/>
                              <w:sz w:val="28"/>
                              <w:szCs w:val="28"/>
                            </w:rPr>
                            <w:t>July</w:t>
                          </w:r>
                        </w:ins>
                        <w:r>
                          <w:rPr>
                            <w:rFonts w:ascii="Arial" w:hAnsi="Arial" w:cs="HelveticaNeueLT Std Med"/>
                            <w:b/>
                            <w:color w:val="00004C"/>
                            <w:sz w:val="28"/>
                            <w:szCs w:val="28"/>
                          </w:rPr>
                          <w:t xml:space="preserve"> 202</w:t>
                        </w:r>
                        <w:ins w:id="20" w:author="GreemBlue" w:date="2024-02-13T14:38:00Z">
                          <w:r>
                            <w:rPr>
                              <w:rFonts w:ascii="Arial" w:hAnsi="Arial" w:cs="HelveticaNeueLT Std Med"/>
                              <w:b/>
                              <w:color w:val="00004C"/>
                              <w:sz w:val="28"/>
                              <w:szCs w:val="28"/>
                            </w:rPr>
                            <w:t>4</w:t>
                          </w:r>
                        </w:ins>
                        <w:del w:id="21" w:author="GreemBlue" w:date="2024-02-13T14:38:00Z">
                          <w:r w:rsidDel="009A2A61">
                            <w:rPr>
                              <w:rFonts w:ascii="Arial" w:hAnsi="Arial" w:cs="HelveticaNeueLT Std Med"/>
                              <w:b/>
                              <w:color w:val="00004C"/>
                              <w:sz w:val="28"/>
                              <w:szCs w:val="28"/>
                            </w:rPr>
                            <w:delText>3</w:delText>
                          </w:r>
                        </w:del>
                      </w:p>
                    </w:txbxContent>
                  </v:textbox>
                </v:shape>
                <w10:wrap anchorx="margin"/>
              </v:group>
            </w:pict>
          </mc:Fallback>
        </mc:AlternateContent>
      </w:r>
      <w:r w:rsidR="00DF37B3" w:rsidRPr="008C7844">
        <w:tab/>
        <w:t xml:space="preserve"> </w:t>
      </w:r>
    </w:p>
    <w:p w14:paraId="3B7509F1" w14:textId="77777777" w:rsidR="00DF37B3" w:rsidRPr="00560C1D" w:rsidRDefault="00DF37B3" w:rsidP="00DF37B3">
      <w:pPr>
        <w:rPr>
          <w:lang w:val="en-AU"/>
        </w:rPr>
      </w:pPr>
      <w:r>
        <w:br w:type="page"/>
      </w:r>
    </w:p>
    <w:p w14:paraId="140B3427" w14:textId="77777777" w:rsidR="00DF37B3" w:rsidRPr="00560C1D" w:rsidRDefault="00DF37B3" w:rsidP="00DF37B3">
      <w:pPr>
        <w:rPr>
          <w:lang w:val="en-AU"/>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F37B3" w:rsidRPr="00560C1D" w14:paraId="7E974B6A" w14:textId="77777777" w:rsidTr="00DF37B3">
        <w:tc>
          <w:tcPr>
            <w:tcW w:w="8862" w:type="dxa"/>
            <w:tcBorders>
              <w:top w:val="single" w:sz="4" w:space="0" w:color="000000"/>
            </w:tcBorders>
          </w:tcPr>
          <w:p w14:paraId="0CDC683B" w14:textId="2E505C32" w:rsidR="00DF37B3" w:rsidRPr="00560C1D" w:rsidRDefault="00DF37B3" w:rsidP="000620F8">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lang w:val="en-AU"/>
              </w:rPr>
            </w:pPr>
            <w:r w:rsidRPr="00560C1D">
              <w:rPr>
                <w:rFonts w:ascii="Helvetica" w:hAnsi="Helvetica" w:cs="Helvetica"/>
                <w:sz w:val="22"/>
                <w:lang w:val="en-AU"/>
              </w:rPr>
              <w:t xml:space="preserve">© </w:t>
            </w:r>
            <w:r w:rsidRPr="00560C1D">
              <w:rPr>
                <w:rFonts w:ascii="Helvetica" w:hAnsi="Helvetica"/>
                <w:sz w:val="22"/>
                <w:lang w:val="en-AU"/>
              </w:rPr>
              <w:t>Copyright International Hydrographic Organization 20</w:t>
            </w:r>
            <w:r w:rsidR="007D2E52">
              <w:rPr>
                <w:rFonts w:ascii="Helvetica" w:hAnsi="Helvetica"/>
                <w:sz w:val="22"/>
                <w:lang w:val="en-AU"/>
              </w:rPr>
              <w:t>2</w:t>
            </w:r>
            <w:ins w:id="22" w:author="GreemBlue" w:date="2024-02-13T14:38:00Z">
              <w:r w:rsidR="009A2A61">
                <w:rPr>
                  <w:rFonts w:ascii="Helvetica" w:hAnsi="Helvetica"/>
                  <w:sz w:val="22"/>
                  <w:lang w:val="en-AU"/>
                </w:rPr>
                <w:t>4</w:t>
              </w:r>
            </w:ins>
            <w:del w:id="23" w:author="GreemBlue" w:date="2024-02-13T14:39:00Z">
              <w:r w:rsidR="007D2E52" w:rsidDel="009A2A61">
                <w:rPr>
                  <w:rFonts w:ascii="Helvetica" w:hAnsi="Helvetica"/>
                  <w:sz w:val="22"/>
                  <w:lang w:val="en-AU"/>
                </w:rPr>
                <w:delText>2</w:delText>
              </w:r>
            </w:del>
          </w:p>
        </w:tc>
      </w:tr>
      <w:tr w:rsidR="00DF37B3" w:rsidRPr="00560C1D" w14:paraId="48304DE6" w14:textId="77777777" w:rsidTr="00DF37B3">
        <w:tc>
          <w:tcPr>
            <w:tcW w:w="8862" w:type="dxa"/>
          </w:tcPr>
          <w:p w14:paraId="0D351341" w14:textId="77777777" w:rsidR="00DF37B3" w:rsidRPr="00560C1D" w:rsidRDefault="00DF37B3" w:rsidP="00DF37B3">
            <w:pPr>
              <w:pStyle w:val="Default"/>
              <w:spacing w:before="120" w:after="120"/>
              <w:ind w:left="317" w:right="390"/>
              <w:jc w:val="both"/>
              <w:rPr>
                <w:color w:val="auto"/>
                <w:sz w:val="20"/>
                <w:szCs w:val="20"/>
                <w:lang w:val="en-AU"/>
              </w:rPr>
            </w:pPr>
            <w:r w:rsidRPr="00560C1D">
              <w:rPr>
                <w:color w:val="auto"/>
                <w:sz w:val="20"/>
                <w:szCs w:val="20"/>
                <w:lang w:val="en-AU"/>
              </w:rPr>
              <w:t xml:space="preserve">This work is copyright. Apart from any use permitted in accordance with the </w:t>
            </w:r>
            <w:hyperlink r:id="rId14" w:history="1">
              <w:r w:rsidRPr="00560C1D">
                <w:rPr>
                  <w:color w:val="auto"/>
                  <w:sz w:val="20"/>
                  <w:szCs w:val="20"/>
                  <w:lang w:val="en-AU"/>
                </w:rPr>
                <w:t>Berne Convention for the Protection of Literary and Artistic Works</w:t>
              </w:r>
            </w:hyperlink>
            <w:r w:rsidRPr="00560C1D">
              <w:rPr>
                <w:color w:val="auto"/>
                <w:sz w:val="20"/>
                <w:szCs w:val="20"/>
                <w:lang w:val="en-AU"/>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DF37B3" w:rsidRPr="00560C1D" w14:paraId="4B9370CD" w14:textId="77777777" w:rsidTr="00DF37B3">
        <w:tc>
          <w:tcPr>
            <w:tcW w:w="8862" w:type="dxa"/>
          </w:tcPr>
          <w:p w14:paraId="00294D9F" w14:textId="77777777" w:rsidR="00DF37B3" w:rsidRPr="00560C1D" w:rsidRDefault="00DF37B3" w:rsidP="00DF37B3">
            <w:pPr>
              <w:pStyle w:val="Default"/>
              <w:spacing w:before="120" w:after="120"/>
              <w:ind w:left="317" w:right="390"/>
              <w:jc w:val="both"/>
              <w:rPr>
                <w:color w:val="auto"/>
                <w:sz w:val="20"/>
                <w:szCs w:val="20"/>
                <w:lang w:val="en-AU"/>
              </w:rPr>
            </w:pPr>
            <w:r w:rsidRPr="00560C1D">
              <w:rPr>
                <w:color w:val="auto"/>
                <w:sz w:val="20"/>
                <w:szCs w:val="20"/>
                <w:lang w:val="en-AU"/>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DF37B3" w:rsidRPr="00560C1D" w14:paraId="342B1EAE" w14:textId="77777777" w:rsidTr="00DF37B3">
        <w:tc>
          <w:tcPr>
            <w:tcW w:w="8862" w:type="dxa"/>
          </w:tcPr>
          <w:p w14:paraId="725B5079" w14:textId="77777777" w:rsidR="00DF37B3" w:rsidRPr="00560C1D" w:rsidRDefault="00DF37B3" w:rsidP="00DF37B3">
            <w:pPr>
              <w:autoSpaceDE w:val="0"/>
              <w:autoSpaceDN w:val="0"/>
              <w:adjustRightInd w:val="0"/>
              <w:spacing w:before="120" w:after="120"/>
              <w:ind w:left="317" w:right="390"/>
              <w:rPr>
                <w:lang w:val="en-AU"/>
              </w:rPr>
            </w:pPr>
            <w:r w:rsidRPr="00560C1D">
              <w:rPr>
                <w:lang w:val="en-AU"/>
              </w:rPr>
              <w:t>In the event that this document or partial material from this document is reproduced, translated or distributed under the terms described above, the following statements are to be included:</w:t>
            </w:r>
          </w:p>
        </w:tc>
      </w:tr>
      <w:tr w:rsidR="00DF37B3" w:rsidRPr="00560C1D" w14:paraId="69DD885C" w14:textId="77777777" w:rsidTr="00DF37B3">
        <w:tc>
          <w:tcPr>
            <w:tcW w:w="8862" w:type="dxa"/>
          </w:tcPr>
          <w:p w14:paraId="7544C243" w14:textId="77777777" w:rsidR="00DF37B3" w:rsidRPr="00560C1D" w:rsidRDefault="00DF37B3" w:rsidP="00DF37B3">
            <w:pPr>
              <w:autoSpaceDE w:val="0"/>
              <w:autoSpaceDN w:val="0"/>
              <w:adjustRightInd w:val="0"/>
              <w:spacing w:before="120" w:after="120"/>
              <w:ind w:left="600" w:right="924"/>
              <w:rPr>
                <w:rFonts w:ascii="Calibri" w:hAnsi="Calibri"/>
                <w:i/>
                <w:lang w:val="en-AU"/>
              </w:rPr>
            </w:pPr>
            <w:r w:rsidRPr="00560C1D">
              <w:rPr>
                <w:rFonts w:ascii="Calibri" w:hAnsi="Calibri"/>
                <w:i/>
                <w:lang w:val="en-AU"/>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DF37B3" w:rsidRPr="00560C1D" w14:paraId="660AB924" w14:textId="77777777" w:rsidTr="00DF37B3">
        <w:trPr>
          <w:trHeight w:val="2312"/>
        </w:trPr>
        <w:tc>
          <w:tcPr>
            <w:tcW w:w="8862" w:type="dxa"/>
            <w:tcBorders>
              <w:bottom w:val="single" w:sz="4" w:space="0" w:color="000000"/>
            </w:tcBorders>
          </w:tcPr>
          <w:p w14:paraId="72C533B8" w14:textId="77777777" w:rsidR="00DF37B3" w:rsidRPr="00560C1D" w:rsidRDefault="00DF37B3" w:rsidP="00DF37B3">
            <w:pPr>
              <w:autoSpaceDE w:val="0"/>
              <w:autoSpaceDN w:val="0"/>
              <w:adjustRightInd w:val="0"/>
              <w:spacing w:before="120" w:after="120"/>
              <w:ind w:left="600" w:right="924"/>
              <w:rPr>
                <w:rFonts w:ascii="Calibri" w:hAnsi="Calibri"/>
                <w:i/>
                <w:lang w:val="en-AU"/>
              </w:rPr>
            </w:pPr>
            <w:r w:rsidRPr="00560C1D">
              <w:rPr>
                <w:rFonts w:ascii="Calibri" w:hAnsi="Calibri"/>
                <w:i/>
                <w:lang w:val="en-AU"/>
              </w:rPr>
              <w:t>“This [document/publication] is a translation of IHO [document/publication] [name]. The IHO has not checked this translation and therefore takes no responsibility for its accuracy. In case of doubt the source version of [name] in [language] should be consulted.”</w:t>
            </w:r>
          </w:p>
          <w:p w14:paraId="125E152E" w14:textId="77777777" w:rsidR="00DF37B3" w:rsidRPr="00560C1D" w:rsidRDefault="00DF37B3" w:rsidP="00DF37B3">
            <w:pPr>
              <w:autoSpaceDE w:val="0"/>
              <w:autoSpaceDN w:val="0"/>
              <w:adjustRightInd w:val="0"/>
              <w:spacing w:before="120" w:after="120"/>
              <w:ind w:left="366" w:right="924"/>
              <w:rPr>
                <w:lang w:val="en-AU"/>
              </w:rPr>
            </w:pPr>
            <w:r w:rsidRPr="00560C1D">
              <w:rPr>
                <w:lang w:val="en-AU"/>
              </w:rPr>
              <w:t>The IHO Logo or other identifiers shall not be used in any derived product without prior written permission from the IHO Secretariat.</w:t>
            </w:r>
          </w:p>
          <w:p w14:paraId="3E5F3896" w14:textId="77777777" w:rsidR="00DF37B3" w:rsidRPr="00560C1D" w:rsidRDefault="00DF37B3" w:rsidP="00DF37B3">
            <w:pPr>
              <w:autoSpaceDE w:val="0"/>
              <w:autoSpaceDN w:val="0"/>
              <w:adjustRightInd w:val="0"/>
              <w:spacing w:before="120" w:after="120"/>
              <w:ind w:left="600" w:right="924"/>
              <w:rPr>
                <w:lang w:val="en-AU"/>
              </w:rPr>
            </w:pPr>
          </w:p>
        </w:tc>
      </w:tr>
    </w:tbl>
    <w:p w14:paraId="446D9470" w14:textId="77777777" w:rsidR="00DF37B3" w:rsidRPr="00560C1D" w:rsidRDefault="00DF37B3" w:rsidP="00DF37B3">
      <w:pPr>
        <w:rPr>
          <w:lang w:val="en-AU"/>
        </w:rPr>
      </w:pPr>
    </w:p>
    <w:p w14:paraId="3AE457EB" w14:textId="77777777" w:rsidR="00DF37B3" w:rsidRPr="00560C1D" w:rsidRDefault="00DF37B3" w:rsidP="00DF37B3">
      <w:pPr>
        <w:rPr>
          <w:lang w:val="en-AU"/>
        </w:rPr>
      </w:pPr>
    </w:p>
    <w:p w14:paraId="650D93EE" w14:textId="77777777" w:rsidR="00DF37B3" w:rsidRPr="00560C1D" w:rsidRDefault="00DF37B3" w:rsidP="00DF37B3">
      <w:pPr>
        <w:rPr>
          <w:lang w:val="en-AU"/>
        </w:rPr>
      </w:pPr>
    </w:p>
    <w:p w14:paraId="54F10F31" w14:textId="77777777" w:rsidR="00DF37B3" w:rsidRPr="00560C1D" w:rsidRDefault="00DF37B3" w:rsidP="00DF37B3">
      <w:pPr>
        <w:rPr>
          <w:lang w:val="en-AU"/>
        </w:rPr>
      </w:pPr>
    </w:p>
    <w:p w14:paraId="3EE09CB3" w14:textId="77777777" w:rsidR="00DF37B3" w:rsidRPr="00560C1D" w:rsidRDefault="00DF37B3" w:rsidP="00DF37B3">
      <w:pPr>
        <w:rPr>
          <w:lang w:val="en-AU"/>
        </w:rPr>
      </w:pPr>
    </w:p>
    <w:p w14:paraId="0E73DED6" w14:textId="77777777" w:rsidR="00487533" w:rsidRPr="008233BF" w:rsidRDefault="00487533" w:rsidP="00C53B69">
      <w:pPr>
        <w:pStyle w:val="zzCopyright"/>
        <w:pBdr>
          <w:top w:val="none" w:sz="0" w:space="0" w:color="auto"/>
          <w:left w:val="none" w:sz="0" w:space="0" w:color="auto"/>
          <w:bottom w:val="none" w:sz="0" w:space="0" w:color="auto"/>
          <w:right w:val="none" w:sz="0" w:space="0" w:color="auto"/>
        </w:pBdr>
        <w:spacing w:after="0" w:line="360" w:lineRule="auto"/>
        <w:ind w:left="100" w:right="100"/>
        <w:rPr>
          <w:vanish/>
        </w:rPr>
      </w:pPr>
    </w:p>
    <w:p w14:paraId="0E387A35" w14:textId="77777777" w:rsidR="00487533" w:rsidRPr="008233BF" w:rsidRDefault="00691DA9" w:rsidP="00691DA9">
      <w:pPr>
        <w:pStyle w:val="zzContents"/>
        <w:spacing w:before="0" w:after="0" w:line="360" w:lineRule="auto"/>
        <w:jc w:val="both"/>
      </w:pPr>
      <w:r>
        <w:lastRenderedPageBreak/>
        <w:t>Contents</w:t>
      </w:r>
    </w:p>
    <w:customXmlInsRangeStart w:id="24" w:author="Greenblue" w:date="2024-02-15T19:37:00Z"/>
    <w:sdt>
      <w:sdtPr>
        <w:rPr>
          <w:rFonts w:ascii="바탕" w:eastAsia="바탕" w:hAnsi="바탕" w:cs="바탕" w:hint="eastAsia"/>
          <w:b w:val="0"/>
          <w:bCs w:val="0"/>
          <w:kern w:val="0"/>
          <w:sz w:val="20"/>
          <w:szCs w:val="22"/>
          <w:lang w:val="ko-KR"/>
        </w:rPr>
        <w:id w:val="-924651738"/>
        <w:docPartObj>
          <w:docPartGallery w:val="Table of Contents"/>
          <w:docPartUnique/>
        </w:docPartObj>
      </w:sdtPr>
      <w:sdtEndPr>
        <w:rPr>
          <w:rFonts w:ascii="Arial" w:eastAsia="MS Mincho" w:hAnsi="Arial" w:cs="Arial" w:hint="default"/>
        </w:rPr>
      </w:sdtEndPr>
      <w:sdtContent>
        <w:customXmlInsRangeEnd w:id="24"/>
        <w:p w14:paraId="3296B9E9" w14:textId="6ED45297" w:rsidR="00DF7FD4" w:rsidRPr="00842F0F" w:rsidRDefault="00DF7FD4">
          <w:pPr>
            <w:pStyle w:val="TOC"/>
            <w:rPr>
              <w:ins w:id="25" w:author="Greenblue" w:date="2024-02-15T19:37:00Z"/>
              <w:sz w:val="4"/>
            </w:rPr>
          </w:pPr>
        </w:p>
        <w:p w14:paraId="0E83160D" w14:textId="6AB2BBFA" w:rsidR="00222523" w:rsidRDefault="00DF7FD4">
          <w:pPr>
            <w:pStyle w:val="11"/>
            <w:rPr>
              <w:ins w:id="26" w:author="USER" w:date="2024-07-01T09:06:00Z"/>
              <w:rFonts w:asciiTheme="minorHAnsi" w:eastAsiaTheme="minorEastAsia" w:hAnsiTheme="minorHAnsi" w:cstheme="minorBidi"/>
              <w:b w:val="0"/>
              <w:noProof/>
              <w:kern w:val="2"/>
            </w:rPr>
          </w:pPr>
          <w:ins w:id="27" w:author="Greenblue" w:date="2024-02-15T19:37:00Z">
            <w:r>
              <w:fldChar w:fldCharType="begin"/>
            </w:r>
            <w:r>
              <w:instrText xml:space="preserve"> TOC \o "1-3" \h \z \u </w:instrText>
            </w:r>
          </w:ins>
          <w:r>
            <w:fldChar w:fldCharType="separate"/>
          </w:r>
          <w:ins w:id="28" w:author="USER" w:date="2024-07-01T09:06:00Z">
            <w:r w:rsidR="00222523" w:rsidRPr="00D27206">
              <w:rPr>
                <w:rStyle w:val="afd"/>
                <w:noProof/>
              </w:rPr>
              <w:fldChar w:fldCharType="begin"/>
            </w:r>
            <w:r w:rsidR="00222523" w:rsidRPr="00D27206">
              <w:rPr>
                <w:rStyle w:val="afd"/>
                <w:noProof/>
              </w:rPr>
              <w:instrText xml:space="preserve"> </w:instrText>
            </w:r>
            <w:r w:rsidR="00222523">
              <w:rPr>
                <w:noProof/>
              </w:rPr>
              <w:instrText>HYPERLINK \l "_Toc170717180"</w:instrText>
            </w:r>
            <w:r w:rsidR="00222523" w:rsidRPr="00D27206">
              <w:rPr>
                <w:rStyle w:val="afd"/>
                <w:noProof/>
              </w:rPr>
              <w:instrText xml:space="preserve"> </w:instrText>
            </w:r>
            <w:r w:rsidR="00222523" w:rsidRPr="00D27206">
              <w:rPr>
                <w:rStyle w:val="afd"/>
                <w:noProof/>
              </w:rPr>
              <w:fldChar w:fldCharType="separate"/>
            </w:r>
            <w:r w:rsidR="00222523" w:rsidRPr="00D27206">
              <w:rPr>
                <w:rStyle w:val="afd"/>
                <w:noProof/>
              </w:rPr>
              <w:t>1</w:t>
            </w:r>
            <w:r w:rsidR="00222523">
              <w:rPr>
                <w:rFonts w:asciiTheme="minorHAnsi" w:eastAsiaTheme="minorEastAsia" w:hAnsiTheme="minorHAnsi" w:cstheme="minorBidi"/>
                <w:b w:val="0"/>
                <w:noProof/>
                <w:kern w:val="2"/>
              </w:rPr>
              <w:tab/>
            </w:r>
            <w:r w:rsidR="00222523" w:rsidRPr="00D27206">
              <w:rPr>
                <w:rStyle w:val="afd"/>
                <w:noProof/>
              </w:rPr>
              <w:t>Overview</w:t>
            </w:r>
            <w:r w:rsidR="00222523">
              <w:rPr>
                <w:noProof/>
                <w:webHidden/>
              </w:rPr>
              <w:tab/>
            </w:r>
            <w:r w:rsidR="00222523">
              <w:rPr>
                <w:noProof/>
                <w:webHidden/>
              </w:rPr>
              <w:fldChar w:fldCharType="begin"/>
            </w:r>
            <w:r w:rsidR="00222523">
              <w:rPr>
                <w:noProof/>
                <w:webHidden/>
              </w:rPr>
              <w:instrText xml:space="preserve"> PAGEREF _Toc170717180 \h </w:instrText>
            </w:r>
          </w:ins>
          <w:r w:rsidR="00222523">
            <w:rPr>
              <w:noProof/>
              <w:webHidden/>
            </w:rPr>
          </w:r>
          <w:r w:rsidR="00222523">
            <w:rPr>
              <w:noProof/>
              <w:webHidden/>
            </w:rPr>
            <w:fldChar w:fldCharType="separate"/>
          </w:r>
          <w:ins w:id="29" w:author="USER" w:date="2024-07-01T09:11:00Z">
            <w:r w:rsidR="00852FBF">
              <w:rPr>
                <w:noProof/>
                <w:webHidden/>
              </w:rPr>
              <w:t>1</w:t>
            </w:r>
          </w:ins>
          <w:ins w:id="30" w:author="USER" w:date="2024-07-01T09:06:00Z">
            <w:r w:rsidR="00222523">
              <w:rPr>
                <w:noProof/>
                <w:webHidden/>
              </w:rPr>
              <w:fldChar w:fldCharType="end"/>
            </w:r>
            <w:r w:rsidR="00222523" w:rsidRPr="00D27206">
              <w:rPr>
                <w:rStyle w:val="afd"/>
                <w:noProof/>
              </w:rPr>
              <w:fldChar w:fldCharType="end"/>
            </w:r>
          </w:ins>
        </w:p>
        <w:p w14:paraId="55F1A94B" w14:textId="36012D6D" w:rsidR="00222523" w:rsidRDefault="00222523">
          <w:pPr>
            <w:pStyle w:val="28"/>
            <w:rPr>
              <w:ins w:id="31" w:author="USER" w:date="2024-07-01T09:06:00Z"/>
              <w:rFonts w:asciiTheme="minorHAnsi" w:eastAsiaTheme="minorEastAsia" w:hAnsiTheme="minorHAnsi" w:cstheme="minorBidi"/>
              <w:b w:val="0"/>
              <w:noProof/>
              <w:kern w:val="2"/>
            </w:rPr>
          </w:pPr>
          <w:ins w:id="32" w:author="USER" w:date="2024-07-01T09:06:00Z">
            <w:r w:rsidRPr="00D27206">
              <w:rPr>
                <w:rStyle w:val="afd"/>
                <w:noProof/>
              </w:rPr>
              <w:fldChar w:fldCharType="begin"/>
            </w:r>
            <w:r w:rsidRPr="00D27206">
              <w:rPr>
                <w:rStyle w:val="afd"/>
                <w:noProof/>
              </w:rPr>
              <w:instrText xml:space="preserve"> </w:instrText>
            </w:r>
            <w:r>
              <w:rPr>
                <w:noProof/>
              </w:rPr>
              <w:instrText>HYPERLINK \l "_Toc170717181"</w:instrText>
            </w:r>
            <w:r w:rsidRPr="00D27206">
              <w:rPr>
                <w:rStyle w:val="afd"/>
                <w:noProof/>
              </w:rPr>
              <w:instrText xml:space="preserve"> </w:instrText>
            </w:r>
            <w:r w:rsidRPr="00D27206">
              <w:rPr>
                <w:rStyle w:val="afd"/>
                <w:noProof/>
              </w:rPr>
              <w:fldChar w:fldCharType="separate"/>
            </w:r>
            <w:r w:rsidRPr="00D27206">
              <w:rPr>
                <w:rStyle w:val="afd"/>
                <w:noProof/>
              </w:rPr>
              <w:t>1.1</w:t>
            </w:r>
            <w:r>
              <w:rPr>
                <w:rFonts w:asciiTheme="minorHAnsi" w:eastAsiaTheme="minorEastAsia" w:hAnsiTheme="minorHAnsi" w:cstheme="minorBidi"/>
                <w:b w:val="0"/>
                <w:noProof/>
                <w:kern w:val="2"/>
              </w:rPr>
              <w:tab/>
            </w:r>
            <w:r w:rsidRPr="00D27206">
              <w:rPr>
                <w:rStyle w:val="afd"/>
                <w:noProof/>
              </w:rPr>
              <w:t>Introduction</w:t>
            </w:r>
            <w:r>
              <w:rPr>
                <w:noProof/>
                <w:webHidden/>
              </w:rPr>
              <w:tab/>
            </w:r>
            <w:r>
              <w:rPr>
                <w:noProof/>
                <w:webHidden/>
              </w:rPr>
              <w:fldChar w:fldCharType="begin"/>
            </w:r>
            <w:r>
              <w:rPr>
                <w:noProof/>
                <w:webHidden/>
              </w:rPr>
              <w:instrText xml:space="preserve"> PAGEREF _Toc170717181 \h </w:instrText>
            </w:r>
          </w:ins>
          <w:r>
            <w:rPr>
              <w:noProof/>
              <w:webHidden/>
            </w:rPr>
          </w:r>
          <w:r>
            <w:rPr>
              <w:noProof/>
              <w:webHidden/>
            </w:rPr>
            <w:fldChar w:fldCharType="separate"/>
          </w:r>
          <w:ins w:id="33" w:author="USER" w:date="2024-07-01T09:11:00Z">
            <w:r w:rsidR="00852FBF">
              <w:rPr>
                <w:noProof/>
                <w:webHidden/>
              </w:rPr>
              <w:t>1</w:t>
            </w:r>
          </w:ins>
          <w:ins w:id="34" w:author="USER" w:date="2024-07-01T09:06:00Z">
            <w:r>
              <w:rPr>
                <w:noProof/>
                <w:webHidden/>
              </w:rPr>
              <w:fldChar w:fldCharType="end"/>
            </w:r>
            <w:r w:rsidRPr="00D27206">
              <w:rPr>
                <w:rStyle w:val="afd"/>
                <w:noProof/>
              </w:rPr>
              <w:fldChar w:fldCharType="end"/>
            </w:r>
          </w:ins>
        </w:p>
        <w:p w14:paraId="32F88168" w14:textId="21080BAC" w:rsidR="00222523" w:rsidRDefault="00222523">
          <w:pPr>
            <w:pStyle w:val="28"/>
            <w:rPr>
              <w:ins w:id="35" w:author="USER" w:date="2024-07-01T09:06:00Z"/>
              <w:rFonts w:asciiTheme="minorHAnsi" w:eastAsiaTheme="minorEastAsia" w:hAnsiTheme="minorHAnsi" w:cstheme="minorBidi"/>
              <w:b w:val="0"/>
              <w:noProof/>
              <w:kern w:val="2"/>
            </w:rPr>
          </w:pPr>
          <w:ins w:id="36" w:author="USER" w:date="2024-07-01T09:06:00Z">
            <w:r w:rsidRPr="00D27206">
              <w:rPr>
                <w:rStyle w:val="afd"/>
                <w:noProof/>
              </w:rPr>
              <w:fldChar w:fldCharType="begin"/>
            </w:r>
            <w:r w:rsidRPr="00D27206">
              <w:rPr>
                <w:rStyle w:val="afd"/>
                <w:noProof/>
              </w:rPr>
              <w:instrText xml:space="preserve"> </w:instrText>
            </w:r>
            <w:r>
              <w:rPr>
                <w:noProof/>
              </w:rPr>
              <w:instrText>HYPERLINK \l "_Toc170717182"</w:instrText>
            </w:r>
            <w:r w:rsidRPr="00D27206">
              <w:rPr>
                <w:rStyle w:val="afd"/>
                <w:noProof/>
              </w:rPr>
              <w:instrText xml:space="preserve"> </w:instrText>
            </w:r>
            <w:r w:rsidRPr="00D27206">
              <w:rPr>
                <w:rStyle w:val="afd"/>
                <w:noProof/>
              </w:rPr>
              <w:fldChar w:fldCharType="separate"/>
            </w:r>
            <w:r w:rsidRPr="00D27206">
              <w:rPr>
                <w:rStyle w:val="afd"/>
                <w:noProof/>
              </w:rPr>
              <w:t>1.2</w:t>
            </w:r>
            <w:r>
              <w:rPr>
                <w:rFonts w:asciiTheme="minorHAnsi" w:eastAsiaTheme="minorEastAsia" w:hAnsiTheme="minorHAnsi" w:cstheme="minorBidi"/>
                <w:b w:val="0"/>
                <w:noProof/>
                <w:kern w:val="2"/>
              </w:rPr>
              <w:tab/>
            </w:r>
            <w:r w:rsidRPr="00D27206">
              <w:rPr>
                <w:rStyle w:val="afd"/>
                <w:noProof/>
              </w:rPr>
              <w:t>References</w:t>
            </w:r>
            <w:r>
              <w:rPr>
                <w:noProof/>
                <w:webHidden/>
              </w:rPr>
              <w:tab/>
            </w:r>
            <w:r>
              <w:rPr>
                <w:noProof/>
                <w:webHidden/>
              </w:rPr>
              <w:fldChar w:fldCharType="begin"/>
            </w:r>
            <w:r>
              <w:rPr>
                <w:noProof/>
                <w:webHidden/>
              </w:rPr>
              <w:instrText xml:space="preserve"> PAGEREF _Toc170717182 \h </w:instrText>
            </w:r>
          </w:ins>
          <w:r>
            <w:rPr>
              <w:noProof/>
              <w:webHidden/>
            </w:rPr>
          </w:r>
          <w:r>
            <w:rPr>
              <w:noProof/>
              <w:webHidden/>
            </w:rPr>
            <w:fldChar w:fldCharType="separate"/>
          </w:r>
          <w:ins w:id="37" w:author="USER" w:date="2024-07-01T09:11:00Z">
            <w:r w:rsidR="00852FBF">
              <w:rPr>
                <w:noProof/>
                <w:webHidden/>
              </w:rPr>
              <w:t>1</w:t>
            </w:r>
          </w:ins>
          <w:ins w:id="38" w:author="USER" w:date="2024-07-01T09:06:00Z">
            <w:r>
              <w:rPr>
                <w:noProof/>
                <w:webHidden/>
              </w:rPr>
              <w:fldChar w:fldCharType="end"/>
            </w:r>
            <w:r w:rsidRPr="00D27206">
              <w:rPr>
                <w:rStyle w:val="afd"/>
                <w:noProof/>
              </w:rPr>
              <w:fldChar w:fldCharType="end"/>
            </w:r>
          </w:ins>
        </w:p>
        <w:p w14:paraId="0289407C" w14:textId="46B8D730" w:rsidR="00222523" w:rsidRDefault="00222523">
          <w:pPr>
            <w:pStyle w:val="28"/>
            <w:rPr>
              <w:ins w:id="39" w:author="USER" w:date="2024-07-01T09:06:00Z"/>
              <w:rFonts w:asciiTheme="minorHAnsi" w:eastAsiaTheme="minorEastAsia" w:hAnsiTheme="minorHAnsi" w:cstheme="minorBidi"/>
              <w:b w:val="0"/>
              <w:noProof/>
              <w:kern w:val="2"/>
            </w:rPr>
          </w:pPr>
          <w:ins w:id="40" w:author="USER" w:date="2024-07-01T09:06:00Z">
            <w:r w:rsidRPr="00D27206">
              <w:rPr>
                <w:rStyle w:val="afd"/>
                <w:noProof/>
              </w:rPr>
              <w:fldChar w:fldCharType="begin"/>
            </w:r>
            <w:r w:rsidRPr="00D27206">
              <w:rPr>
                <w:rStyle w:val="afd"/>
                <w:noProof/>
              </w:rPr>
              <w:instrText xml:space="preserve"> </w:instrText>
            </w:r>
            <w:r>
              <w:rPr>
                <w:noProof/>
              </w:rPr>
              <w:instrText>HYPERLINK \l "_Toc170717183"</w:instrText>
            </w:r>
            <w:r w:rsidRPr="00D27206">
              <w:rPr>
                <w:rStyle w:val="afd"/>
                <w:noProof/>
              </w:rPr>
              <w:instrText xml:space="preserve"> </w:instrText>
            </w:r>
            <w:r w:rsidRPr="00D27206">
              <w:rPr>
                <w:rStyle w:val="afd"/>
                <w:noProof/>
              </w:rPr>
              <w:fldChar w:fldCharType="separate"/>
            </w:r>
            <w:r w:rsidRPr="00D27206">
              <w:rPr>
                <w:rStyle w:val="afd"/>
                <w:noProof/>
              </w:rPr>
              <w:t>1.3</w:t>
            </w:r>
            <w:r>
              <w:rPr>
                <w:rFonts w:asciiTheme="minorHAnsi" w:eastAsiaTheme="minorEastAsia" w:hAnsiTheme="minorHAnsi" w:cstheme="minorBidi"/>
                <w:b w:val="0"/>
                <w:noProof/>
                <w:kern w:val="2"/>
              </w:rPr>
              <w:tab/>
            </w:r>
            <w:r w:rsidRPr="00D27206">
              <w:rPr>
                <w:rStyle w:val="afd"/>
                <w:noProof/>
              </w:rPr>
              <w:t>Terms, definitions and abbreviations</w:t>
            </w:r>
            <w:r>
              <w:rPr>
                <w:noProof/>
                <w:webHidden/>
              </w:rPr>
              <w:tab/>
            </w:r>
            <w:r>
              <w:rPr>
                <w:noProof/>
                <w:webHidden/>
              </w:rPr>
              <w:fldChar w:fldCharType="begin"/>
            </w:r>
            <w:r>
              <w:rPr>
                <w:noProof/>
                <w:webHidden/>
              </w:rPr>
              <w:instrText xml:space="preserve"> PAGEREF _Toc170717183 \h </w:instrText>
            </w:r>
          </w:ins>
          <w:r>
            <w:rPr>
              <w:noProof/>
              <w:webHidden/>
            </w:rPr>
          </w:r>
          <w:r>
            <w:rPr>
              <w:noProof/>
              <w:webHidden/>
            </w:rPr>
            <w:fldChar w:fldCharType="separate"/>
          </w:r>
          <w:ins w:id="41" w:author="USER" w:date="2024-07-01T09:11:00Z">
            <w:r w:rsidR="00852FBF">
              <w:rPr>
                <w:noProof/>
                <w:webHidden/>
              </w:rPr>
              <w:t>2</w:t>
            </w:r>
          </w:ins>
          <w:ins w:id="42" w:author="USER" w:date="2024-07-01T09:06:00Z">
            <w:r>
              <w:rPr>
                <w:noProof/>
                <w:webHidden/>
              </w:rPr>
              <w:fldChar w:fldCharType="end"/>
            </w:r>
            <w:r w:rsidRPr="00D27206">
              <w:rPr>
                <w:rStyle w:val="afd"/>
                <w:noProof/>
              </w:rPr>
              <w:fldChar w:fldCharType="end"/>
            </w:r>
          </w:ins>
        </w:p>
        <w:p w14:paraId="667B9662" w14:textId="5341B36D" w:rsidR="00222523" w:rsidRDefault="00222523">
          <w:pPr>
            <w:pStyle w:val="37"/>
            <w:rPr>
              <w:ins w:id="43" w:author="USER" w:date="2024-07-01T09:06:00Z"/>
              <w:rFonts w:asciiTheme="minorHAnsi" w:eastAsiaTheme="minorEastAsia" w:hAnsiTheme="minorHAnsi" w:cstheme="minorBidi"/>
              <w:b w:val="0"/>
              <w:noProof/>
              <w:kern w:val="2"/>
            </w:rPr>
          </w:pPr>
          <w:ins w:id="44" w:author="USER" w:date="2024-07-01T09:06:00Z">
            <w:r w:rsidRPr="00D27206">
              <w:rPr>
                <w:rStyle w:val="afd"/>
                <w:noProof/>
              </w:rPr>
              <w:fldChar w:fldCharType="begin"/>
            </w:r>
            <w:r w:rsidRPr="00D27206">
              <w:rPr>
                <w:rStyle w:val="afd"/>
                <w:noProof/>
              </w:rPr>
              <w:instrText xml:space="preserve"> </w:instrText>
            </w:r>
            <w:r>
              <w:rPr>
                <w:noProof/>
              </w:rPr>
              <w:instrText>HYPERLINK \l "_Toc170717184"</w:instrText>
            </w:r>
            <w:r w:rsidRPr="00D27206">
              <w:rPr>
                <w:rStyle w:val="afd"/>
                <w:noProof/>
              </w:rPr>
              <w:instrText xml:space="preserve"> </w:instrText>
            </w:r>
            <w:r w:rsidRPr="00D27206">
              <w:rPr>
                <w:rStyle w:val="afd"/>
                <w:noProof/>
              </w:rPr>
              <w:fldChar w:fldCharType="separate"/>
            </w:r>
            <w:r w:rsidRPr="00D27206">
              <w:rPr>
                <w:rStyle w:val="afd"/>
                <w:noProof/>
              </w:rPr>
              <w:t>1.3.1</w:t>
            </w:r>
            <w:r>
              <w:rPr>
                <w:rFonts w:asciiTheme="minorHAnsi" w:eastAsiaTheme="minorEastAsia" w:hAnsiTheme="minorHAnsi" w:cstheme="minorBidi"/>
                <w:b w:val="0"/>
                <w:noProof/>
                <w:kern w:val="2"/>
              </w:rPr>
              <w:tab/>
            </w:r>
            <w:r w:rsidRPr="00D27206">
              <w:rPr>
                <w:rStyle w:val="afd"/>
                <w:noProof/>
              </w:rPr>
              <w:t>Use of Language</w:t>
            </w:r>
            <w:r>
              <w:rPr>
                <w:noProof/>
                <w:webHidden/>
              </w:rPr>
              <w:tab/>
            </w:r>
            <w:r>
              <w:rPr>
                <w:noProof/>
                <w:webHidden/>
              </w:rPr>
              <w:fldChar w:fldCharType="begin"/>
            </w:r>
            <w:r>
              <w:rPr>
                <w:noProof/>
                <w:webHidden/>
              </w:rPr>
              <w:instrText xml:space="preserve"> PAGEREF _Toc170717184 \h </w:instrText>
            </w:r>
          </w:ins>
          <w:r>
            <w:rPr>
              <w:noProof/>
              <w:webHidden/>
            </w:rPr>
          </w:r>
          <w:r>
            <w:rPr>
              <w:noProof/>
              <w:webHidden/>
            </w:rPr>
            <w:fldChar w:fldCharType="separate"/>
          </w:r>
          <w:ins w:id="45" w:author="USER" w:date="2024-07-01T09:11:00Z">
            <w:r w:rsidR="00852FBF">
              <w:rPr>
                <w:noProof/>
                <w:webHidden/>
              </w:rPr>
              <w:t>2</w:t>
            </w:r>
          </w:ins>
          <w:ins w:id="46" w:author="USER" w:date="2024-07-01T09:06:00Z">
            <w:r>
              <w:rPr>
                <w:noProof/>
                <w:webHidden/>
              </w:rPr>
              <w:fldChar w:fldCharType="end"/>
            </w:r>
            <w:r w:rsidRPr="00D27206">
              <w:rPr>
                <w:rStyle w:val="afd"/>
                <w:noProof/>
              </w:rPr>
              <w:fldChar w:fldCharType="end"/>
            </w:r>
          </w:ins>
        </w:p>
        <w:p w14:paraId="2E45166E" w14:textId="3A454C21" w:rsidR="00222523" w:rsidRDefault="00222523">
          <w:pPr>
            <w:pStyle w:val="37"/>
            <w:rPr>
              <w:ins w:id="47" w:author="USER" w:date="2024-07-01T09:06:00Z"/>
              <w:rFonts w:asciiTheme="minorHAnsi" w:eastAsiaTheme="minorEastAsia" w:hAnsiTheme="minorHAnsi" w:cstheme="minorBidi"/>
              <w:b w:val="0"/>
              <w:noProof/>
              <w:kern w:val="2"/>
            </w:rPr>
          </w:pPr>
          <w:ins w:id="48" w:author="USER" w:date="2024-07-01T09:06:00Z">
            <w:r w:rsidRPr="00D27206">
              <w:rPr>
                <w:rStyle w:val="afd"/>
                <w:noProof/>
              </w:rPr>
              <w:fldChar w:fldCharType="begin"/>
            </w:r>
            <w:r w:rsidRPr="00D27206">
              <w:rPr>
                <w:rStyle w:val="afd"/>
                <w:noProof/>
              </w:rPr>
              <w:instrText xml:space="preserve"> </w:instrText>
            </w:r>
            <w:r>
              <w:rPr>
                <w:noProof/>
              </w:rPr>
              <w:instrText>HYPERLINK \l "_Toc170717185"</w:instrText>
            </w:r>
            <w:r w:rsidRPr="00D27206">
              <w:rPr>
                <w:rStyle w:val="afd"/>
                <w:noProof/>
              </w:rPr>
              <w:instrText xml:space="preserve"> </w:instrText>
            </w:r>
            <w:r w:rsidRPr="00D27206">
              <w:rPr>
                <w:rStyle w:val="afd"/>
                <w:noProof/>
              </w:rPr>
              <w:fldChar w:fldCharType="separate"/>
            </w:r>
            <w:r w:rsidRPr="00D27206">
              <w:rPr>
                <w:rStyle w:val="afd"/>
                <w:noProof/>
              </w:rPr>
              <w:t>1.3.2</w:t>
            </w:r>
            <w:r>
              <w:rPr>
                <w:rFonts w:asciiTheme="minorHAnsi" w:eastAsiaTheme="minorEastAsia" w:hAnsiTheme="minorHAnsi" w:cstheme="minorBidi"/>
                <w:b w:val="0"/>
                <w:noProof/>
                <w:kern w:val="2"/>
              </w:rPr>
              <w:tab/>
            </w:r>
            <w:r w:rsidRPr="00D27206">
              <w:rPr>
                <w:rStyle w:val="afd"/>
                <w:noProof/>
              </w:rPr>
              <w:t>Terms and Definitions</w:t>
            </w:r>
            <w:r>
              <w:rPr>
                <w:noProof/>
                <w:webHidden/>
              </w:rPr>
              <w:tab/>
            </w:r>
            <w:r>
              <w:rPr>
                <w:noProof/>
                <w:webHidden/>
              </w:rPr>
              <w:fldChar w:fldCharType="begin"/>
            </w:r>
            <w:r>
              <w:rPr>
                <w:noProof/>
                <w:webHidden/>
              </w:rPr>
              <w:instrText xml:space="preserve"> PAGEREF _Toc170717185 \h </w:instrText>
            </w:r>
          </w:ins>
          <w:r>
            <w:rPr>
              <w:noProof/>
              <w:webHidden/>
            </w:rPr>
          </w:r>
          <w:r>
            <w:rPr>
              <w:noProof/>
              <w:webHidden/>
            </w:rPr>
            <w:fldChar w:fldCharType="separate"/>
          </w:r>
          <w:ins w:id="49" w:author="USER" w:date="2024-07-01T09:11:00Z">
            <w:r w:rsidR="00852FBF">
              <w:rPr>
                <w:noProof/>
                <w:webHidden/>
              </w:rPr>
              <w:t>2</w:t>
            </w:r>
          </w:ins>
          <w:ins w:id="50" w:author="USER" w:date="2024-07-01T09:06:00Z">
            <w:r>
              <w:rPr>
                <w:noProof/>
                <w:webHidden/>
              </w:rPr>
              <w:fldChar w:fldCharType="end"/>
            </w:r>
            <w:r w:rsidRPr="00D27206">
              <w:rPr>
                <w:rStyle w:val="afd"/>
                <w:noProof/>
              </w:rPr>
              <w:fldChar w:fldCharType="end"/>
            </w:r>
          </w:ins>
        </w:p>
        <w:p w14:paraId="2B7A48DD" w14:textId="33B9F123" w:rsidR="00222523" w:rsidRDefault="00222523">
          <w:pPr>
            <w:pStyle w:val="37"/>
            <w:rPr>
              <w:ins w:id="51" w:author="USER" w:date="2024-07-01T09:06:00Z"/>
              <w:rFonts w:asciiTheme="minorHAnsi" w:eastAsiaTheme="minorEastAsia" w:hAnsiTheme="minorHAnsi" w:cstheme="minorBidi"/>
              <w:b w:val="0"/>
              <w:noProof/>
              <w:kern w:val="2"/>
            </w:rPr>
          </w:pPr>
          <w:ins w:id="52" w:author="USER" w:date="2024-07-01T09:06:00Z">
            <w:r w:rsidRPr="00D27206">
              <w:rPr>
                <w:rStyle w:val="afd"/>
                <w:noProof/>
              </w:rPr>
              <w:fldChar w:fldCharType="begin"/>
            </w:r>
            <w:r w:rsidRPr="00D27206">
              <w:rPr>
                <w:rStyle w:val="afd"/>
                <w:noProof/>
              </w:rPr>
              <w:instrText xml:space="preserve"> </w:instrText>
            </w:r>
            <w:r>
              <w:rPr>
                <w:noProof/>
              </w:rPr>
              <w:instrText>HYPERLINK \l "_Toc170717186"</w:instrText>
            </w:r>
            <w:r w:rsidRPr="00D27206">
              <w:rPr>
                <w:rStyle w:val="afd"/>
                <w:noProof/>
              </w:rPr>
              <w:instrText xml:space="preserve"> </w:instrText>
            </w:r>
            <w:r w:rsidRPr="00D27206">
              <w:rPr>
                <w:rStyle w:val="afd"/>
                <w:noProof/>
              </w:rPr>
              <w:fldChar w:fldCharType="separate"/>
            </w:r>
            <w:r w:rsidRPr="00D27206">
              <w:rPr>
                <w:rStyle w:val="afd"/>
                <w:noProof/>
              </w:rPr>
              <w:t>1.3.3</w:t>
            </w:r>
            <w:r>
              <w:rPr>
                <w:rFonts w:asciiTheme="minorHAnsi" w:eastAsiaTheme="minorEastAsia" w:hAnsiTheme="minorHAnsi" w:cstheme="minorBidi"/>
                <w:b w:val="0"/>
                <w:noProof/>
                <w:kern w:val="2"/>
              </w:rPr>
              <w:tab/>
            </w:r>
            <w:r w:rsidRPr="00D27206">
              <w:rPr>
                <w:rStyle w:val="afd"/>
                <w:noProof/>
              </w:rPr>
              <w:t>Abbreviations</w:t>
            </w:r>
            <w:r>
              <w:rPr>
                <w:noProof/>
                <w:webHidden/>
              </w:rPr>
              <w:tab/>
            </w:r>
            <w:r>
              <w:rPr>
                <w:noProof/>
                <w:webHidden/>
              </w:rPr>
              <w:fldChar w:fldCharType="begin"/>
            </w:r>
            <w:r>
              <w:rPr>
                <w:noProof/>
                <w:webHidden/>
              </w:rPr>
              <w:instrText xml:space="preserve"> PAGEREF _Toc170717186 \h </w:instrText>
            </w:r>
          </w:ins>
          <w:r>
            <w:rPr>
              <w:noProof/>
              <w:webHidden/>
            </w:rPr>
          </w:r>
          <w:r>
            <w:rPr>
              <w:noProof/>
              <w:webHidden/>
            </w:rPr>
            <w:fldChar w:fldCharType="separate"/>
          </w:r>
          <w:ins w:id="53" w:author="USER" w:date="2024-07-01T09:11:00Z">
            <w:r w:rsidR="00852FBF">
              <w:rPr>
                <w:noProof/>
                <w:webHidden/>
              </w:rPr>
              <w:t>3</w:t>
            </w:r>
          </w:ins>
          <w:ins w:id="54" w:author="USER" w:date="2024-07-01T09:06:00Z">
            <w:r>
              <w:rPr>
                <w:noProof/>
                <w:webHidden/>
              </w:rPr>
              <w:fldChar w:fldCharType="end"/>
            </w:r>
            <w:r w:rsidRPr="00D27206">
              <w:rPr>
                <w:rStyle w:val="afd"/>
                <w:noProof/>
              </w:rPr>
              <w:fldChar w:fldCharType="end"/>
            </w:r>
          </w:ins>
        </w:p>
        <w:p w14:paraId="0D4A0408" w14:textId="4ECEFCB2" w:rsidR="00222523" w:rsidRDefault="00222523">
          <w:pPr>
            <w:pStyle w:val="28"/>
            <w:rPr>
              <w:ins w:id="55" w:author="USER" w:date="2024-07-01T09:06:00Z"/>
              <w:rFonts w:asciiTheme="minorHAnsi" w:eastAsiaTheme="minorEastAsia" w:hAnsiTheme="minorHAnsi" w:cstheme="minorBidi"/>
              <w:b w:val="0"/>
              <w:noProof/>
              <w:kern w:val="2"/>
            </w:rPr>
          </w:pPr>
          <w:ins w:id="56" w:author="USER" w:date="2024-07-01T09:06:00Z">
            <w:r w:rsidRPr="00D27206">
              <w:rPr>
                <w:rStyle w:val="afd"/>
                <w:noProof/>
              </w:rPr>
              <w:fldChar w:fldCharType="begin"/>
            </w:r>
            <w:r w:rsidRPr="00D27206">
              <w:rPr>
                <w:rStyle w:val="afd"/>
                <w:noProof/>
              </w:rPr>
              <w:instrText xml:space="preserve"> </w:instrText>
            </w:r>
            <w:r>
              <w:rPr>
                <w:noProof/>
              </w:rPr>
              <w:instrText>HYPERLINK \l "_Toc170717187"</w:instrText>
            </w:r>
            <w:r w:rsidRPr="00D27206">
              <w:rPr>
                <w:rStyle w:val="afd"/>
                <w:noProof/>
              </w:rPr>
              <w:instrText xml:space="preserve"> </w:instrText>
            </w:r>
            <w:r w:rsidRPr="00D27206">
              <w:rPr>
                <w:rStyle w:val="afd"/>
                <w:noProof/>
              </w:rPr>
              <w:fldChar w:fldCharType="separate"/>
            </w:r>
            <w:r w:rsidRPr="00D27206">
              <w:rPr>
                <w:rStyle w:val="afd"/>
                <w:noProof/>
              </w:rPr>
              <w:t>1.4</w:t>
            </w:r>
            <w:r>
              <w:rPr>
                <w:rFonts w:asciiTheme="minorHAnsi" w:eastAsiaTheme="minorEastAsia" w:hAnsiTheme="minorHAnsi" w:cstheme="minorBidi"/>
                <w:b w:val="0"/>
                <w:noProof/>
                <w:kern w:val="2"/>
              </w:rPr>
              <w:tab/>
            </w:r>
            <w:r w:rsidRPr="00D27206">
              <w:rPr>
                <w:rStyle w:val="afd"/>
                <w:noProof/>
              </w:rPr>
              <w:t>General Data Product Description</w:t>
            </w:r>
            <w:r>
              <w:rPr>
                <w:noProof/>
                <w:webHidden/>
              </w:rPr>
              <w:tab/>
            </w:r>
            <w:r>
              <w:rPr>
                <w:noProof/>
                <w:webHidden/>
              </w:rPr>
              <w:fldChar w:fldCharType="begin"/>
            </w:r>
            <w:r>
              <w:rPr>
                <w:noProof/>
                <w:webHidden/>
              </w:rPr>
              <w:instrText xml:space="preserve"> PAGEREF _Toc170717187 \h </w:instrText>
            </w:r>
          </w:ins>
          <w:r>
            <w:rPr>
              <w:noProof/>
              <w:webHidden/>
            </w:rPr>
          </w:r>
          <w:r>
            <w:rPr>
              <w:noProof/>
              <w:webHidden/>
            </w:rPr>
            <w:fldChar w:fldCharType="separate"/>
          </w:r>
          <w:ins w:id="57" w:author="USER" w:date="2024-07-01T09:11:00Z">
            <w:r w:rsidR="00852FBF">
              <w:rPr>
                <w:noProof/>
                <w:webHidden/>
              </w:rPr>
              <w:t>4</w:t>
            </w:r>
          </w:ins>
          <w:ins w:id="58" w:author="USER" w:date="2024-07-01T09:06:00Z">
            <w:r>
              <w:rPr>
                <w:noProof/>
                <w:webHidden/>
              </w:rPr>
              <w:fldChar w:fldCharType="end"/>
            </w:r>
            <w:r w:rsidRPr="00D27206">
              <w:rPr>
                <w:rStyle w:val="afd"/>
                <w:noProof/>
              </w:rPr>
              <w:fldChar w:fldCharType="end"/>
            </w:r>
          </w:ins>
        </w:p>
        <w:p w14:paraId="6B894DCB" w14:textId="0A43384C" w:rsidR="00222523" w:rsidRDefault="00222523">
          <w:pPr>
            <w:pStyle w:val="28"/>
            <w:rPr>
              <w:ins w:id="59" w:author="USER" w:date="2024-07-01T09:06:00Z"/>
              <w:rFonts w:asciiTheme="minorHAnsi" w:eastAsiaTheme="minorEastAsia" w:hAnsiTheme="minorHAnsi" w:cstheme="minorBidi"/>
              <w:b w:val="0"/>
              <w:noProof/>
              <w:kern w:val="2"/>
            </w:rPr>
          </w:pPr>
          <w:ins w:id="60" w:author="USER" w:date="2024-07-01T09:06:00Z">
            <w:r w:rsidRPr="00D27206">
              <w:rPr>
                <w:rStyle w:val="afd"/>
                <w:noProof/>
              </w:rPr>
              <w:fldChar w:fldCharType="begin"/>
            </w:r>
            <w:r w:rsidRPr="00D27206">
              <w:rPr>
                <w:rStyle w:val="afd"/>
                <w:noProof/>
              </w:rPr>
              <w:instrText xml:space="preserve"> </w:instrText>
            </w:r>
            <w:r>
              <w:rPr>
                <w:noProof/>
              </w:rPr>
              <w:instrText>HYPERLINK \l "_Toc170717188"</w:instrText>
            </w:r>
            <w:r w:rsidRPr="00D27206">
              <w:rPr>
                <w:rStyle w:val="afd"/>
                <w:noProof/>
              </w:rPr>
              <w:instrText xml:space="preserve"> </w:instrText>
            </w:r>
            <w:r w:rsidRPr="00D27206">
              <w:rPr>
                <w:rStyle w:val="afd"/>
                <w:noProof/>
              </w:rPr>
              <w:fldChar w:fldCharType="separate"/>
            </w:r>
            <w:r w:rsidRPr="00D27206">
              <w:rPr>
                <w:rStyle w:val="afd"/>
                <w:noProof/>
              </w:rPr>
              <w:t>1.5</w:t>
            </w:r>
            <w:r>
              <w:rPr>
                <w:rFonts w:asciiTheme="minorHAnsi" w:eastAsiaTheme="minorEastAsia" w:hAnsiTheme="minorHAnsi" w:cstheme="minorBidi"/>
                <w:b w:val="0"/>
                <w:noProof/>
                <w:kern w:val="2"/>
              </w:rPr>
              <w:tab/>
            </w:r>
            <w:r w:rsidRPr="00D27206">
              <w:rPr>
                <w:rStyle w:val="afd"/>
                <w:noProof/>
              </w:rPr>
              <w:t>Data product specification metadata</w:t>
            </w:r>
            <w:r>
              <w:rPr>
                <w:noProof/>
                <w:webHidden/>
              </w:rPr>
              <w:tab/>
            </w:r>
            <w:r>
              <w:rPr>
                <w:noProof/>
                <w:webHidden/>
              </w:rPr>
              <w:fldChar w:fldCharType="begin"/>
            </w:r>
            <w:r>
              <w:rPr>
                <w:noProof/>
                <w:webHidden/>
              </w:rPr>
              <w:instrText xml:space="preserve"> PAGEREF _Toc170717188 \h </w:instrText>
            </w:r>
          </w:ins>
          <w:r>
            <w:rPr>
              <w:noProof/>
              <w:webHidden/>
            </w:rPr>
          </w:r>
          <w:r>
            <w:rPr>
              <w:noProof/>
              <w:webHidden/>
            </w:rPr>
            <w:fldChar w:fldCharType="separate"/>
          </w:r>
          <w:ins w:id="61" w:author="USER" w:date="2024-07-01T09:11:00Z">
            <w:r w:rsidR="00852FBF">
              <w:rPr>
                <w:noProof/>
                <w:webHidden/>
              </w:rPr>
              <w:t>5</w:t>
            </w:r>
          </w:ins>
          <w:ins w:id="62" w:author="USER" w:date="2024-07-01T09:06:00Z">
            <w:r>
              <w:rPr>
                <w:noProof/>
                <w:webHidden/>
              </w:rPr>
              <w:fldChar w:fldCharType="end"/>
            </w:r>
            <w:r w:rsidRPr="00D27206">
              <w:rPr>
                <w:rStyle w:val="afd"/>
                <w:noProof/>
              </w:rPr>
              <w:fldChar w:fldCharType="end"/>
            </w:r>
          </w:ins>
        </w:p>
        <w:p w14:paraId="0D7A4901" w14:textId="7FDD53B1" w:rsidR="00222523" w:rsidRDefault="00222523">
          <w:pPr>
            <w:pStyle w:val="28"/>
            <w:rPr>
              <w:ins w:id="63" w:author="USER" w:date="2024-07-01T09:06:00Z"/>
              <w:rFonts w:asciiTheme="minorHAnsi" w:eastAsiaTheme="minorEastAsia" w:hAnsiTheme="minorHAnsi" w:cstheme="minorBidi"/>
              <w:b w:val="0"/>
              <w:noProof/>
              <w:kern w:val="2"/>
            </w:rPr>
          </w:pPr>
          <w:ins w:id="64" w:author="USER" w:date="2024-07-01T09:06:00Z">
            <w:r w:rsidRPr="00D27206">
              <w:rPr>
                <w:rStyle w:val="afd"/>
                <w:noProof/>
              </w:rPr>
              <w:fldChar w:fldCharType="begin"/>
            </w:r>
            <w:r w:rsidRPr="00D27206">
              <w:rPr>
                <w:rStyle w:val="afd"/>
                <w:noProof/>
              </w:rPr>
              <w:instrText xml:space="preserve"> </w:instrText>
            </w:r>
            <w:r>
              <w:rPr>
                <w:noProof/>
              </w:rPr>
              <w:instrText>HYPERLINK \l "_Toc170717189"</w:instrText>
            </w:r>
            <w:r w:rsidRPr="00D27206">
              <w:rPr>
                <w:rStyle w:val="afd"/>
                <w:noProof/>
              </w:rPr>
              <w:instrText xml:space="preserve"> </w:instrText>
            </w:r>
            <w:r w:rsidRPr="00D27206">
              <w:rPr>
                <w:rStyle w:val="afd"/>
                <w:noProof/>
              </w:rPr>
              <w:fldChar w:fldCharType="separate"/>
            </w:r>
            <w:r w:rsidRPr="00D27206">
              <w:rPr>
                <w:rStyle w:val="afd"/>
                <w:noProof/>
                <w:lang w:eastAsia="en-US"/>
              </w:rPr>
              <w:t>1.6</w:t>
            </w:r>
            <w:r>
              <w:rPr>
                <w:rFonts w:asciiTheme="minorHAnsi" w:eastAsiaTheme="minorEastAsia" w:hAnsiTheme="minorHAnsi" w:cstheme="minorBidi"/>
                <w:b w:val="0"/>
                <w:noProof/>
                <w:kern w:val="2"/>
              </w:rPr>
              <w:tab/>
            </w:r>
            <w:r w:rsidRPr="00D27206">
              <w:rPr>
                <w:rStyle w:val="afd"/>
                <w:noProof/>
                <w:lang w:eastAsia="en-US"/>
              </w:rPr>
              <w:t>IHO Product Specification Maintenance</w:t>
            </w:r>
            <w:r>
              <w:rPr>
                <w:noProof/>
                <w:webHidden/>
              </w:rPr>
              <w:tab/>
            </w:r>
            <w:r>
              <w:rPr>
                <w:noProof/>
                <w:webHidden/>
              </w:rPr>
              <w:fldChar w:fldCharType="begin"/>
            </w:r>
            <w:r>
              <w:rPr>
                <w:noProof/>
                <w:webHidden/>
              </w:rPr>
              <w:instrText xml:space="preserve"> PAGEREF _Toc170717189 \h </w:instrText>
            </w:r>
          </w:ins>
          <w:r>
            <w:rPr>
              <w:noProof/>
              <w:webHidden/>
            </w:rPr>
          </w:r>
          <w:r>
            <w:rPr>
              <w:noProof/>
              <w:webHidden/>
            </w:rPr>
            <w:fldChar w:fldCharType="separate"/>
          </w:r>
          <w:ins w:id="65" w:author="USER" w:date="2024-07-01T09:11:00Z">
            <w:r w:rsidR="00852FBF">
              <w:rPr>
                <w:noProof/>
                <w:webHidden/>
              </w:rPr>
              <w:t>5</w:t>
            </w:r>
          </w:ins>
          <w:ins w:id="66" w:author="USER" w:date="2024-07-01T09:06:00Z">
            <w:r>
              <w:rPr>
                <w:noProof/>
                <w:webHidden/>
              </w:rPr>
              <w:fldChar w:fldCharType="end"/>
            </w:r>
            <w:r w:rsidRPr="00D27206">
              <w:rPr>
                <w:rStyle w:val="afd"/>
                <w:noProof/>
              </w:rPr>
              <w:fldChar w:fldCharType="end"/>
            </w:r>
          </w:ins>
        </w:p>
        <w:p w14:paraId="274F6057" w14:textId="0DFFC487" w:rsidR="00222523" w:rsidRDefault="00222523">
          <w:pPr>
            <w:pStyle w:val="37"/>
            <w:rPr>
              <w:ins w:id="67" w:author="USER" w:date="2024-07-01T09:06:00Z"/>
              <w:rFonts w:asciiTheme="minorHAnsi" w:eastAsiaTheme="minorEastAsia" w:hAnsiTheme="minorHAnsi" w:cstheme="minorBidi"/>
              <w:b w:val="0"/>
              <w:noProof/>
              <w:kern w:val="2"/>
            </w:rPr>
          </w:pPr>
          <w:ins w:id="68" w:author="USER" w:date="2024-07-01T09:06:00Z">
            <w:r w:rsidRPr="00D27206">
              <w:rPr>
                <w:rStyle w:val="afd"/>
                <w:noProof/>
              </w:rPr>
              <w:fldChar w:fldCharType="begin"/>
            </w:r>
            <w:r w:rsidRPr="00D27206">
              <w:rPr>
                <w:rStyle w:val="afd"/>
                <w:noProof/>
              </w:rPr>
              <w:instrText xml:space="preserve"> </w:instrText>
            </w:r>
            <w:r>
              <w:rPr>
                <w:noProof/>
              </w:rPr>
              <w:instrText>HYPERLINK \l "_Toc170717190"</w:instrText>
            </w:r>
            <w:r w:rsidRPr="00D27206">
              <w:rPr>
                <w:rStyle w:val="afd"/>
                <w:noProof/>
              </w:rPr>
              <w:instrText xml:space="preserve"> </w:instrText>
            </w:r>
            <w:r w:rsidRPr="00D27206">
              <w:rPr>
                <w:rStyle w:val="afd"/>
                <w:noProof/>
              </w:rPr>
              <w:fldChar w:fldCharType="separate"/>
            </w:r>
            <w:r w:rsidRPr="00D27206">
              <w:rPr>
                <w:rStyle w:val="afd"/>
                <w:noProof/>
              </w:rPr>
              <w:t>1.6.1</w:t>
            </w:r>
            <w:r>
              <w:rPr>
                <w:rFonts w:asciiTheme="minorHAnsi" w:eastAsiaTheme="minorEastAsia" w:hAnsiTheme="minorHAnsi" w:cstheme="minorBidi"/>
                <w:b w:val="0"/>
                <w:noProof/>
                <w:kern w:val="2"/>
              </w:rPr>
              <w:tab/>
            </w:r>
            <w:r w:rsidRPr="00D27206">
              <w:rPr>
                <w:rStyle w:val="afd"/>
                <w:noProof/>
              </w:rPr>
              <w:t>Introduction</w:t>
            </w:r>
            <w:r>
              <w:rPr>
                <w:noProof/>
                <w:webHidden/>
              </w:rPr>
              <w:tab/>
            </w:r>
            <w:r>
              <w:rPr>
                <w:noProof/>
                <w:webHidden/>
              </w:rPr>
              <w:fldChar w:fldCharType="begin"/>
            </w:r>
            <w:r>
              <w:rPr>
                <w:noProof/>
                <w:webHidden/>
              </w:rPr>
              <w:instrText xml:space="preserve"> PAGEREF _Toc170717190 \h </w:instrText>
            </w:r>
          </w:ins>
          <w:r>
            <w:rPr>
              <w:noProof/>
              <w:webHidden/>
            </w:rPr>
          </w:r>
          <w:r>
            <w:rPr>
              <w:noProof/>
              <w:webHidden/>
            </w:rPr>
            <w:fldChar w:fldCharType="separate"/>
          </w:r>
          <w:ins w:id="69" w:author="USER" w:date="2024-07-01T09:11:00Z">
            <w:r w:rsidR="00852FBF">
              <w:rPr>
                <w:noProof/>
                <w:webHidden/>
              </w:rPr>
              <w:t>5</w:t>
            </w:r>
          </w:ins>
          <w:ins w:id="70" w:author="USER" w:date="2024-07-01T09:06:00Z">
            <w:r>
              <w:rPr>
                <w:noProof/>
                <w:webHidden/>
              </w:rPr>
              <w:fldChar w:fldCharType="end"/>
            </w:r>
            <w:r w:rsidRPr="00D27206">
              <w:rPr>
                <w:rStyle w:val="afd"/>
                <w:noProof/>
              </w:rPr>
              <w:fldChar w:fldCharType="end"/>
            </w:r>
          </w:ins>
        </w:p>
        <w:p w14:paraId="2B2FAD31" w14:textId="6862E94E" w:rsidR="00222523" w:rsidRDefault="00222523">
          <w:pPr>
            <w:pStyle w:val="37"/>
            <w:rPr>
              <w:ins w:id="71" w:author="USER" w:date="2024-07-01T09:06:00Z"/>
              <w:rFonts w:asciiTheme="minorHAnsi" w:eastAsiaTheme="minorEastAsia" w:hAnsiTheme="minorHAnsi" w:cstheme="minorBidi"/>
              <w:b w:val="0"/>
              <w:noProof/>
              <w:kern w:val="2"/>
            </w:rPr>
          </w:pPr>
          <w:ins w:id="72" w:author="USER" w:date="2024-07-01T09:06:00Z">
            <w:r w:rsidRPr="00D27206">
              <w:rPr>
                <w:rStyle w:val="afd"/>
                <w:noProof/>
              </w:rPr>
              <w:fldChar w:fldCharType="begin"/>
            </w:r>
            <w:r w:rsidRPr="00D27206">
              <w:rPr>
                <w:rStyle w:val="afd"/>
                <w:noProof/>
              </w:rPr>
              <w:instrText xml:space="preserve"> </w:instrText>
            </w:r>
            <w:r>
              <w:rPr>
                <w:noProof/>
              </w:rPr>
              <w:instrText>HYPERLINK \l "_Toc170717191"</w:instrText>
            </w:r>
            <w:r w:rsidRPr="00D27206">
              <w:rPr>
                <w:rStyle w:val="afd"/>
                <w:noProof/>
              </w:rPr>
              <w:instrText xml:space="preserve"> </w:instrText>
            </w:r>
            <w:r w:rsidRPr="00D27206">
              <w:rPr>
                <w:rStyle w:val="afd"/>
                <w:noProof/>
              </w:rPr>
              <w:fldChar w:fldCharType="separate"/>
            </w:r>
            <w:r w:rsidRPr="00D27206">
              <w:rPr>
                <w:rStyle w:val="afd"/>
                <w:noProof/>
              </w:rPr>
              <w:t>1.6.2</w:t>
            </w:r>
            <w:r>
              <w:rPr>
                <w:rFonts w:asciiTheme="minorHAnsi" w:eastAsiaTheme="minorEastAsia" w:hAnsiTheme="minorHAnsi" w:cstheme="minorBidi"/>
                <w:b w:val="0"/>
                <w:noProof/>
                <w:kern w:val="2"/>
              </w:rPr>
              <w:tab/>
            </w:r>
            <w:r w:rsidRPr="00D27206">
              <w:rPr>
                <w:rStyle w:val="afd"/>
                <w:noProof/>
              </w:rPr>
              <w:t>New Edition</w:t>
            </w:r>
            <w:r>
              <w:rPr>
                <w:noProof/>
                <w:webHidden/>
              </w:rPr>
              <w:tab/>
            </w:r>
            <w:r>
              <w:rPr>
                <w:noProof/>
                <w:webHidden/>
              </w:rPr>
              <w:fldChar w:fldCharType="begin"/>
            </w:r>
            <w:r>
              <w:rPr>
                <w:noProof/>
                <w:webHidden/>
              </w:rPr>
              <w:instrText xml:space="preserve"> PAGEREF _Toc170717191 \h </w:instrText>
            </w:r>
          </w:ins>
          <w:r>
            <w:rPr>
              <w:noProof/>
              <w:webHidden/>
            </w:rPr>
          </w:r>
          <w:r>
            <w:rPr>
              <w:noProof/>
              <w:webHidden/>
            </w:rPr>
            <w:fldChar w:fldCharType="separate"/>
          </w:r>
          <w:ins w:id="73" w:author="USER" w:date="2024-07-01T09:11:00Z">
            <w:r w:rsidR="00852FBF">
              <w:rPr>
                <w:noProof/>
                <w:webHidden/>
              </w:rPr>
              <w:t>5</w:t>
            </w:r>
          </w:ins>
          <w:ins w:id="74" w:author="USER" w:date="2024-07-01T09:06:00Z">
            <w:r>
              <w:rPr>
                <w:noProof/>
                <w:webHidden/>
              </w:rPr>
              <w:fldChar w:fldCharType="end"/>
            </w:r>
            <w:r w:rsidRPr="00D27206">
              <w:rPr>
                <w:rStyle w:val="afd"/>
                <w:noProof/>
              </w:rPr>
              <w:fldChar w:fldCharType="end"/>
            </w:r>
          </w:ins>
        </w:p>
        <w:p w14:paraId="5F14047E" w14:textId="6AE83A5A" w:rsidR="00222523" w:rsidRDefault="00222523">
          <w:pPr>
            <w:pStyle w:val="37"/>
            <w:rPr>
              <w:ins w:id="75" w:author="USER" w:date="2024-07-01T09:06:00Z"/>
              <w:rFonts w:asciiTheme="minorHAnsi" w:eastAsiaTheme="minorEastAsia" w:hAnsiTheme="minorHAnsi" w:cstheme="minorBidi"/>
              <w:b w:val="0"/>
              <w:noProof/>
              <w:kern w:val="2"/>
            </w:rPr>
          </w:pPr>
          <w:ins w:id="76" w:author="USER" w:date="2024-07-01T09:06:00Z">
            <w:r w:rsidRPr="00D27206">
              <w:rPr>
                <w:rStyle w:val="afd"/>
                <w:noProof/>
              </w:rPr>
              <w:fldChar w:fldCharType="begin"/>
            </w:r>
            <w:r w:rsidRPr="00D27206">
              <w:rPr>
                <w:rStyle w:val="afd"/>
                <w:noProof/>
              </w:rPr>
              <w:instrText xml:space="preserve"> </w:instrText>
            </w:r>
            <w:r>
              <w:rPr>
                <w:noProof/>
              </w:rPr>
              <w:instrText>HYPERLINK \l "_Toc170717192"</w:instrText>
            </w:r>
            <w:r w:rsidRPr="00D27206">
              <w:rPr>
                <w:rStyle w:val="afd"/>
                <w:noProof/>
              </w:rPr>
              <w:instrText xml:space="preserve"> </w:instrText>
            </w:r>
            <w:r w:rsidRPr="00D27206">
              <w:rPr>
                <w:rStyle w:val="afd"/>
                <w:noProof/>
              </w:rPr>
              <w:fldChar w:fldCharType="separate"/>
            </w:r>
            <w:r w:rsidRPr="00D27206">
              <w:rPr>
                <w:rStyle w:val="afd"/>
                <w:noProof/>
              </w:rPr>
              <w:t>1.6.3</w:t>
            </w:r>
            <w:r>
              <w:rPr>
                <w:rFonts w:asciiTheme="minorHAnsi" w:eastAsiaTheme="minorEastAsia" w:hAnsiTheme="minorHAnsi" w:cstheme="minorBidi"/>
                <w:b w:val="0"/>
                <w:noProof/>
                <w:kern w:val="2"/>
              </w:rPr>
              <w:tab/>
            </w:r>
            <w:r w:rsidRPr="00D27206">
              <w:rPr>
                <w:rStyle w:val="afd"/>
                <w:noProof/>
              </w:rPr>
              <w:t>Revision</w:t>
            </w:r>
            <w:r>
              <w:rPr>
                <w:noProof/>
                <w:webHidden/>
              </w:rPr>
              <w:tab/>
            </w:r>
            <w:r>
              <w:rPr>
                <w:noProof/>
                <w:webHidden/>
              </w:rPr>
              <w:fldChar w:fldCharType="begin"/>
            </w:r>
            <w:r>
              <w:rPr>
                <w:noProof/>
                <w:webHidden/>
              </w:rPr>
              <w:instrText xml:space="preserve"> PAGEREF _Toc170717192 \h </w:instrText>
            </w:r>
          </w:ins>
          <w:r>
            <w:rPr>
              <w:noProof/>
              <w:webHidden/>
            </w:rPr>
          </w:r>
          <w:r>
            <w:rPr>
              <w:noProof/>
              <w:webHidden/>
            </w:rPr>
            <w:fldChar w:fldCharType="separate"/>
          </w:r>
          <w:ins w:id="77" w:author="USER" w:date="2024-07-01T09:11:00Z">
            <w:r w:rsidR="00852FBF">
              <w:rPr>
                <w:noProof/>
                <w:webHidden/>
              </w:rPr>
              <w:t>5</w:t>
            </w:r>
          </w:ins>
          <w:ins w:id="78" w:author="USER" w:date="2024-07-01T09:06:00Z">
            <w:r>
              <w:rPr>
                <w:noProof/>
                <w:webHidden/>
              </w:rPr>
              <w:fldChar w:fldCharType="end"/>
            </w:r>
            <w:r w:rsidRPr="00D27206">
              <w:rPr>
                <w:rStyle w:val="afd"/>
                <w:noProof/>
              </w:rPr>
              <w:fldChar w:fldCharType="end"/>
            </w:r>
          </w:ins>
        </w:p>
        <w:p w14:paraId="1DFD51DB" w14:textId="0A2A4D11" w:rsidR="00222523" w:rsidRDefault="00222523">
          <w:pPr>
            <w:pStyle w:val="37"/>
            <w:rPr>
              <w:ins w:id="79" w:author="USER" w:date="2024-07-01T09:06:00Z"/>
              <w:rFonts w:asciiTheme="minorHAnsi" w:eastAsiaTheme="minorEastAsia" w:hAnsiTheme="minorHAnsi" w:cstheme="minorBidi"/>
              <w:b w:val="0"/>
              <w:noProof/>
              <w:kern w:val="2"/>
            </w:rPr>
          </w:pPr>
          <w:ins w:id="80" w:author="USER" w:date="2024-07-01T09:06:00Z">
            <w:r w:rsidRPr="00D27206">
              <w:rPr>
                <w:rStyle w:val="afd"/>
                <w:noProof/>
              </w:rPr>
              <w:fldChar w:fldCharType="begin"/>
            </w:r>
            <w:r w:rsidRPr="00D27206">
              <w:rPr>
                <w:rStyle w:val="afd"/>
                <w:noProof/>
              </w:rPr>
              <w:instrText xml:space="preserve"> </w:instrText>
            </w:r>
            <w:r>
              <w:rPr>
                <w:noProof/>
              </w:rPr>
              <w:instrText>HYPERLINK \l "_Toc170717193"</w:instrText>
            </w:r>
            <w:r w:rsidRPr="00D27206">
              <w:rPr>
                <w:rStyle w:val="afd"/>
                <w:noProof/>
              </w:rPr>
              <w:instrText xml:space="preserve"> </w:instrText>
            </w:r>
            <w:r w:rsidRPr="00D27206">
              <w:rPr>
                <w:rStyle w:val="afd"/>
                <w:noProof/>
              </w:rPr>
              <w:fldChar w:fldCharType="separate"/>
            </w:r>
            <w:r w:rsidRPr="00D27206">
              <w:rPr>
                <w:rStyle w:val="afd"/>
                <w:noProof/>
              </w:rPr>
              <w:t>1.6.4</w:t>
            </w:r>
            <w:r>
              <w:rPr>
                <w:rFonts w:asciiTheme="minorHAnsi" w:eastAsiaTheme="minorEastAsia" w:hAnsiTheme="minorHAnsi" w:cstheme="minorBidi"/>
                <w:b w:val="0"/>
                <w:noProof/>
                <w:kern w:val="2"/>
              </w:rPr>
              <w:tab/>
            </w:r>
            <w:r w:rsidRPr="00D27206">
              <w:rPr>
                <w:rStyle w:val="afd"/>
                <w:noProof/>
              </w:rPr>
              <w:t>Clarification</w:t>
            </w:r>
            <w:r>
              <w:rPr>
                <w:noProof/>
                <w:webHidden/>
              </w:rPr>
              <w:tab/>
            </w:r>
            <w:r>
              <w:rPr>
                <w:noProof/>
                <w:webHidden/>
              </w:rPr>
              <w:fldChar w:fldCharType="begin"/>
            </w:r>
            <w:r>
              <w:rPr>
                <w:noProof/>
                <w:webHidden/>
              </w:rPr>
              <w:instrText xml:space="preserve"> PAGEREF _Toc170717193 \h </w:instrText>
            </w:r>
          </w:ins>
          <w:r>
            <w:rPr>
              <w:noProof/>
              <w:webHidden/>
            </w:rPr>
          </w:r>
          <w:r>
            <w:rPr>
              <w:noProof/>
              <w:webHidden/>
            </w:rPr>
            <w:fldChar w:fldCharType="separate"/>
          </w:r>
          <w:ins w:id="81" w:author="USER" w:date="2024-07-01T09:11:00Z">
            <w:r w:rsidR="00852FBF">
              <w:rPr>
                <w:noProof/>
                <w:webHidden/>
              </w:rPr>
              <w:t>6</w:t>
            </w:r>
          </w:ins>
          <w:ins w:id="82" w:author="USER" w:date="2024-07-01T09:06:00Z">
            <w:r>
              <w:rPr>
                <w:noProof/>
                <w:webHidden/>
              </w:rPr>
              <w:fldChar w:fldCharType="end"/>
            </w:r>
            <w:r w:rsidRPr="00D27206">
              <w:rPr>
                <w:rStyle w:val="afd"/>
                <w:noProof/>
              </w:rPr>
              <w:fldChar w:fldCharType="end"/>
            </w:r>
          </w:ins>
        </w:p>
        <w:p w14:paraId="1A3A109C" w14:textId="5EDF3065" w:rsidR="00222523" w:rsidRDefault="00222523">
          <w:pPr>
            <w:pStyle w:val="37"/>
            <w:rPr>
              <w:ins w:id="83" w:author="USER" w:date="2024-07-01T09:06:00Z"/>
              <w:rFonts w:asciiTheme="minorHAnsi" w:eastAsiaTheme="minorEastAsia" w:hAnsiTheme="minorHAnsi" w:cstheme="minorBidi"/>
              <w:b w:val="0"/>
              <w:noProof/>
              <w:kern w:val="2"/>
            </w:rPr>
          </w:pPr>
          <w:ins w:id="84" w:author="USER" w:date="2024-07-01T09:06:00Z">
            <w:r w:rsidRPr="00D27206">
              <w:rPr>
                <w:rStyle w:val="afd"/>
                <w:noProof/>
              </w:rPr>
              <w:fldChar w:fldCharType="begin"/>
            </w:r>
            <w:r w:rsidRPr="00D27206">
              <w:rPr>
                <w:rStyle w:val="afd"/>
                <w:noProof/>
              </w:rPr>
              <w:instrText xml:space="preserve"> </w:instrText>
            </w:r>
            <w:r>
              <w:rPr>
                <w:noProof/>
              </w:rPr>
              <w:instrText>HYPERLINK \l "_Toc170717194"</w:instrText>
            </w:r>
            <w:r w:rsidRPr="00D27206">
              <w:rPr>
                <w:rStyle w:val="afd"/>
                <w:noProof/>
              </w:rPr>
              <w:instrText xml:space="preserve"> </w:instrText>
            </w:r>
            <w:r w:rsidRPr="00D27206">
              <w:rPr>
                <w:rStyle w:val="afd"/>
                <w:noProof/>
              </w:rPr>
              <w:fldChar w:fldCharType="separate"/>
            </w:r>
            <w:r w:rsidRPr="00D27206">
              <w:rPr>
                <w:rStyle w:val="afd"/>
                <w:noProof/>
              </w:rPr>
              <w:t>1.6.5</w:t>
            </w:r>
            <w:r>
              <w:rPr>
                <w:rFonts w:asciiTheme="minorHAnsi" w:eastAsiaTheme="minorEastAsia" w:hAnsiTheme="minorHAnsi" w:cstheme="minorBidi"/>
                <w:b w:val="0"/>
                <w:noProof/>
                <w:kern w:val="2"/>
              </w:rPr>
              <w:tab/>
            </w:r>
            <w:r w:rsidRPr="00D27206">
              <w:rPr>
                <w:rStyle w:val="afd"/>
                <w:noProof/>
              </w:rPr>
              <w:t>Version numbers</w:t>
            </w:r>
            <w:r>
              <w:rPr>
                <w:noProof/>
                <w:webHidden/>
              </w:rPr>
              <w:tab/>
            </w:r>
            <w:r>
              <w:rPr>
                <w:noProof/>
                <w:webHidden/>
              </w:rPr>
              <w:fldChar w:fldCharType="begin"/>
            </w:r>
            <w:r>
              <w:rPr>
                <w:noProof/>
                <w:webHidden/>
              </w:rPr>
              <w:instrText xml:space="preserve"> PAGEREF _Toc170717194 \h </w:instrText>
            </w:r>
          </w:ins>
          <w:r>
            <w:rPr>
              <w:noProof/>
              <w:webHidden/>
            </w:rPr>
          </w:r>
          <w:r>
            <w:rPr>
              <w:noProof/>
              <w:webHidden/>
            </w:rPr>
            <w:fldChar w:fldCharType="separate"/>
          </w:r>
          <w:ins w:id="85" w:author="USER" w:date="2024-07-01T09:11:00Z">
            <w:r w:rsidR="00852FBF">
              <w:rPr>
                <w:noProof/>
                <w:webHidden/>
              </w:rPr>
              <w:t>6</w:t>
            </w:r>
          </w:ins>
          <w:ins w:id="86" w:author="USER" w:date="2024-07-01T09:06:00Z">
            <w:r>
              <w:rPr>
                <w:noProof/>
                <w:webHidden/>
              </w:rPr>
              <w:fldChar w:fldCharType="end"/>
            </w:r>
            <w:r w:rsidRPr="00D27206">
              <w:rPr>
                <w:rStyle w:val="afd"/>
                <w:noProof/>
              </w:rPr>
              <w:fldChar w:fldCharType="end"/>
            </w:r>
          </w:ins>
        </w:p>
        <w:p w14:paraId="409BE02D" w14:textId="31FE30F2" w:rsidR="00222523" w:rsidRDefault="00222523">
          <w:pPr>
            <w:pStyle w:val="11"/>
            <w:rPr>
              <w:ins w:id="87" w:author="USER" w:date="2024-07-01T09:06:00Z"/>
              <w:rFonts w:asciiTheme="minorHAnsi" w:eastAsiaTheme="minorEastAsia" w:hAnsiTheme="minorHAnsi" w:cstheme="minorBidi"/>
              <w:b w:val="0"/>
              <w:noProof/>
              <w:kern w:val="2"/>
            </w:rPr>
          </w:pPr>
          <w:ins w:id="88" w:author="USER" w:date="2024-07-01T09:06:00Z">
            <w:r w:rsidRPr="00D27206">
              <w:rPr>
                <w:rStyle w:val="afd"/>
                <w:noProof/>
              </w:rPr>
              <w:fldChar w:fldCharType="begin"/>
            </w:r>
            <w:r w:rsidRPr="00D27206">
              <w:rPr>
                <w:rStyle w:val="afd"/>
                <w:noProof/>
              </w:rPr>
              <w:instrText xml:space="preserve"> </w:instrText>
            </w:r>
            <w:r>
              <w:rPr>
                <w:noProof/>
              </w:rPr>
              <w:instrText>HYPERLINK \l "_Toc170717195"</w:instrText>
            </w:r>
            <w:r w:rsidRPr="00D27206">
              <w:rPr>
                <w:rStyle w:val="afd"/>
                <w:noProof/>
              </w:rPr>
              <w:instrText xml:space="preserve"> </w:instrText>
            </w:r>
            <w:r w:rsidRPr="00D27206">
              <w:rPr>
                <w:rStyle w:val="afd"/>
                <w:noProof/>
              </w:rPr>
              <w:fldChar w:fldCharType="separate"/>
            </w:r>
            <w:r w:rsidRPr="00D27206">
              <w:rPr>
                <w:rStyle w:val="afd"/>
                <w:noProof/>
              </w:rPr>
              <w:t>2</w:t>
            </w:r>
            <w:r>
              <w:rPr>
                <w:rFonts w:asciiTheme="minorHAnsi" w:eastAsiaTheme="minorEastAsia" w:hAnsiTheme="minorHAnsi" w:cstheme="minorBidi"/>
                <w:b w:val="0"/>
                <w:noProof/>
                <w:kern w:val="2"/>
              </w:rPr>
              <w:tab/>
            </w:r>
            <w:r w:rsidRPr="00D27206">
              <w:rPr>
                <w:rStyle w:val="afd"/>
                <w:noProof/>
              </w:rPr>
              <w:t>Specification Scopes</w:t>
            </w:r>
            <w:r>
              <w:rPr>
                <w:noProof/>
                <w:webHidden/>
              </w:rPr>
              <w:tab/>
            </w:r>
            <w:r>
              <w:rPr>
                <w:noProof/>
                <w:webHidden/>
              </w:rPr>
              <w:fldChar w:fldCharType="begin"/>
            </w:r>
            <w:r>
              <w:rPr>
                <w:noProof/>
                <w:webHidden/>
              </w:rPr>
              <w:instrText xml:space="preserve"> PAGEREF _Toc170717195 \h </w:instrText>
            </w:r>
          </w:ins>
          <w:r>
            <w:rPr>
              <w:noProof/>
              <w:webHidden/>
            </w:rPr>
          </w:r>
          <w:r>
            <w:rPr>
              <w:noProof/>
              <w:webHidden/>
            </w:rPr>
            <w:fldChar w:fldCharType="separate"/>
          </w:r>
          <w:ins w:id="89" w:author="USER" w:date="2024-07-01T09:11:00Z">
            <w:r w:rsidR="00852FBF">
              <w:rPr>
                <w:noProof/>
                <w:webHidden/>
              </w:rPr>
              <w:t>6</w:t>
            </w:r>
          </w:ins>
          <w:ins w:id="90" w:author="USER" w:date="2024-07-01T09:06:00Z">
            <w:r>
              <w:rPr>
                <w:noProof/>
                <w:webHidden/>
              </w:rPr>
              <w:fldChar w:fldCharType="end"/>
            </w:r>
            <w:r w:rsidRPr="00D27206">
              <w:rPr>
                <w:rStyle w:val="afd"/>
                <w:noProof/>
              </w:rPr>
              <w:fldChar w:fldCharType="end"/>
            </w:r>
          </w:ins>
        </w:p>
        <w:p w14:paraId="36F3FE55" w14:textId="00169981" w:rsidR="00222523" w:rsidRDefault="00222523">
          <w:pPr>
            <w:pStyle w:val="11"/>
            <w:rPr>
              <w:ins w:id="91" w:author="USER" w:date="2024-07-01T09:06:00Z"/>
              <w:rFonts w:asciiTheme="minorHAnsi" w:eastAsiaTheme="minorEastAsia" w:hAnsiTheme="minorHAnsi" w:cstheme="minorBidi"/>
              <w:b w:val="0"/>
              <w:noProof/>
              <w:kern w:val="2"/>
            </w:rPr>
          </w:pPr>
          <w:ins w:id="92" w:author="USER" w:date="2024-07-01T09:06:00Z">
            <w:r w:rsidRPr="00D27206">
              <w:rPr>
                <w:rStyle w:val="afd"/>
                <w:noProof/>
              </w:rPr>
              <w:fldChar w:fldCharType="begin"/>
            </w:r>
            <w:r w:rsidRPr="00D27206">
              <w:rPr>
                <w:rStyle w:val="afd"/>
                <w:noProof/>
              </w:rPr>
              <w:instrText xml:space="preserve"> </w:instrText>
            </w:r>
            <w:r>
              <w:rPr>
                <w:noProof/>
              </w:rPr>
              <w:instrText>HYPERLINK \l "_Toc170717196"</w:instrText>
            </w:r>
            <w:r w:rsidRPr="00D27206">
              <w:rPr>
                <w:rStyle w:val="afd"/>
                <w:noProof/>
              </w:rPr>
              <w:instrText xml:space="preserve"> </w:instrText>
            </w:r>
            <w:r w:rsidRPr="00D27206">
              <w:rPr>
                <w:rStyle w:val="afd"/>
                <w:noProof/>
              </w:rPr>
              <w:fldChar w:fldCharType="separate"/>
            </w:r>
            <w:r w:rsidRPr="00D27206">
              <w:rPr>
                <w:rStyle w:val="afd"/>
                <w:noProof/>
              </w:rPr>
              <w:t>3</w:t>
            </w:r>
            <w:r>
              <w:rPr>
                <w:rFonts w:asciiTheme="minorHAnsi" w:eastAsiaTheme="minorEastAsia" w:hAnsiTheme="minorHAnsi" w:cstheme="minorBidi"/>
                <w:b w:val="0"/>
                <w:noProof/>
                <w:kern w:val="2"/>
              </w:rPr>
              <w:tab/>
            </w:r>
            <w:r w:rsidRPr="00D27206">
              <w:rPr>
                <w:rStyle w:val="afd"/>
                <w:noProof/>
              </w:rPr>
              <w:t>Dataset Identification</w:t>
            </w:r>
            <w:r>
              <w:rPr>
                <w:noProof/>
                <w:webHidden/>
              </w:rPr>
              <w:tab/>
            </w:r>
            <w:r>
              <w:rPr>
                <w:noProof/>
                <w:webHidden/>
              </w:rPr>
              <w:fldChar w:fldCharType="begin"/>
            </w:r>
            <w:r>
              <w:rPr>
                <w:noProof/>
                <w:webHidden/>
              </w:rPr>
              <w:instrText xml:space="preserve"> PAGEREF _Toc170717196 \h </w:instrText>
            </w:r>
          </w:ins>
          <w:r>
            <w:rPr>
              <w:noProof/>
              <w:webHidden/>
            </w:rPr>
          </w:r>
          <w:r>
            <w:rPr>
              <w:noProof/>
              <w:webHidden/>
            </w:rPr>
            <w:fldChar w:fldCharType="separate"/>
          </w:r>
          <w:ins w:id="93" w:author="USER" w:date="2024-07-01T09:11:00Z">
            <w:r w:rsidR="00852FBF">
              <w:rPr>
                <w:noProof/>
                <w:webHidden/>
              </w:rPr>
              <w:t>6</w:t>
            </w:r>
          </w:ins>
          <w:ins w:id="94" w:author="USER" w:date="2024-07-01T09:06:00Z">
            <w:r>
              <w:rPr>
                <w:noProof/>
                <w:webHidden/>
              </w:rPr>
              <w:fldChar w:fldCharType="end"/>
            </w:r>
            <w:r w:rsidRPr="00D27206">
              <w:rPr>
                <w:rStyle w:val="afd"/>
                <w:noProof/>
              </w:rPr>
              <w:fldChar w:fldCharType="end"/>
            </w:r>
          </w:ins>
        </w:p>
        <w:p w14:paraId="4970D081" w14:textId="200A13FC" w:rsidR="00222523" w:rsidRDefault="00222523">
          <w:pPr>
            <w:pStyle w:val="11"/>
            <w:rPr>
              <w:ins w:id="95" w:author="USER" w:date="2024-07-01T09:06:00Z"/>
              <w:rFonts w:asciiTheme="minorHAnsi" w:eastAsiaTheme="minorEastAsia" w:hAnsiTheme="minorHAnsi" w:cstheme="minorBidi"/>
              <w:b w:val="0"/>
              <w:noProof/>
              <w:kern w:val="2"/>
            </w:rPr>
          </w:pPr>
          <w:ins w:id="96" w:author="USER" w:date="2024-07-01T09:06:00Z">
            <w:r w:rsidRPr="00D27206">
              <w:rPr>
                <w:rStyle w:val="afd"/>
                <w:noProof/>
              </w:rPr>
              <w:fldChar w:fldCharType="begin"/>
            </w:r>
            <w:r w:rsidRPr="00D27206">
              <w:rPr>
                <w:rStyle w:val="afd"/>
                <w:noProof/>
              </w:rPr>
              <w:instrText xml:space="preserve"> </w:instrText>
            </w:r>
            <w:r>
              <w:rPr>
                <w:noProof/>
              </w:rPr>
              <w:instrText>HYPERLINK \l "_Toc170717197"</w:instrText>
            </w:r>
            <w:r w:rsidRPr="00D27206">
              <w:rPr>
                <w:rStyle w:val="afd"/>
                <w:noProof/>
              </w:rPr>
              <w:instrText xml:space="preserve"> </w:instrText>
            </w:r>
            <w:r w:rsidRPr="00D27206">
              <w:rPr>
                <w:rStyle w:val="afd"/>
                <w:noProof/>
              </w:rPr>
              <w:fldChar w:fldCharType="separate"/>
            </w:r>
            <w:r w:rsidRPr="00D27206">
              <w:rPr>
                <w:rStyle w:val="afd"/>
                <w:noProof/>
              </w:rPr>
              <w:t>4</w:t>
            </w:r>
            <w:r>
              <w:rPr>
                <w:rFonts w:asciiTheme="minorHAnsi" w:eastAsiaTheme="minorEastAsia" w:hAnsiTheme="minorHAnsi" w:cstheme="minorBidi"/>
                <w:b w:val="0"/>
                <w:noProof/>
                <w:kern w:val="2"/>
              </w:rPr>
              <w:tab/>
            </w:r>
            <w:r w:rsidRPr="00D27206">
              <w:rPr>
                <w:rStyle w:val="afd"/>
                <w:noProof/>
              </w:rPr>
              <w:t>Data Content and structure</w:t>
            </w:r>
            <w:r>
              <w:rPr>
                <w:noProof/>
                <w:webHidden/>
              </w:rPr>
              <w:tab/>
            </w:r>
            <w:r>
              <w:rPr>
                <w:noProof/>
                <w:webHidden/>
              </w:rPr>
              <w:fldChar w:fldCharType="begin"/>
            </w:r>
            <w:r>
              <w:rPr>
                <w:noProof/>
                <w:webHidden/>
              </w:rPr>
              <w:instrText xml:space="preserve"> PAGEREF _Toc170717197 \h </w:instrText>
            </w:r>
          </w:ins>
          <w:r>
            <w:rPr>
              <w:noProof/>
              <w:webHidden/>
            </w:rPr>
          </w:r>
          <w:r>
            <w:rPr>
              <w:noProof/>
              <w:webHidden/>
            </w:rPr>
            <w:fldChar w:fldCharType="separate"/>
          </w:r>
          <w:ins w:id="97" w:author="USER" w:date="2024-07-01T09:11:00Z">
            <w:r w:rsidR="00852FBF">
              <w:rPr>
                <w:noProof/>
                <w:webHidden/>
              </w:rPr>
              <w:t>7</w:t>
            </w:r>
          </w:ins>
          <w:ins w:id="98" w:author="USER" w:date="2024-07-01T09:06:00Z">
            <w:r>
              <w:rPr>
                <w:noProof/>
                <w:webHidden/>
              </w:rPr>
              <w:fldChar w:fldCharType="end"/>
            </w:r>
            <w:r w:rsidRPr="00D27206">
              <w:rPr>
                <w:rStyle w:val="afd"/>
                <w:noProof/>
              </w:rPr>
              <w:fldChar w:fldCharType="end"/>
            </w:r>
          </w:ins>
        </w:p>
        <w:p w14:paraId="07FBC599" w14:textId="43A8A80D" w:rsidR="00222523" w:rsidRDefault="00222523">
          <w:pPr>
            <w:pStyle w:val="28"/>
            <w:rPr>
              <w:ins w:id="99" w:author="USER" w:date="2024-07-01T09:06:00Z"/>
              <w:rFonts w:asciiTheme="minorHAnsi" w:eastAsiaTheme="minorEastAsia" w:hAnsiTheme="minorHAnsi" w:cstheme="minorBidi"/>
              <w:b w:val="0"/>
              <w:noProof/>
              <w:kern w:val="2"/>
            </w:rPr>
          </w:pPr>
          <w:ins w:id="100" w:author="USER" w:date="2024-07-01T09:06:00Z">
            <w:r w:rsidRPr="00D27206">
              <w:rPr>
                <w:rStyle w:val="afd"/>
                <w:noProof/>
              </w:rPr>
              <w:fldChar w:fldCharType="begin"/>
            </w:r>
            <w:r w:rsidRPr="00D27206">
              <w:rPr>
                <w:rStyle w:val="afd"/>
                <w:noProof/>
              </w:rPr>
              <w:instrText xml:space="preserve"> </w:instrText>
            </w:r>
            <w:r>
              <w:rPr>
                <w:noProof/>
              </w:rPr>
              <w:instrText>HYPERLINK \l "_Toc170717198"</w:instrText>
            </w:r>
            <w:r w:rsidRPr="00D27206">
              <w:rPr>
                <w:rStyle w:val="afd"/>
                <w:noProof/>
              </w:rPr>
              <w:instrText xml:space="preserve"> </w:instrText>
            </w:r>
            <w:r w:rsidRPr="00D27206">
              <w:rPr>
                <w:rStyle w:val="afd"/>
                <w:noProof/>
              </w:rPr>
              <w:fldChar w:fldCharType="separate"/>
            </w:r>
            <w:r w:rsidRPr="00D27206">
              <w:rPr>
                <w:rStyle w:val="afd"/>
                <w:noProof/>
              </w:rPr>
              <w:t>4.1</w:t>
            </w:r>
            <w:r>
              <w:rPr>
                <w:rFonts w:asciiTheme="minorHAnsi" w:eastAsiaTheme="minorEastAsia" w:hAnsiTheme="minorHAnsi" w:cstheme="minorBidi"/>
                <w:b w:val="0"/>
                <w:noProof/>
                <w:kern w:val="2"/>
              </w:rPr>
              <w:tab/>
            </w:r>
            <w:r w:rsidRPr="00D27206">
              <w:rPr>
                <w:rStyle w:val="afd"/>
                <w:noProof/>
              </w:rPr>
              <w:t>Introduction</w:t>
            </w:r>
            <w:r>
              <w:rPr>
                <w:noProof/>
                <w:webHidden/>
              </w:rPr>
              <w:tab/>
            </w:r>
            <w:r>
              <w:rPr>
                <w:noProof/>
                <w:webHidden/>
              </w:rPr>
              <w:fldChar w:fldCharType="begin"/>
            </w:r>
            <w:r>
              <w:rPr>
                <w:noProof/>
                <w:webHidden/>
              </w:rPr>
              <w:instrText xml:space="preserve"> PAGEREF _Toc170717198 \h </w:instrText>
            </w:r>
          </w:ins>
          <w:r>
            <w:rPr>
              <w:noProof/>
              <w:webHidden/>
            </w:rPr>
          </w:r>
          <w:r>
            <w:rPr>
              <w:noProof/>
              <w:webHidden/>
            </w:rPr>
            <w:fldChar w:fldCharType="separate"/>
          </w:r>
          <w:ins w:id="101" w:author="USER" w:date="2024-07-01T09:11:00Z">
            <w:r w:rsidR="00852FBF">
              <w:rPr>
                <w:noProof/>
                <w:webHidden/>
              </w:rPr>
              <w:t>7</w:t>
            </w:r>
          </w:ins>
          <w:ins w:id="102" w:author="USER" w:date="2024-07-01T09:06:00Z">
            <w:r>
              <w:rPr>
                <w:noProof/>
                <w:webHidden/>
              </w:rPr>
              <w:fldChar w:fldCharType="end"/>
            </w:r>
            <w:r w:rsidRPr="00D27206">
              <w:rPr>
                <w:rStyle w:val="afd"/>
                <w:noProof/>
              </w:rPr>
              <w:fldChar w:fldCharType="end"/>
            </w:r>
          </w:ins>
        </w:p>
        <w:p w14:paraId="60D8452A" w14:textId="1EF91612" w:rsidR="00222523" w:rsidRDefault="00222523">
          <w:pPr>
            <w:pStyle w:val="28"/>
            <w:rPr>
              <w:ins w:id="103" w:author="USER" w:date="2024-07-01T09:06:00Z"/>
              <w:rFonts w:asciiTheme="minorHAnsi" w:eastAsiaTheme="minorEastAsia" w:hAnsiTheme="minorHAnsi" w:cstheme="minorBidi"/>
              <w:b w:val="0"/>
              <w:noProof/>
              <w:kern w:val="2"/>
            </w:rPr>
          </w:pPr>
          <w:ins w:id="104" w:author="USER" w:date="2024-07-01T09:06:00Z">
            <w:r w:rsidRPr="00D27206">
              <w:rPr>
                <w:rStyle w:val="afd"/>
                <w:noProof/>
              </w:rPr>
              <w:fldChar w:fldCharType="begin"/>
            </w:r>
            <w:r w:rsidRPr="00D27206">
              <w:rPr>
                <w:rStyle w:val="afd"/>
                <w:noProof/>
              </w:rPr>
              <w:instrText xml:space="preserve"> </w:instrText>
            </w:r>
            <w:r>
              <w:rPr>
                <w:noProof/>
              </w:rPr>
              <w:instrText>HYPERLINK \l "_Toc170717199"</w:instrText>
            </w:r>
            <w:r w:rsidRPr="00D27206">
              <w:rPr>
                <w:rStyle w:val="afd"/>
                <w:noProof/>
              </w:rPr>
              <w:instrText xml:space="preserve"> </w:instrText>
            </w:r>
            <w:r w:rsidRPr="00D27206">
              <w:rPr>
                <w:rStyle w:val="afd"/>
                <w:noProof/>
              </w:rPr>
              <w:fldChar w:fldCharType="separate"/>
            </w:r>
            <w:r w:rsidRPr="00D27206">
              <w:rPr>
                <w:rStyle w:val="afd"/>
                <w:noProof/>
              </w:rPr>
              <w:t>4.2</w:t>
            </w:r>
            <w:r>
              <w:rPr>
                <w:rFonts w:asciiTheme="minorHAnsi" w:eastAsiaTheme="minorEastAsia" w:hAnsiTheme="minorHAnsi" w:cstheme="minorBidi"/>
                <w:b w:val="0"/>
                <w:noProof/>
                <w:kern w:val="2"/>
              </w:rPr>
              <w:tab/>
            </w:r>
            <w:r w:rsidRPr="00D27206">
              <w:rPr>
                <w:rStyle w:val="afd"/>
                <w:noProof/>
              </w:rPr>
              <w:t>Application Schem</w:t>
            </w:r>
            <w:r w:rsidRPr="00D27206">
              <w:rPr>
                <w:rStyle w:val="afd"/>
                <w:rFonts w:ascii="맑은 고딕" w:eastAsia="맑은 고딕" w:hAnsi="맑은 고딕" w:cs="맑은 고딕"/>
                <w:noProof/>
              </w:rPr>
              <w:t>a</w:t>
            </w:r>
            <w:r>
              <w:rPr>
                <w:noProof/>
                <w:webHidden/>
              </w:rPr>
              <w:tab/>
            </w:r>
            <w:r>
              <w:rPr>
                <w:noProof/>
                <w:webHidden/>
              </w:rPr>
              <w:fldChar w:fldCharType="begin"/>
            </w:r>
            <w:r>
              <w:rPr>
                <w:noProof/>
                <w:webHidden/>
              </w:rPr>
              <w:instrText xml:space="preserve"> PAGEREF _Toc170717199 \h </w:instrText>
            </w:r>
          </w:ins>
          <w:r>
            <w:rPr>
              <w:noProof/>
              <w:webHidden/>
            </w:rPr>
          </w:r>
          <w:r>
            <w:rPr>
              <w:noProof/>
              <w:webHidden/>
            </w:rPr>
            <w:fldChar w:fldCharType="separate"/>
          </w:r>
          <w:ins w:id="105" w:author="USER" w:date="2024-07-01T09:11:00Z">
            <w:r w:rsidR="00852FBF">
              <w:rPr>
                <w:noProof/>
                <w:webHidden/>
              </w:rPr>
              <w:t>8</w:t>
            </w:r>
          </w:ins>
          <w:ins w:id="106" w:author="USER" w:date="2024-07-01T09:06:00Z">
            <w:r>
              <w:rPr>
                <w:noProof/>
                <w:webHidden/>
              </w:rPr>
              <w:fldChar w:fldCharType="end"/>
            </w:r>
            <w:r w:rsidRPr="00D27206">
              <w:rPr>
                <w:rStyle w:val="afd"/>
                <w:noProof/>
              </w:rPr>
              <w:fldChar w:fldCharType="end"/>
            </w:r>
          </w:ins>
        </w:p>
        <w:p w14:paraId="63E23A24" w14:textId="5C2921A3" w:rsidR="00222523" w:rsidRDefault="00222523">
          <w:pPr>
            <w:pStyle w:val="28"/>
            <w:rPr>
              <w:ins w:id="107" w:author="USER" w:date="2024-07-01T09:06:00Z"/>
              <w:rFonts w:asciiTheme="minorHAnsi" w:eastAsiaTheme="minorEastAsia" w:hAnsiTheme="minorHAnsi" w:cstheme="minorBidi"/>
              <w:b w:val="0"/>
              <w:noProof/>
              <w:kern w:val="2"/>
            </w:rPr>
          </w:pPr>
          <w:ins w:id="108" w:author="USER" w:date="2024-07-01T09:06:00Z">
            <w:r w:rsidRPr="00D27206">
              <w:rPr>
                <w:rStyle w:val="afd"/>
                <w:noProof/>
              </w:rPr>
              <w:fldChar w:fldCharType="begin"/>
            </w:r>
            <w:r w:rsidRPr="00D27206">
              <w:rPr>
                <w:rStyle w:val="afd"/>
                <w:noProof/>
              </w:rPr>
              <w:instrText xml:space="preserve"> </w:instrText>
            </w:r>
            <w:r>
              <w:rPr>
                <w:noProof/>
              </w:rPr>
              <w:instrText>HYPERLINK \l "_Toc170717201"</w:instrText>
            </w:r>
            <w:r w:rsidRPr="00D27206">
              <w:rPr>
                <w:rStyle w:val="afd"/>
                <w:noProof/>
              </w:rPr>
              <w:instrText xml:space="preserve"> </w:instrText>
            </w:r>
            <w:r w:rsidRPr="00D27206">
              <w:rPr>
                <w:rStyle w:val="afd"/>
                <w:noProof/>
              </w:rPr>
              <w:fldChar w:fldCharType="separate"/>
            </w:r>
            <w:r w:rsidRPr="00D27206">
              <w:rPr>
                <w:rStyle w:val="afd"/>
                <w:noProof/>
              </w:rPr>
              <w:t>4.3</w:t>
            </w:r>
            <w:r>
              <w:rPr>
                <w:rFonts w:asciiTheme="minorHAnsi" w:eastAsiaTheme="minorEastAsia" w:hAnsiTheme="minorHAnsi" w:cstheme="minorBidi"/>
                <w:b w:val="0"/>
                <w:noProof/>
                <w:kern w:val="2"/>
              </w:rPr>
              <w:tab/>
            </w:r>
            <w:r w:rsidRPr="00D27206">
              <w:rPr>
                <w:rStyle w:val="afd"/>
                <w:noProof/>
              </w:rPr>
              <w:t>Feature Catalogue</w:t>
            </w:r>
            <w:r>
              <w:rPr>
                <w:noProof/>
                <w:webHidden/>
              </w:rPr>
              <w:tab/>
            </w:r>
            <w:r>
              <w:rPr>
                <w:noProof/>
                <w:webHidden/>
              </w:rPr>
              <w:fldChar w:fldCharType="begin"/>
            </w:r>
            <w:r>
              <w:rPr>
                <w:noProof/>
                <w:webHidden/>
              </w:rPr>
              <w:instrText xml:space="preserve"> PAGEREF _Toc170717201 \h </w:instrText>
            </w:r>
          </w:ins>
          <w:r>
            <w:rPr>
              <w:noProof/>
              <w:webHidden/>
            </w:rPr>
          </w:r>
          <w:r>
            <w:rPr>
              <w:noProof/>
              <w:webHidden/>
            </w:rPr>
            <w:fldChar w:fldCharType="separate"/>
          </w:r>
          <w:ins w:id="109" w:author="USER" w:date="2024-07-01T09:11:00Z">
            <w:r w:rsidR="00852FBF">
              <w:rPr>
                <w:noProof/>
                <w:webHidden/>
              </w:rPr>
              <w:t>13</w:t>
            </w:r>
          </w:ins>
          <w:ins w:id="110" w:author="USER" w:date="2024-07-01T09:06:00Z">
            <w:r>
              <w:rPr>
                <w:noProof/>
                <w:webHidden/>
              </w:rPr>
              <w:fldChar w:fldCharType="end"/>
            </w:r>
            <w:r w:rsidRPr="00D27206">
              <w:rPr>
                <w:rStyle w:val="afd"/>
                <w:noProof/>
              </w:rPr>
              <w:fldChar w:fldCharType="end"/>
            </w:r>
          </w:ins>
        </w:p>
        <w:p w14:paraId="78DD67C4" w14:textId="5BA5BDE8" w:rsidR="00222523" w:rsidRDefault="00222523">
          <w:pPr>
            <w:pStyle w:val="37"/>
            <w:rPr>
              <w:ins w:id="111" w:author="USER" w:date="2024-07-01T09:06:00Z"/>
              <w:rFonts w:asciiTheme="minorHAnsi" w:eastAsiaTheme="minorEastAsia" w:hAnsiTheme="minorHAnsi" w:cstheme="minorBidi"/>
              <w:b w:val="0"/>
              <w:noProof/>
              <w:kern w:val="2"/>
            </w:rPr>
          </w:pPr>
          <w:ins w:id="112" w:author="USER" w:date="2024-07-01T09:06:00Z">
            <w:r w:rsidRPr="00D27206">
              <w:rPr>
                <w:rStyle w:val="afd"/>
                <w:noProof/>
              </w:rPr>
              <w:fldChar w:fldCharType="begin"/>
            </w:r>
            <w:r w:rsidRPr="00D27206">
              <w:rPr>
                <w:rStyle w:val="afd"/>
                <w:noProof/>
              </w:rPr>
              <w:instrText xml:space="preserve"> </w:instrText>
            </w:r>
            <w:r>
              <w:rPr>
                <w:noProof/>
              </w:rPr>
              <w:instrText>HYPERLINK \l "_Toc170717202"</w:instrText>
            </w:r>
            <w:r w:rsidRPr="00D27206">
              <w:rPr>
                <w:rStyle w:val="afd"/>
                <w:noProof/>
              </w:rPr>
              <w:instrText xml:space="preserve"> </w:instrText>
            </w:r>
            <w:r w:rsidRPr="00D27206">
              <w:rPr>
                <w:rStyle w:val="afd"/>
                <w:noProof/>
              </w:rPr>
              <w:fldChar w:fldCharType="separate"/>
            </w:r>
            <w:r w:rsidRPr="00D27206">
              <w:rPr>
                <w:rStyle w:val="afd"/>
                <w:noProof/>
              </w:rPr>
              <w:t>4.3.1</w:t>
            </w:r>
            <w:r>
              <w:rPr>
                <w:rFonts w:asciiTheme="minorHAnsi" w:eastAsiaTheme="minorEastAsia" w:hAnsiTheme="minorHAnsi" w:cstheme="minorBidi"/>
                <w:b w:val="0"/>
                <w:noProof/>
                <w:kern w:val="2"/>
              </w:rPr>
              <w:tab/>
            </w:r>
            <w:r w:rsidRPr="00D27206">
              <w:rPr>
                <w:rStyle w:val="afd"/>
                <w:noProof/>
                <w:lang w:eastAsia="en-US"/>
              </w:rPr>
              <w:t>Introductio</w:t>
            </w:r>
            <w:r w:rsidRPr="00D27206">
              <w:rPr>
                <w:rStyle w:val="afd"/>
                <w:noProof/>
              </w:rPr>
              <w:t>n</w:t>
            </w:r>
            <w:r>
              <w:rPr>
                <w:noProof/>
                <w:webHidden/>
              </w:rPr>
              <w:tab/>
            </w:r>
            <w:r>
              <w:rPr>
                <w:noProof/>
                <w:webHidden/>
              </w:rPr>
              <w:fldChar w:fldCharType="begin"/>
            </w:r>
            <w:r>
              <w:rPr>
                <w:noProof/>
                <w:webHidden/>
              </w:rPr>
              <w:instrText xml:space="preserve"> PAGEREF _Toc170717202 \h </w:instrText>
            </w:r>
          </w:ins>
          <w:r>
            <w:rPr>
              <w:noProof/>
              <w:webHidden/>
            </w:rPr>
          </w:r>
          <w:r>
            <w:rPr>
              <w:noProof/>
              <w:webHidden/>
            </w:rPr>
            <w:fldChar w:fldCharType="separate"/>
          </w:r>
          <w:ins w:id="113" w:author="USER" w:date="2024-07-01T09:11:00Z">
            <w:r w:rsidR="00852FBF">
              <w:rPr>
                <w:noProof/>
                <w:webHidden/>
              </w:rPr>
              <w:t>13</w:t>
            </w:r>
          </w:ins>
          <w:ins w:id="114" w:author="USER" w:date="2024-07-01T09:06:00Z">
            <w:r>
              <w:rPr>
                <w:noProof/>
                <w:webHidden/>
              </w:rPr>
              <w:fldChar w:fldCharType="end"/>
            </w:r>
            <w:r w:rsidRPr="00D27206">
              <w:rPr>
                <w:rStyle w:val="afd"/>
                <w:noProof/>
              </w:rPr>
              <w:fldChar w:fldCharType="end"/>
            </w:r>
          </w:ins>
        </w:p>
        <w:p w14:paraId="60E2D199" w14:textId="65871360" w:rsidR="00222523" w:rsidRDefault="00222523">
          <w:pPr>
            <w:pStyle w:val="37"/>
            <w:rPr>
              <w:ins w:id="115" w:author="USER" w:date="2024-07-01T09:06:00Z"/>
              <w:rFonts w:asciiTheme="minorHAnsi" w:eastAsiaTheme="minorEastAsia" w:hAnsiTheme="minorHAnsi" w:cstheme="minorBidi"/>
              <w:b w:val="0"/>
              <w:noProof/>
              <w:kern w:val="2"/>
            </w:rPr>
          </w:pPr>
          <w:ins w:id="116" w:author="USER" w:date="2024-07-01T09:06:00Z">
            <w:r w:rsidRPr="00D27206">
              <w:rPr>
                <w:rStyle w:val="afd"/>
                <w:noProof/>
              </w:rPr>
              <w:fldChar w:fldCharType="begin"/>
            </w:r>
            <w:r w:rsidRPr="00D27206">
              <w:rPr>
                <w:rStyle w:val="afd"/>
                <w:noProof/>
              </w:rPr>
              <w:instrText xml:space="preserve"> </w:instrText>
            </w:r>
            <w:r>
              <w:rPr>
                <w:noProof/>
              </w:rPr>
              <w:instrText>HYPERLINK \l "_Toc170717203"</w:instrText>
            </w:r>
            <w:r w:rsidRPr="00D27206">
              <w:rPr>
                <w:rStyle w:val="afd"/>
                <w:noProof/>
              </w:rPr>
              <w:instrText xml:space="preserve"> </w:instrText>
            </w:r>
            <w:r w:rsidRPr="00D27206">
              <w:rPr>
                <w:rStyle w:val="afd"/>
                <w:noProof/>
              </w:rPr>
              <w:fldChar w:fldCharType="separate"/>
            </w:r>
            <w:r w:rsidRPr="00D27206">
              <w:rPr>
                <w:rStyle w:val="afd"/>
                <w:noProof/>
              </w:rPr>
              <w:t>4.3.2</w:t>
            </w:r>
            <w:r>
              <w:rPr>
                <w:rFonts w:asciiTheme="minorHAnsi" w:eastAsiaTheme="minorEastAsia" w:hAnsiTheme="minorHAnsi" w:cstheme="minorBidi"/>
                <w:b w:val="0"/>
                <w:noProof/>
                <w:kern w:val="2"/>
              </w:rPr>
              <w:tab/>
            </w:r>
            <w:r w:rsidRPr="00D27206">
              <w:rPr>
                <w:rStyle w:val="afd"/>
                <w:noProof/>
              </w:rPr>
              <w:t>Feature Types</w:t>
            </w:r>
            <w:r>
              <w:rPr>
                <w:noProof/>
                <w:webHidden/>
              </w:rPr>
              <w:tab/>
            </w:r>
            <w:r>
              <w:rPr>
                <w:noProof/>
                <w:webHidden/>
              </w:rPr>
              <w:fldChar w:fldCharType="begin"/>
            </w:r>
            <w:r>
              <w:rPr>
                <w:noProof/>
                <w:webHidden/>
              </w:rPr>
              <w:instrText xml:space="preserve"> PAGEREF _Toc170717203 \h </w:instrText>
            </w:r>
          </w:ins>
          <w:r>
            <w:rPr>
              <w:noProof/>
              <w:webHidden/>
            </w:rPr>
          </w:r>
          <w:r>
            <w:rPr>
              <w:noProof/>
              <w:webHidden/>
            </w:rPr>
            <w:fldChar w:fldCharType="separate"/>
          </w:r>
          <w:ins w:id="117" w:author="USER" w:date="2024-07-01T09:11:00Z">
            <w:r w:rsidR="00852FBF">
              <w:rPr>
                <w:noProof/>
                <w:webHidden/>
              </w:rPr>
              <w:t>13</w:t>
            </w:r>
          </w:ins>
          <w:ins w:id="118" w:author="USER" w:date="2024-07-01T09:06:00Z">
            <w:r>
              <w:rPr>
                <w:noProof/>
                <w:webHidden/>
              </w:rPr>
              <w:fldChar w:fldCharType="end"/>
            </w:r>
            <w:r w:rsidRPr="00D27206">
              <w:rPr>
                <w:rStyle w:val="afd"/>
                <w:noProof/>
              </w:rPr>
              <w:fldChar w:fldCharType="end"/>
            </w:r>
          </w:ins>
        </w:p>
        <w:p w14:paraId="788FBD1C" w14:textId="1DDBABAB" w:rsidR="00222523" w:rsidRDefault="00222523">
          <w:pPr>
            <w:pStyle w:val="37"/>
            <w:rPr>
              <w:ins w:id="119" w:author="USER" w:date="2024-07-01T09:06:00Z"/>
              <w:rFonts w:asciiTheme="minorHAnsi" w:eastAsiaTheme="minorEastAsia" w:hAnsiTheme="minorHAnsi" w:cstheme="minorBidi"/>
              <w:b w:val="0"/>
              <w:noProof/>
              <w:kern w:val="2"/>
            </w:rPr>
          </w:pPr>
          <w:ins w:id="120" w:author="USER" w:date="2024-07-01T09:06:00Z">
            <w:r w:rsidRPr="00D27206">
              <w:rPr>
                <w:rStyle w:val="afd"/>
                <w:noProof/>
              </w:rPr>
              <w:fldChar w:fldCharType="begin"/>
            </w:r>
            <w:r w:rsidRPr="00D27206">
              <w:rPr>
                <w:rStyle w:val="afd"/>
                <w:noProof/>
              </w:rPr>
              <w:instrText xml:space="preserve"> </w:instrText>
            </w:r>
            <w:r>
              <w:rPr>
                <w:noProof/>
              </w:rPr>
              <w:instrText>HYPERLINK \l "_Toc170717204"</w:instrText>
            </w:r>
            <w:r w:rsidRPr="00D27206">
              <w:rPr>
                <w:rStyle w:val="afd"/>
                <w:noProof/>
              </w:rPr>
              <w:instrText xml:space="preserve"> </w:instrText>
            </w:r>
            <w:r w:rsidRPr="00D27206">
              <w:rPr>
                <w:rStyle w:val="afd"/>
                <w:noProof/>
              </w:rPr>
              <w:fldChar w:fldCharType="separate"/>
            </w:r>
            <w:r w:rsidRPr="00D27206">
              <w:rPr>
                <w:rStyle w:val="afd"/>
                <w:noProof/>
              </w:rPr>
              <w:t>4.3.3</w:t>
            </w:r>
            <w:r>
              <w:rPr>
                <w:rFonts w:asciiTheme="minorHAnsi" w:eastAsiaTheme="minorEastAsia" w:hAnsiTheme="minorHAnsi" w:cstheme="minorBidi"/>
                <w:b w:val="0"/>
                <w:noProof/>
                <w:kern w:val="2"/>
              </w:rPr>
              <w:tab/>
            </w:r>
            <w:r w:rsidRPr="00D27206">
              <w:rPr>
                <w:rStyle w:val="afd"/>
                <w:noProof/>
              </w:rPr>
              <w:t>Feature Relationship</w:t>
            </w:r>
            <w:r>
              <w:rPr>
                <w:noProof/>
                <w:webHidden/>
              </w:rPr>
              <w:tab/>
            </w:r>
            <w:r>
              <w:rPr>
                <w:noProof/>
                <w:webHidden/>
              </w:rPr>
              <w:fldChar w:fldCharType="begin"/>
            </w:r>
            <w:r>
              <w:rPr>
                <w:noProof/>
                <w:webHidden/>
              </w:rPr>
              <w:instrText xml:space="preserve"> PAGEREF _Toc170717204 \h </w:instrText>
            </w:r>
          </w:ins>
          <w:r>
            <w:rPr>
              <w:noProof/>
              <w:webHidden/>
            </w:rPr>
          </w:r>
          <w:r>
            <w:rPr>
              <w:noProof/>
              <w:webHidden/>
            </w:rPr>
            <w:fldChar w:fldCharType="separate"/>
          </w:r>
          <w:ins w:id="121" w:author="USER" w:date="2024-07-01T09:11:00Z">
            <w:r w:rsidR="00852FBF">
              <w:rPr>
                <w:noProof/>
                <w:webHidden/>
              </w:rPr>
              <w:t>13</w:t>
            </w:r>
          </w:ins>
          <w:ins w:id="122" w:author="USER" w:date="2024-07-01T09:06:00Z">
            <w:r>
              <w:rPr>
                <w:noProof/>
                <w:webHidden/>
              </w:rPr>
              <w:fldChar w:fldCharType="end"/>
            </w:r>
            <w:r w:rsidRPr="00D27206">
              <w:rPr>
                <w:rStyle w:val="afd"/>
                <w:noProof/>
              </w:rPr>
              <w:fldChar w:fldCharType="end"/>
            </w:r>
          </w:ins>
        </w:p>
        <w:p w14:paraId="3D56D5E8" w14:textId="5E44F04B" w:rsidR="00222523" w:rsidRDefault="00222523">
          <w:pPr>
            <w:pStyle w:val="37"/>
            <w:rPr>
              <w:ins w:id="123" w:author="USER" w:date="2024-07-01T09:06:00Z"/>
              <w:rFonts w:asciiTheme="minorHAnsi" w:eastAsiaTheme="minorEastAsia" w:hAnsiTheme="minorHAnsi" w:cstheme="minorBidi"/>
              <w:b w:val="0"/>
              <w:noProof/>
              <w:kern w:val="2"/>
            </w:rPr>
          </w:pPr>
          <w:ins w:id="124" w:author="USER" w:date="2024-07-01T09:06:00Z">
            <w:r w:rsidRPr="00D27206">
              <w:rPr>
                <w:rStyle w:val="afd"/>
                <w:noProof/>
              </w:rPr>
              <w:fldChar w:fldCharType="begin"/>
            </w:r>
            <w:r w:rsidRPr="00D27206">
              <w:rPr>
                <w:rStyle w:val="afd"/>
                <w:noProof/>
              </w:rPr>
              <w:instrText xml:space="preserve"> </w:instrText>
            </w:r>
            <w:r>
              <w:rPr>
                <w:noProof/>
              </w:rPr>
              <w:instrText>HYPERLINK \l "_Toc170717205"</w:instrText>
            </w:r>
            <w:r w:rsidRPr="00D27206">
              <w:rPr>
                <w:rStyle w:val="afd"/>
                <w:noProof/>
              </w:rPr>
              <w:instrText xml:space="preserve"> </w:instrText>
            </w:r>
            <w:r w:rsidRPr="00D27206">
              <w:rPr>
                <w:rStyle w:val="afd"/>
                <w:noProof/>
              </w:rPr>
              <w:fldChar w:fldCharType="separate"/>
            </w:r>
            <w:r w:rsidRPr="00D27206">
              <w:rPr>
                <w:rStyle w:val="afd"/>
                <w:noProof/>
              </w:rPr>
              <w:t>4.3.4</w:t>
            </w:r>
            <w:r>
              <w:rPr>
                <w:rFonts w:asciiTheme="minorHAnsi" w:eastAsiaTheme="minorEastAsia" w:hAnsiTheme="minorHAnsi" w:cstheme="minorBidi"/>
                <w:b w:val="0"/>
                <w:noProof/>
                <w:kern w:val="2"/>
              </w:rPr>
              <w:tab/>
            </w:r>
            <w:r w:rsidRPr="00D27206">
              <w:rPr>
                <w:rStyle w:val="afd"/>
                <w:noProof/>
                <w:lang w:eastAsia="en-US"/>
              </w:rPr>
              <w:t>Information Types</w:t>
            </w:r>
            <w:r>
              <w:rPr>
                <w:noProof/>
                <w:webHidden/>
              </w:rPr>
              <w:tab/>
            </w:r>
            <w:r>
              <w:rPr>
                <w:noProof/>
                <w:webHidden/>
              </w:rPr>
              <w:fldChar w:fldCharType="begin"/>
            </w:r>
            <w:r>
              <w:rPr>
                <w:noProof/>
                <w:webHidden/>
              </w:rPr>
              <w:instrText xml:space="preserve"> PAGEREF _Toc170717205 \h </w:instrText>
            </w:r>
          </w:ins>
          <w:r>
            <w:rPr>
              <w:noProof/>
              <w:webHidden/>
            </w:rPr>
          </w:r>
          <w:r>
            <w:rPr>
              <w:noProof/>
              <w:webHidden/>
            </w:rPr>
            <w:fldChar w:fldCharType="separate"/>
          </w:r>
          <w:ins w:id="125" w:author="USER" w:date="2024-07-01T09:11:00Z">
            <w:r w:rsidR="00852FBF">
              <w:rPr>
                <w:noProof/>
                <w:webHidden/>
              </w:rPr>
              <w:t>13</w:t>
            </w:r>
          </w:ins>
          <w:ins w:id="126" w:author="USER" w:date="2024-07-01T09:06:00Z">
            <w:r>
              <w:rPr>
                <w:noProof/>
                <w:webHidden/>
              </w:rPr>
              <w:fldChar w:fldCharType="end"/>
            </w:r>
            <w:r w:rsidRPr="00D27206">
              <w:rPr>
                <w:rStyle w:val="afd"/>
                <w:noProof/>
              </w:rPr>
              <w:fldChar w:fldCharType="end"/>
            </w:r>
          </w:ins>
        </w:p>
        <w:p w14:paraId="4758ED23" w14:textId="010377BA" w:rsidR="00222523" w:rsidRDefault="00222523">
          <w:pPr>
            <w:pStyle w:val="37"/>
            <w:rPr>
              <w:ins w:id="127" w:author="USER" w:date="2024-07-01T09:06:00Z"/>
              <w:rFonts w:asciiTheme="minorHAnsi" w:eastAsiaTheme="minorEastAsia" w:hAnsiTheme="minorHAnsi" w:cstheme="minorBidi"/>
              <w:b w:val="0"/>
              <w:noProof/>
              <w:kern w:val="2"/>
            </w:rPr>
          </w:pPr>
          <w:ins w:id="128" w:author="USER" w:date="2024-07-01T09:06:00Z">
            <w:r w:rsidRPr="00D27206">
              <w:rPr>
                <w:rStyle w:val="afd"/>
                <w:noProof/>
              </w:rPr>
              <w:fldChar w:fldCharType="begin"/>
            </w:r>
            <w:r w:rsidRPr="00D27206">
              <w:rPr>
                <w:rStyle w:val="afd"/>
                <w:noProof/>
              </w:rPr>
              <w:instrText xml:space="preserve"> </w:instrText>
            </w:r>
            <w:r>
              <w:rPr>
                <w:noProof/>
              </w:rPr>
              <w:instrText>HYPERLINK \l "_Toc170717206"</w:instrText>
            </w:r>
            <w:r w:rsidRPr="00D27206">
              <w:rPr>
                <w:rStyle w:val="afd"/>
                <w:noProof/>
              </w:rPr>
              <w:instrText xml:space="preserve"> </w:instrText>
            </w:r>
            <w:r w:rsidRPr="00D27206">
              <w:rPr>
                <w:rStyle w:val="afd"/>
                <w:noProof/>
              </w:rPr>
              <w:fldChar w:fldCharType="separate"/>
            </w:r>
            <w:r w:rsidRPr="00D27206">
              <w:rPr>
                <w:rStyle w:val="afd"/>
                <w:noProof/>
              </w:rPr>
              <w:t>4.3.5</w:t>
            </w:r>
            <w:r>
              <w:rPr>
                <w:rFonts w:asciiTheme="minorHAnsi" w:eastAsiaTheme="minorEastAsia" w:hAnsiTheme="minorHAnsi" w:cstheme="minorBidi"/>
                <w:b w:val="0"/>
                <w:noProof/>
                <w:kern w:val="2"/>
              </w:rPr>
              <w:tab/>
            </w:r>
            <w:r w:rsidRPr="00D27206">
              <w:rPr>
                <w:rStyle w:val="afd"/>
                <w:noProof/>
                <w:lang w:eastAsia="en-US"/>
              </w:rPr>
              <w:t>Attributes</w:t>
            </w:r>
            <w:r>
              <w:rPr>
                <w:noProof/>
                <w:webHidden/>
              </w:rPr>
              <w:tab/>
            </w:r>
            <w:r>
              <w:rPr>
                <w:noProof/>
                <w:webHidden/>
              </w:rPr>
              <w:fldChar w:fldCharType="begin"/>
            </w:r>
            <w:r>
              <w:rPr>
                <w:noProof/>
                <w:webHidden/>
              </w:rPr>
              <w:instrText xml:space="preserve"> PAGEREF _Toc170717206 \h </w:instrText>
            </w:r>
          </w:ins>
          <w:r>
            <w:rPr>
              <w:noProof/>
              <w:webHidden/>
            </w:rPr>
          </w:r>
          <w:r>
            <w:rPr>
              <w:noProof/>
              <w:webHidden/>
            </w:rPr>
            <w:fldChar w:fldCharType="separate"/>
          </w:r>
          <w:ins w:id="129" w:author="USER" w:date="2024-07-01T09:11:00Z">
            <w:r w:rsidR="00852FBF">
              <w:rPr>
                <w:noProof/>
                <w:webHidden/>
              </w:rPr>
              <w:t>13</w:t>
            </w:r>
          </w:ins>
          <w:ins w:id="130" w:author="USER" w:date="2024-07-01T09:06:00Z">
            <w:r>
              <w:rPr>
                <w:noProof/>
                <w:webHidden/>
              </w:rPr>
              <w:fldChar w:fldCharType="end"/>
            </w:r>
            <w:r w:rsidRPr="00D27206">
              <w:rPr>
                <w:rStyle w:val="afd"/>
                <w:noProof/>
              </w:rPr>
              <w:fldChar w:fldCharType="end"/>
            </w:r>
          </w:ins>
        </w:p>
        <w:p w14:paraId="398E38F9" w14:textId="21B5D998" w:rsidR="00222523" w:rsidRDefault="00222523">
          <w:pPr>
            <w:pStyle w:val="28"/>
            <w:rPr>
              <w:ins w:id="131" w:author="USER" w:date="2024-07-01T09:06:00Z"/>
              <w:rFonts w:asciiTheme="minorHAnsi" w:eastAsiaTheme="minorEastAsia" w:hAnsiTheme="minorHAnsi" w:cstheme="minorBidi"/>
              <w:b w:val="0"/>
              <w:noProof/>
              <w:kern w:val="2"/>
            </w:rPr>
          </w:pPr>
          <w:ins w:id="132" w:author="USER" w:date="2024-07-01T09:06:00Z">
            <w:r w:rsidRPr="00D27206">
              <w:rPr>
                <w:rStyle w:val="afd"/>
                <w:noProof/>
              </w:rPr>
              <w:fldChar w:fldCharType="begin"/>
            </w:r>
            <w:r w:rsidRPr="00D27206">
              <w:rPr>
                <w:rStyle w:val="afd"/>
                <w:noProof/>
              </w:rPr>
              <w:instrText xml:space="preserve"> </w:instrText>
            </w:r>
            <w:r>
              <w:rPr>
                <w:noProof/>
              </w:rPr>
              <w:instrText>HYPERLINK \l "_Toc170717207"</w:instrText>
            </w:r>
            <w:r w:rsidRPr="00D27206">
              <w:rPr>
                <w:rStyle w:val="afd"/>
                <w:noProof/>
              </w:rPr>
              <w:instrText xml:space="preserve"> </w:instrText>
            </w:r>
            <w:r w:rsidRPr="00D27206">
              <w:rPr>
                <w:rStyle w:val="afd"/>
                <w:noProof/>
              </w:rPr>
              <w:fldChar w:fldCharType="separate"/>
            </w:r>
            <w:r w:rsidRPr="00D27206">
              <w:rPr>
                <w:rStyle w:val="afd"/>
                <w:noProof/>
              </w:rPr>
              <w:t>4.4</w:t>
            </w:r>
            <w:r>
              <w:rPr>
                <w:rFonts w:asciiTheme="minorHAnsi" w:eastAsiaTheme="minorEastAsia" w:hAnsiTheme="minorHAnsi" w:cstheme="minorBidi"/>
                <w:b w:val="0"/>
                <w:noProof/>
                <w:kern w:val="2"/>
              </w:rPr>
              <w:tab/>
            </w:r>
            <w:r w:rsidRPr="00D27206">
              <w:rPr>
                <w:rStyle w:val="afd"/>
                <w:noProof/>
              </w:rPr>
              <w:t>Geometric representation</w:t>
            </w:r>
            <w:r>
              <w:rPr>
                <w:noProof/>
                <w:webHidden/>
              </w:rPr>
              <w:tab/>
            </w:r>
            <w:r>
              <w:rPr>
                <w:noProof/>
                <w:webHidden/>
              </w:rPr>
              <w:fldChar w:fldCharType="begin"/>
            </w:r>
            <w:r>
              <w:rPr>
                <w:noProof/>
                <w:webHidden/>
              </w:rPr>
              <w:instrText xml:space="preserve"> PAGEREF _Toc170717207 \h </w:instrText>
            </w:r>
          </w:ins>
          <w:r>
            <w:rPr>
              <w:noProof/>
              <w:webHidden/>
            </w:rPr>
          </w:r>
          <w:r>
            <w:rPr>
              <w:noProof/>
              <w:webHidden/>
            </w:rPr>
            <w:fldChar w:fldCharType="separate"/>
          </w:r>
          <w:ins w:id="133" w:author="USER" w:date="2024-07-01T09:11:00Z">
            <w:r w:rsidR="00852FBF">
              <w:rPr>
                <w:noProof/>
                <w:webHidden/>
              </w:rPr>
              <w:t>15</w:t>
            </w:r>
          </w:ins>
          <w:ins w:id="134" w:author="USER" w:date="2024-07-01T09:06:00Z">
            <w:r>
              <w:rPr>
                <w:noProof/>
                <w:webHidden/>
              </w:rPr>
              <w:fldChar w:fldCharType="end"/>
            </w:r>
            <w:r w:rsidRPr="00D27206">
              <w:rPr>
                <w:rStyle w:val="afd"/>
                <w:noProof/>
              </w:rPr>
              <w:fldChar w:fldCharType="end"/>
            </w:r>
          </w:ins>
        </w:p>
        <w:p w14:paraId="202C7975" w14:textId="605EB512" w:rsidR="00222523" w:rsidRDefault="00222523">
          <w:pPr>
            <w:pStyle w:val="11"/>
            <w:rPr>
              <w:ins w:id="135" w:author="USER" w:date="2024-07-01T09:06:00Z"/>
              <w:rFonts w:asciiTheme="minorHAnsi" w:eastAsiaTheme="minorEastAsia" w:hAnsiTheme="minorHAnsi" w:cstheme="minorBidi"/>
              <w:b w:val="0"/>
              <w:noProof/>
              <w:kern w:val="2"/>
            </w:rPr>
          </w:pPr>
          <w:ins w:id="136" w:author="USER" w:date="2024-07-01T09:06:00Z">
            <w:r w:rsidRPr="00D27206">
              <w:rPr>
                <w:rStyle w:val="afd"/>
                <w:noProof/>
              </w:rPr>
              <w:fldChar w:fldCharType="begin"/>
            </w:r>
            <w:r w:rsidRPr="00D27206">
              <w:rPr>
                <w:rStyle w:val="afd"/>
                <w:noProof/>
              </w:rPr>
              <w:instrText xml:space="preserve"> </w:instrText>
            </w:r>
            <w:r>
              <w:rPr>
                <w:noProof/>
              </w:rPr>
              <w:instrText>HYPERLINK \l "_Toc170717211"</w:instrText>
            </w:r>
            <w:r w:rsidRPr="00D27206">
              <w:rPr>
                <w:rStyle w:val="afd"/>
                <w:noProof/>
              </w:rPr>
              <w:instrText xml:space="preserve"> </w:instrText>
            </w:r>
            <w:r w:rsidRPr="00D27206">
              <w:rPr>
                <w:rStyle w:val="afd"/>
                <w:noProof/>
              </w:rPr>
              <w:fldChar w:fldCharType="separate"/>
            </w:r>
            <w:r w:rsidRPr="00D27206">
              <w:rPr>
                <w:rStyle w:val="afd"/>
                <w:noProof/>
              </w:rPr>
              <w:t>5</w:t>
            </w:r>
            <w:r>
              <w:rPr>
                <w:rFonts w:asciiTheme="minorHAnsi" w:eastAsiaTheme="minorEastAsia" w:hAnsiTheme="minorHAnsi" w:cstheme="minorBidi"/>
                <w:b w:val="0"/>
                <w:noProof/>
                <w:kern w:val="2"/>
              </w:rPr>
              <w:tab/>
            </w:r>
            <w:r w:rsidRPr="00D27206">
              <w:rPr>
                <w:rStyle w:val="afd"/>
                <w:noProof/>
              </w:rPr>
              <w:t>Coordinate Reference Systems (CRS)</w:t>
            </w:r>
            <w:r>
              <w:rPr>
                <w:noProof/>
                <w:webHidden/>
              </w:rPr>
              <w:tab/>
            </w:r>
            <w:r>
              <w:rPr>
                <w:noProof/>
                <w:webHidden/>
              </w:rPr>
              <w:fldChar w:fldCharType="begin"/>
            </w:r>
            <w:r>
              <w:rPr>
                <w:noProof/>
                <w:webHidden/>
              </w:rPr>
              <w:instrText xml:space="preserve"> PAGEREF _Toc170717211 \h </w:instrText>
            </w:r>
          </w:ins>
          <w:r>
            <w:rPr>
              <w:noProof/>
              <w:webHidden/>
            </w:rPr>
          </w:r>
          <w:r>
            <w:rPr>
              <w:noProof/>
              <w:webHidden/>
            </w:rPr>
            <w:fldChar w:fldCharType="separate"/>
          </w:r>
          <w:ins w:id="137" w:author="USER" w:date="2024-07-01T09:11:00Z">
            <w:r w:rsidR="00852FBF">
              <w:rPr>
                <w:noProof/>
                <w:webHidden/>
              </w:rPr>
              <w:t>15</w:t>
            </w:r>
          </w:ins>
          <w:ins w:id="138" w:author="USER" w:date="2024-07-01T09:06:00Z">
            <w:r>
              <w:rPr>
                <w:noProof/>
                <w:webHidden/>
              </w:rPr>
              <w:fldChar w:fldCharType="end"/>
            </w:r>
            <w:r w:rsidRPr="00D27206">
              <w:rPr>
                <w:rStyle w:val="afd"/>
                <w:noProof/>
              </w:rPr>
              <w:fldChar w:fldCharType="end"/>
            </w:r>
          </w:ins>
        </w:p>
        <w:p w14:paraId="653C3E8A" w14:textId="5F1ED890" w:rsidR="00222523" w:rsidRDefault="00222523">
          <w:pPr>
            <w:pStyle w:val="28"/>
            <w:rPr>
              <w:ins w:id="139" w:author="USER" w:date="2024-07-01T09:06:00Z"/>
              <w:rFonts w:asciiTheme="minorHAnsi" w:eastAsiaTheme="minorEastAsia" w:hAnsiTheme="minorHAnsi" w:cstheme="minorBidi"/>
              <w:b w:val="0"/>
              <w:noProof/>
              <w:kern w:val="2"/>
            </w:rPr>
          </w:pPr>
          <w:ins w:id="140" w:author="USER" w:date="2024-07-01T09:06:00Z">
            <w:r w:rsidRPr="00D27206">
              <w:rPr>
                <w:rStyle w:val="afd"/>
                <w:noProof/>
              </w:rPr>
              <w:fldChar w:fldCharType="begin"/>
            </w:r>
            <w:r w:rsidRPr="00D27206">
              <w:rPr>
                <w:rStyle w:val="afd"/>
                <w:noProof/>
              </w:rPr>
              <w:instrText xml:space="preserve"> </w:instrText>
            </w:r>
            <w:r>
              <w:rPr>
                <w:noProof/>
              </w:rPr>
              <w:instrText>HYPERLINK \l "_Toc170717212"</w:instrText>
            </w:r>
            <w:r w:rsidRPr="00D27206">
              <w:rPr>
                <w:rStyle w:val="afd"/>
                <w:noProof/>
              </w:rPr>
              <w:instrText xml:space="preserve"> </w:instrText>
            </w:r>
            <w:r w:rsidRPr="00D27206">
              <w:rPr>
                <w:rStyle w:val="afd"/>
                <w:noProof/>
              </w:rPr>
              <w:fldChar w:fldCharType="separate"/>
            </w:r>
            <w:r w:rsidRPr="00D27206">
              <w:rPr>
                <w:rStyle w:val="afd"/>
                <w:noProof/>
              </w:rPr>
              <w:t>5.1</w:t>
            </w:r>
            <w:r>
              <w:rPr>
                <w:rFonts w:asciiTheme="minorHAnsi" w:eastAsiaTheme="minorEastAsia" w:hAnsiTheme="minorHAnsi" w:cstheme="minorBidi"/>
                <w:b w:val="0"/>
                <w:noProof/>
                <w:kern w:val="2"/>
              </w:rPr>
              <w:tab/>
            </w:r>
            <w:r w:rsidRPr="00D27206">
              <w:rPr>
                <w:rStyle w:val="afd"/>
                <w:noProof/>
              </w:rPr>
              <w:t>Introduction</w:t>
            </w:r>
            <w:r>
              <w:rPr>
                <w:noProof/>
                <w:webHidden/>
              </w:rPr>
              <w:tab/>
            </w:r>
            <w:r>
              <w:rPr>
                <w:noProof/>
                <w:webHidden/>
              </w:rPr>
              <w:fldChar w:fldCharType="begin"/>
            </w:r>
            <w:r>
              <w:rPr>
                <w:noProof/>
                <w:webHidden/>
              </w:rPr>
              <w:instrText xml:space="preserve"> PAGEREF _Toc170717212 \h </w:instrText>
            </w:r>
          </w:ins>
          <w:r>
            <w:rPr>
              <w:noProof/>
              <w:webHidden/>
            </w:rPr>
          </w:r>
          <w:r>
            <w:rPr>
              <w:noProof/>
              <w:webHidden/>
            </w:rPr>
            <w:fldChar w:fldCharType="separate"/>
          </w:r>
          <w:ins w:id="141" w:author="USER" w:date="2024-07-01T09:11:00Z">
            <w:r w:rsidR="00852FBF">
              <w:rPr>
                <w:noProof/>
                <w:webHidden/>
              </w:rPr>
              <w:t>15</w:t>
            </w:r>
          </w:ins>
          <w:ins w:id="142" w:author="USER" w:date="2024-07-01T09:06:00Z">
            <w:r>
              <w:rPr>
                <w:noProof/>
                <w:webHidden/>
              </w:rPr>
              <w:fldChar w:fldCharType="end"/>
            </w:r>
            <w:r w:rsidRPr="00D27206">
              <w:rPr>
                <w:rStyle w:val="afd"/>
                <w:noProof/>
              </w:rPr>
              <w:fldChar w:fldCharType="end"/>
            </w:r>
          </w:ins>
        </w:p>
        <w:p w14:paraId="53382772" w14:textId="34833F32" w:rsidR="00222523" w:rsidRDefault="00222523">
          <w:pPr>
            <w:pStyle w:val="28"/>
            <w:rPr>
              <w:ins w:id="143" w:author="USER" w:date="2024-07-01T09:06:00Z"/>
              <w:rFonts w:asciiTheme="minorHAnsi" w:eastAsiaTheme="minorEastAsia" w:hAnsiTheme="minorHAnsi" w:cstheme="minorBidi"/>
              <w:b w:val="0"/>
              <w:noProof/>
              <w:kern w:val="2"/>
            </w:rPr>
          </w:pPr>
          <w:ins w:id="144" w:author="USER" w:date="2024-07-01T09:06:00Z">
            <w:r w:rsidRPr="00D27206">
              <w:rPr>
                <w:rStyle w:val="afd"/>
                <w:noProof/>
              </w:rPr>
              <w:fldChar w:fldCharType="begin"/>
            </w:r>
            <w:r w:rsidRPr="00D27206">
              <w:rPr>
                <w:rStyle w:val="afd"/>
                <w:noProof/>
              </w:rPr>
              <w:instrText xml:space="preserve"> </w:instrText>
            </w:r>
            <w:r>
              <w:rPr>
                <w:noProof/>
              </w:rPr>
              <w:instrText>HYPERLINK \l "_Toc170717213"</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5.2</w:t>
            </w:r>
            <w:r>
              <w:rPr>
                <w:rFonts w:asciiTheme="minorHAnsi" w:eastAsiaTheme="minorEastAsia" w:hAnsiTheme="minorHAnsi" w:cstheme="minorBidi"/>
                <w:b w:val="0"/>
                <w:noProof/>
                <w:kern w:val="2"/>
              </w:rPr>
              <w:tab/>
            </w:r>
            <w:r w:rsidRPr="00D27206">
              <w:rPr>
                <w:rStyle w:val="afd"/>
                <w:rFonts w:eastAsia="맑은 고딕"/>
                <w:noProof/>
              </w:rPr>
              <w:t>Horizontal reference system</w:t>
            </w:r>
            <w:r>
              <w:rPr>
                <w:noProof/>
                <w:webHidden/>
              </w:rPr>
              <w:tab/>
            </w:r>
            <w:r>
              <w:rPr>
                <w:noProof/>
                <w:webHidden/>
              </w:rPr>
              <w:fldChar w:fldCharType="begin"/>
            </w:r>
            <w:r>
              <w:rPr>
                <w:noProof/>
                <w:webHidden/>
              </w:rPr>
              <w:instrText xml:space="preserve"> PAGEREF _Toc170717213 \h </w:instrText>
            </w:r>
          </w:ins>
          <w:r>
            <w:rPr>
              <w:noProof/>
              <w:webHidden/>
            </w:rPr>
          </w:r>
          <w:r>
            <w:rPr>
              <w:noProof/>
              <w:webHidden/>
            </w:rPr>
            <w:fldChar w:fldCharType="separate"/>
          </w:r>
          <w:ins w:id="145" w:author="USER" w:date="2024-07-01T09:11:00Z">
            <w:r w:rsidR="00852FBF">
              <w:rPr>
                <w:noProof/>
                <w:webHidden/>
              </w:rPr>
              <w:t>16</w:t>
            </w:r>
          </w:ins>
          <w:ins w:id="146" w:author="USER" w:date="2024-07-01T09:06:00Z">
            <w:r>
              <w:rPr>
                <w:noProof/>
                <w:webHidden/>
              </w:rPr>
              <w:fldChar w:fldCharType="end"/>
            </w:r>
            <w:r w:rsidRPr="00D27206">
              <w:rPr>
                <w:rStyle w:val="afd"/>
                <w:noProof/>
              </w:rPr>
              <w:fldChar w:fldCharType="end"/>
            </w:r>
          </w:ins>
        </w:p>
        <w:p w14:paraId="2C4E2F29" w14:textId="17B46B2D" w:rsidR="00222523" w:rsidRDefault="00222523">
          <w:pPr>
            <w:pStyle w:val="28"/>
            <w:rPr>
              <w:ins w:id="147" w:author="USER" w:date="2024-07-01T09:06:00Z"/>
              <w:rFonts w:asciiTheme="minorHAnsi" w:eastAsiaTheme="minorEastAsia" w:hAnsiTheme="minorHAnsi" w:cstheme="minorBidi"/>
              <w:b w:val="0"/>
              <w:noProof/>
              <w:kern w:val="2"/>
            </w:rPr>
          </w:pPr>
          <w:ins w:id="148" w:author="USER" w:date="2024-07-01T09:06:00Z">
            <w:r w:rsidRPr="00D27206">
              <w:rPr>
                <w:rStyle w:val="afd"/>
                <w:noProof/>
              </w:rPr>
              <w:fldChar w:fldCharType="begin"/>
            </w:r>
            <w:r w:rsidRPr="00D27206">
              <w:rPr>
                <w:rStyle w:val="afd"/>
                <w:noProof/>
              </w:rPr>
              <w:instrText xml:space="preserve"> </w:instrText>
            </w:r>
            <w:r>
              <w:rPr>
                <w:noProof/>
              </w:rPr>
              <w:instrText>HYPERLINK \l "_Toc170717214"</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5.3</w:t>
            </w:r>
            <w:r>
              <w:rPr>
                <w:rFonts w:asciiTheme="minorHAnsi" w:eastAsiaTheme="minorEastAsia" w:hAnsiTheme="minorHAnsi" w:cstheme="minorBidi"/>
                <w:b w:val="0"/>
                <w:noProof/>
                <w:kern w:val="2"/>
              </w:rPr>
              <w:tab/>
            </w:r>
            <w:r w:rsidRPr="00D27206">
              <w:rPr>
                <w:rStyle w:val="afd"/>
                <w:rFonts w:eastAsia="맑은 고딕"/>
                <w:noProof/>
              </w:rPr>
              <w:t>Projection</w:t>
            </w:r>
            <w:r>
              <w:rPr>
                <w:noProof/>
                <w:webHidden/>
              </w:rPr>
              <w:tab/>
            </w:r>
            <w:r>
              <w:rPr>
                <w:noProof/>
                <w:webHidden/>
              </w:rPr>
              <w:fldChar w:fldCharType="begin"/>
            </w:r>
            <w:r>
              <w:rPr>
                <w:noProof/>
                <w:webHidden/>
              </w:rPr>
              <w:instrText xml:space="preserve"> PAGEREF _Toc170717214 \h </w:instrText>
            </w:r>
          </w:ins>
          <w:r>
            <w:rPr>
              <w:noProof/>
              <w:webHidden/>
            </w:rPr>
          </w:r>
          <w:r>
            <w:rPr>
              <w:noProof/>
              <w:webHidden/>
            </w:rPr>
            <w:fldChar w:fldCharType="separate"/>
          </w:r>
          <w:ins w:id="149" w:author="USER" w:date="2024-07-01T09:11:00Z">
            <w:r w:rsidR="00852FBF">
              <w:rPr>
                <w:noProof/>
                <w:webHidden/>
              </w:rPr>
              <w:t>16</w:t>
            </w:r>
          </w:ins>
          <w:ins w:id="150" w:author="USER" w:date="2024-07-01T09:06:00Z">
            <w:r>
              <w:rPr>
                <w:noProof/>
                <w:webHidden/>
              </w:rPr>
              <w:fldChar w:fldCharType="end"/>
            </w:r>
            <w:r w:rsidRPr="00D27206">
              <w:rPr>
                <w:rStyle w:val="afd"/>
                <w:noProof/>
              </w:rPr>
              <w:fldChar w:fldCharType="end"/>
            </w:r>
          </w:ins>
        </w:p>
        <w:p w14:paraId="4E73FD34" w14:textId="7B1C2421" w:rsidR="00222523" w:rsidRDefault="00222523">
          <w:pPr>
            <w:pStyle w:val="28"/>
            <w:rPr>
              <w:ins w:id="151" w:author="USER" w:date="2024-07-01T09:06:00Z"/>
              <w:rFonts w:asciiTheme="minorHAnsi" w:eastAsiaTheme="minorEastAsia" w:hAnsiTheme="minorHAnsi" w:cstheme="minorBidi"/>
              <w:b w:val="0"/>
              <w:noProof/>
              <w:kern w:val="2"/>
            </w:rPr>
          </w:pPr>
          <w:ins w:id="152" w:author="USER" w:date="2024-07-01T09:06:00Z">
            <w:r w:rsidRPr="00D27206">
              <w:rPr>
                <w:rStyle w:val="afd"/>
                <w:noProof/>
              </w:rPr>
              <w:fldChar w:fldCharType="begin"/>
            </w:r>
            <w:r w:rsidRPr="00D27206">
              <w:rPr>
                <w:rStyle w:val="afd"/>
                <w:noProof/>
              </w:rPr>
              <w:instrText xml:space="preserve"> </w:instrText>
            </w:r>
            <w:r>
              <w:rPr>
                <w:noProof/>
              </w:rPr>
              <w:instrText>HYPERLINK \l "_Toc170717215"</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5.4</w:t>
            </w:r>
            <w:r>
              <w:rPr>
                <w:rFonts w:asciiTheme="minorHAnsi" w:eastAsiaTheme="minorEastAsia" w:hAnsiTheme="minorHAnsi" w:cstheme="minorBidi"/>
                <w:b w:val="0"/>
                <w:noProof/>
                <w:kern w:val="2"/>
              </w:rPr>
              <w:tab/>
            </w:r>
            <w:r w:rsidRPr="00D27206">
              <w:rPr>
                <w:rStyle w:val="afd"/>
                <w:rFonts w:eastAsia="맑은 고딕"/>
                <w:noProof/>
              </w:rPr>
              <w:t>Vertical coordinate reference system</w:t>
            </w:r>
            <w:r>
              <w:rPr>
                <w:noProof/>
                <w:webHidden/>
              </w:rPr>
              <w:tab/>
            </w:r>
            <w:r>
              <w:rPr>
                <w:noProof/>
                <w:webHidden/>
              </w:rPr>
              <w:fldChar w:fldCharType="begin"/>
            </w:r>
            <w:r>
              <w:rPr>
                <w:noProof/>
                <w:webHidden/>
              </w:rPr>
              <w:instrText xml:space="preserve"> PAGEREF _Toc170717215 \h </w:instrText>
            </w:r>
          </w:ins>
          <w:r>
            <w:rPr>
              <w:noProof/>
              <w:webHidden/>
            </w:rPr>
          </w:r>
          <w:r>
            <w:rPr>
              <w:noProof/>
              <w:webHidden/>
            </w:rPr>
            <w:fldChar w:fldCharType="separate"/>
          </w:r>
          <w:ins w:id="153" w:author="USER" w:date="2024-07-01T09:11:00Z">
            <w:r w:rsidR="00852FBF">
              <w:rPr>
                <w:noProof/>
                <w:webHidden/>
              </w:rPr>
              <w:t>16</w:t>
            </w:r>
          </w:ins>
          <w:ins w:id="154" w:author="USER" w:date="2024-07-01T09:06:00Z">
            <w:r>
              <w:rPr>
                <w:noProof/>
                <w:webHidden/>
              </w:rPr>
              <w:fldChar w:fldCharType="end"/>
            </w:r>
            <w:r w:rsidRPr="00D27206">
              <w:rPr>
                <w:rStyle w:val="afd"/>
                <w:noProof/>
              </w:rPr>
              <w:fldChar w:fldCharType="end"/>
            </w:r>
          </w:ins>
        </w:p>
        <w:p w14:paraId="52C58E67" w14:textId="63B8F3FF" w:rsidR="00222523" w:rsidRDefault="00222523">
          <w:pPr>
            <w:pStyle w:val="28"/>
            <w:rPr>
              <w:ins w:id="155" w:author="USER" w:date="2024-07-01T09:06:00Z"/>
              <w:rFonts w:asciiTheme="minorHAnsi" w:eastAsiaTheme="minorEastAsia" w:hAnsiTheme="minorHAnsi" w:cstheme="minorBidi"/>
              <w:b w:val="0"/>
              <w:noProof/>
              <w:kern w:val="2"/>
            </w:rPr>
          </w:pPr>
          <w:ins w:id="156" w:author="USER" w:date="2024-07-01T09:06:00Z">
            <w:r w:rsidRPr="00D27206">
              <w:rPr>
                <w:rStyle w:val="afd"/>
                <w:noProof/>
              </w:rPr>
              <w:fldChar w:fldCharType="begin"/>
            </w:r>
            <w:r w:rsidRPr="00D27206">
              <w:rPr>
                <w:rStyle w:val="afd"/>
                <w:noProof/>
              </w:rPr>
              <w:instrText xml:space="preserve"> </w:instrText>
            </w:r>
            <w:r>
              <w:rPr>
                <w:noProof/>
              </w:rPr>
              <w:instrText>HYPERLINK \l "_Toc170717216"</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5.5</w:t>
            </w:r>
            <w:r>
              <w:rPr>
                <w:rFonts w:asciiTheme="minorHAnsi" w:eastAsiaTheme="minorEastAsia" w:hAnsiTheme="minorHAnsi" w:cstheme="minorBidi"/>
                <w:b w:val="0"/>
                <w:noProof/>
                <w:kern w:val="2"/>
              </w:rPr>
              <w:tab/>
            </w:r>
            <w:r w:rsidRPr="00D27206">
              <w:rPr>
                <w:rStyle w:val="afd"/>
                <w:rFonts w:eastAsia="맑은 고딕"/>
                <w:noProof/>
              </w:rPr>
              <w:t>Temporal reference system</w:t>
            </w:r>
            <w:r>
              <w:rPr>
                <w:noProof/>
                <w:webHidden/>
              </w:rPr>
              <w:tab/>
            </w:r>
            <w:r>
              <w:rPr>
                <w:noProof/>
                <w:webHidden/>
              </w:rPr>
              <w:fldChar w:fldCharType="begin"/>
            </w:r>
            <w:r>
              <w:rPr>
                <w:noProof/>
                <w:webHidden/>
              </w:rPr>
              <w:instrText xml:space="preserve"> PAGEREF _Toc170717216 \h </w:instrText>
            </w:r>
          </w:ins>
          <w:r>
            <w:rPr>
              <w:noProof/>
              <w:webHidden/>
            </w:rPr>
          </w:r>
          <w:r>
            <w:rPr>
              <w:noProof/>
              <w:webHidden/>
            </w:rPr>
            <w:fldChar w:fldCharType="separate"/>
          </w:r>
          <w:ins w:id="157" w:author="USER" w:date="2024-07-01T09:11:00Z">
            <w:r w:rsidR="00852FBF">
              <w:rPr>
                <w:noProof/>
                <w:webHidden/>
              </w:rPr>
              <w:t>16</w:t>
            </w:r>
          </w:ins>
          <w:ins w:id="158" w:author="USER" w:date="2024-07-01T09:06:00Z">
            <w:r>
              <w:rPr>
                <w:noProof/>
                <w:webHidden/>
              </w:rPr>
              <w:fldChar w:fldCharType="end"/>
            </w:r>
            <w:r w:rsidRPr="00D27206">
              <w:rPr>
                <w:rStyle w:val="afd"/>
                <w:noProof/>
              </w:rPr>
              <w:fldChar w:fldCharType="end"/>
            </w:r>
          </w:ins>
        </w:p>
        <w:p w14:paraId="7FF4EF70" w14:textId="3A472B4E" w:rsidR="00222523" w:rsidRDefault="00222523">
          <w:pPr>
            <w:pStyle w:val="28"/>
            <w:rPr>
              <w:ins w:id="159" w:author="USER" w:date="2024-07-01T09:06:00Z"/>
              <w:rFonts w:asciiTheme="minorHAnsi" w:eastAsiaTheme="minorEastAsia" w:hAnsiTheme="minorHAnsi" w:cstheme="minorBidi"/>
              <w:b w:val="0"/>
              <w:noProof/>
              <w:kern w:val="2"/>
            </w:rPr>
          </w:pPr>
          <w:ins w:id="160" w:author="USER" w:date="2024-07-01T09:06:00Z">
            <w:r w:rsidRPr="00D27206">
              <w:rPr>
                <w:rStyle w:val="afd"/>
                <w:noProof/>
              </w:rPr>
              <w:fldChar w:fldCharType="begin"/>
            </w:r>
            <w:r w:rsidRPr="00D27206">
              <w:rPr>
                <w:rStyle w:val="afd"/>
                <w:noProof/>
              </w:rPr>
              <w:instrText xml:space="preserve"> </w:instrText>
            </w:r>
            <w:r>
              <w:rPr>
                <w:noProof/>
              </w:rPr>
              <w:instrText>HYPERLINK \l "_Toc170717217"</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5.6</w:t>
            </w:r>
            <w:r>
              <w:rPr>
                <w:rFonts w:asciiTheme="minorHAnsi" w:eastAsiaTheme="minorEastAsia" w:hAnsiTheme="minorHAnsi" w:cstheme="minorBidi"/>
                <w:b w:val="0"/>
                <w:noProof/>
                <w:kern w:val="2"/>
              </w:rPr>
              <w:tab/>
            </w:r>
            <w:r w:rsidRPr="00D27206">
              <w:rPr>
                <w:rStyle w:val="afd"/>
                <w:rFonts w:eastAsia="맑은 고딕"/>
                <w:noProof/>
              </w:rPr>
              <w:t>Coverage of nautical products data and scale</w:t>
            </w:r>
            <w:r>
              <w:rPr>
                <w:noProof/>
                <w:webHidden/>
              </w:rPr>
              <w:tab/>
            </w:r>
            <w:r>
              <w:rPr>
                <w:noProof/>
                <w:webHidden/>
              </w:rPr>
              <w:fldChar w:fldCharType="begin"/>
            </w:r>
            <w:r>
              <w:rPr>
                <w:noProof/>
                <w:webHidden/>
              </w:rPr>
              <w:instrText xml:space="preserve"> PAGEREF _Toc170717217 \h </w:instrText>
            </w:r>
          </w:ins>
          <w:r>
            <w:rPr>
              <w:noProof/>
              <w:webHidden/>
            </w:rPr>
          </w:r>
          <w:r>
            <w:rPr>
              <w:noProof/>
              <w:webHidden/>
            </w:rPr>
            <w:fldChar w:fldCharType="separate"/>
          </w:r>
          <w:ins w:id="161" w:author="USER" w:date="2024-07-01T09:11:00Z">
            <w:r w:rsidR="00852FBF">
              <w:rPr>
                <w:noProof/>
                <w:webHidden/>
              </w:rPr>
              <w:t>16</w:t>
            </w:r>
          </w:ins>
          <w:ins w:id="162" w:author="USER" w:date="2024-07-01T09:06:00Z">
            <w:r>
              <w:rPr>
                <w:noProof/>
                <w:webHidden/>
              </w:rPr>
              <w:fldChar w:fldCharType="end"/>
            </w:r>
            <w:r w:rsidRPr="00D27206">
              <w:rPr>
                <w:rStyle w:val="afd"/>
                <w:noProof/>
              </w:rPr>
              <w:fldChar w:fldCharType="end"/>
            </w:r>
          </w:ins>
        </w:p>
        <w:p w14:paraId="72929CB6" w14:textId="76F74D97" w:rsidR="00222523" w:rsidRDefault="00222523">
          <w:pPr>
            <w:pStyle w:val="11"/>
            <w:rPr>
              <w:ins w:id="163" w:author="USER" w:date="2024-07-01T09:06:00Z"/>
              <w:rFonts w:asciiTheme="minorHAnsi" w:eastAsiaTheme="minorEastAsia" w:hAnsiTheme="minorHAnsi" w:cstheme="minorBidi"/>
              <w:b w:val="0"/>
              <w:noProof/>
              <w:kern w:val="2"/>
            </w:rPr>
          </w:pPr>
          <w:ins w:id="164" w:author="USER" w:date="2024-07-01T09:06:00Z">
            <w:r w:rsidRPr="00D27206">
              <w:rPr>
                <w:rStyle w:val="afd"/>
                <w:noProof/>
              </w:rPr>
              <w:fldChar w:fldCharType="begin"/>
            </w:r>
            <w:r w:rsidRPr="00D27206">
              <w:rPr>
                <w:rStyle w:val="afd"/>
                <w:noProof/>
              </w:rPr>
              <w:instrText xml:space="preserve"> </w:instrText>
            </w:r>
            <w:r>
              <w:rPr>
                <w:noProof/>
              </w:rPr>
              <w:instrText>HYPERLINK \l "_Toc170717218"</w:instrText>
            </w:r>
            <w:r w:rsidRPr="00D27206">
              <w:rPr>
                <w:rStyle w:val="afd"/>
                <w:noProof/>
              </w:rPr>
              <w:instrText xml:space="preserve"> </w:instrText>
            </w:r>
            <w:r w:rsidRPr="00D27206">
              <w:rPr>
                <w:rStyle w:val="afd"/>
                <w:noProof/>
              </w:rPr>
              <w:fldChar w:fldCharType="separate"/>
            </w:r>
            <w:r w:rsidRPr="00D27206">
              <w:rPr>
                <w:rStyle w:val="afd"/>
                <w:noProof/>
              </w:rPr>
              <w:t>6</w:t>
            </w:r>
            <w:r>
              <w:rPr>
                <w:rFonts w:asciiTheme="minorHAnsi" w:eastAsiaTheme="minorEastAsia" w:hAnsiTheme="minorHAnsi" w:cstheme="minorBidi"/>
                <w:b w:val="0"/>
                <w:noProof/>
                <w:kern w:val="2"/>
              </w:rPr>
              <w:tab/>
            </w:r>
            <w:r w:rsidRPr="00D27206">
              <w:rPr>
                <w:rStyle w:val="afd"/>
                <w:noProof/>
              </w:rPr>
              <w:t>Data Quality</w:t>
            </w:r>
            <w:r>
              <w:rPr>
                <w:noProof/>
                <w:webHidden/>
              </w:rPr>
              <w:tab/>
            </w:r>
            <w:r>
              <w:rPr>
                <w:noProof/>
                <w:webHidden/>
              </w:rPr>
              <w:fldChar w:fldCharType="begin"/>
            </w:r>
            <w:r>
              <w:rPr>
                <w:noProof/>
                <w:webHidden/>
              </w:rPr>
              <w:instrText xml:space="preserve"> PAGEREF _Toc170717218 \h </w:instrText>
            </w:r>
          </w:ins>
          <w:r>
            <w:rPr>
              <w:noProof/>
              <w:webHidden/>
            </w:rPr>
          </w:r>
          <w:r>
            <w:rPr>
              <w:noProof/>
              <w:webHidden/>
            </w:rPr>
            <w:fldChar w:fldCharType="separate"/>
          </w:r>
          <w:ins w:id="165" w:author="USER" w:date="2024-07-01T09:11:00Z">
            <w:r w:rsidR="00852FBF">
              <w:rPr>
                <w:noProof/>
                <w:webHidden/>
              </w:rPr>
              <w:t>17</w:t>
            </w:r>
          </w:ins>
          <w:ins w:id="166" w:author="USER" w:date="2024-07-01T09:06:00Z">
            <w:r>
              <w:rPr>
                <w:noProof/>
                <w:webHidden/>
              </w:rPr>
              <w:fldChar w:fldCharType="end"/>
            </w:r>
            <w:r w:rsidRPr="00D27206">
              <w:rPr>
                <w:rStyle w:val="afd"/>
                <w:noProof/>
              </w:rPr>
              <w:fldChar w:fldCharType="end"/>
            </w:r>
          </w:ins>
        </w:p>
        <w:p w14:paraId="7D92EA39" w14:textId="2C75AB08" w:rsidR="00222523" w:rsidRDefault="00222523">
          <w:pPr>
            <w:pStyle w:val="28"/>
            <w:rPr>
              <w:ins w:id="167" w:author="USER" w:date="2024-07-01T09:06:00Z"/>
              <w:rFonts w:asciiTheme="minorHAnsi" w:eastAsiaTheme="minorEastAsia" w:hAnsiTheme="minorHAnsi" w:cstheme="minorBidi"/>
              <w:b w:val="0"/>
              <w:noProof/>
              <w:kern w:val="2"/>
            </w:rPr>
          </w:pPr>
          <w:ins w:id="168" w:author="USER" w:date="2024-07-01T09:06:00Z">
            <w:r w:rsidRPr="00D27206">
              <w:rPr>
                <w:rStyle w:val="afd"/>
                <w:noProof/>
              </w:rPr>
              <w:fldChar w:fldCharType="begin"/>
            </w:r>
            <w:r w:rsidRPr="00D27206">
              <w:rPr>
                <w:rStyle w:val="afd"/>
                <w:noProof/>
              </w:rPr>
              <w:instrText xml:space="preserve"> </w:instrText>
            </w:r>
            <w:r>
              <w:rPr>
                <w:noProof/>
              </w:rPr>
              <w:instrText>HYPERLINK \l "_Toc170717219"</w:instrText>
            </w:r>
            <w:r w:rsidRPr="00D27206">
              <w:rPr>
                <w:rStyle w:val="afd"/>
                <w:noProof/>
              </w:rPr>
              <w:instrText xml:space="preserve"> </w:instrText>
            </w:r>
            <w:r w:rsidRPr="00D27206">
              <w:rPr>
                <w:rStyle w:val="afd"/>
                <w:noProof/>
              </w:rPr>
              <w:fldChar w:fldCharType="separate"/>
            </w:r>
            <w:r w:rsidRPr="00D27206">
              <w:rPr>
                <w:rStyle w:val="afd"/>
                <w:noProof/>
              </w:rPr>
              <w:t>6.1</w:t>
            </w:r>
            <w:r>
              <w:rPr>
                <w:rFonts w:asciiTheme="minorHAnsi" w:eastAsiaTheme="minorEastAsia" w:hAnsiTheme="minorHAnsi" w:cstheme="minorBidi"/>
                <w:b w:val="0"/>
                <w:noProof/>
                <w:kern w:val="2"/>
              </w:rPr>
              <w:tab/>
            </w:r>
            <w:r w:rsidRPr="00D27206">
              <w:rPr>
                <w:rStyle w:val="afd"/>
                <w:noProof/>
              </w:rPr>
              <w:t>Introduction</w:t>
            </w:r>
            <w:r>
              <w:rPr>
                <w:noProof/>
                <w:webHidden/>
              </w:rPr>
              <w:tab/>
            </w:r>
            <w:r>
              <w:rPr>
                <w:noProof/>
                <w:webHidden/>
              </w:rPr>
              <w:fldChar w:fldCharType="begin"/>
            </w:r>
            <w:r>
              <w:rPr>
                <w:noProof/>
                <w:webHidden/>
              </w:rPr>
              <w:instrText xml:space="preserve"> PAGEREF _Toc170717219 \h </w:instrText>
            </w:r>
          </w:ins>
          <w:r>
            <w:rPr>
              <w:noProof/>
              <w:webHidden/>
            </w:rPr>
          </w:r>
          <w:r>
            <w:rPr>
              <w:noProof/>
              <w:webHidden/>
            </w:rPr>
            <w:fldChar w:fldCharType="separate"/>
          </w:r>
          <w:ins w:id="169" w:author="USER" w:date="2024-07-01T09:11:00Z">
            <w:r w:rsidR="00852FBF">
              <w:rPr>
                <w:noProof/>
                <w:webHidden/>
              </w:rPr>
              <w:t>17</w:t>
            </w:r>
          </w:ins>
          <w:ins w:id="170" w:author="USER" w:date="2024-07-01T09:06:00Z">
            <w:r>
              <w:rPr>
                <w:noProof/>
                <w:webHidden/>
              </w:rPr>
              <w:fldChar w:fldCharType="end"/>
            </w:r>
            <w:r w:rsidRPr="00D27206">
              <w:rPr>
                <w:rStyle w:val="afd"/>
                <w:noProof/>
              </w:rPr>
              <w:fldChar w:fldCharType="end"/>
            </w:r>
          </w:ins>
        </w:p>
        <w:p w14:paraId="08309382" w14:textId="5D66E155" w:rsidR="00222523" w:rsidRDefault="00222523">
          <w:pPr>
            <w:pStyle w:val="11"/>
            <w:rPr>
              <w:ins w:id="171" w:author="USER" w:date="2024-07-01T09:06:00Z"/>
              <w:rFonts w:asciiTheme="minorHAnsi" w:eastAsiaTheme="minorEastAsia" w:hAnsiTheme="minorHAnsi" w:cstheme="minorBidi"/>
              <w:b w:val="0"/>
              <w:noProof/>
              <w:kern w:val="2"/>
            </w:rPr>
          </w:pPr>
          <w:ins w:id="172" w:author="USER" w:date="2024-07-01T09:06:00Z">
            <w:r w:rsidRPr="00D27206">
              <w:rPr>
                <w:rStyle w:val="afd"/>
                <w:noProof/>
              </w:rPr>
              <w:fldChar w:fldCharType="begin"/>
            </w:r>
            <w:r w:rsidRPr="00D27206">
              <w:rPr>
                <w:rStyle w:val="afd"/>
                <w:noProof/>
              </w:rPr>
              <w:instrText xml:space="preserve"> </w:instrText>
            </w:r>
            <w:r>
              <w:rPr>
                <w:noProof/>
              </w:rPr>
              <w:instrText>HYPERLINK \l "_Toc170717220"</w:instrText>
            </w:r>
            <w:r w:rsidRPr="00D27206">
              <w:rPr>
                <w:rStyle w:val="afd"/>
                <w:noProof/>
              </w:rPr>
              <w:instrText xml:space="preserve"> </w:instrText>
            </w:r>
            <w:r w:rsidRPr="00D27206">
              <w:rPr>
                <w:rStyle w:val="afd"/>
                <w:noProof/>
              </w:rPr>
              <w:fldChar w:fldCharType="separate"/>
            </w:r>
            <w:r w:rsidRPr="00D27206">
              <w:rPr>
                <w:rStyle w:val="afd"/>
                <w:noProof/>
              </w:rPr>
              <w:t>7</w:t>
            </w:r>
            <w:r>
              <w:rPr>
                <w:rFonts w:asciiTheme="minorHAnsi" w:eastAsiaTheme="minorEastAsia" w:hAnsiTheme="minorHAnsi" w:cstheme="minorBidi"/>
                <w:b w:val="0"/>
                <w:noProof/>
                <w:kern w:val="2"/>
              </w:rPr>
              <w:tab/>
            </w:r>
            <w:r w:rsidRPr="00D27206">
              <w:rPr>
                <w:rStyle w:val="afd"/>
                <w:noProof/>
              </w:rPr>
              <w:t>Data Capture and Classification</w:t>
            </w:r>
            <w:r>
              <w:rPr>
                <w:noProof/>
                <w:webHidden/>
              </w:rPr>
              <w:tab/>
            </w:r>
            <w:r>
              <w:rPr>
                <w:noProof/>
                <w:webHidden/>
              </w:rPr>
              <w:fldChar w:fldCharType="begin"/>
            </w:r>
            <w:r>
              <w:rPr>
                <w:noProof/>
                <w:webHidden/>
              </w:rPr>
              <w:instrText xml:space="preserve"> PAGEREF _Toc170717220 \h </w:instrText>
            </w:r>
          </w:ins>
          <w:r>
            <w:rPr>
              <w:noProof/>
              <w:webHidden/>
            </w:rPr>
          </w:r>
          <w:r>
            <w:rPr>
              <w:noProof/>
              <w:webHidden/>
            </w:rPr>
            <w:fldChar w:fldCharType="separate"/>
          </w:r>
          <w:ins w:id="173" w:author="USER" w:date="2024-07-01T09:11:00Z">
            <w:r w:rsidR="00852FBF">
              <w:rPr>
                <w:noProof/>
                <w:webHidden/>
              </w:rPr>
              <w:t>17</w:t>
            </w:r>
          </w:ins>
          <w:ins w:id="174" w:author="USER" w:date="2024-07-01T09:06:00Z">
            <w:r>
              <w:rPr>
                <w:noProof/>
                <w:webHidden/>
              </w:rPr>
              <w:fldChar w:fldCharType="end"/>
            </w:r>
            <w:r w:rsidRPr="00D27206">
              <w:rPr>
                <w:rStyle w:val="afd"/>
                <w:noProof/>
              </w:rPr>
              <w:fldChar w:fldCharType="end"/>
            </w:r>
          </w:ins>
        </w:p>
        <w:p w14:paraId="4A978D03" w14:textId="681FF113" w:rsidR="00222523" w:rsidRDefault="00222523">
          <w:pPr>
            <w:pStyle w:val="11"/>
            <w:rPr>
              <w:ins w:id="175" w:author="USER" w:date="2024-07-01T09:06:00Z"/>
              <w:rFonts w:asciiTheme="minorHAnsi" w:eastAsiaTheme="minorEastAsia" w:hAnsiTheme="minorHAnsi" w:cstheme="minorBidi"/>
              <w:b w:val="0"/>
              <w:noProof/>
              <w:kern w:val="2"/>
            </w:rPr>
          </w:pPr>
          <w:ins w:id="176" w:author="USER" w:date="2024-07-01T09:06:00Z">
            <w:r w:rsidRPr="00D27206">
              <w:rPr>
                <w:rStyle w:val="afd"/>
                <w:noProof/>
              </w:rPr>
              <w:fldChar w:fldCharType="begin"/>
            </w:r>
            <w:r w:rsidRPr="00D27206">
              <w:rPr>
                <w:rStyle w:val="afd"/>
                <w:noProof/>
              </w:rPr>
              <w:instrText xml:space="preserve"> </w:instrText>
            </w:r>
            <w:r>
              <w:rPr>
                <w:noProof/>
              </w:rPr>
              <w:instrText>HYPERLINK \l "_Toc170717221"</w:instrText>
            </w:r>
            <w:r w:rsidRPr="00D27206">
              <w:rPr>
                <w:rStyle w:val="afd"/>
                <w:noProof/>
              </w:rPr>
              <w:instrText xml:space="preserve"> </w:instrText>
            </w:r>
            <w:r w:rsidRPr="00D27206">
              <w:rPr>
                <w:rStyle w:val="afd"/>
                <w:noProof/>
              </w:rPr>
              <w:fldChar w:fldCharType="separate"/>
            </w:r>
            <w:r w:rsidRPr="00D27206">
              <w:rPr>
                <w:rStyle w:val="afd"/>
                <w:noProof/>
              </w:rPr>
              <w:t>8</w:t>
            </w:r>
            <w:r>
              <w:rPr>
                <w:rFonts w:asciiTheme="minorHAnsi" w:eastAsiaTheme="minorEastAsia" w:hAnsiTheme="minorHAnsi" w:cstheme="minorBidi"/>
                <w:b w:val="0"/>
                <w:noProof/>
                <w:kern w:val="2"/>
              </w:rPr>
              <w:tab/>
            </w:r>
            <w:r w:rsidRPr="00D27206">
              <w:rPr>
                <w:rStyle w:val="afd"/>
                <w:noProof/>
              </w:rPr>
              <w:t>Maintenance</w:t>
            </w:r>
            <w:r>
              <w:rPr>
                <w:noProof/>
                <w:webHidden/>
              </w:rPr>
              <w:tab/>
            </w:r>
            <w:r>
              <w:rPr>
                <w:noProof/>
                <w:webHidden/>
              </w:rPr>
              <w:fldChar w:fldCharType="begin"/>
            </w:r>
            <w:r>
              <w:rPr>
                <w:noProof/>
                <w:webHidden/>
              </w:rPr>
              <w:instrText xml:space="preserve"> PAGEREF _Toc170717221 \h </w:instrText>
            </w:r>
          </w:ins>
          <w:r>
            <w:rPr>
              <w:noProof/>
              <w:webHidden/>
            </w:rPr>
          </w:r>
          <w:r>
            <w:rPr>
              <w:noProof/>
              <w:webHidden/>
            </w:rPr>
            <w:fldChar w:fldCharType="separate"/>
          </w:r>
          <w:ins w:id="177" w:author="USER" w:date="2024-07-01T09:11:00Z">
            <w:r w:rsidR="00852FBF">
              <w:rPr>
                <w:noProof/>
                <w:webHidden/>
              </w:rPr>
              <w:t>18</w:t>
            </w:r>
          </w:ins>
          <w:ins w:id="178" w:author="USER" w:date="2024-07-01T09:06:00Z">
            <w:r>
              <w:rPr>
                <w:noProof/>
                <w:webHidden/>
              </w:rPr>
              <w:fldChar w:fldCharType="end"/>
            </w:r>
            <w:r w:rsidRPr="00D27206">
              <w:rPr>
                <w:rStyle w:val="afd"/>
                <w:noProof/>
              </w:rPr>
              <w:fldChar w:fldCharType="end"/>
            </w:r>
          </w:ins>
        </w:p>
        <w:p w14:paraId="33097B11" w14:textId="6CC82579" w:rsidR="00222523" w:rsidRDefault="00222523">
          <w:pPr>
            <w:pStyle w:val="28"/>
            <w:rPr>
              <w:ins w:id="179" w:author="USER" w:date="2024-07-01T09:06:00Z"/>
              <w:rFonts w:asciiTheme="minorHAnsi" w:eastAsiaTheme="minorEastAsia" w:hAnsiTheme="minorHAnsi" w:cstheme="minorBidi"/>
              <w:b w:val="0"/>
              <w:noProof/>
              <w:kern w:val="2"/>
            </w:rPr>
          </w:pPr>
          <w:ins w:id="180" w:author="USER" w:date="2024-07-01T09:06:00Z">
            <w:r w:rsidRPr="00D27206">
              <w:rPr>
                <w:rStyle w:val="afd"/>
                <w:noProof/>
              </w:rPr>
              <w:fldChar w:fldCharType="begin"/>
            </w:r>
            <w:r w:rsidRPr="00D27206">
              <w:rPr>
                <w:rStyle w:val="afd"/>
                <w:noProof/>
              </w:rPr>
              <w:instrText xml:space="preserve"> </w:instrText>
            </w:r>
            <w:r>
              <w:rPr>
                <w:noProof/>
              </w:rPr>
              <w:instrText>HYPERLINK \l "_Toc170717222"</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8.1</w:t>
            </w:r>
            <w:r>
              <w:rPr>
                <w:rFonts w:asciiTheme="minorHAnsi" w:eastAsiaTheme="minorEastAsia" w:hAnsiTheme="minorHAnsi" w:cstheme="minorBidi"/>
                <w:b w:val="0"/>
                <w:noProof/>
                <w:kern w:val="2"/>
              </w:rPr>
              <w:tab/>
            </w:r>
            <w:r w:rsidRPr="00D27206">
              <w:rPr>
                <w:rStyle w:val="afd"/>
                <w:rFonts w:eastAsia="맑은 고딕"/>
                <w:noProof/>
              </w:rPr>
              <w:t>Introduction</w:t>
            </w:r>
            <w:r>
              <w:rPr>
                <w:noProof/>
                <w:webHidden/>
              </w:rPr>
              <w:tab/>
            </w:r>
            <w:r>
              <w:rPr>
                <w:noProof/>
                <w:webHidden/>
              </w:rPr>
              <w:fldChar w:fldCharType="begin"/>
            </w:r>
            <w:r>
              <w:rPr>
                <w:noProof/>
                <w:webHidden/>
              </w:rPr>
              <w:instrText xml:space="preserve"> PAGEREF _Toc170717222 \h </w:instrText>
            </w:r>
          </w:ins>
          <w:r>
            <w:rPr>
              <w:noProof/>
              <w:webHidden/>
            </w:rPr>
          </w:r>
          <w:r>
            <w:rPr>
              <w:noProof/>
              <w:webHidden/>
            </w:rPr>
            <w:fldChar w:fldCharType="separate"/>
          </w:r>
          <w:ins w:id="181" w:author="USER" w:date="2024-07-01T09:11:00Z">
            <w:r w:rsidR="00852FBF">
              <w:rPr>
                <w:noProof/>
                <w:webHidden/>
              </w:rPr>
              <w:t>18</w:t>
            </w:r>
          </w:ins>
          <w:ins w:id="182" w:author="USER" w:date="2024-07-01T09:06:00Z">
            <w:r>
              <w:rPr>
                <w:noProof/>
                <w:webHidden/>
              </w:rPr>
              <w:fldChar w:fldCharType="end"/>
            </w:r>
            <w:r w:rsidRPr="00D27206">
              <w:rPr>
                <w:rStyle w:val="afd"/>
                <w:noProof/>
              </w:rPr>
              <w:fldChar w:fldCharType="end"/>
            </w:r>
          </w:ins>
        </w:p>
        <w:p w14:paraId="0DC2FFE3" w14:textId="597A595F" w:rsidR="00222523" w:rsidRDefault="00222523">
          <w:pPr>
            <w:pStyle w:val="28"/>
            <w:rPr>
              <w:ins w:id="183" w:author="USER" w:date="2024-07-01T09:06:00Z"/>
              <w:rFonts w:asciiTheme="minorHAnsi" w:eastAsiaTheme="minorEastAsia" w:hAnsiTheme="minorHAnsi" w:cstheme="minorBidi"/>
              <w:b w:val="0"/>
              <w:noProof/>
              <w:kern w:val="2"/>
            </w:rPr>
          </w:pPr>
          <w:ins w:id="184" w:author="USER" w:date="2024-07-01T09:06:00Z">
            <w:r w:rsidRPr="00D27206">
              <w:rPr>
                <w:rStyle w:val="afd"/>
                <w:noProof/>
              </w:rPr>
              <w:fldChar w:fldCharType="begin"/>
            </w:r>
            <w:r w:rsidRPr="00D27206">
              <w:rPr>
                <w:rStyle w:val="afd"/>
                <w:noProof/>
              </w:rPr>
              <w:instrText xml:space="preserve"> </w:instrText>
            </w:r>
            <w:r>
              <w:rPr>
                <w:noProof/>
              </w:rPr>
              <w:instrText>HYPERLINK \l "_Toc170717223"</w:instrText>
            </w:r>
            <w:r w:rsidRPr="00D27206">
              <w:rPr>
                <w:rStyle w:val="afd"/>
                <w:noProof/>
              </w:rPr>
              <w:instrText xml:space="preserve"> </w:instrText>
            </w:r>
            <w:r w:rsidRPr="00D27206">
              <w:rPr>
                <w:rStyle w:val="afd"/>
                <w:noProof/>
              </w:rPr>
              <w:fldChar w:fldCharType="separate"/>
            </w:r>
            <w:r w:rsidRPr="00D27206">
              <w:rPr>
                <w:rStyle w:val="afd"/>
                <w:noProof/>
              </w:rPr>
              <w:t>8.2</w:t>
            </w:r>
            <w:r>
              <w:rPr>
                <w:rFonts w:asciiTheme="minorHAnsi" w:eastAsiaTheme="minorEastAsia" w:hAnsiTheme="minorHAnsi" w:cstheme="minorBidi"/>
                <w:b w:val="0"/>
                <w:noProof/>
                <w:kern w:val="2"/>
              </w:rPr>
              <w:tab/>
            </w:r>
            <w:r w:rsidRPr="00D27206">
              <w:rPr>
                <w:rStyle w:val="afd"/>
                <w:noProof/>
              </w:rPr>
              <w:t>Production Process for base and update datasets</w:t>
            </w:r>
            <w:r>
              <w:rPr>
                <w:noProof/>
                <w:webHidden/>
              </w:rPr>
              <w:tab/>
            </w:r>
            <w:r>
              <w:rPr>
                <w:noProof/>
                <w:webHidden/>
              </w:rPr>
              <w:fldChar w:fldCharType="begin"/>
            </w:r>
            <w:r>
              <w:rPr>
                <w:noProof/>
                <w:webHidden/>
              </w:rPr>
              <w:instrText xml:space="preserve"> PAGEREF _Toc170717223 \h </w:instrText>
            </w:r>
          </w:ins>
          <w:r>
            <w:rPr>
              <w:noProof/>
              <w:webHidden/>
            </w:rPr>
          </w:r>
          <w:r>
            <w:rPr>
              <w:noProof/>
              <w:webHidden/>
            </w:rPr>
            <w:fldChar w:fldCharType="separate"/>
          </w:r>
          <w:ins w:id="185" w:author="USER" w:date="2024-07-01T09:11:00Z">
            <w:r w:rsidR="00852FBF">
              <w:rPr>
                <w:noProof/>
                <w:webHidden/>
              </w:rPr>
              <w:t>18</w:t>
            </w:r>
          </w:ins>
          <w:ins w:id="186" w:author="USER" w:date="2024-07-01T09:06:00Z">
            <w:r>
              <w:rPr>
                <w:noProof/>
                <w:webHidden/>
              </w:rPr>
              <w:fldChar w:fldCharType="end"/>
            </w:r>
            <w:r w:rsidRPr="00D27206">
              <w:rPr>
                <w:rStyle w:val="afd"/>
                <w:noProof/>
              </w:rPr>
              <w:fldChar w:fldCharType="end"/>
            </w:r>
          </w:ins>
        </w:p>
        <w:p w14:paraId="0CDF7099" w14:textId="7575C7CE" w:rsidR="00222523" w:rsidRDefault="00222523">
          <w:pPr>
            <w:pStyle w:val="28"/>
            <w:rPr>
              <w:ins w:id="187" w:author="USER" w:date="2024-07-01T09:06:00Z"/>
              <w:rFonts w:asciiTheme="minorHAnsi" w:eastAsiaTheme="minorEastAsia" w:hAnsiTheme="minorHAnsi" w:cstheme="minorBidi"/>
              <w:b w:val="0"/>
              <w:noProof/>
              <w:kern w:val="2"/>
            </w:rPr>
          </w:pPr>
          <w:ins w:id="188" w:author="USER" w:date="2024-07-01T09:06:00Z">
            <w:r w:rsidRPr="00D27206">
              <w:rPr>
                <w:rStyle w:val="afd"/>
                <w:noProof/>
              </w:rPr>
              <w:fldChar w:fldCharType="begin"/>
            </w:r>
            <w:r w:rsidRPr="00D27206">
              <w:rPr>
                <w:rStyle w:val="afd"/>
                <w:noProof/>
              </w:rPr>
              <w:instrText xml:space="preserve"> </w:instrText>
            </w:r>
            <w:r>
              <w:rPr>
                <w:noProof/>
              </w:rPr>
              <w:instrText>HYPERLINK \l "_Toc170717224"</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8.3</w:t>
            </w:r>
            <w:r>
              <w:rPr>
                <w:rFonts w:asciiTheme="minorHAnsi" w:eastAsiaTheme="minorEastAsia" w:hAnsiTheme="minorHAnsi" w:cstheme="minorBidi"/>
                <w:b w:val="0"/>
                <w:noProof/>
                <w:kern w:val="2"/>
              </w:rPr>
              <w:tab/>
            </w:r>
            <w:r w:rsidRPr="00D27206">
              <w:rPr>
                <w:rStyle w:val="afd"/>
                <w:rFonts w:eastAsia="맑은 고딕"/>
                <w:noProof/>
              </w:rPr>
              <w:t>Dataset updates and cancellation</w:t>
            </w:r>
            <w:r>
              <w:rPr>
                <w:noProof/>
                <w:webHidden/>
              </w:rPr>
              <w:tab/>
            </w:r>
            <w:r>
              <w:rPr>
                <w:noProof/>
                <w:webHidden/>
              </w:rPr>
              <w:fldChar w:fldCharType="begin"/>
            </w:r>
            <w:r>
              <w:rPr>
                <w:noProof/>
                <w:webHidden/>
              </w:rPr>
              <w:instrText xml:space="preserve"> PAGEREF _Toc170717224 \h </w:instrText>
            </w:r>
          </w:ins>
          <w:r>
            <w:rPr>
              <w:noProof/>
              <w:webHidden/>
            </w:rPr>
          </w:r>
          <w:r>
            <w:rPr>
              <w:noProof/>
              <w:webHidden/>
            </w:rPr>
            <w:fldChar w:fldCharType="separate"/>
          </w:r>
          <w:ins w:id="189" w:author="USER" w:date="2024-07-01T09:11:00Z">
            <w:r w:rsidR="00852FBF">
              <w:rPr>
                <w:noProof/>
                <w:webHidden/>
              </w:rPr>
              <w:t>18</w:t>
            </w:r>
          </w:ins>
          <w:ins w:id="190" w:author="USER" w:date="2024-07-01T09:06:00Z">
            <w:r>
              <w:rPr>
                <w:noProof/>
                <w:webHidden/>
              </w:rPr>
              <w:fldChar w:fldCharType="end"/>
            </w:r>
            <w:r w:rsidRPr="00D27206">
              <w:rPr>
                <w:rStyle w:val="afd"/>
                <w:noProof/>
              </w:rPr>
              <w:fldChar w:fldCharType="end"/>
            </w:r>
          </w:ins>
        </w:p>
        <w:p w14:paraId="72EF5BD8" w14:textId="1FDC1D14" w:rsidR="00222523" w:rsidRDefault="00222523">
          <w:pPr>
            <w:pStyle w:val="28"/>
            <w:rPr>
              <w:ins w:id="191" w:author="USER" w:date="2024-07-01T09:06:00Z"/>
              <w:rFonts w:asciiTheme="minorHAnsi" w:eastAsiaTheme="minorEastAsia" w:hAnsiTheme="minorHAnsi" w:cstheme="minorBidi"/>
              <w:b w:val="0"/>
              <w:noProof/>
              <w:kern w:val="2"/>
            </w:rPr>
          </w:pPr>
          <w:ins w:id="192" w:author="USER" w:date="2024-07-01T09:06:00Z">
            <w:r w:rsidRPr="00D27206">
              <w:rPr>
                <w:rStyle w:val="afd"/>
                <w:noProof/>
              </w:rPr>
              <w:fldChar w:fldCharType="begin"/>
            </w:r>
            <w:r w:rsidRPr="00D27206">
              <w:rPr>
                <w:rStyle w:val="afd"/>
                <w:noProof/>
              </w:rPr>
              <w:instrText xml:space="preserve"> </w:instrText>
            </w:r>
            <w:r>
              <w:rPr>
                <w:noProof/>
              </w:rPr>
              <w:instrText>HYPERLINK \l "_Toc170717225"</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8.4</w:t>
            </w:r>
            <w:r>
              <w:rPr>
                <w:rFonts w:asciiTheme="minorHAnsi" w:eastAsiaTheme="minorEastAsia" w:hAnsiTheme="minorHAnsi" w:cstheme="minorBidi"/>
                <w:b w:val="0"/>
                <w:noProof/>
                <w:kern w:val="2"/>
              </w:rPr>
              <w:tab/>
            </w:r>
            <w:r w:rsidRPr="00D27206">
              <w:rPr>
                <w:rStyle w:val="afd"/>
                <w:rFonts w:eastAsia="맑은 고딕"/>
                <w:noProof/>
              </w:rPr>
              <w:t>Support file updates</w:t>
            </w:r>
            <w:r>
              <w:rPr>
                <w:noProof/>
                <w:webHidden/>
              </w:rPr>
              <w:tab/>
            </w:r>
            <w:r>
              <w:rPr>
                <w:noProof/>
                <w:webHidden/>
              </w:rPr>
              <w:fldChar w:fldCharType="begin"/>
            </w:r>
            <w:r>
              <w:rPr>
                <w:noProof/>
                <w:webHidden/>
              </w:rPr>
              <w:instrText xml:space="preserve"> PAGEREF _Toc170717225 \h </w:instrText>
            </w:r>
          </w:ins>
          <w:r>
            <w:rPr>
              <w:noProof/>
              <w:webHidden/>
            </w:rPr>
          </w:r>
          <w:r>
            <w:rPr>
              <w:noProof/>
              <w:webHidden/>
            </w:rPr>
            <w:fldChar w:fldCharType="separate"/>
          </w:r>
          <w:ins w:id="193" w:author="USER" w:date="2024-07-01T09:11:00Z">
            <w:r w:rsidR="00852FBF">
              <w:rPr>
                <w:noProof/>
                <w:webHidden/>
              </w:rPr>
              <w:t>18</w:t>
            </w:r>
          </w:ins>
          <w:ins w:id="194" w:author="USER" w:date="2024-07-01T09:06:00Z">
            <w:r>
              <w:rPr>
                <w:noProof/>
                <w:webHidden/>
              </w:rPr>
              <w:fldChar w:fldCharType="end"/>
            </w:r>
            <w:r w:rsidRPr="00D27206">
              <w:rPr>
                <w:rStyle w:val="afd"/>
                <w:noProof/>
              </w:rPr>
              <w:fldChar w:fldCharType="end"/>
            </w:r>
          </w:ins>
        </w:p>
        <w:p w14:paraId="63A36B7F" w14:textId="7075AC4D" w:rsidR="00222523" w:rsidRDefault="00222523">
          <w:pPr>
            <w:pStyle w:val="28"/>
            <w:rPr>
              <w:ins w:id="195" w:author="USER" w:date="2024-07-01T09:06:00Z"/>
              <w:rFonts w:asciiTheme="minorHAnsi" w:eastAsiaTheme="minorEastAsia" w:hAnsiTheme="minorHAnsi" w:cstheme="minorBidi"/>
              <w:b w:val="0"/>
              <w:noProof/>
              <w:kern w:val="2"/>
            </w:rPr>
          </w:pPr>
          <w:ins w:id="196" w:author="USER" w:date="2024-07-01T09:06:00Z">
            <w:r w:rsidRPr="00D27206">
              <w:rPr>
                <w:rStyle w:val="afd"/>
                <w:noProof/>
              </w:rPr>
              <w:fldChar w:fldCharType="begin"/>
            </w:r>
            <w:r w:rsidRPr="00D27206">
              <w:rPr>
                <w:rStyle w:val="afd"/>
                <w:noProof/>
              </w:rPr>
              <w:instrText xml:space="preserve"> </w:instrText>
            </w:r>
            <w:r>
              <w:rPr>
                <w:noProof/>
              </w:rPr>
              <w:instrText>HYPERLINK \l "_Toc170717226"</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8.5</w:t>
            </w:r>
            <w:r>
              <w:rPr>
                <w:rFonts w:asciiTheme="minorHAnsi" w:eastAsiaTheme="minorEastAsia" w:hAnsiTheme="minorHAnsi" w:cstheme="minorBidi"/>
                <w:b w:val="0"/>
                <w:noProof/>
                <w:kern w:val="2"/>
              </w:rPr>
              <w:tab/>
            </w:r>
            <w:r w:rsidRPr="00D27206">
              <w:rPr>
                <w:rStyle w:val="afd"/>
                <w:rFonts w:eastAsia="맑은 고딕"/>
                <w:noProof/>
              </w:rPr>
              <w:t>Feature and Portrayal Catalogues</w:t>
            </w:r>
            <w:r>
              <w:rPr>
                <w:noProof/>
                <w:webHidden/>
              </w:rPr>
              <w:tab/>
            </w:r>
            <w:r>
              <w:rPr>
                <w:noProof/>
                <w:webHidden/>
              </w:rPr>
              <w:fldChar w:fldCharType="begin"/>
            </w:r>
            <w:r>
              <w:rPr>
                <w:noProof/>
                <w:webHidden/>
              </w:rPr>
              <w:instrText xml:space="preserve"> PAGEREF _Toc170717226 \h </w:instrText>
            </w:r>
          </w:ins>
          <w:r>
            <w:rPr>
              <w:noProof/>
              <w:webHidden/>
            </w:rPr>
          </w:r>
          <w:r>
            <w:rPr>
              <w:noProof/>
              <w:webHidden/>
            </w:rPr>
            <w:fldChar w:fldCharType="separate"/>
          </w:r>
          <w:ins w:id="197" w:author="USER" w:date="2024-07-01T09:11:00Z">
            <w:r w:rsidR="00852FBF">
              <w:rPr>
                <w:noProof/>
                <w:webHidden/>
              </w:rPr>
              <w:t>18</w:t>
            </w:r>
          </w:ins>
          <w:ins w:id="198" w:author="USER" w:date="2024-07-01T09:06:00Z">
            <w:r>
              <w:rPr>
                <w:noProof/>
                <w:webHidden/>
              </w:rPr>
              <w:fldChar w:fldCharType="end"/>
            </w:r>
            <w:r w:rsidRPr="00D27206">
              <w:rPr>
                <w:rStyle w:val="afd"/>
                <w:noProof/>
              </w:rPr>
              <w:fldChar w:fldCharType="end"/>
            </w:r>
          </w:ins>
        </w:p>
        <w:p w14:paraId="0F5FD50F" w14:textId="13BACD7C" w:rsidR="00222523" w:rsidRDefault="00222523">
          <w:pPr>
            <w:pStyle w:val="28"/>
            <w:rPr>
              <w:ins w:id="199" w:author="USER" w:date="2024-07-01T09:06:00Z"/>
              <w:rFonts w:asciiTheme="minorHAnsi" w:eastAsiaTheme="minorEastAsia" w:hAnsiTheme="minorHAnsi" w:cstheme="minorBidi"/>
              <w:b w:val="0"/>
              <w:noProof/>
              <w:kern w:val="2"/>
            </w:rPr>
          </w:pPr>
          <w:ins w:id="200" w:author="USER" w:date="2024-07-01T09:06:00Z">
            <w:r w:rsidRPr="00D27206">
              <w:rPr>
                <w:rStyle w:val="afd"/>
                <w:noProof/>
              </w:rPr>
              <w:fldChar w:fldCharType="begin"/>
            </w:r>
            <w:r w:rsidRPr="00D27206">
              <w:rPr>
                <w:rStyle w:val="afd"/>
                <w:noProof/>
              </w:rPr>
              <w:instrText xml:space="preserve"> </w:instrText>
            </w:r>
            <w:r>
              <w:rPr>
                <w:noProof/>
              </w:rPr>
              <w:instrText>HYPERLINK \l "_Toc170717227"</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8.6</w:t>
            </w:r>
            <w:r>
              <w:rPr>
                <w:rFonts w:asciiTheme="minorHAnsi" w:eastAsiaTheme="minorEastAsia" w:hAnsiTheme="minorHAnsi" w:cstheme="minorBidi"/>
                <w:b w:val="0"/>
                <w:noProof/>
                <w:kern w:val="2"/>
              </w:rPr>
              <w:tab/>
            </w:r>
            <w:r w:rsidRPr="00D27206">
              <w:rPr>
                <w:rStyle w:val="afd"/>
                <w:rFonts w:eastAsia="맑은 고딕"/>
                <w:noProof/>
              </w:rPr>
              <w:t>Feature history, version, and change tracking</w:t>
            </w:r>
            <w:r>
              <w:rPr>
                <w:noProof/>
                <w:webHidden/>
              </w:rPr>
              <w:tab/>
            </w:r>
            <w:r>
              <w:rPr>
                <w:noProof/>
                <w:webHidden/>
              </w:rPr>
              <w:fldChar w:fldCharType="begin"/>
            </w:r>
            <w:r>
              <w:rPr>
                <w:noProof/>
                <w:webHidden/>
              </w:rPr>
              <w:instrText xml:space="preserve"> PAGEREF _Toc170717227 \h </w:instrText>
            </w:r>
          </w:ins>
          <w:r>
            <w:rPr>
              <w:noProof/>
              <w:webHidden/>
            </w:rPr>
          </w:r>
          <w:r>
            <w:rPr>
              <w:noProof/>
              <w:webHidden/>
            </w:rPr>
            <w:fldChar w:fldCharType="separate"/>
          </w:r>
          <w:ins w:id="201" w:author="USER" w:date="2024-07-01T09:11:00Z">
            <w:r w:rsidR="00852FBF">
              <w:rPr>
                <w:noProof/>
                <w:webHidden/>
              </w:rPr>
              <w:t>18</w:t>
            </w:r>
          </w:ins>
          <w:ins w:id="202" w:author="USER" w:date="2024-07-01T09:06:00Z">
            <w:r>
              <w:rPr>
                <w:noProof/>
                <w:webHidden/>
              </w:rPr>
              <w:fldChar w:fldCharType="end"/>
            </w:r>
            <w:r w:rsidRPr="00D27206">
              <w:rPr>
                <w:rStyle w:val="afd"/>
                <w:noProof/>
              </w:rPr>
              <w:fldChar w:fldCharType="end"/>
            </w:r>
          </w:ins>
        </w:p>
        <w:p w14:paraId="6A7D65D5" w14:textId="769367EE" w:rsidR="00222523" w:rsidRDefault="00222523">
          <w:pPr>
            <w:pStyle w:val="28"/>
            <w:rPr>
              <w:ins w:id="203" w:author="USER" w:date="2024-07-01T09:06:00Z"/>
              <w:rFonts w:asciiTheme="minorHAnsi" w:eastAsiaTheme="minorEastAsia" w:hAnsiTheme="minorHAnsi" w:cstheme="minorBidi"/>
              <w:b w:val="0"/>
              <w:noProof/>
              <w:kern w:val="2"/>
            </w:rPr>
          </w:pPr>
          <w:ins w:id="204" w:author="USER" w:date="2024-07-01T09:06:00Z">
            <w:r w:rsidRPr="00D27206">
              <w:rPr>
                <w:rStyle w:val="afd"/>
                <w:noProof/>
              </w:rPr>
              <w:fldChar w:fldCharType="begin"/>
            </w:r>
            <w:r w:rsidRPr="00D27206">
              <w:rPr>
                <w:rStyle w:val="afd"/>
                <w:noProof/>
              </w:rPr>
              <w:instrText xml:space="preserve"> </w:instrText>
            </w:r>
            <w:r>
              <w:rPr>
                <w:noProof/>
              </w:rPr>
              <w:instrText>HYPERLINK \l "_Toc170717228"</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8.7</w:t>
            </w:r>
            <w:r>
              <w:rPr>
                <w:rFonts w:asciiTheme="minorHAnsi" w:eastAsiaTheme="minorEastAsia" w:hAnsiTheme="minorHAnsi" w:cstheme="minorBidi"/>
                <w:b w:val="0"/>
                <w:noProof/>
                <w:kern w:val="2"/>
              </w:rPr>
              <w:tab/>
            </w:r>
            <w:r w:rsidRPr="00D27206">
              <w:rPr>
                <w:rStyle w:val="afd"/>
                <w:rFonts w:eastAsia="맑은 고딕"/>
                <w:noProof/>
              </w:rPr>
              <w:t>Dataset encryption</w:t>
            </w:r>
            <w:r>
              <w:rPr>
                <w:noProof/>
                <w:webHidden/>
              </w:rPr>
              <w:tab/>
            </w:r>
            <w:r>
              <w:rPr>
                <w:noProof/>
                <w:webHidden/>
              </w:rPr>
              <w:fldChar w:fldCharType="begin"/>
            </w:r>
            <w:r>
              <w:rPr>
                <w:noProof/>
                <w:webHidden/>
              </w:rPr>
              <w:instrText xml:space="preserve"> PAGEREF _Toc170717228 \h </w:instrText>
            </w:r>
          </w:ins>
          <w:r>
            <w:rPr>
              <w:noProof/>
              <w:webHidden/>
            </w:rPr>
          </w:r>
          <w:r>
            <w:rPr>
              <w:noProof/>
              <w:webHidden/>
            </w:rPr>
            <w:fldChar w:fldCharType="separate"/>
          </w:r>
          <w:ins w:id="205" w:author="USER" w:date="2024-07-01T09:11:00Z">
            <w:r w:rsidR="00852FBF">
              <w:rPr>
                <w:noProof/>
                <w:webHidden/>
              </w:rPr>
              <w:t>19</w:t>
            </w:r>
          </w:ins>
          <w:ins w:id="206" w:author="USER" w:date="2024-07-01T09:06:00Z">
            <w:r>
              <w:rPr>
                <w:noProof/>
                <w:webHidden/>
              </w:rPr>
              <w:fldChar w:fldCharType="end"/>
            </w:r>
            <w:r w:rsidRPr="00D27206">
              <w:rPr>
                <w:rStyle w:val="afd"/>
                <w:noProof/>
              </w:rPr>
              <w:fldChar w:fldCharType="end"/>
            </w:r>
          </w:ins>
        </w:p>
        <w:p w14:paraId="67B87DDC" w14:textId="7C132CA9" w:rsidR="00222523" w:rsidRDefault="00222523">
          <w:pPr>
            <w:pStyle w:val="11"/>
            <w:rPr>
              <w:ins w:id="207" w:author="USER" w:date="2024-07-01T09:06:00Z"/>
              <w:rFonts w:asciiTheme="minorHAnsi" w:eastAsiaTheme="minorEastAsia" w:hAnsiTheme="minorHAnsi" w:cstheme="minorBidi"/>
              <w:b w:val="0"/>
              <w:noProof/>
              <w:kern w:val="2"/>
            </w:rPr>
          </w:pPr>
          <w:ins w:id="208" w:author="USER" w:date="2024-07-01T09:06:00Z">
            <w:r w:rsidRPr="00D27206">
              <w:rPr>
                <w:rStyle w:val="afd"/>
                <w:noProof/>
              </w:rPr>
              <w:fldChar w:fldCharType="begin"/>
            </w:r>
            <w:r w:rsidRPr="00D27206">
              <w:rPr>
                <w:rStyle w:val="afd"/>
                <w:noProof/>
              </w:rPr>
              <w:instrText xml:space="preserve"> </w:instrText>
            </w:r>
            <w:r>
              <w:rPr>
                <w:noProof/>
              </w:rPr>
              <w:instrText>HYPERLINK \l "_Toc170717229"</w:instrText>
            </w:r>
            <w:r w:rsidRPr="00D27206">
              <w:rPr>
                <w:rStyle w:val="afd"/>
                <w:noProof/>
              </w:rPr>
              <w:instrText xml:space="preserve"> </w:instrText>
            </w:r>
            <w:r w:rsidRPr="00D27206">
              <w:rPr>
                <w:rStyle w:val="afd"/>
                <w:noProof/>
              </w:rPr>
              <w:fldChar w:fldCharType="separate"/>
            </w:r>
            <w:r w:rsidRPr="00D27206">
              <w:rPr>
                <w:rStyle w:val="afd"/>
                <w:noProof/>
              </w:rPr>
              <w:t>9</w:t>
            </w:r>
            <w:r>
              <w:rPr>
                <w:rFonts w:asciiTheme="minorHAnsi" w:eastAsiaTheme="minorEastAsia" w:hAnsiTheme="minorHAnsi" w:cstheme="minorBidi"/>
                <w:b w:val="0"/>
                <w:noProof/>
                <w:kern w:val="2"/>
              </w:rPr>
              <w:tab/>
            </w:r>
            <w:r w:rsidRPr="00D27206">
              <w:rPr>
                <w:rStyle w:val="afd"/>
                <w:noProof/>
              </w:rPr>
              <w:t>Portrayal</w:t>
            </w:r>
            <w:r>
              <w:rPr>
                <w:noProof/>
                <w:webHidden/>
              </w:rPr>
              <w:tab/>
            </w:r>
            <w:r>
              <w:rPr>
                <w:noProof/>
                <w:webHidden/>
              </w:rPr>
              <w:fldChar w:fldCharType="begin"/>
            </w:r>
            <w:r>
              <w:rPr>
                <w:noProof/>
                <w:webHidden/>
              </w:rPr>
              <w:instrText xml:space="preserve"> PAGEREF _Toc170717229 \h </w:instrText>
            </w:r>
          </w:ins>
          <w:r>
            <w:rPr>
              <w:noProof/>
              <w:webHidden/>
            </w:rPr>
          </w:r>
          <w:r>
            <w:rPr>
              <w:noProof/>
              <w:webHidden/>
            </w:rPr>
            <w:fldChar w:fldCharType="separate"/>
          </w:r>
          <w:ins w:id="209" w:author="USER" w:date="2024-07-01T09:11:00Z">
            <w:r w:rsidR="00852FBF">
              <w:rPr>
                <w:noProof/>
                <w:webHidden/>
              </w:rPr>
              <w:t>19</w:t>
            </w:r>
          </w:ins>
          <w:ins w:id="210" w:author="USER" w:date="2024-07-01T09:06:00Z">
            <w:r>
              <w:rPr>
                <w:noProof/>
                <w:webHidden/>
              </w:rPr>
              <w:fldChar w:fldCharType="end"/>
            </w:r>
            <w:r w:rsidRPr="00D27206">
              <w:rPr>
                <w:rStyle w:val="afd"/>
                <w:noProof/>
              </w:rPr>
              <w:fldChar w:fldCharType="end"/>
            </w:r>
          </w:ins>
        </w:p>
        <w:p w14:paraId="2BC146D3" w14:textId="103BC320" w:rsidR="00222523" w:rsidRDefault="00222523">
          <w:pPr>
            <w:pStyle w:val="28"/>
            <w:rPr>
              <w:ins w:id="211" w:author="USER" w:date="2024-07-01T09:06:00Z"/>
              <w:rFonts w:asciiTheme="minorHAnsi" w:eastAsiaTheme="minorEastAsia" w:hAnsiTheme="minorHAnsi" w:cstheme="minorBidi"/>
              <w:b w:val="0"/>
              <w:noProof/>
              <w:kern w:val="2"/>
            </w:rPr>
          </w:pPr>
          <w:ins w:id="212" w:author="USER" w:date="2024-07-01T09:06:00Z">
            <w:r w:rsidRPr="00D27206">
              <w:rPr>
                <w:rStyle w:val="afd"/>
                <w:noProof/>
              </w:rPr>
              <w:fldChar w:fldCharType="begin"/>
            </w:r>
            <w:r w:rsidRPr="00D27206">
              <w:rPr>
                <w:rStyle w:val="afd"/>
                <w:noProof/>
              </w:rPr>
              <w:instrText xml:space="preserve"> </w:instrText>
            </w:r>
            <w:r>
              <w:rPr>
                <w:noProof/>
              </w:rPr>
              <w:instrText>HYPERLINK \l "_Toc170717230"</w:instrText>
            </w:r>
            <w:r w:rsidRPr="00D27206">
              <w:rPr>
                <w:rStyle w:val="afd"/>
                <w:noProof/>
              </w:rPr>
              <w:instrText xml:space="preserve"> </w:instrText>
            </w:r>
            <w:r w:rsidRPr="00D27206">
              <w:rPr>
                <w:rStyle w:val="afd"/>
                <w:noProof/>
              </w:rPr>
              <w:fldChar w:fldCharType="separate"/>
            </w:r>
            <w:r w:rsidRPr="00D27206">
              <w:rPr>
                <w:rStyle w:val="afd"/>
                <w:noProof/>
              </w:rPr>
              <w:t>9.1</w:t>
            </w:r>
            <w:r>
              <w:rPr>
                <w:rFonts w:asciiTheme="minorHAnsi" w:eastAsiaTheme="minorEastAsia" w:hAnsiTheme="minorHAnsi" w:cstheme="minorBidi"/>
                <w:b w:val="0"/>
                <w:noProof/>
                <w:kern w:val="2"/>
              </w:rPr>
              <w:tab/>
            </w:r>
            <w:r w:rsidRPr="00D27206">
              <w:rPr>
                <w:rStyle w:val="afd"/>
                <w:noProof/>
              </w:rPr>
              <w:t>Portrayal Catalogue</w:t>
            </w:r>
            <w:r>
              <w:rPr>
                <w:noProof/>
                <w:webHidden/>
              </w:rPr>
              <w:tab/>
            </w:r>
            <w:r>
              <w:rPr>
                <w:noProof/>
                <w:webHidden/>
              </w:rPr>
              <w:fldChar w:fldCharType="begin"/>
            </w:r>
            <w:r>
              <w:rPr>
                <w:noProof/>
                <w:webHidden/>
              </w:rPr>
              <w:instrText xml:space="preserve"> PAGEREF _Toc170717230 \h </w:instrText>
            </w:r>
          </w:ins>
          <w:r>
            <w:rPr>
              <w:noProof/>
              <w:webHidden/>
            </w:rPr>
          </w:r>
          <w:r>
            <w:rPr>
              <w:noProof/>
              <w:webHidden/>
            </w:rPr>
            <w:fldChar w:fldCharType="separate"/>
          </w:r>
          <w:ins w:id="213" w:author="USER" w:date="2024-07-01T09:11:00Z">
            <w:r w:rsidR="00852FBF">
              <w:rPr>
                <w:noProof/>
                <w:webHidden/>
              </w:rPr>
              <w:t>19</w:t>
            </w:r>
          </w:ins>
          <w:ins w:id="214" w:author="USER" w:date="2024-07-01T09:06:00Z">
            <w:r>
              <w:rPr>
                <w:noProof/>
                <w:webHidden/>
              </w:rPr>
              <w:fldChar w:fldCharType="end"/>
            </w:r>
            <w:r w:rsidRPr="00D27206">
              <w:rPr>
                <w:rStyle w:val="afd"/>
                <w:noProof/>
              </w:rPr>
              <w:fldChar w:fldCharType="end"/>
            </w:r>
          </w:ins>
        </w:p>
        <w:p w14:paraId="30C6E7B1" w14:textId="6692F94F" w:rsidR="00222523" w:rsidRDefault="00222523">
          <w:pPr>
            <w:pStyle w:val="11"/>
            <w:rPr>
              <w:ins w:id="215" w:author="USER" w:date="2024-07-01T09:06:00Z"/>
              <w:rFonts w:asciiTheme="minorHAnsi" w:eastAsiaTheme="minorEastAsia" w:hAnsiTheme="minorHAnsi" w:cstheme="minorBidi"/>
              <w:b w:val="0"/>
              <w:noProof/>
              <w:kern w:val="2"/>
            </w:rPr>
          </w:pPr>
          <w:ins w:id="216" w:author="USER" w:date="2024-07-01T09:06:00Z">
            <w:r w:rsidRPr="00D27206">
              <w:rPr>
                <w:rStyle w:val="afd"/>
                <w:noProof/>
              </w:rPr>
              <w:fldChar w:fldCharType="begin"/>
            </w:r>
            <w:r w:rsidRPr="00D27206">
              <w:rPr>
                <w:rStyle w:val="afd"/>
                <w:noProof/>
              </w:rPr>
              <w:instrText xml:space="preserve"> </w:instrText>
            </w:r>
            <w:r>
              <w:rPr>
                <w:noProof/>
              </w:rPr>
              <w:instrText>HYPERLINK \l "_Toc170717231"</w:instrText>
            </w:r>
            <w:r w:rsidRPr="00D27206">
              <w:rPr>
                <w:rStyle w:val="afd"/>
                <w:noProof/>
              </w:rPr>
              <w:instrText xml:space="preserve"> </w:instrText>
            </w:r>
            <w:r w:rsidRPr="00D27206">
              <w:rPr>
                <w:rStyle w:val="afd"/>
                <w:noProof/>
              </w:rPr>
              <w:fldChar w:fldCharType="separate"/>
            </w:r>
            <w:r w:rsidRPr="00D27206">
              <w:rPr>
                <w:rStyle w:val="afd"/>
                <w:noProof/>
              </w:rPr>
              <w:t>10</w:t>
            </w:r>
            <w:r>
              <w:rPr>
                <w:rFonts w:asciiTheme="minorHAnsi" w:eastAsiaTheme="minorEastAsia" w:hAnsiTheme="minorHAnsi" w:cstheme="minorBidi"/>
                <w:b w:val="0"/>
                <w:noProof/>
                <w:kern w:val="2"/>
              </w:rPr>
              <w:tab/>
            </w:r>
            <w:r w:rsidRPr="00D27206">
              <w:rPr>
                <w:rStyle w:val="afd"/>
                <w:noProof/>
              </w:rPr>
              <w:t>Data Product format (encoding)</w:t>
            </w:r>
            <w:r>
              <w:rPr>
                <w:noProof/>
                <w:webHidden/>
              </w:rPr>
              <w:tab/>
            </w:r>
            <w:r>
              <w:rPr>
                <w:noProof/>
                <w:webHidden/>
              </w:rPr>
              <w:fldChar w:fldCharType="begin"/>
            </w:r>
            <w:r>
              <w:rPr>
                <w:noProof/>
                <w:webHidden/>
              </w:rPr>
              <w:instrText xml:space="preserve"> PAGEREF _Toc170717231 \h </w:instrText>
            </w:r>
          </w:ins>
          <w:r>
            <w:rPr>
              <w:noProof/>
              <w:webHidden/>
            </w:rPr>
          </w:r>
          <w:r>
            <w:rPr>
              <w:noProof/>
              <w:webHidden/>
            </w:rPr>
            <w:fldChar w:fldCharType="separate"/>
          </w:r>
          <w:ins w:id="217" w:author="USER" w:date="2024-07-01T09:11:00Z">
            <w:r w:rsidR="00852FBF">
              <w:rPr>
                <w:noProof/>
                <w:webHidden/>
              </w:rPr>
              <w:t>20</w:t>
            </w:r>
          </w:ins>
          <w:ins w:id="218" w:author="USER" w:date="2024-07-01T09:06:00Z">
            <w:r>
              <w:rPr>
                <w:noProof/>
                <w:webHidden/>
              </w:rPr>
              <w:fldChar w:fldCharType="end"/>
            </w:r>
            <w:r w:rsidRPr="00D27206">
              <w:rPr>
                <w:rStyle w:val="afd"/>
                <w:noProof/>
              </w:rPr>
              <w:fldChar w:fldCharType="end"/>
            </w:r>
          </w:ins>
        </w:p>
        <w:p w14:paraId="59B33F60" w14:textId="749595B3" w:rsidR="00222523" w:rsidRDefault="00222523">
          <w:pPr>
            <w:pStyle w:val="28"/>
            <w:rPr>
              <w:ins w:id="219" w:author="USER" w:date="2024-07-01T09:06:00Z"/>
              <w:rFonts w:asciiTheme="minorHAnsi" w:eastAsiaTheme="minorEastAsia" w:hAnsiTheme="minorHAnsi" w:cstheme="minorBidi"/>
              <w:b w:val="0"/>
              <w:noProof/>
              <w:kern w:val="2"/>
            </w:rPr>
          </w:pPr>
          <w:ins w:id="220" w:author="USER" w:date="2024-07-01T09:06:00Z">
            <w:r w:rsidRPr="00D27206">
              <w:rPr>
                <w:rStyle w:val="afd"/>
                <w:noProof/>
              </w:rPr>
              <w:lastRenderedPageBreak/>
              <w:fldChar w:fldCharType="begin"/>
            </w:r>
            <w:r w:rsidRPr="00D27206">
              <w:rPr>
                <w:rStyle w:val="afd"/>
                <w:noProof/>
              </w:rPr>
              <w:instrText xml:space="preserve"> </w:instrText>
            </w:r>
            <w:r>
              <w:rPr>
                <w:noProof/>
              </w:rPr>
              <w:instrText>HYPERLINK \l "_Toc170717232"</w:instrText>
            </w:r>
            <w:r w:rsidRPr="00D27206">
              <w:rPr>
                <w:rStyle w:val="afd"/>
                <w:noProof/>
              </w:rPr>
              <w:instrText xml:space="preserve"> </w:instrText>
            </w:r>
            <w:r w:rsidRPr="00D27206">
              <w:rPr>
                <w:rStyle w:val="afd"/>
                <w:noProof/>
              </w:rPr>
              <w:fldChar w:fldCharType="separate"/>
            </w:r>
            <w:r w:rsidRPr="00D27206">
              <w:rPr>
                <w:rStyle w:val="afd"/>
                <w:noProof/>
              </w:rPr>
              <w:t>10.1</w:t>
            </w:r>
            <w:r>
              <w:rPr>
                <w:rFonts w:asciiTheme="minorHAnsi" w:eastAsiaTheme="minorEastAsia" w:hAnsiTheme="minorHAnsi" w:cstheme="minorBidi"/>
                <w:b w:val="0"/>
                <w:noProof/>
                <w:kern w:val="2"/>
              </w:rPr>
              <w:tab/>
            </w:r>
            <w:r w:rsidRPr="00D27206">
              <w:rPr>
                <w:rStyle w:val="afd"/>
                <w:noProof/>
              </w:rPr>
              <w:t>Introduction</w:t>
            </w:r>
            <w:r>
              <w:rPr>
                <w:noProof/>
                <w:webHidden/>
              </w:rPr>
              <w:tab/>
            </w:r>
            <w:r>
              <w:rPr>
                <w:noProof/>
                <w:webHidden/>
              </w:rPr>
              <w:fldChar w:fldCharType="begin"/>
            </w:r>
            <w:r>
              <w:rPr>
                <w:noProof/>
                <w:webHidden/>
              </w:rPr>
              <w:instrText xml:space="preserve"> PAGEREF _Toc170717232 \h </w:instrText>
            </w:r>
          </w:ins>
          <w:r>
            <w:rPr>
              <w:noProof/>
              <w:webHidden/>
            </w:rPr>
          </w:r>
          <w:r>
            <w:rPr>
              <w:noProof/>
              <w:webHidden/>
            </w:rPr>
            <w:fldChar w:fldCharType="separate"/>
          </w:r>
          <w:ins w:id="221" w:author="USER" w:date="2024-07-01T09:11:00Z">
            <w:r w:rsidR="00852FBF">
              <w:rPr>
                <w:noProof/>
                <w:webHidden/>
              </w:rPr>
              <w:t>20</w:t>
            </w:r>
          </w:ins>
          <w:ins w:id="222" w:author="USER" w:date="2024-07-01T09:06:00Z">
            <w:r>
              <w:rPr>
                <w:noProof/>
                <w:webHidden/>
              </w:rPr>
              <w:fldChar w:fldCharType="end"/>
            </w:r>
            <w:r w:rsidRPr="00D27206">
              <w:rPr>
                <w:rStyle w:val="afd"/>
                <w:noProof/>
              </w:rPr>
              <w:fldChar w:fldCharType="end"/>
            </w:r>
          </w:ins>
        </w:p>
        <w:p w14:paraId="4C932A0E" w14:textId="04B9F41D" w:rsidR="00222523" w:rsidRDefault="00222523">
          <w:pPr>
            <w:pStyle w:val="28"/>
            <w:rPr>
              <w:ins w:id="223" w:author="USER" w:date="2024-07-01T09:06:00Z"/>
              <w:rFonts w:asciiTheme="minorHAnsi" w:eastAsiaTheme="minorEastAsia" w:hAnsiTheme="minorHAnsi" w:cstheme="minorBidi"/>
              <w:b w:val="0"/>
              <w:noProof/>
              <w:kern w:val="2"/>
            </w:rPr>
          </w:pPr>
          <w:ins w:id="224" w:author="USER" w:date="2024-07-01T09:06:00Z">
            <w:r w:rsidRPr="00D27206">
              <w:rPr>
                <w:rStyle w:val="afd"/>
                <w:noProof/>
              </w:rPr>
              <w:fldChar w:fldCharType="begin"/>
            </w:r>
            <w:r w:rsidRPr="00D27206">
              <w:rPr>
                <w:rStyle w:val="afd"/>
                <w:noProof/>
              </w:rPr>
              <w:instrText xml:space="preserve"> </w:instrText>
            </w:r>
            <w:r>
              <w:rPr>
                <w:noProof/>
              </w:rPr>
              <w:instrText>HYPERLINK \l "_Toc170717233"</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10.2</w:t>
            </w:r>
            <w:r>
              <w:rPr>
                <w:rFonts w:asciiTheme="minorHAnsi" w:eastAsiaTheme="minorEastAsia" w:hAnsiTheme="minorHAnsi" w:cstheme="minorBidi"/>
                <w:b w:val="0"/>
                <w:noProof/>
                <w:kern w:val="2"/>
              </w:rPr>
              <w:tab/>
            </w:r>
            <w:r w:rsidRPr="00D27206">
              <w:rPr>
                <w:rStyle w:val="afd"/>
                <w:rFonts w:eastAsia="맑은 고딕"/>
                <w:noProof/>
              </w:rPr>
              <w:t>Coordinate encoding in spatial primitives</w:t>
            </w:r>
            <w:r>
              <w:rPr>
                <w:noProof/>
                <w:webHidden/>
              </w:rPr>
              <w:tab/>
            </w:r>
            <w:r>
              <w:rPr>
                <w:noProof/>
                <w:webHidden/>
              </w:rPr>
              <w:fldChar w:fldCharType="begin"/>
            </w:r>
            <w:r>
              <w:rPr>
                <w:noProof/>
                <w:webHidden/>
              </w:rPr>
              <w:instrText xml:space="preserve"> PAGEREF _Toc170717233 \h </w:instrText>
            </w:r>
          </w:ins>
          <w:r>
            <w:rPr>
              <w:noProof/>
              <w:webHidden/>
            </w:rPr>
          </w:r>
          <w:r>
            <w:rPr>
              <w:noProof/>
              <w:webHidden/>
            </w:rPr>
            <w:fldChar w:fldCharType="separate"/>
          </w:r>
          <w:ins w:id="225" w:author="USER" w:date="2024-07-01T09:11:00Z">
            <w:r w:rsidR="00852FBF">
              <w:rPr>
                <w:noProof/>
                <w:webHidden/>
              </w:rPr>
              <w:t>20</w:t>
            </w:r>
          </w:ins>
          <w:ins w:id="226" w:author="USER" w:date="2024-07-01T09:06:00Z">
            <w:r>
              <w:rPr>
                <w:noProof/>
                <w:webHidden/>
              </w:rPr>
              <w:fldChar w:fldCharType="end"/>
            </w:r>
            <w:r w:rsidRPr="00D27206">
              <w:rPr>
                <w:rStyle w:val="afd"/>
                <w:noProof/>
              </w:rPr>
              <w:fldChar w:fldCharType="end"/>
            </w:r>
          </w:ins>
        </w:p>
        <w:p w14:paraId="44C12F4E" w14:textId="036D51CB" w:rsidR="00222523" w:rsidRDefault="00222523">
          <w:pPr>
            <w:pStyle w:val="37"/>
            <w:rPr>
              <w:ins w:id="227" w:author="USER" w:date="2024-07-01T09:06:00Z"/>
              <w:rFonts w:asciiTheme="minorHAnsi" w:eastAsiaTheme="minorEastAsia" w:hAnsiTheme="minorHAnsi" w:cstheme="minorBidi"/>
              <w:b w:val="0"/>
              <w:noProof/>
              <w:kern w:val="2"/>
            </w:rPr>
          </w:pPr>
          <w:ins w:id="228" w:author="USER" w:date="2024-07-01T09:06:00Z">
            <w:r w:rsidRPr="00D27206">
              <w:rPr>
                <w:rStyle w:val="afd"/>
                <w:noProof/>
              </w:rPr>
              <w:fldChar w:fldCharType="begin"/>
            </w:r>
            <w:r w:rsidRPr="00D27206">
              <w:rPr>
                <w:rStyle w:val="afd"/>
                <w:noProof/>
              </w:rPr>
              <w:instrText xml:space="preserve"> </w:instrText>
            </w:r>
            <w:r>
              <w:rPr>
                <w:noProof/>
              </w:rPr>
              <w:instrText>HYPERLINK \l "_Toc170717234"</w:instrText>
            </w:r>
            <w:r w:rsidRPr="00D27206">
              <w:rPr>
                <w:rStyle w:val="afd"/>
                <w:noProof/>
              </w:rPr>
              <w:instrText xml:space="preserve"> </w:instrText>
            </w:r>
            <w:r w:rsidRPr="00D27206">
              <w:rPr>
                <w:rStyle w:val="afd"/>
                <w:noProof/>
              </w:rPr>
              <w:fldChar w:fldCharType="separate"/>
            </w:r>
            <w:r w:rsidRPr="00D27206">
              <w:rPr>
                <w:rStyle w:val="afd"/>
                <w:noProof/>
                <w:lang w:eastAsia="en-US"/>
              </w:rPr>
              <w:t>10.2.1</w:t>
            </w:r>
            <w:r>
              <w:rPr>
                <w:rFonts w:asciiTheme="minorHAnsi" w:eastAsiaTheme="minorEastAsia" w:hAnsiTheme="minorHAnsi" w:cstheme="minorBidi"/>
                <w:b w:val="0"/>
                <w:noProof/>
                <w:kern w:val="2"/>
              </w:rPr>
              <w:tab/>
            </w:r>
            <w:r w:rsidRPr="00D27206">
              <w:rPr>
                <w:rStyle w:val="afd"/>
                <w:noProof/>
                <w:lang w:eastAsia="en-US"/>
              </w:rPr>
              <w:t>Encoding of coordinates as decimals</w:t>
            </w:r>
            <w:r>
              <w:rPr>
                <w:noProof/>
                <w:webHidden/>
              </w:rPr>
              <w:tab/>
            </w:r>
            <w:r>
              <w:rPr>
                <w:noProof/>
                <w:webHidden/>
              </w:rPr>
              <w:fldChar w:fldCharType="begin"/>
            </w:r>
            <w:r>
              <w:rPr>
                <w:noProof/>
                <w:webHidden/>
              </w:rPr>
              <w:instrText xml:space="preserve"> PAGEREF _Toc170717234 \h </w:instrText>
            </w:r>
          </w:ins>
          <w:r>
            <w:rPr>
              <w:noProof/>
              <w:webHidden/>
            </w:rPr>
          </w:r>
          <w:r>
            <w:rPr>
              <w:noProof/>
              <w:webHidden/>
            </w:rPr>
            <w:fldChar w:fldCharType="separate"/>
          </w:r>
          <w:ins w:id="229" w:author="USER" w:date="2024-07-01T09:11:00Z">
            <w:r w:rsidR="00852FBF">
              <w:rPr>
                <w:noProof/>
                <w:webHidden/>
              </w:rPr>
              <w:t>20</w:t>
            </w:r>
          </w:ins>
          <w:ins w:id="230" w:author="USER" w:date="2024-07-01T09:06:00Z">
            <w:r>
              <w:rPr>
                <w:noProof/>
                <w:webHidden/>
              </w:rPr>
              <w:fldChar w:fldCharType="end"/>
            </w:r>
            <w:r w:rsidRPr="00D27206">
              <w:rPr>
                <w:rStyle w:val="afd"/>
                <w:noProof/>
              </w:rPr>
              <w:fldChar w:fldCharType="end"/>
            </w:r>
          </w:ins>
        </w:p>
        <w:p w14:paraId="4240A378" w14:textId="32381832" w:rsidR="00222523" w:rsidRDefault="00222523">
          <w:pPr>
            <w:pStyle w:val="28"/>
            <w:rPr>
              <w:ins w:id="231" w:author="USER" w:date="2024-07-01T09:06:00Z"/>
              <w:rFonts w:asciiTheme="minorHAnsi" w:eastAsiaTheme="minorEastAsia" w:hAnsiTheme="minorHAnsi" w:cstheme="minorBidi"/>
              <w:b w:val="0"/>
              <w:noProof/>
              <w:kern w:val="2"/>
            </w:rPr>
          </w:pPr>
          <w:ins w:id="232" w:author="USER" w:date="2024-07-01T09:06:00Z">
            <w:r w:rsidRPr="00D27206">
              <w:rPr>
                <w:rStyle w:val="afd"/>
                <w:noProof/>
              </w:rPr>
              <w:fldChar w:fldCharType="begin"/>
            </w:r>
            <w:r w:rsidRPr="00D27206">
              <w:rPr>
                <w:rStyle w:val="afd"/>
                <w:noProof/>
              </w:rPr>
              <w:instrText xml:space="preserve"> </w:instrText>
            </w:r>
            <w:r>
              <w:rPr>
                <w:noProof/>
              </w:rPr>
              <w:instrText>HYPERLINK \l "_Toc170717235"</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10.3</w:t>
            </w:r>
            <w:r>
              <w:rPr>
                <w:rFonts w:asciiTheme="minorHAnsi" w:eastAsiaTheme="minorEastAsia" w:hAnsiTheme="minorHAnsi" w:cstheme="minorBidi"/>
                <w:b w:val="0"/>
                <w:noProof/>
                <w:kern w:val="2"/>
              </w:rPr>
              <w:tab/>
            </w:r>
            <w:r w:rsidRPr="00D27206">
              <w:rPr>
                <w:rStyle w:val="afd"/>
                <w:rFonts w:eastAsia="맑은 고딕"/>
                <w:noProof/>
              </w:rPr>
              <w:t>Numeric attribute encoding</w:t>
            </w:r>
            <w:r>
              <w:rPr>
                <w:noProof/>
                <w:webHidden/>
              </w:rPr>
              <w:tab/>
            </w:r>
            <w:r>
              <w:rPr>
                <w:noProof/>
                <w:webHidden/>
              </w:rPr>
              <w:fldChar w:fldCharType="begin"/>
            </w:r>
            <w:r>
              <w:rPr>
                <w:noProof/>
                <w:webHidden/>
              </w:rPr>
              <w:instrText xml:space="preserve"> PAGEREF _Toc170717235 \h </w:instrText>
            </w:r>
          </w:ins>
          <w:r>
            <w:rPr>
              <w:noProof/>
              <w:webHidden/>
            </w:rPr>
          </w:r>
          <w:r>
            <w:rPr>
              <w:noProof/>
              <w:webHidden/>
            </w:rPr>
            <w:fldChar w:fldCharType="separate"/>
          </w:r>
          <w:ins w:id="233" w:author="USER" w:date="2024-07-01T09:11:00Z">
            <w:r w:rsidR="00852FBF">
              <w:rPr>
                <w:noProof/>
                <w:webHidden/>
              </w:rPr>
              <w:t>20</w:t>
            </w:r>
          </w:ins>
          <w:ins w:id="234" w:author="USER" w:date="2024-07-01T09:06:00Z">
            <w:r>
              <w:rPr>
                <w:noProof/>
                <w:webHidden/>
              </w:rPr>
              <w:fldChar w:fldCharType="end"/>
            </w:r>
            <w:r w:rsidRPr="00D27206">
              <w:rPr>
                <w:rStyle w:val="afd"/>
                <w:noProof/>
              </w:rPr>
              <w:fldChar w:fldCharType="end"/>
            </w:r>
          </w:ins>
        </w:p>
        <w:p w14:paraId="44CC0E28" w14:textId="32E56ED6" w:rsidR="00222523" w:rsidRDefault="00222523">
          <w:pPr>
            <w:pStyle w:val="28"/>
            <w:rPr>
              <w:ins w:id="235" w:author="USER" w:date="2024-07-01T09:06:00Z"/>
              <w:rFonts w:asciiTheme="minorHAnsi" w:eastAsiaTheme="minorEastAsia" w:hAnsiTheme="minorHAnsi" w:cstheme="minorBidi"/>
              <w:b w:val="0"/>
              <w:noProof/>
              <w:kern w:val="2"/>
            </w:rPr>
          </w:pPr>
          <w:ins w:id="236" w:author="USER" w:date="2024-07-01T09:06:00Z">
            <w:r w:rsidRPr="00D27206">
              <w:rPr>
                <w:rStyle w:val="afd"/>
                <w:noProof/>
              </w:rPr>
              <w:fldChar w:fldCharType="begin"/>
            </w:r>
            <w:r w:rsidRPr="00D27206">
              <w:rPr>
                <w:rStyle w:val="afd"/>
                <w:noProof/>
              </w:rPr>
              <w:instrText xml:space="preserve"> </w:instrText>
            </w:r>
            <w:r>
              <w:rPr>
                <w:noProof/>
              </w:rPr>
              <w:instrText>HYPERLINK \l "_Toc170717236"</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10.4</w:t>
            </w:r>
            <w:r>
              <w:rPr>
                <w:rFonts w:asciiTheme="minorHAnsi" w:eastAsiaTheme="minorEastAsia" w:hAnsiTheme="minorHAnsi" w:cstheme="minorBidi"/>
                <w:b w:val="0"/>
                <w:noProof/>
                <w:kern w:val="2"/>
              </w:rPr>
              <w:tab/>
            </w:r>
            <w:r w:rsidRPr="00D27206">
              <w:rPr>
                <w:rStyle w:val="afd"/>
                <w:rFonts w:eastAsia="맑은 고딕"/>
                <w:noProof/>
              </w:rPr>
              <w:t>Text attribute values</w:t>
            </w:r>
            <w:r>
              <w:rPr>
                <w:noProof/>
                <w:webHidden/>
              </w:rPr>
              <w:tab/>
            </w:r>
            <w:r>
              <w:rPr>
                <w:noProof/>
                <w:webHidden/>
              </w:rPr>
              <w:fldChar w:fldCharType="begin"/>
            </w:r>
            <w:r>
              <w:rPr>
                <w:noProof/>
                <w:webHidden/>
              </w:rPr>
              <w:instrText xml:space="preserve"> PAGEREF _Toc170717236 \h </w:instrText>
            </w:r>
          </w:ins>
          <w:r>
            <w:rPr>
              <w:noProof/>
              <w:webHidden/>
            </w:rPr>
          </w:r>
          <w:r>
            <w:rPr>
              <w:noProof/>
              <w:webHidden/>
            </w:rPr>
            <w:fldChar w:fldCharType="separate"/>
          </w:r>
          <w:ins w:id="237" w:author="USER" w:date="2024-07-01T09:11:00Z">
            <w:r w:rsidR="00852FBF">
              <w:rPr>
                <w:noProof/>
                <w:webHidden/>
              </w:rPr>
              <w:t>20</w:t>
            </w:r>
          </w:ins>
          <w:ins w:id="238" w:author="USER" w:date="2024-07-01T09:06:00Z">
            <w:r>
              <w:rPr>
                <w:noProof/>
                <w:webHidden/>
              </w:rPr>
              <w:fldChar w:fldCharType="end"/>
            </w:r>
            <w:r w:rsidRPr="00D27206">
              <w:rPr>
                <w:rStyle w:val="afd"/>
                <w:noProof/>
              </w:rPr>
              <w:fldChar w:fldCharType="end"/>
            </w:r>
          </w:ins>
        </w:p>
        <w:p w14:paraId="6347ED05" w14:textId="0B2C56CB" w:rsidR="00222523" w:rsidRDefault="00222523">
          <w:pPr>
            <w:pStyle w:val="28"/>
            <w:rPr>
              <w:ins w:id="239" w:author="USER" w:date="2024-07-01T09:06:00Z"/>
              <w:rFonts w:asciiTheme="minorHAnsi" w:eastAsiaTheme="minorEastAsia" w:hAnsiTheme="minorHAnsi" w:cstheme="minorBidi"/>
              <w:b w:val="0"/>
              <w:noProof/>
              <w:kern w:val="2"/>
            </w:rPr>
          </w:pPr>
          <w:ins w:id="240" w:author="USER" w:date="2024-07-01T09:06:00Z">
            <w:r w:rsidRPr="00D27206">
              <w:rPr>
                <w:rStyle w:val="afd"/>
                <w:noProof/>
              </w:rPr>
              <w:fldChar w:fldCharType="begin"/>
            </w:r>
            <w:r w:rsidRPr="00D27206">
              <w:rPr>
                <w:rStyle w:val="afd"/>
                <w:noProof/>
              </w:rPr>
              <w:instrText xml:space="preserve"> </w:instrText>
            </w:r>
            <w:r>
              <w:rPr>
                <w:noProof/>
              </w:rPr>
              <w:instrText>HYPERLINK \l "_Toc170717237"</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10.5</w:t>
            </w:r>
            <w:r>
              <w:rPr>
                <w:rFonts w:asciiTheme="minorHAnsi" w:eastAsiaTheme="minorEastAsia" w:hAnsiTheme="minorHAnsi" w:cstheme="minorBidi"/>
                <w:b w:val="0"/>
                <w:noProof/>
                <w:kern w:val="2"/>
              </w:rPr>
              <w:tab/>
            </w:r>
            <w:r w:rsidRPr="00D27206">
              <w:rPr>
                <w:rStyle w:val="afd"/>
                <w:rFonts w:eastAsia="맑은 고딕"/>
                <w:noProof/>
              </w:rPr>
              <w:t>Mandatory attribute values</w:t>
            </w:r>
            <w:r>
              <w:rPr>
                <w:noProof/>
                <w:webHidden/>
              </w:rPr>
              <w:tab/>
            </w:r>
            <w:r>
              <w:rPr>
                <w:noProof/>
                <w:webHidden/>
              </w:rPr>
              <w:fldChar w:fldCharType="begin"/>
            </w:r>
            <w:r>
              <w:rPr>
                <w:noProof/>
                <w:webHidden/>
              </w:rPr>
              <w:instrText xml:space="preserve"> PAGEREF _Toc170717237 \h </w:instrText>
            </w:r>
          </w:ins>
          <w:r>
            <w:rPr>
              <w:noProof/>
              <w:webHidden/>
            </w:rPr>
          </w:r>
          <w:r>
            <w:rPr>
              <w:noProof/>
              <w:webHidden/>
            </w:rPr>
            <w:fldChar w:fldCharType="separate"/>
          </w:r>
          <w:ins w:id="241" w:author="USER" w:date="2024-07-01T09:11:00Z">
            <w:r w:rsidR="00852FBF">
              <w:rPr>
                <w:noProof/>
                <w:webHidden/>
              </w:rPr>
              <w:t>20</w:t>
            </w:r>
          </w:ins>
          <w:ins w:id="242" w:author="USER" w:date="2024-07-01T09:06:00Z">
            <w:r>
              <w:rPr>
                <w:noProof/>
                <w:webHidden/>
              </w:rPr>
              <w:fldChar w:fldCharType="end"/>
            </w:r>
            <w:r w:rsidRPr="00D27206">
              <w:rPr>
                <w:rStyle w:val="afd"/>
                <w:noProof/>
              </w:rPr>
              <w:fldChar w:fldCharType="end"/>
            </w:r>
          </w:ins>
        </w:p>
        <w:p w14:paraId="595CC683" w14:textId="0CA41A00" w:rsidR="00222523" w:rsidRDefault="00222523">
          <w:pPr>
            <w:pStyle w:val="28"/>
            <w:rPr>
              <w:ins w:id="243" w:author="USER" w:date="2024-07-01T09:06:00Z"/>
              <w:rFonts w:asciiTheme="minorHAnsi" w:eastAsiaTheme="minorEastAsia" w:hAnsiTheme="minorHAnsi" w:cstheme="minorBidi"/>
              <w:b w:val="0"/>
              <w:noProof/>
              <w:kern w:val="2"/>
            </w:rPr>
          </w:pPr>
          <w:ins w:id="244" w:author="USER" w:date="2024-07-01T09:06:00Z">
            <w:r w:rsidRPr="00D27206">
              <w:rPr>
                <w:rStyle w:val="afd"/>
                <w:noProof/>
              </w:rPr>
              <w:fldChar w:fldCharType="begin"/>
            </w:r>
            <w:r w:rsidRPr="00D27206">
              <w:rPr>
                <w:rStyle w:val="afd"/>
                <w:noProof/>
              </w:rPr>
              <w:instrText xml:space="preserve"> </w:instrText>
            </w:r>
            <w:r>
              <w:rPr>
                <w:noProof/>
              </w:rPr>
              <w:instrText>HYPERLINK \l "_Toc170717264"</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10.6</w:t>
            </w:r>
            <w:r>
              <w:rPr>
                <w:rFonts w:asciiTheme="minorHAnsi" w:eastAsiaTheme="minorEastAsia" w:hAnsiTheme="minorHAnsi" w:cstheme="minorBidi"/>
                <w:b w:val="0"/>
                <w:noProof/>
                <w:kern w:val="2"/>
              </w:rPr>
              <w:tab/>
            </w:r>
            <w:r w:rsidRPr="00D27206">
              <w:rPr>
                <w:rStyle w:val="afd"/>
                <w:rFonts w:eastAsia="맑은 고딕"/>
                <w:noProof/>
              </w:rPr>
              <w:t>Data overlap</w:t>
            </w:r>
            <w:r>
              <w:rPr>
                <w:noProof/>
                <w:webHidden/>
              </w:rPr>
              <w:tab/>
            </w:r>
            <w:r>
              <w:rPr>
                <w:noProof/>
                <w:webHidden/>
              </w:rPr>
              <w:fldChar w:fldCharType="begin"/>
            </w:r>
            <w:r>
              <w:rPr>
                <w:noProof/>
                <w:webHidden/>
              </w:rPr>
              <w:instrText xml:space="preserve"> PAGEREF _Toc170717264 \h </w:instrText>
            </w:r>
          </w:ins>
          <w:r>
            <w:rPr>
              <w:noProof/>
              <w:webHidden/>
            </w:rPr>
          </w:r>
          <w:r>
            <w:rPr>
              <w:noProof/>
              <w:webHidden/>
            </w:rPr>
            <w:fldChar w:fldCharType="separate"/>
          </w:r>
          <w:ins w:id="245" w:author="USER" w:date="2024-07-01T09:11:00Z">
            <w:r w:rsidR="00852FBF">
              <w:rPr>
                <w:noProof/>
                <w:webHidden/>
              </w:rPr>
              <w:t>21</w:t>
            </w:r>
          </w:ins>
          <w:ins w:id="246" w:author="USER" w:date="2024-07-01T09:06:00Z">
            <w:r>
              <w:rPr>
                <w:noProof/>
                <w:webHidden/>
              </w:rPr>
              <w:fldChar w:fldCharType="end"/>
            </w:r>
            <w:r w:rsidRPr="00D27206">
              <w:rPr>
                <w:rStyle w:val="afd"/>
                <w:noProof/>
              </w:rPr>
              <w:fldChar w:fldCharType="end"/>
            </w:r>
          </w:ins>
        </w:p>
        <w:p w14:paraId="5738666E" w14:textId="4E6C278E" w:rsidR="00222523" w:rsidRDefault="00222523">
          <w:pPr>
            <w:pStyle w:val="28"/>
            <w:rPr>
              <w:ins w:id="247" w:author="USER" w:date="2024-07-01T09:06:00Z"/>
              <w:rFonts w:asciiTheme="minorHAnsi" w:eastAsiaTheme="minorEastAsia" w:hAnsiTheme="minorHAnsi" w:cstheme="minorBidi"/>
              <w:b w:val="0"/>
              <w:noProof/>
              <w:kern w:val="2"/>
            </w:rPr>
          </w:pPr>
          <w:ins w:id="248" w:author="USER" w:date="2024-07-01T09:06:00Z">
            <w:r w:rsidRPr="00D27206">
              <w:rPr>
                <w:rStyle w:val="afd"/>
                <w:noProof/>
              </w:rPr>
              <w:fldChar w:fldCharType="begin"/>
            </w:r>
            <w:r w:rsidRPr="00D27206">
              <w:rPr>
                <w:rStyle w:val="afd"/>
                <w:noProof/>
              </w:rPr>
              <w:instrText xml:space="preserve"> </w:instrText>
            </w:r>
            <w:r>
              <w:rPr>
                <w:noProof/>
              </w:rPr>
              <w:instrText>HYPERLINK \l "_Toc170717265"</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10.7</w:t>
            </w:r>
            <w:r>
              <w:rPr>
                <w:rFonts w:asciiTheme="minorHAnsi" w:eastAsiaTheme="minorEastAsia" w:hAnsiTheme="minorHAnsi" w:cstheme="minorBidi"/>
                <w:b w:val="0"/>
                <w:noProof/>
                <w:kern w:val="2"/>
              </w:rPr>
              <w:tab/>
            </w:r>
            <w:r w:rsidRPr="00D27206">
              <w:rPr>
                <w:rStyle w:val="afd"/>
                <w:rFonts w:eastAsia="맑은 고딕"/>
                <w:noProof/>
              </w:rPr>
              <w:t>Data extent</w:t>
            </w:r>
            <w:r>
              <w:rPr>
                <w:noProof/>
                <w:webHidden/>
              </w:rPr>
              <w:tab/>
            </w:r>
            <w:r>
              <w:rPr>
                <w:noProof/>
                <w:webHidden/>
              </w:rPr>
              <w:fldChar w:fldCharType="begin"/>
            </w:r>
            <w:r>
              <w:rPr>
                <w:noProof/>
                <w:webHidden/>
              </w:rPr>
              <w:instrText xml:space="preserve"> PAGEREF _Toc170717265 \h </w:instrText>
            </w:r>
          </w:ins>
          <w:r>
            <w:rPr>
              <w:noProof/>
              <w:webHidden/>
            </w:rPr>
          </w:r>
          <w:r>
            <w:rPr>
              <w:noProof/>
              <w:webHidden/>
            </w:rPr>
            <w:fldChar w:fldCharType="separate"/>
          </w:r>
          <w:ins w:id="249" w:author="USER" w:date="2024-07-01T09:11:00Z">
            <w:r w:rsidR="00852FBF">
              <w:rPr>
                <w:noProof/>
                <w:webHidden/>
              </w:rPr>
              <w:t>21</w:t>
            </w:r>
          </w:ins>
          <w:ins w:id="250" w:author="USER" w:date="2024-07-01T09:06:00Z">
            <w:r>
              <w:rPr>
                <w:noProof/>
                <w:webHidden/>
              </w:rPr>
              <w:fldChar w:fldCharType="end"/>
            </w:r>
            <w:r w:rsidRPr="00D27206">
              <w:rPr>
                <w:rStyle w:val="afd"/>
                <w:noProof/>
              </w:rPr>
              <w:fldChar w:fldCharType="end"/>
            </w:r>
          </w:ins>
        </w:p>
        <w:p w14:paraId="29BE77CF" w14:textId="0F4F1E8B" w:rsidR="00222523" w:rsidRDefault="00222523">
          <w:pPr>
            <w:pStyle w:val="11"/>
            <w:rPr>
              <w:ins w:id="251" w:author="USER" w:date="2024-07-01T09:06:00Z"/>
              <w:rFonts w:asciiTheme="minorHAnsi" w:eastAsiaTheme="minorEastAsia" w:hAnsiTheme="minorHAnsi" w:cstheme="minorBidi"/>
              <w:b w:val="0"/>
              <w:noProof/>
              <w:kern w:val="2"/>
            </w:rPr>
          </w:pPr>
          <w:ins w:id="252" w:author="USER" w:date="2024-07-01T09:06:00Z">
            <w:r w:rsidRPr="00D27206">
              <w:rPr>
                <w:rStyle w:val="afd"/>
                <w:noProof/>
              </w:rPr>
              <w:fldChar w:fldCharType="begin"/>
            </w:r>
            <w:r w:rsidRPr="00D27206">
              <w:rPr>
                <w:rStyle w:val="afd"/>
                <w:noProof/>
              </w:rPr>
              <w:instrText xml:space="preserve"> </w:instrText>
            </w:r>
            <w:r>
              <w:rPr>
                <w:noProof/>
              </w:rPr>
              <w:instrText>HYPERLINK \l "_Toc170717266"</w:instrText>
            </w:r>
            <w:r w:rsidRPr="00D27206">
              <w:rPr>
                <w:rStyle w:val="afd"/>
                <w:noProof/>
              </w:rPr>
              <w:instrText xml:space="preserve"> </w:instrText>
            </w:r>
            <w:r w:rsidRPr="00D27206">
              <w:rPr>
                <w:rStyle w:val="afd"/>
                <w:noProof/>
              </w:rPr>
              <w:fldChar w:fldCharType="separate"/>
            </w:r>
            <w:r w:rsidRPr="00D27206">
              <w:rPr>
                <w:rStyle w:val="afd"/>
                <w:noProof/>
              </w:rPr>
              <w:t>11</w:t>
            </w:r>
            <w:r>
              <w:rPr>
                <w:rFonts w:asciiTheme="minorHAnsi" w:eastAsiaTheme="minorEastAsia" w:hAnsiTheme="minorHAnsi" w:cstheme="minorBidi"/>
                <w:b w:val="0"/>
                <w:noProof/>
                <w:kern w:val="2"/>
              </w:rPr>
              <w:tab/>
            </w:r>
            <w:r w:rsidRPr="00D27206">
              <w:rPr>
                <w:rStyle w:val="afd"/>
                <w:noProof/>
              </w:rPr>
              <w:t>Data Product Delivery</w:t>
            </w:r>
            <w:r>
              <w:rPr>
                <w:noProof/>
                <w:webHidden/>
              </w:rPr>
              <w:tab/>
            </w:r>
            <w:r>
              <w:rPr>
                <w:noProof/>
                <w:webHidden/>
              </w:rPr>
              <w:fldChar w:fldCharType="begin"/>
            </w:r>
            <w:r>
              <w:rPr>
                <w:noProof/>
                <w:webHidden/>
              </w:rPr>
              <w:instrText xml:space="preserve"> PAGEREF _Toc170717266 \h </w:instrText>
            </w:r>
          </w:ins>
          <w:r>
            <w:rPr>
              <w:noProof/>
              <w:webHidden/>
            </w:rPr>
          </w:r>
          <w:r>
            <w:rPr>
              <w:noProof/>
              <w:webHidden/>
            </w:rPr>
            <w:fldChar w:fldCharType="separate"/>
          </w:r>
          <w:ins w:id="253" w:author="USER" w:date="2024-07-01T09:11:00Z">
            <w:r w:rsidR="00852FBF">
              <w:rPr>
                <w:noProof/>
                <w:webHidden/>
              </w:rPr>
              <w:t>21</w:t>
            </w:r>
          </w:ins>
          <w:ins w:id="254" w:author="USER" w:date="2024-07-01T09:06:00Z">
            <w:r>
              <w:rPr>
                <w:noProof/>
                <w:webHidden/>
              </w:rPr>
              <w:fldChar w:fldCharType="end"/>
            </w:r>
            <w:r w:rsidRPr="00D27206">
              <w:rPr>
                <w:rStyle w:val="afd"/>
                <w:noProof/>
              </w:rPr>
              <w:fldChar w:fldCharType="end"/>
            </w:r>
          </w:ins>
        </w:p>
        <w:p w14:paraId="0B06FE9E" w14:textId="4371DB51" w:rsidR="00222523" w:rsidRDefault="00222523">
          <w:pPr>
            <w:pStyle w:val="28"/>
            <w:rPr>
              <w:ins w:id="255" w:author="USER" w:date="2024-07-01T09:06:00Z"/>
              <w:rFonts w:asciiTheme="minorHAnsi" w:eastAsiaTheme="minorEastAsia" w:hAnsiTheme="minorHAnsi" w:cstheme="minorBidi"/>
              <w:b w:val="0"/>
              <w:noProof/>
              <w:kern w:val="2"/>
            </w:rPr>
          </w:pPr>
          <w:ins w:id="256" w:author="USER" w:date="2024-07-01T09:06:00Z">
            <w:r w:rsidRPr="00D27206">
              <w:rPr>
                <w:rStyle w:val="afd"/>
                <w:noProof/>
              </w:rPr>
              <w:fldChar w:fldCharType="begin"/>
            </w:r>
            <w:r w:rsidRPr="00D27206">
              <w:rPr>
                <w:rStyle w:val="afd"/>
                <w:noProof/>
              </w:rPr>
              <w:instrText xml:space="preserve"> </w:instrText>
            </w:r>
            <w:r>
              <w:rPr>
                <w:noProof/>
              </w:rPr>
              <w:instrText>HYPERLINK \l "_Toc170717267"</w:instrText>
            </w:r>
            <w:r w:rsidRPr="00D27206">
              <w:rPr>
                <w:rStyle w:val="afd"/>
                <w:noProof/>
              </w:rPr>
              <w:instrText xml:space="preserve"> </w:instrText>
            </w:r>
            <w:r w:rsidRPr="00D27206">
              <w:rPr>
                <w:rStyle w:val="afd"/>
                <w:noProof/>
              </w:rPr>
              <w:fldChar w:fldCharType="separate"/>
            </w:r>
            <w:r w:rsidRPr="00D27206">
              <w:rPr>
                <w:rStyle w:val="afd"/>
                <w:noProof/>
              </w:rPr>
              <w:t>11.1</w:t>
            </w:r>
            <w:r>
              <w:rPr>
                <w:rFonts w:asciiTheme="minorHAnsi" w:eastAsiaTheme="minorEastAsia" w:hAnsiTheme="minorHAnsi" w:cstheme="minorBidi"/>
                <w:b w:val="0"/>
                <w:noProof/>
                <w:kern w:val="2"/>
              </w:rPr>
              <w:tab/>
            </w:r>
            <w:r w:rsidRPr="00D27206">
              <w:rPr>
                <w:rStyle w:val="afd"/>
                <w:noProof/>
              </w:rPr>
              <w:t>Data product delivery information</w:t>
            </w:r>
            <w:r>
              <w:rPr>
                <w:noProof/>
                <w:webHidden/>
              </w:rPr>
              <w:tab/>
            </w:r>
            <w:r>
              <w:rPr>
                <w:noProof/>
                <w:webHidden/>
              </w:rPr>
              <w:fldChar w:fldCharType="begin"/>
            </w:r>
            <w:r>
              <w:rPr>
                <w:noProof/>
                <w:webHidden/>
              </w:rPr>
              <w:instrText xml:space="preserve"> PAGEREF _Toc170717267 \h </w:instrText>
            </w:r>
          </w:ins>
          <w:r>
            <w:rPr>
              <w:noProof/>
              <w:webHidden/>
            </w:rPr>
          </w:r>
          <w:r>
            <w:rPr>
              <w:noProof/>
              <w:webHidden/>
            </w:rPr>
            <w:fldChar w:fldCharType="separate"/>
          </w:r>
          <w:ins w:id="257" w:author="USER" w:date="2024-07-01T09:11:00Z">
            <w:r w:rsidR="00852FBF">
              <w:rPr>
                <w:noProof/>
                <w:webHidden/>
              </w:rPr>
              <w:t>21</w:t>
            </w:r>
          </w:ins>
          <w:ins w:id="258" w:author="USER" w:date="2024-07-01T09:06:00Z">
            <w:r>
              <w:rPr>
                <w:noProof/>
                <w:webHidden/>
              </w:rPr>
              <w:fldChar w:fldCharType="end"/>
            </w:r>
            <w:r w:rsidRPr="00D27206">
              <w:rPr>
                <w:rStyle w:val="afd"/>
                <w:noProof/>
              </w:rPr>
              <w:fldChar w:fldCharType="end"/>
            </w:r>
          </w:ins>
        </w:p>
        <w:p w14:paraId="2662B2A4" w14:textId="0E48FB59" w:rsidR="00222523" w:rsidRDefault="00222523">
          <w:pPr>
            <w:pStyle w:val="37"/>
            <w:rPr>
              <w:ins w:id="259" w:author="USER" w:date="2024-07-01T09:06:00Z"/>
              <w:rFonts w:asciiTheme="minorHAnsi" w:eastAsiaTheme="minorEastAsia" w:hAnsiTheme="minorHAnsi" w:cstheme="minorBidi"/>
              <w:b w:val="0"/>
              <w:noProof/>
              <w:kern w:val="2"/>
            </w:rPr>
          </w:pPr>
          <w:ins w:id="260" w:author="USER" w:date="2024-07-01T09:06:00Z">
            <w:r w:rsidRPr="00D27206">
              <w:rPr>
                <w:rStyle w:val="afd"/>
                <w:noProof/>
              </w:rPr>
              <w:fldChar w:fldCharType="begin"/>
            </w:r>
            <w:r w:rsidRPr="00D27206">
              <w:rPr>
                <w:rStyle w:val="afd"/>
                <w:noProof/>
              </w:rPr>
              <w:instrText xml:space="preserve"> </w:instrText>
            </w:r>
            <w:r>
              <w:rPr>
                <w:noProof/>
              </w:rPr>
              <w:instrText>HYPERLINK \l "_Toc170717268"</w:instrText>
            </w:r>
            <w:r w:rsidRPr="00D27206">
              <w:rPr>
                <w:rStyle w:val="afd"/>
                <w:noProof/>
              </w:rPr>
              <w:instrText xml:space="preserve"> </w:instrText>
            </w:r>
            <w:r w:rsidRPr="00D27206">
              <w:rPr>
                <w:rStyle w:val="afd"/>
                <w:noProof/>
              </w:rPr>
              <w:fldChar w:fldCharType="separate"/>
            </w:r>
            <w:r w:rsidRPr="00D27206">
              <w:rPr>
                <w:rStyle w:val="afd"/>
                <w:noProof/>
                <w:lang w:eastAsia="en-US"/>
              </w:rPr>
              <w:t>11.1.1</w:t>
            </w:r>
            <w:r>
              <w:rPr>
                <w:rFonts w:asciiTheme="minorHAnsi" w:eastAsiaTheme="minorEastAsia" w:hAnsiTheme="minorHAnsi" w:cstheme="minorBidi"/>
                <w:b w:val="0"/>
                <w:noProof/>
                <w:kern w:val="2"/>
              </w:rPr>
              <w:tab/>
            </w:r>
            <w:r w:rsidRPr="00D27206">
              <w:rPr>
                <w:rStyle w:val="afd"/>
                <w:noProof/>
                <w:lang w:eastAsia="en-US"/>
              </w:rPr>
              <w:t>Dataset  loading</w:t>
            </w:r>
            <w:r>
              <w:rPr>
                <w:noProof/>
                <w:webHidden/>
              </w:rPr>
              <w:tab/>
            </w:r>
            <w:r>
              <w:rPr>
                <w:noProof/>
                <w:webHidden/>
              </w:rPr>
              <w:fldChar w:fldCharType="begin"/>
            </w:r>
            <w:r>
              <w:rPr>
                <w:noProof/>
                <w:webHidden/>
              </w:rPr>
              <w:instrText xml:space="preserve"> PAGEREF _Toc170717268 \h </w:instrText>
            </w:r>
          </w:ins>
          <w:r>
            <w:rPr>
              <w:noProof/>
              <w:webHidden/>
            </w:rPr>
          </w:r>
          <w:r>
            <w:rPr>
              <w:noProof/>
              <w:webHidden/>
            </w:rPr>
            <w:fldChar w:fldCharType="separate"/>
          </w:r>
          <w:ins w:id="261" w:author="USER" w:date="2024-07-01T09:11:00Z">
            <w:r w:rsidR="00852FBF">
              <w:rPr>
                <w:noProof/>
                <w:webHidden/>
              </w:rPr>
              <w:t>21</w:t>
            </w:r>
          </w:ins>
          <w:ins w:id="262" w:author="USER" w:date="2024-07-01T09:06:00Z">
            <w:r>
              <w:rPr>
                <w:noProof/>
                <w:webHidden/>
              </w:rPr>
              <w:fldChar w:fldCharType="end"/>
            </w:r>
            <w:r w:rsidRPr="00D27206">
              <w:rPr>
                <w:rStyle w:val="afd"/>
                <w:noProof/>
              </w:rPr>
              <w:fldChar w:fldCharType="end"/>
            </w:r>
          </w:ins>
        </w:p>
        <w:p w14:paraId="336BFCBE" w14:textId="2EDE0283" w:rsidR="00222523" w:rsidRDefault="00222523">
          <w:pPr>
            <w:pStyle w:val="37"/>
            <w:rPr>
              <w:ins w:id="263" w:author="USER" w:date="2024-07-01T09:06:00Z"/>
              <w:rFonts w:asciiTheme="minorHAnsi" w:eastAsiaTheme="minorEastAsia" w:hAnsiTheme="minorHAnsi" w:cstheme="minorBidi"/>
              <w:b w:val="0"/>
              <w:noProof/>
              <w:kern w:val="2"/>
            </w:rPr>
          </w:pPr>
          <w:ins w:id="264" w:author="USER" w:date="2024-07-01T09:06:00Z">
            <w:r w:rsidRPr="00D27206">
              <w:rPr>
                <w:rStyle w:val="afd"/>
                <w:noProof/>
              </w:rPr>
              <w:fldChar w:fldCharType="begin"/>
            </w:r>
            <w:r w:rsidRPr="00D27206">
              <w:rPr>
                <w:rStyle w:val="afd"/>
                <w:noProof/>
              </w:rPr>
              <w:instrText xml:space="preserve"> </w:instrText>
            </w:r>
            <w:r>
              <w:rPr>
                <w:noProof/>
              </w:rPr>
              <w:instrText>HYPERLINK \l "_Toc170717269"</w:instrText>
            </w:r>
            <w:r w:rsidRPr="00D27206">
              <w:rPr>
                <w:rStyle w:val="afd"/>
                <w:noProof/>
              </w:rPr>
              <w:instrText xml:space="preserve"> </w:instrText>
            </w:r>
            <w:r w:rsidRPr="00D27206">
              <w:rPr>
                <w:rStyle w:val="afd"/>
                <w:noProof/>
              </w:rPr>
              <w:fldChar w:fldCharType="separate"/>
            </w:r>
            <w:r w:rsidRPr="00D27206">
              <w:rPr>
                <w:rStyle w:val="afd"/>
                <w:noProof/>
                <w:lang w:eastAsia="en-US"/>
              </w:rPr>
              <w:t>11.1.2</w:t>
            </w:r>
            <w:r>
              <w:rPr>
                <w:rFonts w:asciiTheme="minorHAnsi" w:eastAsiaTheme="minorEastAsia" w:hAnsiTheme="minorHAnsi" w:cstheme="minorBidi"/>
                <w:b w:val="0"/>
                <w:noProof/>
                <w:kern w:val="2"/>
              </w:rPr>
              <w:tab/>
            </w:r>
            <w:r w:rsidRPr="00D27206">
              <w:rPr>
                <w:rStyle w:val="afd"/>
                <w:noProof/>
                <w:lang w:eastAsia="en-US"/>
              </w:rPr>
              <w:t>New Editions</w:t>
            </w:r>
            <w:r>
              <w:rPr>
                <w:noProof/>
                <w:webHidden/>
              </w:rPr>
              <w:tab/>
            </w:r>
            <w:r>
              <w:rPr>
                <w:noProof/>
                <w:webHidden/>
              </w:rPr>
              <w:fldChar w:fldCharType="begin"/>
            </w:r>
            <w:r>
              <w:rPr>
                <w:noProof/>
                <w:webHidden/>
              </w:rPr>
              <w:instrText xml:space="preserve"> PAGEREF _Toc170717269 \h </w:instrText>
            </w:r>
          </w:ins>
          <w:r>
            <w:rPr>
              <w:noProof/>
              <w:webHidden/>
            </w:rPr>
          </w:r>
          <w:r>
            <w:rPr>
              <w:noProof/>
              <w:webHidden/>
            </w:rPr>
            <w:fldChar w:fldCharType="separate"/>
          </w:r>
          <w:ins w:id="265" w:author="USER" w:date="2024-07-01T09:11:00Z">
            <w:r w:rsidR="00852FBF">
              <w:rPr>
                <w:noProof/>
                <w:webHidden/>
              </w:rPr>
              <w:t>22</w:t>
            </w:r>
          </w:ins>
          <w:ins w:id="266" w:author="USER" w:date="2024-07-01T09:06:00Z">
            <w:r>
              <w:rPr>
                <w:noProof/>
                <w:webHidden/>
              </w:rPr>
              <w:fldChar w:fldCharType="end"/>
            </w:r>
            <w:r w:rsidRPr="00D27206">
              <w:rPr>
                <w:rStyle w:val="afd"/>
                <w:noProof/>
              </w:rPr>
              <w:fldChar w:fldCharType="end"/>
            </w:r>
          </w:ins>
        </w:p>
        <w:p w14:paraId="50CBE395" w14:textId="79B93158" w:rsidR="00222523" w:rsidRDefault="00222523">
          <w:pPr>
            <w:pStyle w:val="37"/>
            <w:rPr>
              <w:ins w:id="267" w:author="USER" w:date="2024-07-01T09:06:00Z"/>
              <w:rFonts w:asciiTheme="minorHAnsi" w:eastAsiaTheme="minorEastAsia" w:hAnsiTheme="minorHAnsi" w:cstheme="minorBidi"/>
              <w:b w:val="0"/>
              <w:noProof/>
              <w:kern w:val="2"/>
            </w:rPr>
          </w:pPr>
          <w:ins w:id="268" w:author="USER" w:date="2024-07-01T09:06:00Z">
            <w:r w:rsidRPr="00D27206">
              <w:rPr>
                <w:rStyle w:val="afd"/>
                <w:noProof/>
              </w:rPr>
              <w:fldChar w:fldCharType="begin"/>
            </w:r>
            <w:r w:rsidRPr="00D27206">
              <w:rPr>
                <w:rStyle w:val="afd"/>
                <w:noProof/>
              </w:rPr>
              <w:instrText xml:space="preserve"> </w:instrText>
            </w:r>
            <w:r>
              <w:rPr>
                <w:noProof/>
              </w:rPr>
              <w:instrText>HYPERLINK \l "_Toc170717270"</w:instrText>
            </w:r>
            <w:r w:rsidRPr="00D27206">
              <w:rPr>
                <w:rStyle w:val="afd"/>
                <w:noProof/>
              </w:rPr>
              <w:instrText xml:space="preserve"> </w:instrText>
            </w:r>
            <w:r w:rsidRPr="00D27206">
              <w:rPr>
                <w:rStyle w:val="afd"/>
                <w:noProof/>
              </w:rPr>
              <w:fldChar w:fldCharType="separate"/>
            </w:r>
            <w:r w:rsidRPr="00D27206">
              <w:rPr>
                <w:rStyle w:val="afd"/>
                <w:noProof/>
              </w:rPr>
              <w:t>11.1.3</w:t>
            </w:r>
            <w:r>
              <w:rPr>
                <w:rFonts w:asciiTheme="minorHAnsi" w:eastAsiaTheme="minorEastAsia" w:hAnsiTheme="minorHAnsi" w:cstheme="minorBidi"/>
                <w:b w:val="0"/>
                <w:noProof/>
                <w:kern w:val="2"/>
              </w:rPr>
              <w:tab/>
            </w:r>
            <w:r w:rsidRPr="00D27206">
              <w:rPr>
                <w:rStyle w:val="afd"/>
                <w:noProof/>
              </w:rPr>
              <w:t>Update</w:t>
            </w:r>
            <w:r>
              <w:rPr>
                <w:noProof/>
                <w:webHidden/>
              </w:rPr>
              <w:tab/>
            </w:r>
            <w:r>
              <w:rPr>
                <w:noProof/>
                <w:webHidden/>
              </w:rPr>
              <w:fldChar w:fldCharType="begin"/>
            </w:r>
            <w:r>
              <w:rPr>
                <w:noProof/>
                <w:webHidden/>
              </w:rPr>
              <w:instrText xml:space="preserve"> PAGEREF _Toc170717270 \h </w:instrText>
            </w:r>
          </w:ins>
          <w:r>
            <w:rPr>
              <w:noProof/>
              <w:webHidden/>
            </w:rPr>
          </w:r>
          <w:r>
            <w:rPr>
              <w:noProof/>
              <w:webHidden/>
            </w:rPr>
            <w:fldChar w:fldCharType="separate"/>
          </w:r>
          <w:ins w:id="269" w:author="USER" w:date="2024-07-01T09:11:00Z">
            <w:r w:rsidR="00852FBF">
              <w:rPr>
                <w:noProof/>
                <w:webHidden/>
              </w:rPr>
              <w:t>22</w:t>
            </w:r>
          </w:ins>
          <w:ins w:id="270" w:author="USER" w:date="2024-07-01T09:06:00Z">
            <w:r>
              <w:rPr>
                <w:noProof/>
                <w:webHidden/>
              </w:rPr>
              <w:fldChar w:fldCharType="end"/>
            </w:r>
            <w:r w:rsidRPr="00D27206">
              <w:rPr>
                <w:rStyle w:val="afd"/>
                <w:noProof/>
              </w:rPr>
              <w:fldChar w:fldCharType="end"/>
            </w:r>
          </w:ins>
        </w:p>
        <w:p w14:paraId="38E6ADCF" w14:textId="32B2A27E" w:rsidR="00222523" w:rsidRDefault="00222523">
          <w:pPr>
            <w:pStyle w:val="28"/>
            <w:rPr>
              <w:ins w:id="271" w:author="USER" w:date="2024-07-01T09:06:00Z"/>
              <w:rFonts w:asciiTheme="minorHAnsi" w:eastAsiaTheme="minorEastAsia" w:hAnsiTheme="minorHAnsi" w:cstheme="minorBidi"/>
              <w:b w:val="0"/>
              <w:noProof/>
              <w:kern w:val="2"/>
            </w:rPr>
          </w:pPr>
          <w:ins w:id="272" w:author="USER" w:date="2024-07-01T09:06:00Z">
            <w:r w:rsidRPr="00D27206">
              <w:rPr>
                <w:rStyle w:val="afd"/>
                <w:noProof/>
              </w:rPr>
              <w:fldChar w:fldCharType="begin"/>
            </w:r>
            <w:r w:rsidRPr="00D27206">
              <w:rPr>
                <w:rStyle w:val="afd"/>
                <w:noProof/>
              </w:rPr>
              <w:instrText xml:space="preserve"> </w:instrText>
            </w:r>
            <w:r>
              <w:rPr>
                <w:noProof/>
              </w:rPr>
              <w:instrText>HYPERLINK \l "_Toc170717271"</w:instrText>
            </w:r>
            <w:r w:rsidRPr="00D27206">
              <w:rPr>
                <w:rStyle w:val="afd"/>
                <w:noProof/>
              </w:rPr>
              <w:instrText xml:space="preserve"> </w:instrText>
            </w:r>
            <w:r w:rsidRPr="00D27206">
              <w:rPr>
                <w:rStyle w:val="afd"/>
                <w:noProof/>
              </w:rPr>
              <w:fldChar w:fldCharType="separate"/>
            </w:r>
            <w:r w:rsidRPr="00D27206">
              <w:rPr>
                <w:rStyle w:val="afd"/>
                <w:noProof/>
                <w:lang w:eastAsia="en-US"/>
              </w:rPr>
              <w:t>11.2</w:t>
            </w:r>
            <w:r>
              <w:rPr>
                <w:rFonts w:asciiTheme="minorHAnsi" w:eastAsiaTheme="minorEastAsia" w:hAnsiTheme="minorHAnsi" w:cstheme="minorBidi"/>
                <w:b w:val="0"/>
                <w:noProof/>
                <w:kern w:val="2"/>
              </w:rPr>
              <w:tab/>
            </w:r>
            <w:r w:rsidRPr="00D27206">
              <w:rPr>
                <w:rStyle w:val="afd"/>
                <w:noProof/>
                <w:lang w:eastAsia="en-US"/>
              </w:rPr>
              <w:t>Dataset</w:t>
            </w:r>
            <w:r>
              <w:rPr>
                <w:noProof/>
                <w:webHidden/>
              </w:rPr>
              <w:tab/>
            </w:r>
            <w:r>
              <w:rPr>
                <w:noProof/>
                <w:webHidden/>
              </w:rPr>
              <w:fldChar w:fldCharType="begin"/>
            </w:r>
            <w:r>
              <w:rPr>
                <w:noProof/>
                <w:webHidden/>
              </w:rPr>
              <w:instrText xml:space="preserve"> PAGEREF _Toc170717271 \h </w:instrText>
            </w:r>
          </w:ins>
          <w:r>
            <w:rPr>
              <w:noProof/>
              <w:webHidden/>
            </w:rPr>
          </w:r>
          <w:r>
            <w:rPr>
              <w:noProof/>
              <w:webHidden/>
            </w:rPr>
            <w:fldChar w:fldCharType="separate"/>
          </w:r>
          <w:ins w:id="273" w:author="USER" w:date="2024-07-01T09:11:00Z">
            <w:r w:rsidR="00852FBF">
              <w:rPr>
                <w:noProof/>
                <w:webHidden/>
              </w:rPr>
              <w:t>22</w:t>
            </w:r>
          </w:ins>
          <w:ins w:id="274" w:author="USER" w:date="2024-07-01T09:06:00Z">
            <w:r>
              <w:rPr>
                <w:noProof/>
                <w:webHidden/>
              </w:rPr>
              <w:fldChar w:fldCharType="end"/>
            </w:r>
            <w:r w:rsidRPr="00D27206">
              <w:rPr>
                <w:rStyle w:val="afd"/>
                <w:noProof/>
              </w:rPr>
              <w:fldChar w:fldCharType="end"/>
            </w:r>
          </w:ins>
        </w:p>
        <w:p w14:paraId="04A6C082" w14:textId="36C1B6CE" w:rsidR="00222523" w:rsidRDefault="00222523">
          <w:pPr>
            <w:pStyle w:val="37"/>
            <w:rPr>
              <w:ins w:id="275" w:author="USER" w:date="2024-07-01T09:06:00Z"/>
              <w:rFonts w:asciiTheme="minorHAnsi" w:eastAsiaTheme="minorEastAsia" w:hAnsiTheme="minorHAnsi" w:cstheme="minorBidi"/>
              <w:b w:val="0"/>
              <w:noProof/>
              <w:kern w:val="2"/>
            </w:rPr>
          </w:pPr>
          <w:ins w:id="276" w:author="USER" w:date="2024-07-01T09:06:00Z">
            <w:r w:rsidRPr="00D27206">
              <w:rPr>
                <w:rStyle w:val="afd"/>
                <w:noProof/>
              </w:rPr>
              <w:fldChar w:fldCharType="begin"/>
            </w:r>
            <w:r w:rsidRPr="00D27206">
              <w:rPr>
                <w:rStyle w:val="afd"/>
                <w:noProof/>
              </w:rPr>
              <w:instrText xml:space="preserve"> </w:instrText>
            </w:r>
            <w:r>
              <w:rPr>
                <w:noProof/>
              </w:rPr>
              <w:instrText>HYPERLINK \l "_Toc170717272"</w:instrText>
            </w:r>
            <w:r w:rsidRPr="00D27206">
              <w:rPr>
                <w:rStyle w:val="afd"/>
                <w:noProof/>
              </w:rPr>
              <w:instrText xml:space="preserve"> </w:instrText>
            </w:r>
            <w:r w:rsidRPr="00D27206">
              <w:rPr>
                <w:rStyle w:val="afd"/>
                <w:noProof/>
              </w:rPr>
              <w:fldChar w:fldCharType="separate"/>
            </w:r>
            <w:r w:rsidRPr="00D27206">
              <w:rPr>
                <w:rStyle w:val="afd"/>
                <w:noProof/>
                <w:lang w:eastAsia="en-US"/>
              </w:rPr>
              <w:t>11.2.1</w:t>
            </w:r>
            <w:r>
              <w:rPr>
                <w:rFonts w:asciiTheme="minorHAnsi" w:eastAsiaTheme="minorEastAsia" w:hAnsiTheme="minorHAnsi" w:cstheme="minorBidi"/>
                <w:b w:val="0"/>
                <w:noProof/>
                <w:kern w:val="2"/>
              </w:rPr>
              <w:tab/>
            </w:r>
            <w:r w:rsidRPr="00D27206">
              <w:rPr>
                <w:rStyle w:val="afd"/>
                <w:noProof/>
                <w:lang w:eastAsia="en-US"/>
              </w:rPr>
              <w:t>Datasets</w:t>
            </w:r>
            <w:r>
              <w:rPr>
                <w:noProof/>
                <w:webHidden/>
              </w:rPr>
              <w:tab/>
            </w:r>
            <w:r>
              <w:rPr>
                <w:noProof/>
                <w:webHidden/>
              </w:rPr>
              <w:fldChar w:fldCharType="begin"/>
            </w:r>
            <w:r>
              <w:rPr>
                <w:noProof/>
                <w:webHidden/>
              </w:rPr>
              <w:instrText xml:space="preserve"> PAGEREF _Toc170717272 \h </w:instrText>
            </w:r>
          </w:ins>
          <w:r>
            <w:rPr>
              <w:noProof/>
              <w:webHidden/>
            </w:rPr>
          </w:r>
          <w:r>
            <w:rPr>
              <w:noProof/>
              <w:webHidden/>
            </w:rPr>
            <w:fldChar w:fldCharType="separate"/>
          </w:r>
          <w:ins w:id="277" w:author="USER" w:date="2024-07-01T09:11:00Z">
            <w:r w:rsidR="00852FBF">
              <w:rPr>
                <w:noProof/>
                <w:webHidden/>
              </w:rPr>
              <w:t>22</w:t>
            </w:r>
          </w:ins>
          <w:ins w:id="278" w:author="USER" w:date="2024-07-01T09:06:00Z">
            <w:r>
              <w:rPr>
                <w:noProof/>
                <w:webHidden/>
              </w:rPr>
              <w:fldChar w:fldCharType="end"/>
            </w:r>
            <w:r w:rsidRPr="00D27206">
              <w:rPr>
                <w:rStyle w:val="afd"/>
                <w:noProof/>
              </w:rPr>
              <w:fldChar w:fldCharType="end"/>
            </w:r>
          </w:ins>
        </w:p>
        <w:p w14:paraId="0C33FAB2" w14:textId="43B7520B" w:rsidR="00222523" w:rsidRDefault="00222523">
          <w:pPr>
            <w:pStyle w:val="37"/>
            <w:rPr>
              <w:ins w:id="279" w:author="USER" w:date="2024-07-01T09:06:00Z"/>
              <w:rFonts w:asciiTheme="minorHAnsi" w:eastAsiaTheme="minorEastAsia" w:hAnsiTheme="minorHAnsi" w:cstheme="minorBidi"/>
              <w:b w:val="0"/>
              <w:noProof/>
              <w:kern w:val="2"/>
            </w:rPr>
          </w:pPr>
          <w:ins w:id="280" w:author="USER" w:date="2024-07-01T09:06:00Z">
            <w:r w:rsidRPr="00D27206">
              <w:rPr>
                <w:rStyle w:val="afd"/>
                <w:noProof/>
              </w:rPr>
              <w:fldChar w:fldCharType="begin"/>
            </w:r>
            <w:r w:rsidRPr="00D27206">
              <w:rPr>
                <w:rStyle w:val="afd"/>
                <w:noProof/>
              </w:rPr>
              <w:instrText xml:space="preserve"> </w:instrText>
            </w:r>
            <w:r>
              <w:rPr>
                <w:noProof/>
              </w:rPr>
              <w:instrText>HYPERLINK \l "_Toc170717273"</w:instrText>
            </w:r>
            <w:r w:rsidRPr="00D27206">
              <w:rPr>
                <w:rStyle w:val="afd"/>
                <w:noProof/>
              </w:rPr>
              <w:instrText xml:space="preserve"> </w:instrText>
            </w:r>
            <w:r w:rsidRPr="00D27206">
              <w:rPr>
                <w:rStyle w:val="afd"/>
                <w:noProof/>
              </w:rPr>
              <w:fldChar w:fldCharType="separate"/>
            </w:r>
            <w:r w:rsidRPr="00D27206">
              <w:rPr>
                <w:rStyle w:val="afd"/>
                <w:noProof/>
                <w:lang w:eastAsia="en-US"/>
              </w:rPr>
              <w:t>11.2.2</w:t>
            </w:r>
            <w:r>
              <w:rPr>
                <w:rFonts w:asciiTheme="minorHAnsi" w:eastAsiaTheme="minorEastAsia" w:hAnsiTheme="minorHAnsi" w:cstheme="minorBidi"/>
                <w:b w:val="0"/>
                <w:noProof/>
                <w:kern w:val="2"/>
              </w:rPr>
              <w:tab/>
            </w:r>
            <w:r w:rsidRPr="00D27206">
              <w:rPr>
                <w:rStyle w:val="afd"/>
                <w:noProof/>
                <w:lang w:eastAsia="en-US"/>
              </w:rPr>
              <w:t>Dataset file naming</w:t>
            </w:r>
            <w:r>
              <w:rPr>
                <w:noProof/>
                <w:webHidden/>
              </w:rPr>
              <w:tab/>
            </w:r>
            <w:r>
              <w:rPr>
                <w:noProof/>
                <w:webHidden/>
              </w:rPr>
              <w:fldChar w:fldCharType="begin"/>
            </w:r>
            <w:r>
              <w:rPr>
                <w:noProof/>
                <w:webHidden/>
              </w:rPr>
              <w:instrText xml:space="preserve"> PAGEREF _Toc170717273 \h </w:instrText>
            </w:r>
          </w:ins>
          <w:r>
            <w:rPr>
              <w:noProof/>
              <w:webHidden/>
            </w:rPr>
          </w:r>
          <w:r>
            <w:rPr>
              <w:noProof/>
              <w:webHidden/>
            </w:rPr>
            <w:fldChar w:fldCharType="separate"/>
          </w:r>
          <w:ins w:id="281" w:author="USER" w:date="2024-07-01T09:11:00Z">
            <w:r w:rsidR="00852FBF">
              <w:rPr>
                <w:noProof/>
                <w:webHidden/>
              </w:rPr>
              <w:t>23</w:t>
            </w:r>
          </w:ins>
          <w:ins w:id="282" w:author="USER" w:date="2024-07-01T09:06:00Z">
            <w:r>
              <w:rPr>
                <w:noProof/>
                <w:webHidden/>
              </w:rPr>
              <w:fldChar w:fldCharType="end"/>
            </w:r>
            <w:r w:rsidRPr="00D27206">
              <w:rPr>
                <w:rStyle w:val="afd"/>
                <w:noProof/>
              </w:rPr>
              <w:fldChar w:fldCharType="end"/>
            </w:r>
          </w:ins>
        </w:p>
        <w:p w14:paraId="41252C5F" w14:textId="486AF567" w:rsidR="00222523" w:rsidRDefault="00222523">
          <w:pPr>
            <w:pStyle w:val="37"/>
            <w:rPr>
              <w:ins w:id="283" w:author="USER" w:date="2024-07-01T09:06:00Z"/>
              <w:rFonts w:asciiTheme="minorHAnsi" w:eastAsiaTheme="minorEastAsia" w:hAnsiTheme="minorHAnsi" w:cstheme="minorBidi"/>
              <w:b w:val="0"/>
              <w:noProof/>
              <w:kern w:val="2"/>
            </w:rPr>
          </w:pPr>
          <w:ins w:id="284" w:author="USER" w:date="2024-07-01T09:06:00Z">
            <w:r w:rsidRPr="00D27206">
              <w:rPr>
                <w:rStyle w:val="afd"/>
                <w:noProof/>
              </w:rPr>
              <w:fldChar w:fldCharType="begin"/>
            </w:r>
            <w:r w:rsidRPr="00D27206">
              <w:rPr>
                <w:rStyle w:val="afd"/>
                <w:noProof/>
              </w:rPr>
              <w:instrText xml:space="preserve"> </w:instrText>
            </w:r>
            <w:r>
              <w:rPr>
                <w:noProof/>
              </w:rPr>
              <w:instrText>HYPERLINK \l "_Toc170717274"</w:instrText>
            </w:r>
            <w:r w:rsidRPr="00D27206">
              <w:rPr>
                <w:rStyle w:val="afd"/>
                <w:noProof/>
              </w:rPr>
              <w:instrText xml:space="preserve"> </w:instrText>
            </w:r>
            <w:r w:rsidRPr="00D27206">
              <w:rPr>
                <w:rStyle w:val="afd"/>
                <w:noProof/>
              </w:rPr>
              <w:fldChar w:fldCharType="separate"/>
            </w:r>
            <w:r w:rsidRPr="00D27206">
              <w:rPr>
                <w:rStyle w:val="afd"/>
                <w:noProof/>
                <w:lang w:eastAsia="en-US"/>
              </w:rPr>
              <w:t>11.2.3</w:t>
            </w:r>
            <w:r>
              <w:rPr>
                <w:rFonts w:asciiTheme="minorHAnsi" w:eastAsiaTheme="minorEastAsia" w:hAnsiTheme="minorHAnsi" w:cstheme="minorBidi"/>
                <w:b w:val="0"/>
                <w:noProof/>
                <w:kern w:val="2"/>
              </w:rPr>
              <w:tab/>
            </w:r>
            <w:r w:rsidRPr="00D27206">
              <w:rPr>
                <w:rStyle w:val="afd"/>
                <w:noProof/>
                <w:lang w:eastAsia="en-US"/>
              </w:rPr>
              <w:t>Update dataset file naming</w:t>
            </w:r>
            <w:r>
              <w:rPr>
                <w:noProof/>
                <w:webHidden/>
              </w:rPr>
              <w:tab/>
            </w:r>
            <w:r>
              <w:rPr>
                <w:noProof/>
                <w:webHidden/>
              </w:rPr>
              <w:fldChar w:fldCharType="begin"/>
            </w:r>
            <w:r>
              <w:rPr>
                <w:noProof/>
                <w:webHidden/>
              </w:rPr>
              <w:instrText xml:space="preserve"> PAGEREF _Toc170717274 \h </w:instrText>
            </w:r>
          </w:ins>
          <w:r>
            <w:rPr>
              <w:noProof/>
              <w:webHidden/>
            </w:rPr>
          </w:r>
          <w:r>
            <w:rPr>
              <w:noProof/>
              <w:webHidden/>
            </w:rPr>
            <w:fldChar w:fldCharType="separate"/>
          </w:r>
          <w:ins w:id="285" w:author="USER" w:date="2024-07-01T09:11:00Z">
            <w:r w:rsidR="00852FBF">
              <w:rPr>
                <w:noProof/>
                <w:webHidden/>
              </w:rPr>
              <w:t>23</w:t>
            </w:r>
          </w:ins>
          <w:ins w:id="286" w:author="USER" w:date="2024-07-01T09:06:00Z">
            <w:r>
              <w:rPr>
                <w:noProof/>
                <w:webHidden/>
              </w:rPr>
              <w:fldChar w:fldCharType="end"/>
            </w:r>
            <w:r w:rsidRPr="00D27206">
              <w:rPr>
                <w:rStyle w:val="afd"/>
                <w:noProof/>
              </w:rPr>
              <w:fldChar w:fldCharType="end"/>
            </w:r>
          </w:ins>
        </w:p>
        <w:p w14:paraId="4A240AB5" w14:textId="4633CA75" w:rsidR="00222523" w:rsidRDefault="00222523">
          <w:pPr>
            <w:pStyle w:val="28"/>
            <w:rPr>
              <w:ins w:id="287" w:author="USER" w:date="2024-07-01T09:06:00Z"/>
              <w:rFonts w:asciiTheme="minorHAnsi" w:eastAsiaTheme="minorEastAsia" w:hAnsiTheme="minorHAnsi" w:cstheme="minorBidi"/>
              <w:b w:val="0"/>
              <w:noProof/>
              <w:kern w:val="2"/>
            </w:rPr>
          </w:pPr>
          <w:ins w:id="288" w:author="USER" w:date="2024-07-01T09:06:00Z">
            <w:r w:rsidRPr="00D27206">
              <w:rPr>
                <w:rStyle w:val="afd"/>
                <w:noProof/>
              </w:rPr>
              <w:fldChar w:fldCharType="begin"/>
            </w:r>
            <w:r w:rsidRPr="00D27206">
              <w:rPr>
                <w:rStyle w:val="afd"/>
                <w:noProof/>
              </w:rPr>
              <w:instrText xml:space="preserve"> </w:instrText>
            </w:r>
            <w:r>
              <w:rPr>
                <w:noProof/>
              </w:rPr>
              <w:instrText>HYPERLINK \l "_Toc170717277"</w:instrText>
            </w:r>
            <w:r w:rsidRPr="00D27206">
              <w:rPr>
                <w:rStyle w:val="afd"/>
                <w:noProof/>
              </w:rPr>
              <w:instrText xml:space="preserve"> </w:instrText>
            </w:r>
            <w:r w:rsidRPr="00D27206">
              <w:rPr>
                <w:rStyle w:val="afd"/>
                <w:noProof/>
              </w:rPr>
              <w:fldChar w:fldCharType="separate"/>
            </w:r>
            <w:r w:rsidRPr="00D27206">
              <w:rPr>
                <w:rStyle w:val="afd"/>
                <w:noProof/>
                <w:lang w:eastAsia="en-US"/>
              </w:rPr>
              <w:t>11.3</w:t>
            </w:r>
            <w:r>
              <w:rPr>
                <w:rFonts w:asciiTheme="minorHAnsi" w:eastAsiaTheme="minorEastAsia" w:hAnsiTheme="minorHAnsi" w:cstheme="minorBidi"/>
                <w:b w:val="0"/>
                <w:noProof/>
                <w:kern w:val="2"/>
              </w:rPr>
              <w:tab/>
            </w:r>
            <w:r w:rsidRPr="00D27206">
              <w:rPr>
                <w:rStyle w:val="afd"/>
                <w:noProof/>
                <w:lang w:eastAsia="en-US"/>
              </w:rPr>
              <w:t>Support Files</w:t>
            </w:r>
            <w:r>
              <w:rPr>
                <w:noProof/>
                <w:webHidden/>
              </w:rPr>
              <w:tab/>
            </w:r>
            <w:r>
              <w:rPr>
                <w:noProof/>
                <w:webHidden/>
              </w:rPr>
              <w:fldChar w:fldCharType="begin"/>
            </w:r>
            <w:r>
              <w:rPr>
                <w:noProof/>
                <w:webHidden/>
              </w:rPr>
              <w:instrText xml:space="preserve"> PAGEREF _Toc170717277 \h </w:instrText>
            </w:r>
          </w:ins>
          <w:r>
            <w:rPr>
              <w:noProof/>
              <w:webHidden/>
            </w:rPr>
          </w:r>
          <w:r>
            <w:rPr>
              <w:noProof/>
              <w:webHidden/>
            </w:rPr>
            <w:fldChar w:fldCharType="separate"/>
          </w:r>
          <w:ins w:id="289" w:author="USER" w:date="2024-07-01T09:11:00Z">
            <w:r w:rsidR="00852FBF">
              <w:rPr>
                <w:noProof/>
                <w:webHidden/>
              </w:rPr>
              <w:t>24</w:t>
            </w:r>
          </w:ins>
          <w:ins w:id="290" w:author="USER" w:date="2024-07-01T09:06:00Z">
            <w:r>
              <w:rPr>
                <w:noProof/>
                <w:webHidden/>
              </w:rPr>
              <w:fldChar w:fldCharType="end"/>
            </w:r>
            <w:r w:rsidRPr="00D27206">
              <w:rPr>
                <w:rStyle w:val="afd"/>
                <w:noProof/>
              </w:rPr>
              <w:fldChar w:fldCharType="end"/>
            </w:r>
          </w:ins>
        </w:p>
        <w:p w14:paraId="63BBA58E" w14:textId="08A93393" w:rsidR="00222523" w:rsidRDefault="00222523">
          <w:pPr>
            <w:pStyle w:val="37"/>
            <w:rPr>
              <w:ins w:id="291" w:author="USER" w:date="2024-07-01T09:06:00Z"/>
              <w:rFonts w:asciiTheme="minorHAnsi" w:eastAsiaTheme="minorEastAsia" w:hAnsiTheme="minorHAnsi" w:cstheme="minorBidi"/>
              <w:b w:val="0"/>
              <w:noProof/>
              <w:kern w:val="2"/>
            </w:rPr>
          </w:pPr>
          <w:ins w:id="292" w:author="USER" w:date="2024-07-01T09:06:00Z">
            <w:r w:rsidRPr="00D27206">
              <w:rPr>
                <w:rStyle w:val="afd"/>
                <w:noProof/>
              </w:rPr>
              <w:fldChar w:fldCharType="begin"/>
            </w:r>
            <w:r w:rsidRPr="00D27206">
              <w:rPr>
                <w:rStyle w:val="afd"/>
                <w:noProof/>
              </w:rPr>
              <w:instrText xml:space="preserve"> </w:instrText>
            </w:r>
            <w:r>
              <w:rPr>
                <w:noProof/>
              </w:rPr>
              <w:instrText>HYPERLINK \l "_Toc170717278"</w:instrText>
            </w:r>
            <w:r w:rsidRPr="00D27206">
              <w:rPr>
                <w:rStyle w:val="afd"/>
                <w:noProof/>
              </w:rPr>
              <w:instrText xml:space="preserve"> </w:instrText>
            </w:r>
            <w:r w:rsidRPr="00D27206">
              <w:rPr>
                <w:rStyle w:val="afd"/>
                <w:noProof/>
              </w:rPr>
              <w:fldChar w:fldCharType="separate"/>
            </w:r>
            <w:r w:rsidRPr="00D27206">
              <w:rPr>
                <w:rStyle w:val="afd"/>
                <w:noProof/>
              </w:rPr>
              <w:t>11.3.1</w:t>
            </w:r>
            <w:r>
              <w:rPr>
                <w:rFonts w:asciiTheme="minorHAnsi" w:eastAsiaTheme="minorEastAsia" w:hAnsiTheme="minorHAnsi" w:cstheme="minorBidi"/>
                <w:b w:val="0"/>
                <w:noProof/>
                <w:kern w:val="2"/>
              </w:rPr>
              <w:tab/>
            </w:r>
            <w:r w:rsidRPr="00D27206">
              <w:rPr>
                <w:rStyle w:val="afd"/>
                <w:noProof/>
              </w:rPr>
              <w:t>Support File Naming</w:t>
            </w:r>
            <w:r>
              <w:rPr>
                <w:noProof/>
                <w:webHidden/>
              </w:rPr>
              <w:tab/>
            </w:r>
            <w:r>
              <w:rPr>
                <w:noProof/>
                <w:webHidden/>
              </w:rPr>
              <w:fldChar w:fldCharType="begin"/>
            </w:r>
            <w:r>
              <w:rPr>
                <w:noProof/>
                <w:webHidden/>
              </w:rPr>
              <w:instrText xml:space="preserve"> PAGEREF _Toc170717278 \h </w:instrText>
            </w:r>
          </w:ins>
          <w:r>
            <w:rPr>
              <w:noProof/>
              <w:webHidden/>
            </w:rPr>
          </w:r>
          <w:r>
            <w:rPr>
              <w:noProof/>
              <w:webHidden/>
            </w:rPr>
            <w:fldChar w:fldCharType="separate"/>
          </w:r>
          <w:ins w:id="293" w:author="USER" w:date="2024-07-01T09:11:00Z">
            <w:r w:rsidR="00852FBF">
              <w:rPr>
                <w:noProof/>
                <w:webHidden/>
              </w:rPr>
              <w:t>24</w:t>
            </w:r>
          </w:ins>
          <w:ins w:id="294" w:author="USER" w:date="2024-07-01T09:06:00Z">
            <w:r>
              <w:rPr>
                <w:noProof/>
                <w:webHidden/>
              </w:rPr>
              <w:fldChar w:fldCharType="end"/>
            </w:r>
            <w:r w:rsidRPr="00D27206">
              <w:rPr>
                <w:rStyle w:val="afd"/>
                <w:noProof/>
              </w:rPr>
              <w:fldChar w:fldCharType="end"/>
            </w:r>
          </w:ins>
        </w:p>
        <w:p w14:paraId="30CB36B1" w14:textId="6474D490" w:rsidR="00222523" w:rsidRDefault="00222523">
          <w:pPr>
            <w:pStyle w:val="28"/>
            <w:rPr>
              <w:ins w:id="295" w:author="USER" w:date="2024-07-01T09:06:00Z"/>
              <w:rFonts w:asciiTheme="minorHAnsi" w:eastAsiaTheme="minorEastAsia" w:hAnsiTheme="minorHAnsi" w:cstheme="minorBidi"/>
              <w:b w:val="0"/>
              <w:noProof/>
              <w:kern w:val="2"/>
            </w:rPr>
          </w:pPr>
          <w:ins w:id="296" w:author="USER" w:date="2024-07-01T09:06:00Z">
            <w:r w:rsidRPr="00D27206">
              <w:rPr>
                <w:rStyle w:val="afd"/>
                <w:noProof/>
              </w:rPr>
              <w:fldChar w:fldCharType="begin"/>
            </w:r>
            <w:r w:rsidRPr="00D27206">
              <w:rPr>
                <w:rStyle w:val="afd"/>
                <w:noProof/>
              </w:rPr>
              <w:instrText xml:space="preserve"> </w:instrText>
            </w:r>
            <w:r>
              <w:rPr>
                <w:noProof/>
              </w:rPr>
              <w:instrText>HYPERLINK \l "_Toc170717279"</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11.4</w:t>
            </w:r>
            <w:r>
              <w:rPr>
                <w:rFonts w:asciiTheme="minorHAnsi" w:eastAsiaTheme="minorEastAsia" w:hAnsiTheme="minorHAnsi" w:cstheme="minorBidi"/>
                <w:b w:val="0"/>
                <w:noProof/>
                <w:kern w:val="2"/>
              </w:rPr>
              <w:tab/>
            </w:r>
            <w:r w:rsidRPr="00D27206">
              <w:rPr>
                <w:rStyle w:val="afd"/>
                <w:rFonts w:eastAsia="맑은 고딕"/>
                <w:noProof/>
              </w:rPr>
              <w:t>Exchange Set</w:t>
            </w:r>
            <w:r>
              <w:rPr>
                <w:noProof/>
                <w:webHidden/>
              </w:rPr>
              <w:tab/>
            </w:r>
            <w:r>
              <w:rPr>
                <w:noProof/>
                <w:webHidden/>
              </w:rPr>
              <w:fldChar w:fldCharType="begin"/>
            </w:r>
            <w:r>
              <w:rPr>
                <w:noProof/>
                <w:webHidden/>
              </w:rPr>
              <w:instrText xml:space="preserve"> PAGEREF _Toc170717279 \h </w:instrText>
            </w:r>
          </w:ins>
          <w:r>
            <w:rPr>
              <w:noProof/>
              <w:webHidden/>
            </w:rPr>
          </w:r>
          <w:r>
            <w:rPr>
              <w:noProof/>
              <w:webHidden/>
            </w:rPr>
            <w:fldChar w:fldCharType="separate"/>
          </w:r>
          <w:ins w:id="297" w:author="USER" w:date="2024-07-01T09:11:00Z">
            <w:r w:rsidR="00852FBF">
              <w:rPr>
                <w:noProof/>
                <w:webHidden/>
              </w:rPr>
              <w:t>25</w:t>
            </w:r>
          </w:ins>
          <w:ins w:id="298" w:author="USER" w:date="2024-07-01T09:06:00Z">
            <w:r>
              <w:rPr>
                <w:noProof/>
                <w:webHidden/>
              </w:rPr>
              <w:fldChar w:fldCharType="end"/>
            </w:r>
            <w:r w:rsidRPr="00D27206">
              <w:rPr>
                <w:rStyle w:val="afd"/>
                <w:noProof/>
              </w:rPr>
              <w:fldChar w:fldCharType="end"/>
            </w:r>
          </w:ins>
        </w:p>
        <w:p w14:paraId="7EFDF2AC" w14:textId="601888FA" w:rsidR="00222523" w:rsidRDefault="00222523">
          <w:pPr>
            <w:pStyle w:val="11"/>
            <w:rPr>
              <w:ins w:id="299" w:author="USER" w:date="2024-07-01T09:06:00Z"/>
              <w:rFonts w:asciiTheme="minorHAnsi" w:eastAsiaTheme="minorEastAsia" w:hAnsiTheme="minorHAnsi" w:cstheme="minorBidi"/>
              <w:b w:val="0"/>
              <w:noProof/>
              <w:kern w:val="2"/>
            </w:rPr>
          </w:pPr>
          <w:ins w:id="300" w:author="USER" w:date="2024-07-01T09:06:00Z">
            <w:r w:rsidRPr="00D27206">
              <w:rPr>
                <w:rStyle w:val="afd"/>
                <w:noProof/>
              </w:rPr>
              <w:fldChar w:fldCharType="begin"/>
            </w:r>
            <w:r w:rsidRPr="00D27206">
              <w:rPr>
                <w:rStyle w:val="afd"/>
                <w:noProof/>
              </w:rPr>
              <w:instrText xml:space="preserve"> </w:instrText>
            </w:r>
            <w:r>
              <w:rPr>
                <w:noProof/>
              </w:rPr>
              <w:instrText>HYPERLINK \l "_Toc170717280"</w:instrText>
            </w:r>
            <w:r w:rsidRPr="00D27206">
              <w:rPr>
                <w:rStyle w:val="afd"/>
                <w:noProof/>
              </w:rPr>
              <w:instrText xml:space="preserve"> </w:instrText>
            </w:r>
            <w:r w:rsidRPr="00D27206">
              <w:rPr>
                <w:rStyle w:val="afd"/>
                <w:noProof/>
              </w:rPr>
              <w:fldChar w:fldCharType="separate"/>
            </w:r>
            <w:r w:rsidRPr="00D27206">
              <w:rPr>
                <w:rStyle w:val="afd"/>
                <w:noProof/>
              </w:rPr>
              <w:t>12</w:t>
            </w:r>
            <w:r>
              <w:rPr>
                <w:rFonts w:asciiTheme="minorHAnsi" w:eastAsiaTheme="minorEastAsia" w:hAnsiTheme="minorHAnsi" w:cstheme="minorBidi"/>
                <w:b w:val="0"/>
                <w:noProof/>
                <w:kern w:val="2"/>
              </w:rPr>
              <w:tab/>
            </w:r>
            <w:r w:rsidRPr="00D27206">
              <w:rPr>
                <w:rStyle w:val="afd"/>
                <w:noProof/>
              </w:rPr>
              <w:t>Metadata</w:t>
            </w:r>
            <w:r>
              <w:rPr>
                <w:noProof/>
                <w:webHidden/>
              </w:rPr>
              <w:tab/>
            </w:r>
            <w:r>
              <w:rPr>
                <w:noProof/>
                <w:webHidden/>
              </w:rPr>
              <w:fldChar w:fldCharType="begin"/>
            </w:r>
            <w:r>
              <w:rPr>
                <w:noProof/>
                <w:webHidden/>
              </w:rPr>
              <w:instrText xml:space="preserve"> PAGEREF _Toc170717280 \h </w:instrText>
            </w:r>
          </w:ins>
          <w:r>
            <w:rPr>
              <w:noProof/>
              <w:webHidden/>
            </w:rPr>
          </w:r>
          <w:r>
            <w:rPr>
              <w:noProof/>
              <w:webHidden/>
            </w:rPr>
            <w:fldChar w:fldCharType="separate"/>
          </w:r>
          <w:ins w:id="301" w:author="USER" w:date="2024-07-01T09:11:00Z">
            <w:r w:rsidR="00852FBF">
              <w:rPr>
                <w:noProof/>
                <w:webHidden/>
              </w:rPr>
              <w:t>26</w:t>
            </w:r>
          </w:ins>
          <w:ins w:id="302" w:author="USER" w:date="2024-07-01T09:06:00Z">
            <w:r>
              <w:rPr>
                <w:noProof/>
                <w:webHidden/>
              </w:rPr>
              <w:fldChar w:fldCharType="end"/>
            </w:r>
            <w:r w:rsidRPr="00D27206">
              <w:rPr>
                <w:rStyle w:val="afd"/>
                <w:noProof/>
              </w:rPr>
              <w:fldChar w:fldCharType="end"/>
            </w:r>
          </w:ins>
        </w:p>
        <w:p w14:paraId="6F53B089" w14:textId="7BC9FF22" w:rsidR="00222523" w:rsidRDefault="00222523">
          <w:pPr>
            <w:pStyle w:val="28"/>
            <w:rPr>
              <w:ins w:id="303" w:author="USER" w:date="2024-07-01T09:06:00Z"/>
              <w:rFonts w:asciiTheme="minorHAnsi" w:eastAsiaTheme="minorEastAsia" w:hAnsiTheme="minorHAnsi" w:cstheme="minorBidi"/>
              <w:b w:val="0"/>
              <w:noProof/>
              <w:kern w:val="2"/>
            </w:rPr>
          </w:pPr>
          <w:ins w:id="304" w:author="USER" w:date="2024-07-01T09:06:00Z">
            <w:r w:rsidRPr="00D27206">
              <w:rPr>
                <w:rStyle w:val="afd"/>
                <w:noProof/>
              </w:rPr>
              <w:fldChar w:fldCharType="begin"/>
            </w:r>
            <w:r w:rsidRPr="00D27206">
              <w:rPr>
                <w:rStyle w:val="afd"/>
                <w:noProof/>
              </w:rPr>
              <w:instrText xml:space="preserve"> </w:instrText>
            </w:r>
            <w:r>
              <w:rPr>
                <w:noProof/>
              </w:rPr>
              <w:instrText>HYPERLINK \l "_Toc170717281"</w:instrText>
            </w:r>
            <w:r w:rsidRPr="00D27206">
              <w:rPr>
                <w:rStyle w:val="afd"/>
                <w:noProof/>
              </w:rPr>
              <w:instrText xml:space="preserve"> </w:instrText>
            </w:r>
            <w:r w:rsidRPr="00D27206">
              <w:rPr>
                <w:rStyle w:val="afd"/>
                <w:noProof/>
              </w:rPr>
              <w:fldChar w:fldCharType="separate"/>
            </w:r>
            <w:r w:rsidRPr="00D27206">
              <w:rPr>
                <w:rStyle w:val="afd"/>
                <w:noProof/>
              </w:rPr>
              <w:t>12.1</w:t>
            </w:r>
            <w:r>
              <w:rPr>
                <w:rFonts w:asciiTheme="minorHAnsi" w:eastAsiaTheme="minorEastAsia" w:hAnsiTheme="minorHAnsi" w:cstheme="minorBidi"/>
                <w:b w:val="0"/>
                <w:noProof/>
                <w:kern w:val="2"/>
              </w:rPr>
              <w:tab/>
            </w:r>
            <w:r w:rsidRPr="00D27206">
              <w:rPr>
                <w:rStyle w:val="afd"/>
                <w:noProof/>
              </w:rPr>
              <w:t>Introduction</w:t>
            </w:r>
            <w:r>
              <w:rPr>
                <w:noProof/>
                <w:webHidden/>
              </w:rPr>
              <w:tab/>
            </w:r>
            <w:r>
              <w:rPr>
                <w:noProof/>
                <w:webHidden/>
              </w:rPr>
              <w:fldChar w:fldCharType="begin"/>
            </w:r>
            <w:r>
              <w:rPr>
                <w:noProof/>
                <w:webHidden/>
              </w:rPr>
              <w:instrText xml:space="preserve"> PAGEREF _Toc170717281 \h </w:instrText>
            </w:r>
          </w:ins>
          <w:r>
            <w:rPr>
              <w:noProof/>
              <w:webHidden/>
            </w:rPr>
          </w:r>
          <w:r>
            <w:rPr>
              <w:noProof/>
              <w:webHidden/>
            </w:rPr>
            <w:fldChar w:fldCharType="separate"/>
          </w:r>
          <w:ins w:id="305" w:author="USER" w:date="2024-07-01T09:11:00Z">
            <w:r w:rsidR="00852FBF">
              <w:rPr>
                <w:noProof/>
                <w:webHidden/>
              </w:rPr>
              <w:t>26</w:t>
            </w:r>
          </w:ins>
          <w:ins w:id="306" w:author="USER" w:date="2024-07-01T09:06:00Z">
            <w:r>
              <w:rPr>
                <w:noProof/>
                <w:webHidden/>
              </w:rPr>
              <w:fldChar w:fldCharType="end"/>
            </w:r>
            <w:r w:rsidRPr="00D27206">
              <w:rPr>
                <w:rStyle w:val="afd"/>
                <w:noProof/>
              </w:rPr>
              <w:fldChar w:fldCharType="end"/>
            </w:r>
          </w:ins>
        </w:p>
        <w:p w14:paraId="78A861F1" w14:textId="3271DBBC" w:rsidR="00222523" w:rsidRDefault="00222523">
          <w:pPr>
            <w:pStyle w:val="28"/>
            <w:rPr>
              <w:ins w:id="307" w:author="USER" w:date="2024-07-01T09:06:00Z"/>
              <w:rFonts w:asciiTheme="minorHAnsi" w:eastAsiaTheme="minorEastAsia" w:hAnsiTheme="minorHAnsi" w:cstheme="minorBidi"/>
              <w:b w:val="0"/>
              <w:noProof/>
              <w:kern w:val="2"/>
            </w:rPr>
          </w:pPr>
          <w:ins w:id="308" w:author="USER" w:date="2024-07-01T09:06:00Z">
            <w:r w:rsidRPr="00D27206">
              <w:rPr>
                <w:rStyle w:val="afd"/>
                <w:noProof/>
              </w:rPr>
              <w:fldChar w:fldCharType="begin"/>
            </w:r>
            <w:r w:rsidRPr="00D27206">
              <w:rPr>
                <w:rStyle w:val="afd"/>
                <w:noProof/>
              </w:rPr>
              <w:instrText xml:space="preserve"> </w:instrText>
            </w:r>
            <w:r>
              <w:rPr>
                <w:noProof/>
              </w:rPr>
              <w:instrText>HYPERLINK \l "_Toc170717282"</w:instrText>
            </w:r>
            <w:r w:rsidRPr="00D27206">
              <w:rPr>
                <w:rStyle w:val="afd"/>
                <w:noProof/>
              </w:rPr>
              <w:instrText xml:space="preserve"> </w:instrText>
            </w:r>
            <w:r w:rsidRPr="00D27206">
              <w:rPr>
                <w:rStyle w:val="afd"/>
                <w:noProof/>
              </w:rPr>
              <w:fldChar w:fldCharType="separate"/>
            </w:r>
            <w:r w:rsidRPr="00D27206">
              <w:rPr>
                <w:rStyle w:val="afd"/>
                <w:noProof/>
              </w:rPr>
              <w:t>12.2</w:t>
            </w:r>
            <w:r>
              <w:rPr>
                <w:rFonts w:asciiTheme="minorHAnsi" w:eastAsiaTheme="minorEastAsia" w:hAnsiTheme="minorHAnsi" w:cstheme="minorBidi"/>
                <w:b w:val="0"/>
                <w:noProof/>
                <w:kern w:val="2"/>
              </w:rPr>
              <w:tab/>
            </w:r>
            <w:r w:rsidRPr="00D27206">
              <w:rPr>
                <w:rStyle w:val="afd"/>
                <w:noProof/>
              </w:rPr>
              <w:t>Discovery metadata</w:t>
            </w:r>
            <w:r>
              <w:rPr>
                <w:noProof/>
                <w:webHidden/>
              </w:rPr>
              <w:tab/>
            </w:r>
            <w:r>
              <w:rPr>
                <w:noProof/>
                <w:webHidden/>
              </w:rPr>
              <w:fldChar w:fldCharType="begin"/>
            </w:r>
            <w:r>
              <w:rPr>
                <w:noProof/>
                <w:webHidden/>
              </w:rPr>
              <w:instrText xml:space="preserve"> PAGEREF _Toc170717282 \h </w:instrText>
            </w:r>
          </w:ins>
          <w:r>
            <w:rPr>
              <w:noProof/>
              <w:webHidden/>
            </w:rPr>
          </w:r>
          <w:r>
            <w:rPr>
              <w:noProof/>
              <w:webHidden/>
            </w:rPr>
            <w:fldChar w:fldCharType="separate"/>
          </w:r>
          <w:ins w:id="309" w:author="USER" w:date="2024-07-01T09:11:00Z">
            <w:r w:rsidR="00852FBF">
              <w:rPr>
                <w:noProof/>
                <w:webHidden/>
              </w:rPr>
              <w:t>26</w:t>
            </w:r>
          </w:ins>
          <w:ins w:id="310" w:author="USER" w:date="2024-07-01T09:06:00Z">
            <w:r>
              <w:rPr>
                <w:noProof/>
                <w:webHidden/>
              </w:rPr>
              <w:fldChar w:fldCharType="end"/>
            </w:r>
            <w:r w:rsidRPr="00D27206">
              <w:rPr>
                <w:rStyle w:val="afd"/>
                <w:noProof/>
              </w:rPr>
              <w:fldChar w:fldCharType="end"/>
            </w:r>
          </w:ins>
        </w:p>
        <w:p w14:paraId="6EC24339" w14:textId="1AD240DA" w:rsidR="00222523" w:rsidRDefault="00222523">
          <w:pPr>
            <w:pStyle w:val="37"/>
            <w:rPr>
              <w:ins w:id="311" w:author="USER" w:date="2024-07-01T09:06:00Z"/>
              <w:rFonts w:asciiTheme="minorHAnsi" w:eastAsiaTheme="minorEastAsia" w:hAnsiTheme="minorHAnsi" w:cstheme="minorBidi"/>
              <w:b w:val="0"/>
              <w:noProof/>
              <w:kern w:val="2"/>
            </w:rPr>
          </w:pPr>
          <w:ins w:id="312" w:author="USER" w:date="2024-07-01T09:06:00Z">
            <w:r w:rsidRPr="00D27206">
              <w:rPr>
                <w:rStyle w:val="afd"/>
                <w:noProof/>
              </w:rPr>
              <w:fldChar w:fldCharType="begin"/>
            </w:r>
            <w:r w:rsidRPr="00D27206">
              <w:rPr>
                <w:rStyle w:val="afd"/>
                <w:noProof/>
              </w:rPr>
              <w:instrText xml:space="preserve"> </w:instrText>
            </w:r>
            <w:r>
              <w:rPr>
                <w:noProof/>
              </w:rPr>
              <w:instrText>HYPERLINK \l "_Toc170717283"</w:instrText>
            </w:r>
            <w:r w:rsidRPr="00D27206">
              <w:rPr>
                <w:rStyle w:val="afd"/>
                <w:noProof/>
              </w:rPr>
              <w:instrText xml:space="preserve"> </w:instrText>
            </w:r>
            <w:r w:rsidRPr="00D27206">
              <w:rPr>
                <w:rStyle w:val="afd"/>
                <w:noProof/>
              </w:rPr>
              <w:fldChar w:fldCharType="separate"/>
            </w:r>
            <w:r w:rsidRPr="00D27206">
              <w:rPr>
                <w:rStyle w:val="afd"/>
                <w:noProof/>
              </w:rPr>
              <w:t>12.2.1</w:t>
            </w:r>
            <w:r>
              <w:rPr>
                <w:rFonts w:asciiTheme="minorHAnsi" w:eastAsiaTheme="minorEastAsia" w:hAnsiTheme="minorHAnsi" w:cstheme="minorBidi"/>
                <w:b w:val="0"/>
                <w:noProof/>
                <w:kern w:val="2"/>
              </w:rPr>
              <w:tab/>
            </w:r>
            <w:r w:rsidRPr="00D27206">
              <w:rPr>
                <w:rStyle w:val="afd"/>
                <w:noProof/>
              </w:rPr>
              <w:t>S100_ExchangeCatalogue</w:t>
            </w:r>
            <w:r>
              <w:rPr>
                <w:noProof/>
                <w:webHidden/>
              </w:rPr>
              <w:tab/>
            </w:r>
            <w:r>
              <w:rPr>
                <w:noProof/>
                <w:webHidden/>
              </w:rPr>
              <w:fldChar w:fldCharType="begin"/>
            </w:r>
            <w:r>
              <w:rPr>
                <w:noProof/>
                <w:webHidden/>
              </w:rPr>
              <w:instrText xml:space="preserve"> PAGEREF _Toc170717283 \h </w:instrText>
            </w:r>
          </w:ins>
          <w:r>
            <w:rPr>
              <w:noProof/>
              <w:webHidden/>
            </w:rPr>
          </w:r>
          <w:r>
            <w:rPr>
              <w:noProof/>
              <w:webHidden/>
            </w:rPr>
            <w:fldChar w:fldCharType="separate"/>
          </w:r>
          <w:ins w:id="313" w:author="USER" w:date="2024-07-01T09:11:00Z">
            <w:r w:rsidR="00852FBF">
              <w:rPr>
                <w:noProof/>
                <w:webHidden/>
              </w:rPr>
              <w:t>28</w:t>
            </w:r>
          </w:ins>
          <w:ins w:id="314" w:author="USER" w:date="2024-07-01T09:06:00Z">
            <w:r>
              <w:rPr>
                <w:noProof/>
                <w:webHidden/>
              </w:rPr>
              <w:fldChar w:fldCharType="end"/>
            </w:r>
            <w:r w:rsidRPr="00D27206">
              <w:rPr>
                <w:rStyle w:val="afd"/>
                <w:noProof/>
              </w:rPr>
              <w:fldChar w:fldCharType="end"/>
            </w:r>
          </w:ins>
        </w:p>
        <w:p w14:paraId="2D99D878" w14:textId="414882DE" w:rsidR="00222523" w:rsidRDefault="00222523">
          <w:pPr>
            <w:pStyle w:val="37"/>
            <w:rPr>
              <w:ins w:id="315" w:author="USER" w:date="2024-07-01T09:06:00Z"/>
              <w:rFonts w:asciiTheme="minorHAnsi" w:eastAsiaTheme="minorEastAsia" w:hAnsiTheme="minorHAnsi" w:cstheme="minorBidi"/>
              <w:b w:val="0"/>
              <w:noProof/>
              <w:kern w:val="2"/>
            </w:rPr>
          </w:pPr>
          <w:ins w:id="316" w:author="USER" w:date="2024-07-01T09:06:00Z">
            <w:r w:rsidRPr="00D27206">
              <w:rPr>
                <w:rStyle w:val="afd"/>
                <w:noProof/>
              </w:rPr>
              <w:fldChar w:fldCharType="begin"/>
            </w:r>
            <w:r w:rsidRPr="00D27206">
              <w:rPr>
                <w:rStyle w:val="afd"/>
                <w:noProof/>
              </w:rPr>
              <w:instrText xml:space="preserve"> </w:instrText>
            </w:r>
            <w:r>
              <w:rPr>
                <w:noProof/>
              </w:rPr>
              <w:instrText>HYPERLINK \l "_Toc170717311"</w:instrText>
            </w:r>
            <w:r w:rsidRPr="00D27206">
              <w:rPr>
                <w:rStyle w:val="afd"/>
                <w:noProof/>
              </w:rPr>
              <w:instrText xml:space="preserve"> </w:instrText>
            </w:r>
            <w:r w:rsidRPr="00D27206">
              <w:rPr>
                <w:rStyle w:val="afd"/>
                <w:noProof/>
              </w:rPr>
              <w:fldChar w:fldCharType="separate"/>
            </w:r>
            <w:r w:rsidRPr="00D27206">
              <w:rPr>
                <w:rStyle w:val="afd"/>
                <w:noProof/>
              </w:rPr>
              <w:t>12.2.2</w:t>
            </w:r>
            <w:r>
              <w:rPr>
                <w:rFonts w:asciiTheme="minorHAnsi" w:eastAsiaTheme="minorEastAsia" w:hAnsiTheme="minorHAnsi" w:cstheme="minorBidi"/>
                <w:b w:val="0"/>
                <w:noProof/>
                <w:kern w:val="2"/>
              </w:rPr>
              <w:tab/>
            </w:r>
            <w:r w:rsidRPr="00D27206">
              <w:rPr>
                <w:rStyle w:val="afd"/>
                <w:noProof/>
              </w:rPr>
              <w:t>S100_DatasetDiscoveryMetadata</w:t>
            </w:r>
            <w:r>
              <w:rPr>
                <w:noProof/>
                <w:webHidden/>
              </w:rPr>
              <w:tab/>
            </w:r>
            <w:r>
              <w:rPr>
                <w:noProof/>
                <w:webHidden/>
              </w:rPr>
              <w:fldChar w:fldCharType="begin"/>
            </w:r>
            <w:r>
              <w:rPr>
                <w:noProof/>
                <w:webHidden/>
              </w:rPr>
              <w:instrText xml:space="preserve"> PAGEREF _Toc170717311 \h </w:instrText>
            </w:r>
          </w:ins>
          <w:r>
            <w:rPr>
              <w:noProof/>
              <w:webHidden/>
            </w:rPr>
          </w:r>
          <w:r>
            <w:rPr>
              <w:noProof/>
              <w:webHidden/>
            </w:rPr>
            <w:fldChar w:fldCharType="separate"/>
          </w:r>
          <w:ins w:id="317" w:author="USER" w:date="2024-07-01T09:11:00Z">
            <w:r w:rsidR="00852FBF">
              <w:rPr>
                <w:noProof/>
                <w:webHidden/>
              </w:rPr>
              <w:t>30</w:t>
            </w:r>
          </w:ins>
          <w:ins w:id="318" w:author="USER" w:date="2024-07-01T09:06:00Z">
            <w:r>
              <w:rPr>
                <w:noProof/>
                <w:webHidden/>
              </w:rPr>
              <w:fldChar w:fldCharType="end"/>
            </w:r>
            <w:r w:rsidRPr="00D27206">
              <w:rPr>
                <w:rStyle w:val="afd"/>
                <w:noProof/>
              </w:rPr>
              <w:fldChar w:fldCharType="end"/>
            </w:r>
          </w:ins>
        </w:p>
        <w:p w14:paraId="021249B1" w14:textId="1D16CFBF" w:rsidR="00222523" w:rsidRDefault="00222523">
          <w:pPr>
            <w:pStyle w:val="37"/>
            <w:rPr>
              <w:ins w:id="319" w:author="USER" w:date="2024-07-01T09:06:00Z"/>
              <w:rFonts w:asciiTheme="minorHAnsi" w:eastAsiaTheme="minorEastAsia" w:hAnsiTheme="minorHAnsi" w:cstheme="minorBidi"/>
              <w:b w:val="0"/>
              <w:noProof/>
              <w:kern w:val="2"/>
            </w:rPr>
          </w:pPr>
          <w:ins w:id="320" w:author="USER" w:date="2024-07-01T09:06:00Z">
            <w:r w:rsidRPr="00D27206">
              <w:rPr>
                <w:rStyle w:val="afd"/>
                <w:noProof/>
              </w:rPr>
              <w:fldChar w:fldCharType="begin"/>
            </w:r>
            <w:r w:rsidRPr="00D27206">
              <w:rPr>
                <w:rStyle w:val="afd"/>
                <w:noProof/>
              </w:rPr>
              <w:instrText xml:space="preserve"> </w:instrText>
            </w:r>
            <w:r>
              <w:rPr>
                <w:noProof/>
              </w:rPr>
              <w:instrText>HYPERLINK \l "_Toc170717313"</w:instrText>
            </w:r>
            <w:r w:rsidRPr="00D27206">
              <w:rPr>
                <w:rStyle w:val="afd"/>
                <w:noProof/>
              </w:rPr>
              <w:instrText xml:space="preserve"> </w:instrText>
            </w:r>
            <w:r w:rsidRPr="00D27206">
              <w:rPr>
                <w:rStyle w:val="afd"/>
                <w:noProof/>
              </w:rPr>
              <w:fldChar w:fldCharType="separate"/>
            </w:r>
            <w:r w:rsidRPr="00D27206">
              <w:rPr>
                <w:rStyle w:val="afd"/>
                <w:noProof/>
              </w:rPr>
              <w:t>12.2.3</w:t>
            </w:r>
            <w:r>
              <w:rPr>
                <w:rFonts w:asciiTheme="minorHAnsi" w:eastAsiaTheme="minorEastAsia" w:hAnsiTheme="minorHAnsi" w:cstheme="minorBidi"/>
                <w:b w:val="0"/>
                <w:noProof/>
                <w:kern w:val="2"/>
              </w:rPr>
              <w:tab/>
            </w:r>
            <w:r w:rsidRPr="00D27206">
              <w:rPr>
                <w:rStyle w:val="afd"/>
                <w:noProof/>
              </w:rPr>
              <w:t>S100_SupportFileDiscoveryMetadata</w:t>
            </w:r>
            <w:r>
              <w:rPr>
                <w:noProof/>
                <w:webHidden/>
              </w:rPr>
              <w:tab/>
            </w:r>
            <w:r>
              <w:rPr>
                <w:noProof/>
                <w:webHidden/>
              </w:rPr>
              <w:fldChar w:fldCharType="begin"/>
            </w:r>
            <w:r>
              <w:rPr>
                <w:noProof/>
                <w:webHidden/>
              </w:rPr>
              <w:instrText xml:space="preserve"> PAGEREF _Toc170717313 \h </w:instrText>
            </w:r>
          </w:ins>
          <w:r>
            <w:rPr>
              <w:noProof/>
              <w:webHidden/>
            </w:rPr>
          </w:r>
          <w:r>
            <w:rPr>
              <w:noProof/>
              <w:webHidden/>
            </w:rPr>
            <w:fldChar w:fldCharType="separate"/>
          </w:r>
          <w:ins w:id="321" w:author="USER" w:date="2024-07-01T09:11:00Z">
            <w:r w:rsidR="00852FBF">
              <w:rPr>
                <w:noProof/>
                <w:webHidden/>
              </w:rPr>
              <w:t>39</w:t>
            </w:r>
          </w:ins>
          <w:ins w:id="322" w:author="USER" w:date="2024-07-01T09:06:00Z">
            <w:r>
              <w:rPr>
                <w:noProof/>
                <w:webHidden/>
              </w:rPr>
              <w:fldChar w:fldCharType="end"/>
            </w:r>
            <w:r w:rsidRPr="00D27206">
              <w:rPr>
                <w:rStyle w:val="afd"/>
                <w:noProof/>
              </w:rPr>
              <w:fldChar w:fldCharType="end"/>
            </w:r>
          </w:ins>
        </w:p>
        <w:p w14:paraId="12A1B377" w14:textId="3B9C4F80" w:rsidR="00222523" w:rsidRDefault="00222523">
          <w:pPr>
            <w:pStyle w:val="37"/>
            <w:rPr>
              <w:ins w:id="323" w:author="USER" w:date="2024-07-01T09:06:00Z"/>
              <w:rFonts w:asciiTheme="minorHAnsi" w:eastAsiaTheme="minorEastAsia" w:hAnsiTheme="minorHAnsi" w:cstheme="minorBidi"/>
              <w:b w:val="0"/>
              <w:noProof/>
              <w:kern w:val="2"/>
            </w:rPr>
          </w:pPr>
          <w:ins w:id="324" w:author="USER" w:date="2024-07-01T09:06:00Z">
            <w:r w:rsidRPr="00D27206">
              <w:rPr>
                <w:rStyle w:val="afd"/>
                <w:noProof/>
              </w:rPr>
              <w:fldChar w:fldCharType="begin"/>
            </w:r>
            <w:r w:rsidRPr="00D27206">
              <w:rPr>
                <w:rStyle w:val="afd"/>
                <w:noProof/>
              </w:rPr>
              <w:instrText xml:space="preserve"> </w:instrText>
            </w:r>
            <w:r>
              <w:rPr>
                <w:noProof/>
              </w:rPr>
              <w:instrText>HYPERLINK \l "_Toc170717314"</w:instrText>
            </w:r>
            <w:r w:rsidRPr="00D27206">
              <w:rPr>
                <w:rStyle w:val="afd"/>
                <w:noProof/>
              </w:rPr>
              <w:instrText xml:space="preserve"> </w:instrText>
            </w:r>
            <w:r w:rsidRPr="00D27206">
              <w:rPr>
                <w:rStyle w:val="afd"/>
                <w:noProof/>
              </w:rPr>
              <w:fldChar w:fldCharType="separate"/>
            </w:r>
            <w:r w:rsidRPr="00D27206">
              <w:rPr>
                <w:rStyle w:val="afd"/>
                <w:noProof/>
              </w:rPr>
              <w:t>12.2.4</w:t>
            </w:r>
            <w:r>
              <w:rPr>
                <w:rFonts w:asciiTheme="minorHAnsi" w:eastAsiaTheme="minorEastAsia" w:hAnsiTheme="minorHAnsi" w:cstheme="minorBidi"/>
                <w:b w:val="0"/>
                <w:noProof/>
                <w:kern w:val="2"/>
              </w:rPr>
              <w:tab/>
            </w:r>
            <w:r w:rsidRPr="00D27206">
              <w:rPr>
                <w:rStyle w:val="afd"/>
                <w:noProof/>
              </w:rPr>
              <w:t>S100_Catalogue</w:t>
            </w:r>
            <w:r w:rsidRPr="00D27206">
              <w:rPr>
                <w:rStyle w:val="afd"/>
                <w:rFonts w:asciiTheme="minorEastAsia" w:hAnsiTheme="minorEastAsia"/>
                <w:noProof/>
              </w:rPr>
              <w:t>Discovery</w:t>
            </w:r>
            <w:r w:rsidRPr="00D27206">
              <w:rPr>
                <w:rStyle w:val="afd"/>
                <w:noProof/>
              </w:rPr>
              <w:t>Metadata</w:t>
            </w:r>
            <w:r>
              <w:rPr>
                <w:noProof/>
                <w:webHidden/>
              </w:rPr>
              <w:tab/>
            </w:r>
            <w:r>
              <w:rPr>
                <w:noProof/>
                <w:webHidden/>
              </w:rPr>
              <w:fldChar w:fldCharType="begin"/>
            </w:r>
            <w:r>
              <w:rPr>
                <w:noProof/>
                <w:webHidden/>
              </w:rPr>
              <w:instrText xml:space="preserve"> PAGEREF _Toc170717314 \h </w:instrText>
            </w:r>
          </w:ins>
          <w:r>
            <w:rPr>
              <w:noProof/>
              <w:webHidden/>
            </w:rPr>
          </w:r>
          <w:r>
            <w:rPr>
              <w:noProof/>
              <w:webHidden/>
            </w:rPr>
            <w:fldChar w:fldCharType="separate"/>
          </w:r>
          <w:ins w:id="325" w:author="USER" w:date="2024-07-01T09:11:00Z">
            <w:r w:rsidR="00852FBF">
              <w:rPr>
                <w:noProof/>
                <w:webHidden/>
              </w:rPr>
              <w:t>43</w:t>
            </w:r>
          </w:ins>
          <w:ins w:id="326" w:author="USER" w:date="2024-07-01T09:06:00Z">
            <w:r>
              <w:rPr>
                <w:noProof/>
                <w:webHidden/>
              </w:rPr>
              <w:fldChar w:fldCharType="end"/>
            </w:r>
            <w:r w:rsidRPr="00D27206">
              <w:rPr>
                <w:rStyle w:val="afd"/>
                <w:noProof/>
              </w:rPr>
              <w:fldChar w:fldCharType="end"/>
            </w:r>
          </w:ins>
        </w:p>
        <w:p w14:paraId="606E9D7E" w14:textId="5905CC4A" w:rsidR="00222523" w:rsidRDefault="00222523">
          <w:pPr>
            <w:pStyle w:val="37"/>
            <w:rPr>
              <w:ins w:id="327" w:author="USER" w:date="2024-07-01T09:06:00Z"/>
              <w:rFonts w:asciiTheme="minorHAnsi" w:eastAsiaTheme="minorEastAsia" w:hAnsiTheme="minorHAnsi" w:cstheme="minorBidi"/>
              <w:b w:val="0"/>
              <w:noProof/>
              <w:kern w:val="2"/>
            </w:rPr>
          </w:pPr>
          <w:ins w:id="328" w:author="USER" w:date="2024-07-01T09:06:00Z">
            <w:r w:rsidRPr="00D27206">
              <w:rPr>
                <w:rStyle w:val="afd"/>
                <w:noProof/>
              </w:rPr>
              <w:fldChar w:fldCharType="begin"/>
            </w:r>
            <w:r w:rsidRPr="00D27206">
              <w:rPr>
                <w:rStyle w:val="afd"/>
                <w:noProof/>
              </w:rPr>
              <w:instrText xml:space="preserve"> </w:instrText>
            </w:r>
            <w:r>
              <w:rPr>
                <w:noProof/>
              </w:rPr>
              <w:instrText>HYPERLINK \l "_Toc170717315"</w:instrText>
            </w:r>
            <w:r w:rsidRPr="00D27206">
              <w:rPr>
                <w:rStyle w:val="afd"/>
                <w:noProof/>
              </w:rPr>
              <w:instrText xml:space="preserve"> </w:instrText>
            </w:r>
            <w:r w:rsidRPr="00D27206">
              <w:rPr>
                <w:rStyle w:val="afd"/>
                <w:noProof/>
              </w:rPr>
              <w:fldChar w:fldCharType="separate"/>
            </w:r>
            <w:r w:rsidRPr="00D27206">
              <w:rPr>
                <w:rStyle w:val="afd"/>
                <w:noProof/>
              </w:rPr>
              <w:t>12.2.5</w:t>
            </w:r>
            <w:r>
              <w:rPr>
                <w:rFonts w:asciiTheme="minorHAnsi" w:eastAsiaTheme="minorEastAsia" w:hAnsiTheme="minorHAnsi" w:cstheme="minorBidi"/>
                <w:b w:val="0"/>
                <w:noProof/>
                <w:kern w:val="2"/>
              </w:rPr>
              <w:tab/>
            </w:r>
            <w:r w:rsidRPr="00D27206">
              <w:rPr>
                <w:rStyle w:val="afd"/>
                <w:noProof/>
              </w:rPr>
              <w:t>Miscellaneous metadata types</w:t>
            </w:r>
            <w:r>
              <w:rPr>
                <w:noProof/>
                <w:webHidden/>
              </w:rPr>
              <w:tab/>
            </w:r>
            <w:r>
              <w:rPr>
                <w:noProof/>
                <w:webHidden/>
              </w:rPr>
              <w:fldChar w:fldCharType="begin"/>
            </w:r>
            <w:r>
              <w:rPr>
                <w:noProof/>
                <w:webHidden/>
              </w:rPr>
              <w:instrText xml:space="preserve"> PAGEREF _Toc170717315 \h </w:instrText>
            </w:r>
          </w:ins>
          <w:r>
            <w:rPr>
              <w:noProof/>
              <w:webHidden/>
            </w:rPr>
          </w:r>
          <w:r>
            <w:rPr>
              <w:noProof/>
              <w:webHidden/>
            </w:rPr>
            <w:fldChar w:fldCharType="separate"/>
          </w:r>
          <w:ins w:id="329" w:author="USER" w:date="2024-07-01T09:11:00Z">
            <w:r w:rsidR="00852FBF">
              <w:rPr>
                <w:noProof/>
                <w:webHidden/>
              </w:rPr>
              <w:t>44</w:t>
            </w:r>
          </w:ins>
          <w:ins w:id="330" w:author="USER" w:date="2024-07-01T09:06:00Z">
            <w:r>
              <w:rPr>
                <w:noProof/>
                <w:webHidden/>
              </w:rPr>
              <w:fldChar w:fldCharType="end"/>
            </w:r>
            <w:r w:rsidRPr="00D27206">
              <w:rPr>
                <w:rStyle w:val="afd"/>
                <w:noProof/>
              </w:rPr>
              <w:fldChar w:fldCharType="end"/>
            </w:r>
          </w:ins>
        </w:p>
        <w:p w14:paraId="2B8F8FDD" w14:textId="7BB5F4F3" w:rsidR="007E6E88" w:rsidDel="005A6D13" w:rsidRDefault="007E6E88">
          <w:pPr>
            <w:pStyle w:val="11"/>
            <w:rPr>
              <w:ins w:id="331" w:author="Greenblue" w:date="2024-02-16T15:14:00Z"/>
              <w:del w:id="332" w:author="USER" w:date="2024-03-28T18:49:00Z"/>
              <w:rFonts w:asciiTheme="minorHAnsi" w:eastAsiaTheme="minorEastAsia" w:hAnsiTheme="minorHAnsi" w:cstheme="minorBidi"/>
              <w:b w:val="0"/>
              <w:noProof/>
              <w:kern w:val="2"/>
            </w:rPr>
          </w:pPr>
          <w:ins w:id="333" w:author="Greenblue" w:date="2024-02-16T15:14:00Z">
            <w:del w:id="334" w:author="USER" w:date="2024-03-28T18:49:00Z">
              <w:r w:rsidRPr="005A6D13" w:rsidDel="005A6D13">
                <w:rPr>
                  <w:rStyle w:val="afd"/>
                  <w:noProof/>
                </w:rPr>
                <w:delText>1</w:delText>
              </w:r>
              <w:r w:rsidDel="005A6D13">
                <w:rPr>
                  <w:rFonts w:asciiTheme="minorHAnsi" w:eastAsiaTheme="minorEastAsia" w:hAnsiTheme="minorHAnsi" w:cstheme="minorBidi"/>
                  <w:b w:val="0"/>
                  <w:noProof/>
                  <w:kern w:val="2"/>
                </w:rPr>
                <w:tab/>
              </w:r>
              <w:r w:rsidRPr="005A6D13" w:rsidDel="005A6D13">
                <w:rPr>
                  <w:rStyle w:val="afd"/>
                  <w:noProof/>
                </w:rPr>
                <w:delText>Overview</w:delText>
              </w:r>
              <w:r w:rsidDel="005A6D13">
                <w:rPr>
                  <w:noProof/>
                  <w:webHidden/>
                </w:rPr>
                <w:tab/>
                <w:delText>1</w:delText>
              </w:r>
            </w:del>
          </w:ins>
        </w:p>
        <w:p w14:paraId="3D8ECCC7" w14:textId="6B39F88C" w:rsidR="007E6E88" w:rsidDel="005A6D13" w:rsidRDefault="007E6E88">
          <w:pPr>
            <w:pStyle w:val="28"/>
            <w:rPr>
              <w:ins w:id="335" w:author="Greenblue" w:date="2024-02-16T15:14:00Z"/>
              <w:del w:id="336" w:author="USER" w:date="2024-03-28T18:49:00Z"/>
              <w:rFonts w:asciiTheme="minorHAnsi" w:eastAsiaTheme="minorEastAsia" w:hAnsiTheme="minorHAnsi" w:cstheme="minorBidi"/>
              <w:b w:val="0"/>
              <w:noProof/>
              <w:kern w:val="2"/>
            </w:rPr>
          </w:pPr>
          <w:ins w:id="337" w:author="Greenblue" w:date="2024-02-16T15:14:00Z">
            <w:del w:id="338" w:author="USER" w:date="2024-03-28T18:49:00Z">
              <w:r w:rsidRPr="005A6D13" w:rsidDel="005A6D13">
                <w:rPr>
                  <w:rStyle w:val="afd"/>
                  <w:noProof/>
                </w:rPr>
                <w:delText>1.1</w:delText>
              </w:r>
              <w:r w:rsidDel="005A6D13">
                <w:rPr>
                  <w:rFonts w:asciiTheme="minorHAnsi" w:eastAsiaTheme="minorEastAsia" w:hAnsiTheme="minorHAnsi" w:cstheme="minorBidi"/>
                  <w:b w:val="0"/>
                  <w:noProof/>
                  <w:kern w:val="2"/>
                </w:rPr>
                <w:tab/>
              </w:r>
              <w:r w:rsidRPr="005A6D13" w:rsidDel="005A6D13">
                <w:rPr>
                  <w:rStyle w:val="afd"/>
                  <w:noProof/>
                </w:rPr>
                <w:delText>Introduction</w:delText>
              </w:r>
              <w:r w:rsidDel="005A6D13">
                <w:rPr>
                  <w:noProof/>
                  <w:webHidden/>
                </w:rPr>
                <w:tab/>
                <w:delText>1</w:delText>
              </w:r>
            </w:del>
          </w:ins>
        </w:p>
        <w:p w14:paraId="2A52D0AD" w14:textId="0DF15D41" w:rsidR="007E6E88" w:rsidDel="005A6D13" w:rsidRDefault="007E6E88">
          <w:pPr>
            <w:pStyle w:val="28"/>
            <w:rPr>
              <w:ins w:id="339" w:author="Greenblue" w:date="2024-02-16T15:14:00Z"/>
              <w:del w:id="340" w:author="USER" w:date="2024-03-28T18:49:00Z"/>
              <w:rFonts w:asciiTheme="minorHAnsi" w:eastAsiaTheme="minorEastAsia" w:hAnsiTheme="minorHAnsi" w:cstheme="minorBidi"/>
              <w:b w:val="0"/>
              <w:noProof/>
              <w:kern w:val="2"/>
            </w:rPr>
          </w:pPr>
          <w:ins w:id="341" w:author="Greenblue" w:date="2024-02-16T15:14:00Z">
            <w:del w:id="342" w:author="USER" w:date="2024-03-28T18:49:00Z">
              <w:r w:rsidRPr="005A6D13" w:rsidDel="005A6D13">
                <w:rPr>
                  <w:rStyle w:val="afd"/>
                  <w:noProof/>
                </w:rPr>
                <w:delText>1.2</w:delText>
              </w:r>
              <w:r w:rsidDel="005A6D13">
                <w:rPr>
                  <w:rFonts w:asciiTheme="minorHAnsi" w:eastAsiaTheme="minorEastAsia" w:hAnsiTheme="minorHAnsi" w:cstheme="minorBidi"/>
                  <w:b w:val="0"/>
                  <w:noProof/>
                  <w:kern w:val="2"/>
                </w:rPr>
                <w:tab/>
              </w:r>
              <w:r w:rsidRPr="005A6D13" w:rsidDel="005A6D13">
                <w:rPr>
                  <w:rStyle w:val="afd"/>
                  <w:noProof/>
                </w:rPr>
                <w:delText>References</w:delText>
              </w:r>
              <w:r w:rsidDel="005A6D13">
                <w:rPr>
                  <w:noProof/>
                  <w:webHidden/>
                </w:rPr>
                <w:tab/>
                <w:delText>1</w:delText>
              </w:r>
            </w:del>
          </w:ins>
        </w:p>
        <w:p w14:paraId="461C4348" w14:textId="0996478F" w:rsidR="007E6E88" w:rsidDel="005A6D13" w:rsidRDefault="007E6E88">
          <w:pPr>
            <w:pStyle w:val="28"/>
            <w:rPr>
              <w:ins w:id="343" w:author="Greenblue" w:date="2024-02-16T15:14:00Z"/>
              <w:del w:id="344" w:author="USER" w:date="2024-03-28T18:49:00Z"/>
              <w:rFonts w:asciiTheme="minorHAnsi" w:eastAsiaTheme="minorEastAsia" w:hAnsiTheme="minorHAnsi" w:cstheme="minorBidi"/>
              <w:b w:val="0"/>
              <w:noProof/>
              <w:kern w:val="2"/>
            </w:rPr>
          </w:pPr>
          <w:ins w:id="345" w:author="Greenblue" w:date="2024-02-16T15:14:00Z">
            <w:del w:id="346" w:author="USER" w:date="2024-03-28T18:49:00Z">
              <w:r w:rsidRPr="005A6D13" w:rsidDel="005A6D13">
                <w:rPr>
                  <w:rStyle w:val="afd"/>
                  <w:noProof/>
                </w:rPr>
                <w:delText>1.3</w:delText>
              </w:r>
              <w:r w:rsidDel="005A6D13">
                <w:rPr>
                  <w:rFonts w:asciiTheme="minorHAnsi" w:eastAsiaTheme="minorEastAsia" w:hAnsiTheme="minorHAnsi" w:cstheme="minorBidi"/>
                  <w:b w:val="0"/>
                  <w:noProof/>
                  <w:kern w:val="2"/>
                </w:rPr>
                <w:tab/>
              </w:r>
              <w:r w:rsidRPr="005A6D13" w:rsidDel="005A6D13">
                <w:rPr>
                  <w:rStyle w:val="afd"/>
                  <w:noProof/>
                </w:rPr>
                <w:delText>Terms, definitions and abbreviations</w:delText>
              </w:r>
              <w:r w:rsidDel="005A6D13">
                <w:rPr>
                  <w:noProof/>
                  <w:webHidden/>
                </w:rPr>
                <w:tab/>
                <w:delText>2</w:delText>
              </w:r>
            </w:del>
          </w:ins>
        </w:p>
        <w:p w14:paraId="454DF11B" w14:textId="6519783C" w:rsidR="007E6E88" w:rsidDel="005A6D13" w:rsidRDefault="007E6E88">
          <w:pPr>
            <w:pStyle w:val="37"/>
            <w:rPr>
              <w:ins w:id="347" w:author="Greenblue" w:date="2024-02-16T15:14:00Z"/>
              <w:del w:id="348" w:author="USER" w:date="2024-03-28T18:49:00Z"/>
              <w:rFonts w:asciiTheme="minorHAnsi" w:eastAsiaTheme="minorEastAsia" w:hAnsiTheme="minorHAnsi" w:cstheme="minorBidi"/>
              <w:b w:val="0"/>
              <w:noProof/>
              <w:kern w:val="2"/>
            </w:rPr>
          </w:pPr>
          <w:ins w:id="349" w:author="Greenblue" w:date="2024-02-16T15:14:00Z">
            <w:del w:id="350" w:author="USER" w:date="2024-03-28T18:49:00Z">
              <w:r w:rsidRPr="005A6D13" w:rsidDel="005A6D13">
                <w:rPr>
                  <w:rStyle w:val="afd"/>
                  <w:noProof/>
                </w:rPr>
                <w:delText>1.3.1</w:delText>
              </w:r>
              <w:r w:rsidDel="005A6D13">
                <w:rPr>
                  <w:rFonts w:asciiTheme="minorHAnsi" w:eastAsiaTheme="minorEastAsia" w:hAnsiTheme="minorHAnsi" w:cstheme="minorBidi"/>
                  <w:b w:val="0"/>
                  <w:noProof/>
                  <w:kern w:val="2"/>
                </w:rPr>
                <w:tab/>
              </w:r>
              <w:r w:rsidRPr="005A6D13" w:rsidDel="005A6D13">
                <w:rPr>
                  <w:rStyle w:val="afd"/>
                  <w:noProof/>
                </w:rPr>
                <w:delText>Use of Use of Language</w:delText>
              </w:r>
              <w:r w:rsidDel="005A6D13">
                <w:rPr>
                  <w:noProof/>
                  <w:webHidden/>
                </w:rPr>
                <w:tab/>
                <w:delText>2</w:delText>
              </w:r>
            </w:del>
          </w:ins>
        </w:p>
        <w:p w14:paraId="5A276B61" w14:textId="46D3FADE" w:rsidR="007E6E88" w:rsidDel="005A6D13" w:rsidRDefault="007E6E88">
          <w:pPr>
            <w:pStyle w:val="37"/>
            <w:rPr>
              <w:ins w:id="351" w:author="Greenblue" w:date="2024-02-16T15:14:00Z"/>
              <w:del w:id="352" w:author="USER" w:date="2024-03-28T18:49:00Z"/>
              <w:rFonts w:asciiTheme="minorHAnsi" w:eastAsiaTheme="minorEastAsia" w:hAnsiTheme="minorHAnsi" w:cstheme="minorBidi"/>
              <w:b w:val="0"/>
              <w:noProof/>
              <w:kern w:val="2"/>
            </w:rPr>
          </w:pPr>
          <w:ins w:id="353" w:author="Greenblue" w:date="2024-02-16T15:14:00Z">
            <w:del w:id="354" w:author="USER" w:date="2024-03-28T18:49:00Z">
              <w:r w:rsidRPr="005A6D13" w:rsidDel="005A6D13">
                <w:rPr>
                  <w:rStyle w:val="afd"/>
                  <w:noProof/>
                </w:rPr>
                <w:delText>1.3.2</w:delText>
              </w:r>
              <w:r w:rsidDel="005A6D13">
                <w:rPr>
                  <w:rFonts w:asciiTheme="minorHAnsi" w:eastAsiaTheme="minorEastAsia" w:hAnsiTheme="minorHAnsi" w:cstheme="minorBidi"/>
                  <w:b w:val="0"/>
                  <w:noProof/>
                  <w:kern w:val="2"/>
                </w:rPr>
                <w:tab/>
              </w:r>
              <w:r w:rsidRPr="005A6D13" w:rsidDel="005A6D13">
                <w:rPr>
                  <w:rStyle w:val="afd"/>
                  <w:noProof/>
                </w:rPr>
                <w:delText>Terms and Definitions</w:delText>
              </w:r>
              <w:r w:rsidDel="005A6D13">
                <w:rPr>
                  <w:noProof/>
                  <w:webHidden/>
                </w:rPr>
                <w:tab/>
                <w:delText>2</w:delText>
              </w:r>
            </w:del>
          </w:ins>
        </w:p>
        <w:p w14:paraId="354F4886" w14:textId="71CB64BE" w:rsidR="007E6E88" w:rsidDel="005A6D13" w:rsidRDefault="007E6E88">
          <w:pPr>
            <w:pStyle w:val="37"/>
            <w:rPr>
              <w:ins w:id="355" w:author="Greenblue" w:date="2024-02-16T15:14:00Z"/>
              <w:del w:id="356" w:author="USER" w:date="2024-03-28T18:49:00Z"/>
              <w:rFonts w:asciiTheme="minorHAnsi" w:eastAsiaTheme="minorEastAsia" w:hAnsiTheme="minorHAnsi" w:cstheme="minorBidi"/>
              <w:b w:val="0"/>
              <w:noProof/>
              <w:kern w:val="2"/>
            </w:rPr>
          </w:pPr>
          <w:ins w:id="357" w:author="Greenblue" w:date="2024-02-16T15:14:00Z">
            <w:del w:id="358" w:author="USER" w:date="2024-03-28T18:49:00Z">
              <w:r w:rsidRPr="005A6D13" w:rsidDel="005A6D13">
                <w:rPr>
                  <w:rStyle w:val="afd"/>
                  <w:noProof/>
                </w:rPr>
                <w:delText>1.3.3</w:delText>
              </w:r>
              <w:r w:rsidDel="005A6D13">
                <w:rPr>
                  <w:rFonts w:asciiTheme="minorHAnsi" w:eastAsiaTheme="minorEastAsia" w:hAnsiTheme="minorHAnsi" w:cstheme="minorBidi"/>
                  <w:b w:val="0"/>
                  <w:noProof/>
                  <w:kern w:val="2"/>
                </w:rPr>
                <w:tab/>
              </w:r>
              <w:r w:rsidRPr="005A6D13" w:rsidDel="005A6D13">
                <w:rPr>
                  <w:rStyle w:val="afd"/>
                  <w:noProof/>
                </w:rPr>
                <w:delText>Abbreviations</w:delText>
              </w:r>
              <w:r w:rsidDel="005A6D13">
                <w:rPr>
                  <w:noProof/>
                  <w:webHidden/>
                </w:rPr>
                <w:tab/>
                <w:delText>3</w:delText>
              </w:r>
            </w:del>
          </w:ins>
        </w:p>
        <w:p w14:paraId="3D9DFFD1" w14:textId="44CED1AC" w:rsidR="007E6E88" w:rsidDel="005A6D13" w:rsidRDefault="007E6E88">
          <w:pPr>
            <w:pStyle w:val="28"/>
            <w:rPr>
              <w:ins w:id="359" w:author="Greenblue" w:date="2024-02-16T15:14:00Z"/>
              <w:del w:id="360" w:author="USER" w:date="2024-03-28T18:49:00Z"/>
              <w:rFonts w:asciiTheme="minorHAnsi" w:eastAsiaTheme="minorEastAsia" w:hAnsiTheme="minorHAnsi" w:cstheme="minorBidi"/>
              <w:b w:val="0"/>
              <w:noProof/>
              <w:kern w:val="2"/>
            </w:rPr>
          </w:pPr>
          <w:ins w:id="361" w:author="Greenblue" w:date="2024-02-16T15:14:00Z">
            <w:del w:id="362" w:author="USER" w:date="2024-03-28T18:49:00Z">
              <w:r w:rsidRPr="005A6D13" w:rsidDel="005A6D13">
                <w:rPr>
                  <w:rStyle w:val="afd"/>
                  <w:noProof/>
                </w:rPr>
                <w:delText>1.4</w:delText>
              </w:r>
              <w:r w:rsidDel="005A6D13">
                <w:rPr>
                  <w:rFonts w:asciiTheme="minorHAnsi" w:eastAsiaTheme="minorEastAsia" w:hAnsiTheme="minorHAnsi" w:cstheme="minorBidi"/>
                  <w:b w:val="0"/>
                  <w:noProof/>
                  <w:kern w:val="2"/>
                </w:rPr>
                <w:tab/>
              </w:r>
              <w:r w:rsidRPr="005A6D13" w:rsidDel="005A6D13">
                <w:rPr>
                  <w:rStyle w:val="afd"/>
                  <w:noProof/>
                </w:rPr>
                <w:delText>General Data Product Description</w:delText>
              </w:r>
              <w:r w:rsidDel="005A6D13">
                <w:rPr>
                  <w:noProof/>
                  <w:webHidden/>
                </w:rPr>
                <w:tab/>
                <w:delText>4</w:delText>
              </w:r>
            </w:del>
          </w:ins>
        </w:p>
        <w:p w14:paraId="716BC52C" w14:textId="21157B9F" w:rsidR="007E6E88" w:rsidDel="005A6D13" w:rsidRDefault="007E6E88">
          <w:pPr>
            <w:pStyle w:val="28"/>
            <w:rPr>
              <w:ins w:id="363" w:author="Greenblue" w:date="2024-02-16T15:14:00Z"/>
              <w:del w:id="364" w:author="USER" w:date="2024-03-28T18:49:00Z"/>
              <w:rFonts w:asciiTheme="minorHAnsi" w:eastAsiaTheme="minorEastAsia" w:hAnsiTheme="minorHAnsi" w:cstheme="minorBidi"/>
              <w:b w:val="0"/>
              <w:noProof/>
              <w:kern w:val="2"/>
            </w:rPr>
          </w:pPr>
          <w:ins w:id="365" w:author="Greenblue" w:date="2024-02-16T15:14:00Z">
            <w:del w:id="366" w:author="USER" w:date="2024-03-28T18:49:00Z">
              <w:r w:rsidRPr="005A6D13" w:rsidDel="005A6D13">
                <w:rPr>
                  <w:rStyle w:val="afd"/>
                  <w:noProof/>
                </w:rPr>
                <w:delText>1.5</w:delText>
              </w:r>
              <w:r w:rsidDel="005A6D13">
                <w:rPr>
                  <w:rFonts w:asciiTheme="minorHAnsi" w:eastAsiaTheme="minorEastAsia" w:hAnsiTheme="minorHAnsi" w:cstheme="minorBidi"/>
                  <w:b w:val="0"/>
                  <w:noProof/>
                  <w:kern w:val="2"/>
                </w:rPr>
                <w:tab/>
              </w:r>
              <w:r w:rsidRPr="005A6D13" w:rsidDel="005A6D13">
                <w:rPr>
                  <w:rStyle w:val="afd"/>
                  <w:noProof/>
                </w:rPr>
                <w:delText>Data product specification metadata</w:delText>
              </w:r>
              <w:r w:rsidDel="005A6D13">
                <w:rPr>
                  <w:noProof/>
                  <w:webHidden/>
                </w:rPr>
                <w:tab/>
                <w:delText>5</w:delText>
              </w:r>
            </w:del>
          </w:ins>
        </w:p>
        <w:p w14:paraId="4E78176E" w14:textId="7E13AC00" w:rsidR="007E6E88" w:rsidDel="005A6D13" w:rsidRDefault="007E6E88">
          <w:pPr>
            <w:pStyle w:val="28"/>
            <w:rPr>
              <w:ins w:id="367" w:author="Greenblue" w:date="2024-02-16T15:14:00Z"/>
              <w:del w:id="368" w:author="USER" w:date="2024-03-28T18:49:00Z"/>
              <w:rFonts w:asciiTheme="minorHAnsi" w:eastAsiaTheme="minorEastAsia" w:hAnsiTheme="minorHAnsi" w:cstheme="minorBidi"/>
              <w:b w:val="0"/>
              <w:noProof/>
              <w:kern w:val="2"/>
            </w:rPr>
          </w:pPr>
          <w:ins w:id="369" w:author="Greenblue" w:date="2024-02-16T15:14:00Z">
            <w:del w:id="370" w:author="USER" w:date="2024-03-28T18:49:00Z">
              <w:r w:rsidRPr="005A6D13" w:rsidDel="005A6D13">
                <w:rPr>
                  <w:rStyle w:val="afd"/>
                  <w:noProof/>
                  <w:lang w:eastAsia="en-US"/>
                </w:rPr>
                <w:delText>1.6</w:delText>
              </w:r>
              <w:r w:rsidDel="005A6D13">
                <w:rPr>
                  <w:rFonts w:asciiTheme="minorHAnsi" w:eastAsiaTheme="minorEastAsia" w:hAnsiTheme="minorHAnsi" w:cstheme="minorBidi"/>
                  <w:b w:val="0"/>
                  <w:noProof/>
                  <w:kern w:val="2"/>
                </w:rPr>
                <w:tab/>
              </w:r>
              <w:r w:rsidRPr="005A6D13" w:rsidDel="005A6D13">
                <w:rPr>
                  <w:rStyle w:val="afd"/>
                  <w:noProof/>
                  <w:lang w:eastAsia="en-US"/>
                </w:rPr>
                <w:delText>IHO Product Specification Maintenance</w:delText>
              </w:r>
              <w:r w:rsidDel="005A6D13">
                <w:rPr>
                  <w:noProof/>
                  <w:webHidden/>
                </w:rPr>
                <w:tab/>
                <w:delText>5</w:delText>
              </w:r>
            </w:del>
          </w:ins>
        </w:p>
        <w:p w14:paraId="7027A6E8" w14:textId="6AD1EDB8" w:rsidR="007E6E88" w:rsidDel="005A6D13" w:rsidRDefault="007E6E88">
          <w:pPr>
            <w:pStyle w:val="37"/>
            <w:rPr>
              <w:ins w:id="371" w:author="Greenblue" w:date="2024-02-16T15:14:00Z"/>
              <w:del w:id="372" w:author="USER" w:date="2024-03-28T18:49:00Z"/>
              <w:rFonts w:asciiTheme="minorHAnsi" w:eastAsiaTheme="minorEastAsia" w:hAnsiTheme="minorHAnsi" w:cstheme="minorBidi"/>
              <w:b w:val="0"/>
              <w:noProof/>
              <w:kern w:val="2"/>
            </w:rPr>
          </w:pPr>
          <w:ins w:id="373" w:author="Greenblue" w:date="2024-02-16T15:14:00Z">
            <w:del w:id="374" w:author="USER" w:date="2024-03-28T18:49:00Z">
              <w:r w:rsidRPr="005A6D13" w:rsidDel="005A6D13">
                <w:rPr>
                  <w:rStyle w:val="afd"/>
                  <w:noProof/>
                </w:rPr>
                <w:delText>1.6.1</w:delText>
              </w:r>
              <w:r w:rsidDel="005A6D13">
                <w:rPr>
                  <w:rFonts w:asciiTheme="minorHAnsi" w:eastAsiaTheme="minorEastAsia" w:hAnsiTheme="minorHAnsi" w:cstheme="minorBidi"/>
                  <w:b w:val="0"/>
                  <w:noProof/>
                  <w:kern w:val="2"/>
                </w:rPr>
                <w:tab/>
              </w:r>
              <w:r w:rsidRPr="005A6D13" w:rsidDel="005A6D13">
                <w:rPr>
                  <w:rStyle w:val="afd"/>
                  <w:noProof/>
                </w:rPr>
                <w:delText>Introduction</w:delText>
              </w:r>
              <w:r w:rsidDel="005A6D13">
                <w:rPr>
                  <w:noProof/>
                  <w:webHidden/>
                </w:rPr>
                <w:tab/>
                <w:delText>5</w:delText>
              </w:r>
            </w:del>
          </w:ins>
        </w:p>
        <w:p w14:paraId="3C3B0B37" w14:textId="2AA50947" w:rsidR="007E6E88" w:rsidDel="005A6D13" w:rsidRDefault="007E6E88">
          <w:pPr>
            <w:pStyle w:val="37"/>
            <w:rPr>
              <w:ins w:id="375" w:author="Greenblue" w:date="2024-02-16T15:14:00Z"/>
              <w:del w:id="376" w:author="USER" w:date="2024-03-28T18:49:00Z"/>
              <w:rFonts w:asciiTheme="minorHAnsi" w:eastAsiaTheme="minorEastAsia" w:hAnsiTheme="minorHAnsi" w:cstheme="minorBidi"/>
              <w:b w:val="0"/>
              <w:noProof/>
              <w:kern w:val="2"/>
            </w:rPr>
          </w:pPr>
          <w:ins w:id="377" w:author="Greenblue" w:date="2024-02-16T15:14:00Z">
            <w:del w:id="378" w:author="USER" w:date="2024-03-28T18:49:00Z">
              <w:r w:rsidRPr="005A6D13" w:rsidDel="005A6D13">
                <w:rPr>
                  <w:rStyle w:val="afd"/>
                  <w:noProof/>
                </w:rPr>
                <w:delText>1.6.2</w:delText>
              </w:r>
              <w:r w:rsidDel="005A6D13">
                <w:rPr>
                  <w:rFonts w:asciiTheme="minorHAnsi" w:eastAsiaTheme="minorEastAsia" w:hAnsiTheme="minorHAnsi" w:cstheme="minorBidi"/>
                  <w:b w:val="0"/>
                  <w:noProof/>
                  <w:kern w:val="2"/>
                </w:rPr>
                <w:tab/>
              </w:r>
              <w:r w:rsidRPr="005A6D13" w:rsidDel="005A6D13">
                <w:rPr>
                  <w:rStyle w:val="afd"/>
                  <w:noProof/>
                </w:rPr>
                <w:delText>New Edition</w:delText>
              </w:r>
              <w:r w:rsidDel="005A6D13">
                <w:rPr>
                  <w:noProof/>
                  <w:webHidden/>
                </w:rPr>
                <w:tab/>
                <w:delText>5</w:delText>
              </w:r>
            </w:del>
          </w:ins>
        </w:p>
        <w:p w14:paraId="402A1D6A" w14:textId="63B2D476" w:rsidR="007E6E88" w:rsidDel="005A6D13" w:rsidRDefault="007E6E88">
          <w:pPr>
            <w:pStyle w:val="37"/>
            <w:rPr>
              <w:ins w:id="379" w:author="Greenblue" w:date="2024-02-16T15:14:00Z"/>
              <w:del w:id="380" w:author="USER" w:date="2024-03-28T18:49:00Z"/>
              <w:rFonts w:asciiTheme="minorHAnsi" w:eastAsiaTheme="minorEastAsia" w:hAnsiTheme="minorHAnsi" w:cstheme="minorBidi"/>
              <w:b w:val="0"/>
              <w:noProof/>
              <w:kern w:val="2"/>
            </w:rPr>
          </w:pPr>
          <w:ins w:id="381" w:author="Greenblue" w:date="2024-02-16T15:14:00Z">
            <w:del w:id="382" w:author="USER" w:date="2024-03-28T18:49:00Z">
              <w:r w:rsidRPr="005A6D13" w:rsidDel="005A6D13">
                <w:rPr>
                  <w:rStyle w:val="afd"/>
                  <w:noProof/>
                </w:rPr>
                <w:delText>1.6.3</w:delText>
              </w:r>
              <w:r w:rsidDel="005A6D13">
                <w:rPr>
                  <w:rFonts w:asciiTheme="minorHAnsi" w:eastAsiaTheme="minorEastAsia" w:hAnsiTheme="minorHAnsi" w:cstheme="minorBidi"/>
                  <w:b w:val="0"/>
                  <w:noProof/>
                  <w:kern w:val="2"/>
                </w:rPr>
                <w:tab/>
              </w:r>
              <w:r w:rsidRPr="005A6D13" w:rsidDel="005A6D13">
                <w:rPr>
                  <w:rStyle w:val="afd"/>
                  <w:noProof/>
                </w:rPr>
                <w:delText>Revision</w:delText>
              </w:r>
              <w:r w:rsidDel="005A6D13">
                <w:rPr>
                  <w:noProof/>
                  <w:webHidden/>
                </w:rPr>
                <w:tab/>
                <w:delText>5</w:delText>
              </w:r>
            </w:del>
          </w:ins>
        </w:p>
        <w:p w14:paraId="2AB73C95" w14:textId="34983B00" w:rsidR="007E6E88" w:rsidDel="005A6D13" w:rsidRDefault="007E6E88">
          <w:pPr>
            <w:pStyle w:val="37"/>
            <w:rPr>
              <w:ins w:id="383" w:author="Greenblue" w:date="2024-02-16T15:14:00Z"/>
              <w:del w:id="384" w:author="USER" w:date="2024-03-28T18:49:00Z"/>
              <w:rFonts w:asciiTheme="minorHAnsi" w:eastAsiaTheme="minorEastAsia" w:hAnsiTheme="minorHAnsi" w:cstheme="minorBidi"/>
              <w:b w:val="0"/>
              <w:noProof/>
              <w:kern w:val="2"/>
            </w:rPr>
          </w:pPr>
          <w:ins w:id="385" w:author="Greenblue" w:date="2024-02-16T15:14:00Z">
            <w:del w:id="386" w:author="USER" w:date="2024-03-28T18:49:00Z">
              <w:r w:rsidRPr="005A6D13" w:rsidDel="005A6D13">
                <w:rPr>
                  <w:rStyle w:val="afd"/>
                  <w:noProof/>
                </w:rPr>
                <w:delText>1.6.4</w:delText>
              </w:r>
              <w:r w:rsidDel="005A6D13">
                <w:rPr>
                  <w:rFonts w:asciiTheme="minorHAnsi" w:eastAsiaTheme="minorEastAsia" w:hAnsiTheme="minorHAnsi" w:cstheme="minorBidi"/>
                  <w:b w:val="0"/>
                  <w:noProof/>
                  <w:kern w:val="2"/>
                </w:rPr>
                <w:tab/>
              </w:r>
              <w:r w:rsidRPr="005A6D13" w:rsidDel="005A6D13">
                <w:rPr>
                  <w:rStyle w:val="afd"/>
                  <w:noProof/>
                </w:rPr>
                <w:delText>Clarification</w:delText>
              </w:r>
              <w:r w:rsidDel="005A6D13">
                <w:rPr>
                  <w:noProof/>
                  <w:webHidden/>
                </w:rPr>
                <w:tab/>
                <w:delText>6</w:delText>
              </w:r>
            </w:del>
          </w:ins>
        </w:p>
        <w:p w14:paraId="529BE822" w14:textId="7A0EBE04" w:rsidR="007E6E88" w:rsidDel="005A6D13" w:rsidRDefault="007E6E88">
          <w:pPr>
            <w:pStyle w:val="37"/>
            <w:rPr>
              <w:ins w:id="387" w:author="Greenblue" w:date="2024-02-16T15:14:00Z"/>
              <w:del w:id="388" w:author="USER" w:date="2024-03-28T18:49:00Z"/>
              <w:rFonts w:asciiTheme="minorHAnsi" w:eastAsiaTheme="minorEastAsia" w:hAnsiTheme="minorHAnsi" w:cstheme="minorBidi"/>
              <w:b w:val="0"/>
              <w:noProof/>
              <w:kern w:val="2"/>
            </w:rPr>
          </w:pPr>
          <w:ins w:id="389" w:author="Greenblue" w:date="2024-02-16T15:14:00Z">
            <w:del w:id="390" w:author="USER" w:date="2024-03-28T18:49:00Z">
              <w:r w:rsidRPr="005A6D13" w:rsidDel="005A6D13">
                <w:rPr>
                  <w:rStyle w:val="afd"/>
                  <w:noProof/>
                </w:rPr>
                <w:delText>1.6.5</w:delText>
              </w:r>
              <w:r w:rsidDel="005A6D13">
                <w:rPr>
                  <w:rFonts w:asciiTheme="minorHAnsi" w:eastAsiaTheme="minorEastAsia" w:hAnsiTheme="minorHAnsi" w:cstheme="minorBidi"/>
                  <w:b w:val="0"/>
                  <w:noProof/>
                  <w:kern w:val="2"/>
                </w:rPr>
                <w:tab/>
              </w:r>
              <w:r w:rsidRPr="005A6D13" w:rsidDel="005A6D13">
                <w:rPr>
                  <w:rStyle w:val="afd"/>
                  <w:noProof/>
                </w:rPr>
                <w:delText>Version numbers</w:delText>
              </w:r>
              <w:r w:rsidDel="005A6D13">
                <w:rPr>
                  <w:noProof/>
                  <w:webHidden/>
                </w:rPr>
                <w:tab/>
                <w:delText>6</w:delText>
              </w:r>
            </w:del>
          </w:ins>
        </w:p>
        <w:p w14:paraId="42254F8C" w14:textId="0CA5AA8F" w:rsidR="007E6E88" w:rsidDel="005A6D13" w:rsidRDefault="007E6E88">
          <w:pPr>
            <w:pStyle w:val="11"/>
            <w:rPr>
              <w:ins w:id="391" w:author="Greenblue" w:date="2024-02-16T15:14:00Z"/>
              <w:del w:id="392" w:author="USER" w:date="2024-03-28T18:49:00Z"/>
              <w:rFonts w:asciiTheme="minorHAnsi" w:eastAsiaTheme="minorEastAsia" w:hAnsiTheme="minorHAnsi" w:cstheme="minorBidi"/>
              <w:b w:val="0"/>
              <w:noProof/>
              <w:kern w:val="2"/>
            </w:rPr>
          </w:pPr>
          <w:ins w:id="393" w:author="Greenblue" w:date="2024-02-16T15:14:00Z">
            <w:del w:id="394" w:author="USER" w:date="2024-03-28T18:49:00Z">
              <w:r w:rsidRPr="005A6D13" w:rsidDel="005A6D13">
                <w:rPr>
                  <w:rStyle w:val="afd"/>
                  <w:noProof/>
                </w:rPr>
                <w:delText>2</w:delText>
              </w:r>
              <w:r w:rsidDel="005A6D13">
                <w:rPr>
                  <w:rFonts w:asciiTheme="minorHAnsi" w:eastAsiaTheme="minorEastAsia" w:hAnsiTheme="minorHAnsi" w:cstheme="minorBidi"/>
                  <w:b w:val="0"/>
                  <w:noProof/>
                  <w:kern w:val="2"/>
                </w:rPr>
                <w:tab/>
              </w:r>
              <w:r w:rsidRPr="005A6D13" w:rsidDel="005A6D13">
                <w:rPr>
                  <w:rStyle w:val="afd"/>
                  <w:noProof/>
                </w:rPr>
                <w:delText>Specification Scopes</w:delText>
              </w:r>
              <w:r w:rsidDel="005A6D13">
                <w:rPr>
                  <w:noProof/>
                  <w:webHidden/>
                </w:rPr>
                <w:tab/>
                <w:delText>6</w:delText>
              </w:r>
            </w:del>
          </w:ins>
        </w:p>
        <w:p w14:paraId="2C69769E" w14:textId="40754B88" w:rsidR="007E6E88" w:rsidDel="005A6D13" w:rsidRDefault="007E6E88">
          <w:pPr>
            <w:pStyle w:val="11"/>
            <w:rPr>
              <w:ins w:id="395" w:author="Greenblue" w:date="2024-02-16T15:14:00Z"/>
              <w:del w:id="396" w:author="USER" w:date="2024-03-28T18:49:00Z"/>
              <w:rFonts w:asciiTheme="minorHAnsi" w:eastAsiaTheme="minorEastAsia" w:hAnsiTheme="minorHAnsi" w:cstheme="minorBidi"/>
              <w:b w:val="0"/>
              <w:noProof/>
              <w:kern w:val="2"/>
            </w:rPr>
          </w:pPr>
          <w:ins w:id="397" w:author="Greenblue" w:date="2024-02-16T15:14:00Z">
            <w:del w:id="398" w:author="USER" w:date="2024-03-28T18:49:00Z">
              <w:r w:rsidRPr="005A6D13" w:rsidDel="005A6D13">
                <w:rPr>
                  <w:rStyle w:val="afd"/>
                  <w:noProof/>
                </w:rPr>
                <w:delText>3</w:delText>
              </w:r>
              <w:r w:rsidDel="005A6D13">
                <w:rPr>
                  <w:rFonts w:asciiTheme="minorHAnsi" w:eastAsiaTheme="minorEastAsia" w:hAnsiTheme="minorHAnsi" w:cstheme="minorBidi"/>
                  <w:b w:val="0"/>
                  <w:noProof/>
                  <w:kern w:val="2"/>
                </w:rPr>
                <w:tab/>
              </w:r>
              <w:r w:rsidRPr="005A6D13" w:rsidDel="005A6D13">
                <w:rPr>
                  <w:rStyle w:val="afd"/>
                  <w:noProof/>
                </w:rPr>
                <w:delText>Dataset Identification</w:delText>
              </w:r>
              <w:r w:rsidDel="005A6D13">
                <w:rPr>
                  <w:noProof/>
                  <w:webHidden/>
                </w:rPr>
                <w:tab/>
                <w:delText>6</w:delText>
              </w:r>
            </w:del>
          </w:ins>
        </w:p>
        <w:p w14:paraId="64F84D2F" w14:textId="58361C1E" w:rsidR="007E6E88" w:rsidDel="005A6D13" w:rsidRDefault="007E6E88">
          <w:pPr>
            <w:pStyle w:val="11"/>
            <w:rPr>
              <w:ins w:id="399" w:author="Greenblue" w:date="2024-02-16T15:14:00Z"/>
              <w:del w:id="400" w:author="USER" w:date="2024-03-28T18:49:00Z"/>
              <w:rFonts w:asciiTheme="minorHAnsi" w:eastAsiaTheme="minorEastAsia" w:hAnsiTheme="minorHAnsi" w:cstheme="minorBidi"/>
              <w:b w:val="0"/>
              <w:noProof/>
              <w:kern w:val="2"/>
            </w:rPr>
          </w:pPr>
          <w:ins w:id="401" w:author="Greenblue" w:date="2024-02-16T15:14:00Z">
            <w:del w:id="402" w:author="USER" w:date="2024-03-28T18:49:00Z">
              <w:r w:rsidRPr="005A6D13" w:rsidDel="005A6D13">
                <w:rPr>
                  <w:rStyle w:val="afd"/>
                  <w:noProof/>
                </w:rPr>
                <w:delText>4</w:delText>
              </w:r>
              <w:r w:rsidDel="005A6D13">
                <w:rPr>
                  <w:rFonts w:asciiTheme="minorHAnsi" w:eastAsiaTheme="minorEastAsia" w:hAnsiTheme="minorHAnsi" w:cstheme="minorBidi"/>
                  <w:b w:val="0"/>
                  <w:noProof/>
                  <w:kern w:val="2"/>
                </w:rPr>
                <w:tab/>
              </w:r>
              <w:r w:rsidRPr="005A6D13" w:rsidDel="005A6D13">
                <w:rPr>
                  <w:rStyle w:val="afd"/>
                  <w:noProof/>
                </w:rPr>
                <w:delText>Data Content and structure</w:delText>
              </w:r>
              <w:r w:rsidDel="005A6D13">
                <w:rPr>
                  <w:noProof/>
                  <w:webHidden/>
                </w:rPr>
                <w:tab/>
                <w:delText>7</w:delText>
              </w:r>
            </w:del>
          </w:ins>
        </w:p>
        <w:p w14:paraId="24B5F059" w14:textId="44266708" w:rsidR="007E6E88" w:rsidDel="005A6D13" w:rsidRDefault="007E6E88">
          <w:pPr>
            <w:pStyle w:val="28"/>
            <w:rPr>
              <w:ins w:id="403" w:author="Greenblue" w:date="2024-02-16T15:14:00Z"/>
              <w:del w:id="404" w:author="USER" w:date="2024-03-28T18:49:00Z"/>
              <w:rFonts w:asciiTheme="minorHAnsi" w:eastAsiaTheme="minorEastAsia" w:hAnsiTheme="minorHAnsi" w:cstheme="minorBidi"/>
              <w:b w:val="0"/>
              <w:noProof/>
              <w:kern w:val="2"/>
            </w:rPr>
          </w:pPr>
          <w:ins w:id="405" w:author="Greenblue" w:date="2024-02-16T15:14:00Z">
            <w:del w:id="406" w:author="USER" w:date="2024-03-28T18:49:00Z">
              <w:r w:rsidRPr="005A6D13" w:rsidDel="005A6D13">
                <w:rPr>
                  <w:rStyle w:val="afd"/>
                  <w:noProof/>
                </w:rPr>
                <w:delText>4.1</w:delText>
              </w:r>
              <w:r w:rsidDel="005A6D13">
                <w:rPr>
                  <w:rFonts w:asciiTheme="minorHAnsi" w:eastAsiaTheme="minorEastAsia" w:hAnsiTheme="minorHAnsi" w:cstheme="minorBidi"/>
                  <w:b w:val="0"/>
                  <w:noProof/>
                  <w:kern w:val="2"/>
                </w:rPr>
                <w:tab/>
              </w:r>
              <w:r w:rsidRPr="005A6D13" w:rsidDel="005A6D13">
                <w:rPr>
                  <w:rStyle w:val="afd"/>
                  <w:noProof/>
                </w:rPr>
                <w:delText>Introduction</w:delText>
              </w:r>
              <w:r w:rsidDel="005A6D13">
                <w:rPr>
                  <w:noProof/>
                  <w:webHidden/>
                </w:rPr>
                <w:tab/>
                <w:delText>7</w:delText>
              </w:r>
            </w:del>
          </w:ins>
        </w:p>
        <w:p w14:paraId="72D24BDD" w14:textId="34FAC8FA" w:rsidR="007E6E88" w:rsidDel="005A6D13" w:rsidRDefault="007E6E88">
          <w:pPr>
            <w:pStyle w:val="28"/>
            <w:rPr>
              <w:ins w:id="407" w:author="Greenblue" w:date="2024-02-16T15:14:00Z"/>
              <w:del w:id="408" w:author="USER" w:date="2024-03-28T18:49:00Z"/>
              <w:rFonts w:asciiTheme="minorHAnsi" w:eastAsiaTheme="minorEastAsia" w:hAnsiTheme="minorHAnsi" w:cstheme="minorBidi"/>
              <w:b w:val="0"/>
              <w:noProof/>
              <w:kern w:val="2"/>
            </w:rPr>
          </w:pPr>
          <w:ins w:id="409" w:author="Greenblue" w:date="2024-02-16T15:14:00Z">
            <w:del w:id="410" w:author="USER" w:date="2024-03-28T18:49:00Z">
              <w:r w:rsidRPr="005A6D13" w:rsidDel="005A6D13">
                <w:rPr>
                  <w:rStyle w:val="afd"/>
                  <w:noProof/>
                </w:rPr>
                <w:delText>4.2</w:delText>
              </w:r>
              <w:r w:rsidDel="005A6D13">
                <w:rPr>
                  <w:rFonts w:asciiTheme="minorHAnsi" w:eastAsiaTheme="minorEastAsia" w:hAnsiTheme="minorHAnsi" w:cstheme="minorBidi"/>
                  <w:b w:val="0"/>
                  <w:noProof/>
                  <w:kern w:val="2"/>
                </w:rPr>
                <w:tab/>
              </w:r>
              <w:r w:rsidRPr="005A6D13" w:rsidDel="005A6D13">
                <w:rPr>
                  <w:rStyle w:val="afd"/>
                  <w:noProof/>
                </w:rPr>
                <w:delText>Application Schem</w:delText>
              </w:r>
              <w:r w:rsidRPr="005A6D13" w:rsidDel="005A6D13">
                <w:rPr>
                  <w:rStyle w:val="afd"/>
                  <w:rFonts w:ascii="맑은 고딕" w:eastAsia="맑은 고딕" w:hAnsi="맑은 고딕" w:cs="맑은 고딕"/>
                  <w:noProof/>
                </w:rPr>
                <w:delText>a</w:delText>
              </w:r>
              <w:r w:rsidDel="005A6D13">
                <w:rPr>
                  <w:noProof/>
                  <w:webHidden/>
                </w:rPr>
                <w:tab/>
                <w:delText>8</w:delText>
              </w:r>
            </w:del>
          </w:ins>
        </w:p>
        <w:p w14:paraId="08B54CB5" w14:textId="01DFF006" w:rsidR="007E6E88" w:rsidDel="005A6D13" w:rsidRDefault="007E6E88">
          <w:pPr>
            <w:pStyle w:val="28"/>
            <w:rPr>
              <w:ins w:id="411" w:author="Greenblue" w:date="2024-02-16T15:14:00Z"/>
              <w:del w:id="412" w:author="USER" w:date="2024-03-28T18:49:00Z"/>
              <w:rFonts w:asciiTheme="minorHAnsi" w:eastAsiaTheme="minorEastAsia" w:hAnsiTheme="minorHAnsi" w:cstheme="minorBidi"/>
              <w:b w:val="0"/>
              <w:noProof/>
              <w:kern w:val="2"/>
            </w:rPr>
          </w:pPr>
          <w:ins w:id="413" w:author="Greenblue" w:date="2024-02-16T15:14:00Z">
            <w:del w:id="414" w:author="USER" w:date="2024-03-28T18:49:00Z">
              <w:r w:rsidRPr="005A6D13" w:rsidDel="005A6D13">
                <w:rPr>
                  <w:rStyle w:val="afd"/>
                  <w:noProof/>
                </w:rPr>
                <w:delText>4.3</w:delText>
              </w:r>
              <w:r w:rsidDel="005A6D13">
                <w:rPr>
                  <w:rFonts w:asciiTheme="minorHAnsi" w:eastAsiaTheme="minorEastAsia" w:hAnsiTheme="minorHAnsi" w:cstheme="minorBidi"/>
                  <w:b w:val="0"/>
                  <w:noProof/>
                  <w:kern w:val="2"/>
                </w:rPr>
                <w:tab/>
              </w:r>
              <w:r w:rsidRPr="005A6D13" w:rsidDel="005A6D13">
                <w:rPr>
                  <w:rStyle w:val="afd"/>
                  <w:noProof/>
                </w:rPr>
                <w:delText>Feature Catalogue</w:delText>
              </w:r>
              <w:r w:rsidDel="005A6D13">
                <w:rPr>
                  <w:noProof/>
                  <w:webHidden/>
                </w:rPr>
                <w:tab/>
                <w:delText>13</w:delText>
              </w:r>
            </w:del>
          </w:ins>
        </w:p>
        <w:p w14:paraId="2E4C7321" w14:textId="3E1A0A82" w:rsidR="007E6E88" w:rsidDel="005A6D13" w:rsidRDefault="007E6E88">
          <w:pPr>
            <w:pStyle w:val="37"/>
            <w:rPr>
              <w:ins w:id="415" w:author="Greenblue" w:date="2024-02-16T15:14:00Z"/>
              <w:del w:id="416" w:author="USER" w:date="2024-03-28T18:49:00Z"/>
              <w:rFonts w:asciiTheme="minorHAnsi" w:eastAsiaTheme="minorEastAsia" w:hAnsiTheme="minorHAnsi" w:cstheme="minorBidi"/>
              <w:b w:val="0"/>
              <w:noProof/>
              <w:kern w:val="2"/>
            </w:rPr>
          </w:pPr>
          <w:ins w:id="417" w:author="Greenblue" w:date="2024-02-16T15:14:00Z">
            <w:del w:id="418" w:author="USER" w:date="2024-03-28T18:49:00Z">
              <w:r w:rsidRPr="005A6D13" w:rsidDel="005A6D13">
                <w:rPr>
                  <w:rStyle w:val="afd"/>
                  <w:noProof/>
                </w:rPr>
                <w:delText>4.3.1</w:delText>
              </w:r>
              <w:r w:rsidDel="005A6D13">
                <w:rPr>
                  <w:rFonts w:asciiTheme="minorHAnsi" w:eastAsiaTheme="minorEastAsia" w:hAnsiTheme="minorHAnsi" w:cstheme="minorBidi"/>
                  <w:b w:val="0"/>
                  <w:noProof/>
                  <w:kern w:val="2"/>
                </w:rPr>
                <w:tab/>
              </w:r>
              <w:r w:rsidRPr="005A6D13" w:rsidDel="005A6D13">
                <w:rPr>
                  <w:rStyle w:val="afd"/>
                  <w:noProof/>
                  <w:lang w:eastAsia="en-US"/>
                </w:rPr>
                <w:delText>Introductio</w:delText>
              </w:r>
              <w:r w:rsidRPr="005A6D13" w:rsidDel="005A6D13">
                <w:rPr>
                  <w:rStyle w:val="afd"/>
                  <w:noProof/>
                </w:rPr>
                <w:delText>n</w:delText>
              </w:r>
              <w:r w:rsidDel="005A6D13">
                <w:rPr>
                  <w:noProof/>
                  <w:webHidden/>
                </w:rPr>
                <w:tab/>
                <w:delText>13</w:delText>
              </w:r>
            </w:del>
          </w:ins>
        </w:p>
        <w:p w14:paraId="45E97561" w14:textId="49D6E90A" w:rsidR="007E6E88" w:rsidDel="005A6D13" w:rsidRDefault="007E6E88">
          <w:pPr>
            <w:pStyle w:val="37"/>
            <w:rPr>
              <w:ins w:id="419" w:author="Greenblue" w:date="2024-02-16T15:14:00Z"/>
              <w:del w:id="420" w:author="USER" w:date="2024-03-28T18:49:00Z"/>
              <w:rFonts w:asciiTheme="minorHAnsi" w:eastAsiaTheme="minorEastAsia" w:hAnsiTheme="minorHAnsi" w:cstheme="minorBidi"/>
              <w:b w:val="0"/>
              <w:noProof/>
              <w:kern w:val="2"/>
            </w:rPr>
          </w:pPr>
          <w:ins w:id="421" w:author="Greenblue" w:date="2024-02-16T15:14:00Z">
            <w:del w:id="422" w:author="USER" w:date="2024-03-28T18:49:00Z">
              <w:r w:rsidRPr="005A6D13" w:rsidDel="005A6D13">
                <w:rPr>
                  <w:rStyle w:val="afd"/>
                  <w:noProof/>
                </w:rPr>
                <w:delText>4.3.2</w:delText>
              </w:r>
              <w:r w:rsidDel="005A6D13">
                <w:rPr>
                  <w:rFonts w:asciiTheme="minorHAnsi" w:eastAsiaTheme="minorEastAsia" w:hAnsiTheme="minorHAnsi" w:cstheme="minorBidi"/>
                  <w:b w:val="0"/>
                  <w:noProof/>
                  <w:kern w:val="2"/>
                </w:rPr>
                <w:tab/>
              </w:r>
              <w:r w:rsidRPr="005A6D13" w:rsidDel="005A6D13">
                <w:rPr>
                  <w:rStyle w:val="afd"/>
                  <w:noProof/>
                </w:rPr>
                <w:delText>Feature Types</w:delText>
              </w:r>
              <w:r w:rsidDel="005A6D13">
                <w:rPr>
                  <w:noProof/>
                  <w:webHidden/>
                </w:rPr>
                <w:tab/>
                <w:delText>13</w:delText>
              </w:r>
            </w:del>
          </w:ins>
        </w:p>
        <w:p w14:paraId="2848F384" w14:textId="66F611F0" w:rsidR="007E6E88" w:rsidDel="005A6D13" w:rsidRDefault="007E6E88">
          <w:pPr>
            <w:pStyle w:val="37"/>
            <w:rPr>
              <w:ins w:id="423" w:author="Greenblue" w:date="2024-02-16T15:14:00Z"/>
              <w:del w:id="424" w:author="USER" w:date="2024-03-28T18:49:00Z"/>
              <w:rFonts w:asciiTheme="minorHAnsi" w:eastAsiaTheme="minorEastAsia" w:hAnsiTheme="minorHAnsi" w:cstheme="minorBidi"/>
              <w:b w:val="0"/>
              <w:noProof/>
              <w:kern w:val="2"/>
            </w:rPr>
          </w:pPr>
          <w:ins w:id="425" w:author="Greenblue" w:date="2024-02-16T15:14:00Z">
            <w:del w:id="426" w:author="USER" w:date="2024-03-28T18:49:00Z">
              <w:r w:rsidRPr="005A6D13" w:rsidDel="005A6D13">
                <w:rPr>
                  <w:rStyle w:val="afd"/>
                  <w:noProof/>
                </w:rPr>
                <w:delText>4.3.3</w:delText>
              </w:r>
              <w:r w:rsidDel="005A6D13">
                <w:rPr>
                  <w:rFonts w:asciiTheme="minorHAnsi" w:eastAsiaTheme="minorEastAsia" w:hAnsiTheme="minorHAnsi" w:cstheme="minorBidi"/>
                  <w:b w:val="0"/>
                  <w:noProof/>
                  <w:kern w:val="2"/>
                </w:rPr>
                <w:tab/>
              </w:r>
              <w:r w:rsidRPr="005A6D13" w:rsidDel="005A6D13">
                <w:rPr>
                  <w:rStyle w:val="afd"/>
                  <w:noProof/>
                </w:rPr>
                <w:delText>Feature Relationship</w:delText>
              </w:r>
              <w:r w:rsidDel="005A6D13">
                <w:rPr>
                  <w:noProof/>
                  <w:webHidden/>
                </w:rPr>
                <w:tab/>
                <w:delText>13</w:delText>
              </w:r>
            </w:del>
          </w:ins>
        </w:p>
        <w:p w14:paraId="11B2CA4D" w14:textId="37D84302" w:rsidR="007E6E88" w:rsidDel="005A6D13" w:rsidRDefault="007E6E88">
          <w:pPr>
            <w:pStyle w:val="37"/>
            <w:rPr>
              <w:ins w:id="427" w:author="Greenblue" w:date="2024-02-16T15:14:00Z"/>
              <w:del w:id="428" w:author="USER" w:date="2024-03-28T18:49:00Z"/>
              <w:rFonts w:asciiTheme="minorHAnsi" w:eastAsiaTheme="minorEastAsia" w:hAnsiTheme="minorHAnsi" w:cstheme="minorBidi"/>
              <w:b w:val="0"/>
              <w:noProof/>
              <w:kern w:val="2"/>
            </w:rPr>
          </w:pPr>
          <w:ins w:id="429" w:author="Greenblue" w:date="2024-02-16T15:14:00Z">
            <w:del w:id="430" w:author="USER" w:date="2024-03-28T18:49:00Z">
              <w:r w:rsidRPr="005A6D13" w:rsidDel="005A6D13">
                <w:rPr>
                  <w:rStyle w:val="afd"/>
                  <w:noProof/>
                </w:rPr>
                <w:delText>4.3.4</w:delText>
              </w:r>
              <w:r w:rsidDel="005A6D13">
                <w:rPr>
                  <w:rFonts w:asciiTheme="minorHAnsi" w:eastAsiaTheme="minorEastAsia" w:hAnsiTheme="minorHAnsi" w:cstheme="minorBidi"/>
                  <w:b w:val="0"/>
                  <w:noProof/>
                  <w:kern w:val="2"/>
                </w:rPr>
                <w:tab/>
              </w:r>
              <w:r w:rsidRPr="005A6D13" w:rsidDel="005A6D13">
                <w:rPr>
                  <w:rStyle w:val="afd"/>
                  <w:noProof/>
                  <w:lang w:eastAsia="en-US"/>
                </w:rPr>
                <w:delText>Information Types</w:delText>
              </w:r>
              <w:r w:rsidDel="005A6D13">
                <w:rPr>
                  <w:noProof/>
                  <w:webHidden/>
                </w:rPr>
                <w:tab/>
                <w:delText>13</w:delText>
              </w:r>
            </w:del>
          </w:ins>
        </w:p>
        <w:p w14:paraId="13079A0E" w14:textId="5B1BCE3B" w:rsidR="007E6E88" w:rsidDel="005A6D13" w:rsidRDefault="007E6E88">
          <w:pPr>
            <w:pStyle w:val="37"/>
            <w:rPr>
              <w:ins w:id="431" w:author="Greenblue" w:date="2024-02-16T15:14:00Z"/>
              <w:del w:id="432" w:author="USER" w:date="2024-03-28T18:49:00Z"/>
              <w:rFonts w:asciiTheme="minorHAnsi" w:eastAsiaTheme="minorEastAsia" w:hAnsiTheme="minorHAnsi" w:cstheme="minorBidi"/>
              <w:b w:val="0"/>
              <w:noProof/>
              <w:kern w:val="2"/>
            </w:rPr>
          </w:pPr>
          <w:ins w:id="433" w:author="Greenblue" w:date="2024-02-16T15:14:00Z">
            <w:del w:id="434" w:author="USER" w:date="2024-03-28T18:49:00Z">
              <w:r w:rsidRPr="005A6D13" w:rsidDel="005A6D13">
                <w:rPr>
                  <w:rStyle w:val="afd"/>
                  <w:noProof/>
                </w:rPr>
                <w:delText>4.3.5</w:delText>
              </w:r>
              <w:r w:rsidDel="005A6D13">
                <w:rPr>
                  <w:rFonts w:asciiTheme="minorHAnsi" w:eastAsiaTheme="minorEastAsia" w:hAnsiTheme="minorHAnsi" w:cstheme="minorBidi"/>
                  <w:b w:val="0"/>
                  <w:noProof/>
                  <w:kern w:val="2"/>
                </w:rPr>
                <w:tab/>
              </w:r>
              <w:r w:rsidRPr="005A6D13" w:rsidDel="005A6D13">
                <w:rPr>
                  <w:rStyle w:val="afd"/>
                  <w:noProof/>
                  <w:lang w:eastAsia="en-US"/>
                </w:rPr>
                <w:delText>Attributes</w:delText>
              </w:r>
              <w:r w:rsidDel="005A6D13">
                <w:rPr>
                  <w:noProof/>
                  <w:webHidden/>
                </w:rPr>
                <w:tab/>
                <w:delText>13</w:delText>
              </w:r>
            </w:del>
          </w:ins>
        </w:p>
        <w:p w14:paraId="25ADD9C3" w14:textId="0C6B3F91" w:rsidR="007E6E88" w:rsidDel="005A6D13" w:rsidRDefault="007E6E88">
          <w:pPr>
            <w:pStyle w:val="28"/>
            <w:rPr>
              <w:ins w:id="435" w:author="Greenblue" w:date="2024-02-16T15:14:00Z"/>
              <w:del w:id="436" w:author="USER" w:date="2024-03-28T18:49:00Z"/>
              <w:rFonts w:asciiTheme="minorHAnsi" w:eastAsiaTheme="minorEastAsia" w:hAnsiTheme="minorHAnsi" w:cstheme="minorBidi"/>
              <w:b w:val="0"/>
              <w:noProof/>
              <w:kern w:val="2"/>
            </w:rPr>
          </w:pPr>
          <w:ins w:id="437" w:author="Greenblue" w:date="2024-02-16T15:14:00Z">
            <w:del w:id="438" w:author="USER" w:date="2024-03-28T18:49:00Z">
              <w:r w:rsidRPr="005A6D13" w:rsidDel="005A6D13">
                <w:rPr>
                  <w:rStyle w:val="afd"/>
                  <w:noProof/>
                </w:rPr>
                <w:delText>4.4</w:delText>
              </w:r>
              <w:r w:rsidDel="005A6D13">
                <w:rPr>
                  <w:rFonts w:asciiTheme="minorHAnsi" w:eastAsiaTheme="minorEastAsia" w:hAnsiTheme="minorHAnsi" w:cstheme="minorBidi"/>
                  <w:b w:val="0"/>
                  <w:noProof/>
                  <w:kern w:val="2"/>
                </w:rPr>
                <w:tab/>
              </w:r>
              <w:r w:rsidRPr="005A6D13" w:rsidDel="005A6D13">
                <w:rPr>
                  <w:rStyle w:val="afd"/>
                  <w:noProof/>
                </w:rPr>
                <w:delText>Geometric representation</w:delText>
              </w:r>
              <w:r w:rsidDel="005A6D13">
                <w:rPr>
                  <w:noProof/>
                  <w:webHidden/>
                </w:rPr>
                <w:tab/>
                <w:delText>15</w:delText>
              </w:r>
            </w:del>
          </w:ins>
        </w:p>
        <w:p w14:paraId="1987DD0B" w14:textId="371AE1F2" w:rsidR="007E6E88" w:rsidDel="005A6D13" w:rsidRDefault="007E6E88">
          <w:pPr>
            <w:pStyle w:val="11"/>
            <w:rPr>
              <w:ins w:id="439" w:author="Greenblue" w:date="2024-02-16T15:14:00Z"/>
              <w:del w:id="440" w:author="USER" w:date="2024-03-28T18:49:00Z"/>
              <w:rFonts w:asciiTheme="minorHAnsi" w:eastAsiaTheme="minorEastAsia" w:hAnsiTheme="minorHAnsi" w:cstheme="minorBidi"/>
              <w:b w:val="0"/>
              <w:noProof/>
              <w:kern w:val="2"/>
            </w:rPr>
          </w:pPr>
          <w:ins w:id="441" w:author="Greenblue" w:date="2024-02-16T15:14:00Z">
            <w:del w:id="442" w:author="USER" w:date="2024-03-28T18:49:00Z">
              <w:r w:rsidRPr="005A6D13" w:rsidDel="005A6D13">
                <w:rPr>
                  <w:rStyle w:val="afd"/>
                  <w:noProof/>
                </w:rPr>
                <w:delText>5</w:delText>
              </w:r>
              <w:r w:rsidDel="005A6D13">
                <w:rPr>
                  <w:rFonts w:asciiTheme="minorHAnsi" w:eastAsiaTheme="minorEastAsia" w:hAnsiTheme="minorHAnsi" w:cstheme="minorBidi"/>
                  <w:b w:val="0"/>
                  <w:noProof/>
                  <w:kern w:val="2"/>
                </w:rPr>
                <w:tab/>
              </w:r>
              <w:r w:rsidRPr="005A6D13" w:rsidDel="005A6D13">
                <w:rPr>
                  <w:rStyle w:val="afd"/>
                  <w:noProof/>
                </w:rPr>
                <w:delText>Coordinate Reference Systems (CRS)</w:delText>
              </w:r>
              <w:r w:rsidDel="005A6D13">
                <w:rPr>
                  <w:noProof/>
                  <w:webHidden/>
                </w:rPr>
                <w:tab/>
                <w:delText>15</w:delText>
              </w:r>
            </w:del>
          </w:ins>
        </w:p>
        <w:p w14:paraId="0C37A240" w14:textId="4B7B752C" w:rsidR="007E6E88" w:rsidDel="005A6D13" w:rsidRDefault="007E6E88">
          <w:pPr>
            <w:pStyle w:val="28"/>
            <w:rPr>
              <w:ins w:id="443" w:author="Greenblue" w:date="2024-02-16T15:14:00Z"/>
              <w:del w:id="444" w:author="USER" w:date="2024-03-28T18:49:00Z"/>
              <w:rFonts w:asciiTheme="minorHAnsi" w:eastAsiaTheme="minorEastAsia" w:hAnsiTheme="minorHAnsi" w:cstheme="minorBidi"/>
              <w:b w:val="0"/>
              <w:noProof/>
              <w:kern w:val="2"/>
            </w:rPr>
          </w:pPr>
          <w:ins w:id="445" w:author="Greenblue" w:date="2024-02-16T15:14:00Z">
            <w:del w:id="446" w:author="USER" w:date="2024-03-28T18:49:00Z">
              <w:r w:rsidRPr="005A6D13" w:rsidDel="005A6D13">
                <w:rPr>
                  <w:rStyle w:val="afd"/>
                  <w:noProof/>
                </w:rPr>
                <w:delText>5.1</w:delText>
              </w:r>
              <w:r w:rsidDel="005A6D13">
                <w:rPr>
                  <w:rFonts w:asciiTheme="minorHAnsi" w:eastAsiaTheme="minorEastAsia" w:hAnsiTheme="minorHAnsi" w:cstheme="minorBidi"/>
                  <w:b w:val="0"/>
                  <w:noProof/>
                  <w:kern w:val="2"/>
                </w:rPr>
                <w:tab/>
              </w:r>
              <w:r w:rsidRPr="005A6D13" w:rsidDel="005A6D13">
                <w:rPr>
                  <w:rStyle w:val="afd"/>
                  <w:noProof/>
                </w:rPr>
                <w:delText>Introduction</w:delText>
              </w:r>
              <w:r w:rsidDel="005A6D13">
                <w:rPr>
                  <w:noProof/>
                  <w:webHidden/>
                </w:rPr>
                <w:tab/>
                <w:delText>15</w:delText>
              </w:r>
            </w:del>
          </w:ins>
        </w:p>
        <w:p w14:paraId="4D582E04" w14:textId="631BDDAE" w:rsidR="007E6E88" w:rsidDel="005A6D13" w:rsidRDefault="007E6E88">
          <w:pPr>
            <w:pStyle w:val="28"/>
            <w:rPr>
              <w:ins w:id="447" w:author="Greenblue" w:date="2024-02-16T15:14:00Z"/>
              <w:del w:id="448" w:author="USER" w:date="2024-03-28T18:49:00Z"/>
              <w:rFonts w:asciiTheme="minorHAnsi" w:eastAsiaTheme="minorEastAsia" w:hAnsiTheme="minorHAnsi" w:cstheme="minorBidi"/>
              <w:b w:val="0"/>
              <w:noProof/>
              <w:kern w:val="2"/>
            </w:rPr>
          </w:pPr>
          <w:ins w:id="449" w:author="Greenblue" w:date="2024-02-16T15:14:00Z">
            <w:del w:id="450" w:author="USER" w:date="2024-03-28T18:49:00Z">
              <w:r w:rsidRPr="005A6D13" w:rsidDel="005A6D13">
                <w:rPr>
                  <w:rStyle w:val="afd"/>
                  <w:rFonts w:eastAsia="맑은 고딕"/>
                  <w:noProof/>
                </w:rPr>
                <w:delText>5.2</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Horizontal reference system</w:delText>
              </w:r>
              <w:r w:rsidDel="005A6D13">
                <w:rPr>
                  <w:noProof/>
                  <w:webHidden/>
                </w:rPr>
                <w:tab/>
                <w:delText>16</w:delText>
              </w:r>
            </w:del>
          </w:ins>
        </w:p>
        <w:p w14:paraId="4AEA3535" w14:textId="72A13468" w:rsidR="007E6E88" w:rsidDel="005A6D13" w:rsidRDefault="007E6E88">
          <w:pPr>
            <w:pStyle w:val="28"/>
            <w:rPr>
              <w:ins w:id="451" w:author="Greenblue" w:date="2024-02-16T15:14:00Z"/>
              <w:del w:id="452" w:author="USER" w:date="2024-03-28T18:49:00Z"/>
              <w:rFonts w:asciiTheme="minorHAnsi" w:eastAsiaTheme="minorEastAsia" w:hAnsiTheme="minorHAnsi" w:cstheme="minorBidi"/>
              <w:b w:val="0"/>
              <w:noProof/>
              <w:kern w:val="2"/>
            </w:rPr>
          </w:pPr>
          <w:ins w:id="453" w:author="Greenblue" w:date="2024-02-16T15:14:00Z">
            <w:del w:id="454" w:author="USER" w:date="2024-03-28T18:49:00Z">
              <w:r w:rsidRPr="005A6D13" w:rsidDel="005A6D13">
                <w:rPr>
                  <w:rStyle w:val="afd"/>
                  <w:rFonts w:eastAsia="맑은 고딕"/>
                  <w:noProof/>
                </w:rPr>
                <w:delText>5.3</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Projection</w:delText>
              </w:r>
              <w:r w:rsidDel="005A6D13">
                <w:rPr>
                  <w:noProof/>
                  <w:webHidden/>
                </w:rPr>
                <w:tab/>
                <w:delText>16</w:delText>
              </w:r>
            </w:del>
          </w:ins>
        </w:p>
        <w:p w14:paraId="1607FF5C" w14:textId="344CEDBE" w:rsidR="007E6E88" w:rsidDel="005A6D13" w:rsidRDefault="007E6E88">
          <w:pPr>
            <w:pStyle w:val="28"/>
            <w:rPr>
              <w:ins w:id="455" w:author="Greenblue" w:date="2024-02-16T15:14:00Z"/>
              <w:del w:id="456" w:author="USER" w:date="2024-03-28T18:49:00Z"/>
              <w:rFonts w:asciiTheme="minorHAnsi" w:eastAsiaTheme="minorEastAsia" w:hAnsiTheme="minorHAnsi" w:cstheme="minorBidi"/>
              <w:b w:val="0"/>
              <w:noProof/>
              <w:kern w:val="2"/>
            </w:rPr>
          </w:pPr>
          <w:ins w:id="457" w:author="Greenblue" w:date="2024-02-16T15:14:00Z">
            <w:del w:id="458" w:author="USER" w:date="2024-03-28T18:49:00Z">
              <w:r w:rsidRPr="005A6D13" w:rsidDel="005A6D13">
                <w:rPr>
                  <w:rStyle w:val="afd"/>
                  <w:rFonts w:eastAsia="맑은 고딕"/>
                  <w:noProof/>
                </w:rPr>
                <w:delText>5.4</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Vertical coordinate reference system</w:delText>
              </w:r>
              <w:r w:rsidDel="005A6D13">
                <w:rPr>
                  <w:noProof/>
                  <w:webHidden/>
                </w:rPr>
                <w:tab/>
                <w:delText>16</w:delText>
              </w:r>
            </w:del>
          </w:ins>
        </w:p>
        <w:p w14:paraId="4BDC1C60" w14:textId="3B1D4EC0" w:rsidR="007E6E88" w:rsidDel="005A6D13" w:rsidRDefault="007E6E88">
          <w:pPr>
            <w:pStyle w:val="28"/>
            <w:rPr>
              <w:ins w:id="459" w:author="Greenblue" w:date="2024-02-16T15:14:00Z"/>
              <w:del w:id="460" w:author="USER" w:date="2024-03-28T18:49:00Z"/>
              <w:rFonts w:asciiTheme="minorHAnsi" w:eastAsiaTheme="minorEastAsia" w:hAnsiTheme="minorHAnsi" w:cstheme="minorBidi"/>
              <w:b w:val="0"/>
              <w:noProof/>
              <w:kern w:val="2"/>
            </w:rPr>
          </w:pPr>
          <w:ins w:id="461" w:author="Greenblue" w:date="2024-02-16T15:14:00Z">
            <w:del w:id="462" w:author="USER" w:date="2024-03-28T18:49:00Z">
              <w:r w:rsidRPr="005A6D13" w:rsidDel="005A6D13">
                <w:rPr>
                  <w:rStyle w:val="afd"/>
                  <w:rFonts w:eastAsia="맑은 고딕"/>
                  <w:noProof/>
                </w:rPr>
                <w:delText>5.5</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Temporal reference system</w:delText>
              </w:r>
              <w:r w:rsidDel="005A6D13">
                <w:rPr>
                  <w:noProof/>
                  <w:webHidden/>
                </w:rPr>
                <w:tab/>
                <w:delText>16</w:delText>
              </w:r>
            </w:del>
          </w:ins>
        </w:p>
        <w:p w14:paraId="5639724E" w14:textId="5AA5466C" w:rsidR="007E6E88" w:rsidDel="005A6D13" w:rsidRDefault="007E6E88">
          <w:pPr>
            <w:pStyle w:val="28"/>
            <w:rPr>
              <w:ins w:id="463" w:author="Greenblue" w:date="2024-02-16T15:14:00Z"/>
              <w:del w:id="464" w:author="USER" w:date="2024-03-28T18:49:00Z"/>
              <w:rFonts w:asciiTheme="minorHAnsi" w:eastAsiaTheme="minorEastAsia" w:hAnsiTheme="minorHAnsi" w:cstheme="minorBidi"/>
              <w:b w:val="0"/>
              <w:noProof/>
              <w:kern w:val="2"/>
            </w:rPr>
          </w:pPr>
          <w:ins w:id="465" w:author="Greenblue" w:date="2024-02-16T15:14:00Z">
            <w:del w:id="466" w:author="USER" w:date="2024-03-28T18:49:00Z">
              <w:r w:rsidRPr="005A6D13" w:rsidDel="005A6D13">
                <w:rPr>
                  <w:rStyle w:val="afd"/>
                  <w:rFonts w:eastAsia="맑은 고딕"/>
                  <w:noProof/>
                </w:rPr>
                <w:delText>5.6</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Coverage of nautical products data and scale</w:delText>
              </w:r>
              <w:r w:rsidDel="005A6D13">
                <w:rPr>
                  <w:noProof/>
                  <w:webHidden/>
                </w:rPr>
                <w:tab/>
                <w:delText>17</w:delText>
              </w:r>
            </w:del>
          </w:ins>
        </w:p>
        <w:p w14:paraId="74E2F598" w14:textId="5A9CF162" w:rsidR="007E6E88" w:rsidDel="005A6D13" w:rsidRDefault="007E6E88">
          <w:pPr>
            <w:pStyle w:val="11"/>
            <w:rPr>
              <w:ins w:id="467" w:author="Greenblue" w:date="2024-02-16T15:14:00Z"/>
              <w:del w:id="468" w:author="USER" w:date="2024-03-28T18:49:00Z"/>
              <w:rFonts w:asciiTheme="minorHAnsi" w:eastAsiaTheme="minorEastAsia" w:hAnsiTheme="minorHAnsi" w:cstheme="minorBidi"/>
              <w:b w:val="0"/>
              <w:noProof/>
              <w:kern w:val="2"/>
            </w:rPr>
          </w:pPr>
          <w:ins w:id="469" w:author="Greenblue" w:date="2024-02-16T15:14:00Z">
            <w:del w:id="470" w:author="USER" w:date="2024-03-28T18:49:00Z">
              <w:r w:rsidRPr="005A6D13" w:rsidDel="005A6D13">
                <w:rPr>
                  <w:rStyle w:val="afd"/>
                  <w:noProof/>
                </w:rPr>
                <w:delText>6</w:delText>
              </w:r>
              <w:r w:rsidDel="005A6D13">
                <w:rPr>
                  <w:rFonts w:asciiTheme="minorHAnsi" w:eastAsiaTheme="minorEastAsia" w:hAnsiTheme="minorHAnsi" w:cstheme="minorBidi"/>
                  <w:b w:val="0"/>
                  <w:noProof/>
                  <w:kern w:val="2"/>
                </w:rPr>
                <w:tab/>
              </w:r>
              <w:r w:rsidRPr="005A6D13" w:rsidDel="005A6D13">
                <w:rPr>
                  <w:rStyle w:val="afd"/>
                  <w:noProof/>
                </w:rPr>
                <w:delText>Data Quality</w:delText>
              </w:r>
              <w:r w:rsidDel="005A6D13">
                <w:rPr>
                  <w:noProof/>
                  <w:webHidden/>
                </w:rPr>
                <w:tab/>
                <w:delText>17</w:delText>
              </w:r>
            </w:del>
          </w:ins>
        </w:p>
        <w:p w14:paraId="41F4D190" w14:textId="2A29C7DE" w:rsidR="007E6E88" w:rsidDel="005A6D13" w:rsidRDefault="007E6E88">
          <w:pPr>
            <w:pStyle w:val="28"/>
            <w:rPr>
              <w:ins w:id="471" w:author="Greenblue" w:date="2024-02-16T15:14:00Z"/>
              <w:del w:id="472" w:author="USER" w:date="2024-03-28T18:49:00Z"/>
              <w:rFonts w:asciiTheme="minorHAnsi" w:eastAsiaTheme="minorEastAsia" w:hAnsiTheme="minorHAnsi" w:cstheme="minorBidi"/>
              <w:b w:val="0"/>
              <w:noProof/>
              <w:kern w:val="2"/>
            </w:rPr>
          </w:pPr>
          <w:ins w:id="473" w:author="Greenblue" w:date="2024-02-16T15:14:00Z">
            <w:del w:id="474" w:author="USER" w:date="2024-03-28T18:49:00Z">
              <w:r w:rsidRPr="005A6D13" w:rsidDel="005A6D13">
                <w:rPr>
                  <w:rStyle w:val="afd"/>
                  <w:noProof/>
                </w:rPr>
                <w:delText>6.1</w:delText>
              </w:r>
              <w:r w:rsidDel="005A6D13">
                <w:rPr>
                  <w:rFonts w:asciiTheme="minorHAnsi" w:eastAsiaTheme="minorEastAsia" w:hAnsiTheme="minorHAnsi" w:cstheme="minorBidi"/>
                  <w:b w:val="0"/>
                  <w:noProof/>
                  <w:kern w:val="2"/>
                </w:rPr>
                <w:tab/>
              </w:r>
              <w:r w:rsidRPr="005A6D13" w:rsidDel="005A6D13">
                <w:rPr>
                  <w:rStyle w:val="afd"/>
                  <w:noProof/>
                </w:rPr>
                <w:delText>Introduction</w:delText>
              </w:r>
              <w:r w:rsidDel="005A6D13">
                <w:rPr>
                  <w:noProof/>
                  <w:webHidden/>
                </w:rPr>
                <w:tab/>
                <w:delText>17</w:delText>
              </w:r>
            </w:del>
          </w:ins>
        </w:p>
        <w:p w14:paraId="68185934" w14:textId="113D6BBF" w:rsidR="007E6E88" w:rsidDel="005A6D13" w:rsidRDefault="007E6E88">
          <w:pPr>
            <w:pStyle w:val="11"/>
            <w:rPr>
              <w:ins w:id="475" w:author="Greenblue" w:date="2024-02-16T15:14:00Z"/>
              <w:del w:id="476" w:author="USER" w:date="2024-03-28T18:49:00Z"/>
              <w:rFonts w:asciiTheme="minorHAnsi" w:eastAsiaTheme="minorEastAsia" w:hAnsiTheme="minorHAnsi" w:cstheme="minorBidi"/>
              <w:b w:val="0"/>
              <w:noProof/>
              <w:kern w:val="2"/>
            </w:rPr>
          </w:pPr>
          <w:ins w:id="477" w:author="Greenblue" w:date="2024-02-16T15:14:00Z">
            <w:del w:id="478" w:author="USER" w:date="2024-03-28T18:49:00Z">
              <w:r w:rsidRPr="005A6D13" w:rsidDel="005A6D13">
                <w:rPr>
                  <w:rStyle w:val="afd"/>
                  <w:noProof/>
                </w:rPr>
                <w:delText>7</w:delText>
              </w:r>
              <w:r w:rsidDel="005A6D13">
                <w:rPr>
                  <w:rFonts w:asciiTheme="minorHAnsi" w:eastAsiaTheme="minorEastAsia" w:hAnsiTheme="minorHAnsi" w:cstheme="minorBidi"/>
                  <w:b w:val="0"/>
                  <w:noProof/>
                  <w:kern w:val="2"/>
                </w:rPr>
                <w:tab/>
              </w:r>
              <w:r w:rsidRPr="005A6D13" w:rsidDel="005A6D13">
                <w:rPr>
                  <w:rStyle w:val="afd"/>
                  <w:noProof/>
                </w:rPr>
                <w:delText>Data Capture and Classification</w:delText>
              </w:r>
              <w:r w:rsidDel="005A6D13">
                <w:rPr>
                  <w:noProof/>
                  <w:webHidden/>
                </w:rPr>
                <w:tab/>
                <w:delText>17</w:delText>
              </w:r>
            </w:del>
          </w:ins>
        </w:p>
        <w:p w14:paraId="0922FC35" w14:textId="7D3EA3E9" w:rsidR="007E6E88" w:rsidDel="005A6D13" w:rsidRDefault="007E6E88">
          <w:pPr>
            <w:pStyle w:val="11"/>
            <w:rPr>
              <w:ins w:id="479" w:author="Greenblue" w:date="2024-02-16T15:14:00Z"/>
              <w:del w:id="480" w:author="USER" w:date="2024-03-28T18:49:00Z"/>
              <w:rFonts w:asciiTheme="minorHAnsi" w:eastAsiaTheme="minorEastAsia" w:hAnsiTheme="minorHAnsi" w:cstheme="minorBidi"/>
              <w:b w:val="0"/>
              <w:noProof/>
              <w:kern w:val="2"/>
            </w:rPr>
          </w:pPr>
          <w:ins w:id="481" w:author="Greenblue" w:date="2024-02-16T15:14:00Z">
            <w:del w:id="482" w:author="USER" w:date="2024-03-28T18:49:00Z">
              <w:r w:rsidRPr="005A6D13" w:rsidDel="005A6D13">
                <w:rPr>
                  <w:rStyle w:val="afd"/>
                  <w:noProof/>
                </w:rPr>
                <w:delText>8</w:delText>
              </w:r>
              <w:r w:rsidDel="005A6D13">
                <w:rPr>
                  <w:rFonts w:asciiTheme="minorHAnsi" w:eastAsiaTheme="minorEastAsia" w:hAnsiTheme="minorHAnsi" w:cstheme="minorBidi"/>
                  <w:b w:val="0"/>
                  <w:noProof/>
                  <w:kern w:val="2"/>
                </w:rPr>
                <w:tab/>
              </w:r>
              <w:r w:rsidRPr="005A6D13" w:rsidDel="005A6D13">
                <w:rPr>
                  <w:rStyle w:val="afd"/>
                  <w:noProof/>
                </w:rPr>
                <w:delText>Maintenance</w:delText>
              </w:r>
              <w:r w:rsidDel="005A6D13">
                <w:rPr>
                  <w:noProof/>
                  <w:webHidden/>
                </w:rPr>
                <w:tab/>
                <w:delText>18</w:delText>
              </w:r>
            </w:del>
          </w:ins>
        </w:p>
        <w:p w14:paraId="1E322857" w14:textId="46678816" w:rsidR="007E6E88" w:rsidDel="005A6D13" w:rsidRDefault="007E6E88">
          <w:pPr>
            <w:pStyle w:val="28"/>
            <w:rPr>
              <w:ins w:id="483" w:author="Greenblue" w:date="2024-02-16T15:14:00Z"/>
              <w:del w:id="484" w:author="USER" w:date="2024-03-28T18:49:00Z"/>
              <w:rFonts w:asciiTheme="minorHAnsi" w:eastAsiaTheme="minorEastAsia" w:hAnsiTheme="minorHAnsi" w:cstheme="minorBidi"/>
              <w:b w:val="0"/>
              <w:noProof/>
              <w:kern w:val="2"/>
            </w:rPr>
          </w:pPr>
          <w:ins w:id="485" w:author="Greenblue" w:date="2024-02-16T15:14:00Z">
            <w:del w:id="486" w:author="USER" w:date="2024-03-28T18:49:00Z">
              <w:r w:rsidRPr="005A6D13" w:rsidDel="005A6D13">
                <w:rPr>
                  <w:rStyle w:val="afd"/>
                  <w:rFonts w:eastAsia="맑은 고딕"/>
                  <w:noProof/>
                </w:rPr>
                <w:delText>8.1</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Introduction</w:delText>
              </w:r>
              <w:r w:rsidDel="005A6D13">
                <w:rPr>
                  <w:noProof/>
                  <w:webHidden/>
                </w:rPr>
                <w:tab/>
                <w:delText>18</w:delText>
              </w:r>
            </w:del>
          </w:ins>
        </w:p>
        <w:p w14:paraId="05425618" w14:textId="2A9C9B3D" w:rsidR="007E6E88" w:rsidDel="005A6D13" w:rsidRDefault="007E6E88">
          <w:pPr>
            <w:pStyle w:val="28"/>
            <w:rPr>
              <w:ins w:id="487" w:author="Greenblue" w:date="2024-02-16T15:14:00Z"/>
              <w:del w:id="488" w:author="USER" w:date="2024-03-28T18:49:00Z"/>
              <w:rFonts w:asciiTheme="minorHAnsi" w:eastAsiaTheme="minorEastAsia" w:hAnsiTheme="minorHAnsi" w:cstheme="minorBidi"/>
              <w:b w:val="0"/>
              <w:noProof/>
              <w:kern w:val="2"/>
            </w:rPr>
          </w:pPr>
          <w:ins w:id="489" w:author="Greenblue" w:date="2024-02-16T15:14:00Z">
            <w:del w:id="490" w:author="USER" w:date="2024-03-28T18:49:00Z">
              <w:r w:rsidRPr="005A6D13" w:rsidDel="005A6D13">
                <w:rPr>
                  <w:rStyle w:val="afd"/>
                  <w:noProof/>
                </w:rPr>
                <w:delText>8.2</w:delText>
              </w:r>
              <w:r w:rsidDel="005A6D13">
                <w:rPr>
                  <w:rFonts w:asciiTheme="minorHAnsi" w:eastAsiaTheme="minorEastAsia" w:hAnsiTheme="minorHAnsi" w:cstheme="minorBidi"/>
                  <w:b w:val="0"/>
                  <w:noProof/>
                  <w:kern w:val="2"/>
                </w:rPr>
                <w:tab/>
              </w:r>
              <w:r w:rsidRPr="005A6D13" w:rsidDel="005A6D13">
                <w:rPr>
                  <w:rStyle w:val="afd"/>
                  <w:noProof/>
                </w:rPr>
                <w:delText>Production Process for base and update datasets</w:delText>
              </w:r>
              <w:r w:rsidDel="005A6D13">
                <w:rPr>
                  <w:noProof/>
                  <w:webHidden/>
                </w:rPr>
                <w:tab/>
                <w:delText>18</w:delText>
              </w:r>
            </w:del>
          </w:ins>
        </w:p>
        <w:p w14:paraId="5CED8AF1" w14:textId="70FE5D1A" w:rsidR="007E6E88" w:rsidDel="005A6D13" w:rsidRDefault="007E6E88">
          <w:pPr>
            <w:pStyle w:val="28"/>
            <w:rPr>
              <w:ins w:id="491" w:author="Greenblue" w:date="2024-02-16T15:14:00Z"/>
              <w:del w:id="492" w:author="USER" w:date="2024-03-28T18:49:00Z"/>
              <w:rFonts w:asciiTheme="minorHAnsi" w:eastAsiaTheme="minorEastAsia" w:hAnsiTheme="minorHAnsi" w:cstheme="minorBidi"/>
              <w:b w:val="0"/>
              <w:noProof/>
              <w:kern w:val="2"/>
            </w:rPr>
          </w:pPr>
          <w:ins w:id="493" w:author="Greenblue" w:date="2024-02-16T15:14:00Z">
            <w:del w:id="494" w:author="USER" w:date="2024-03-28T18:49:00Z">
              <w:r w:rsidRPr="005A6D13" w:rsidDel="005A6D13">
                <w:rPr>
                  <w:rStyle w:val="afd"/>
                  <w:rFonts w:eastAsia="맑은 고딕"/>
                  <w:noProof/>
                </w:rPr>
                <w:delText>8.3</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Dataset updates and cancellation</w:delText>
              </w:r>
              <w:r w:rsidDel="005A6D13">
                <w:rPr>
                  <w:noProof/>
                  <w:webHidden/>
                </w:rPr>
                <w:tab/>
                <w:delText>18</w:delText>
              </w:r>
            </w:del>
          </w:ins>
        </w:p>
        <w:p w14:paraId="1FF8308C" w14:textId="60F982AD" w:rsidR="007E6E88" w:rsidDel="005A6D13" w:rsidRDefault="007E6E88">
          <w:pPr>
            <w:pStyle w:val="28"/>
            <w:rPr>
              <w:ins w:id="495" w:author="Greenblue" w:date="2024-02-16T15:14:00Z"/>
              <w:del w:id="496" w:author="USER" w:date="2024-03-28T18:49:00Z"/>
              <w:rFonts w:asciiTheme="minorHAnsi" w:eastAsiaTheme="minorEastAsia" w:hAnsiTheme="minorHAnsi" w:cstheme="minorBidi"/>
              <w:b w:val="0"/>
              <w:noProof/>
              <w:kern w:val="2"/>
            </w:rPr>
          </w:pPr>
          <w:ins w:id="497" w:author="Greenblue" w:date="2024-02-16T15:14:00Z">
            <w:del w:id="498" w:author="USER" w:date="2024-03-28T18:49:00Z">
              <w:r w:rsidRPr="005A6D13" w:rsidDel="005A6D13">
                <w:rPr>
                  <w:rStyle w:val="afd"/>
                  <w:rFonts w:eastAsia="맑은 고딕"/>
                  <w:noProof/>
                </w:rPr>
                <w:delText>8.4</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Support file updates</w:delText>
              </w:r>
              <w:r w:rsidDel="005A6D13">
                <w:rPr>
                  <w:noProof/>
                  <w:webHidden/>
                </w:rPr>
                <w:tab/>
                <w:delText>18</w:delText>
              </w:r>
            </w:del>
          </w:ins>
        </w:p>
        <w:p w14:paraId="0F6B1B0B" w14:textId="53319D5B" w:rsidR="007E6E88" w:rsidDel="005A6D13" w:rsidRDefault="007E6E88">
          <w:pPr>
            <w:pStyle w:val="28"/>
            <w:rPr>
              <w:ins w:id="499" w:author="Greenblue" w:date="2024-02-16T15:14:00Z"/>
              <w:del w:id="500" w:author="USER" w:date="2024-03-28T18:49:00Z"/>
              <w:rFonts w:asciiTheme="minorHAnsi" w:eastAsiaTheme="minorEastAsia" w:hAnsiTheme="minorHAnsi" w:cstheme="minorBidi"/>
              <w:b w:val="0"/>
              <w:noProof/>
              <w:kern w:val="2"/>
            </w:rPr>
          </w:pPr>
          <w:ins w:id="501" w:author="Greenblue" w:date="2024-02-16T15:14:00Z">
            <w:del w:id="502" w:author="USER" w:date="2024-03-28T18:49:00Z">
              <w:r w:rsidRPr="005A6D13" w:rsidDel="005A6D13">
                <w:rPr>
                  <w:rStyle w:val="afd"/>
                  <w:rFonts w:eastAsia="맑은 고딕"/>
                  <w:noProof/>
                </w:rPr>
                <w:delText>8.5</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Feature and Portrayal Catalogues</w:delText>
              </w:r>
              <w:r w:rsidDel="005A6D13">
                <w:rPr>
                  <w:noProof/>
                  <w:webHidden/>
                </w:rPr>
                <w:tab/>
                <w:delText>19</w:delText>
              </w:r>
            </w:del>
          </w:ins>
        </w:p>
        <w:p w14:paraId="1AF9209B" w14:textId="2F04B3EB" w:rsidR="007E6E88" w:rsidDel="005A6D13" w:rsidRDefault="007E6E88">
          <w:pPr>
            <w:pStyle w:val="28"/>
            <w:rPr>
              <w:ins w:id="503" w:author="Greenblue" w:date="2024-02-16T15:14:00Z"/>
              <w:del w:id="504" w:author="USER" w:date="2024-03-28T18:49:00Z"/>
              <w:rFonts w:asciiTheme="minorHAnsi" w:eastAsiaTheme="minorEastAsia" w:hAnsiTheme="minorHAnsi" w:cstheme="minorBidi"/>
              <w:b w:val="0"/>
              <w:noProof/>
              <w:kern w:val="2"/>
            </w:rPr>
          </w:pPr>
          <w:ins w:id="505" w:author="Greenblue" w:date="2024-02-16T15:14:00Z">
            <w:del w:id="506" w:author="USER" w:date="2024-03-28T18:49:00Z">
              <w:r w:rsidRPr="005A6D13" w:rsidDel="005A6D13">
                <w:rPr>
                  <w:rStyle w:val="afd"/>
                  <w:rFonts w:eastAsia="맑은 고딕"/>
                  <w:noProof/>
                </w:rPr>
                <w:delText>8.6</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Feature history, version, and change tracking</w:delText>
              </w:r>
              <w:r w:rsidDel="005A6D13">
                <w:rPr>
                  <w:noProof/>
                  <w:webHidden/>
                </w:rPr>
                <w:tab/>
                <w:delText>19</w:delText>
              </w:r>
            </w:del>
          </w:ins>
        </w:p>
        <w:p w14:paraId="6264A935" w14:textId="2E3D8ED9" w:rsidR="007E6E88" w:rsidDel="005A6D13" w:rsidRDefault="007E6E88">
          <w:pPr>
            <w:pStyle w:val="28"/>
            <w:rPr>
              <w:ins w:id="507" w:author="Greenblue" w:date="2024-02-16T15:14:00Z"/>
              <w:del w:id="508" w:author="USER" w:date="2024-03-28T18:49:00Z"/>
              <w:rFonts w:asciiTheme="minorHAnsi" w:eastAsiaTheme="minorEastAsia" w:hAnsiTheme="minorHAnsi" w:cstheme="minorBidi"/>
              <w:b w:val="0"/>
              <w:noProof/>
              <w:kern w:val="2"/>
            </w:rPr>
          </w:pPr>
          <w:ins w:id="509" w:author="Greenblue" w:date="2024-02-16T15:14:00Z">
            <w:del w:id="510" w:author="USER" w:date="2024-03-28T18:49:00Z">
              <w:r w:rsidRPr="005A6D13" w:rsidDel="005A6D13">
                <w:rPr>
                  <w:rStyle w:val="afd"/>
                  <w:rFonts w:eastAsia="맑은 고딕"/>
                  <w:noProof/>
                </w:rPr>
                <w:delText>8.7</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Dataset encryption</w:delText>
              </w:r>
              <w:r w:rsidDel="005A6D13">
                <w:rPr>
                  <w:noProof/>
                  <w:webHidden/>
                </w:rPr>
                <w:tab/>
                <w:delText>19</w:delText>
              </w:r>
            </w:del>
          </w:ins>
        </w:p>
        <w:p w14:paraId="4ABC3A5C" w14:textId="1E8F3085" w:rsidR="007E6E88" w:rsidDel="005A6D13" w:rsidRDefault="007E6E88">
          <w:pPr>
            <w:pStyle w:val="11"/>
            <w:rPr>
              <w:ins w:id="511" w:author="Greenblue" w:date="2024-02-16T15:14:00Z"/>
              <w:del w:id="512" w:author="USER" w:date="2024-03-28T18:49:00Z"/>
              <w:rFonts w:asciiTheme="minorHAnsi" w:eastAsiaTheme="minorEastAsia" w:hAnsiTheme="minorHAnsi" w:cstheme="minorBidi"/>
              <w:b w:val="0"/>
              <w:noProof/>
              <w:kern w:val="2"/>
            </w:rPr>
          </w:pPr>
          <w:ins w:id="513" w:author="Greenblue" w:date="2024-02-16T15:14:00Z">
            <w:del w:id="514" w:author="USER" w:date="2024-03-28T18:49:00Z">
              <w:r w:rsidRPr="005A6D13" w:rsidDel="005A6D13">
                <w:rPr>
                  <w:rStyle w:val="afd"/>
                  <w:noProof/>
                </w:rPr>
                <w:delText>9</w:delText>
              </w:r>
              <w:r w:rsidDel="005A6D13">
                <w:rPr>
                  <w:rFonts w:asciiTheme="minorHAnsi" w:eastAsiaTheme="minorEastAsia" w:hAnsiTheme="minorHAnsi" w:cstheme="minorBidi"/>
                  <w:b w:val="0"/>
                  <w:noProof/>
                  <w:kern w:val="2"/>
                </w:rPr>
                <w:tab/>
              </w:r>
              <w:r w:rsidRPr="005A6D13" w:rsidDel="005A6D13">
                <w:rPr>
                  <w:rStyle w:val="afd"/>
                  <w:noProof/>
                </w:rPr>
                <w:delText>Portrayal</w:delText>
              </w:r>
              <w:r w:rsidDel="005A6D13">
                <w:rPr>
                  <w:noProof/>
                  <w:webHidden/>
                </w:rPr>
                <w:tab/>
                <w:delText>19</w:delText>
              </w:r>
            </w:del>
          </w:ins>
        </w:p>
        <w:p w14:paraId="3217A8AD" w14:textId="6D69BEBC" w:rsidR="007E6E88" w:rsidDel="005A6D13" w:rsidRDefault="007E6E88">
          <w:pPr>
            <w:pStyle w:val="28"/>
            <w:rPr>
              <w:ins w:id="515" w:author="Greenblue" w:date="2024-02-16T15:14:00Z"/>
              <w:del w:id="516" w:author="USER" w:date="2024-03-28T18:49:00Z"/>
              <w:rFonts w:asciiTheme="minorHAnsi" w:eastAsiaTheme="minorEastAsia" w:hAnsiTheme="minorHAnsi" w:cstheme="minorBidi"/>
              <w:b w:val="0"/>
              <w:noProof/>
              <w:kern w:val="2"/>
            </w:rPr>
          </w:pPr>
          <w:ins w:id="517" w:author="Greenblue" w:date="2024-02-16T15:14:00Z">
            <w:del w:id="518" w:author="USER" w:date="2024-03-28T18:49:00Z">
              <w:r w:rsidRPr="005A6D13" w:rsidDel="005A6D13">
                <w:rPr>
                  <w:rStyle w:val="afd"/>
                  <w:noProof/>
                </w:rPr>
                <w:delText>9.1</w:delText>
              </w:r>
              <w:r w:rsidDel="005A6D13">
                <w:rPr>
                  <w:rFonts w:asciiTheme="minorHAnsi" w:eastAsiaTheme="minorEastAsia" w:hAnsiTheme="minorHAnsi" w:cstheme="minorBidi"/>
                  <w:b w:val="0"/>
                  <w:noProof/>
                  <w:kern w:val="2"/>
                </w:rPr>
                <w:tab/>
              </w:r>
              <w:r w:rsidRPr="005A6D13" w:rsidDel="005A6D13">
                <w:rPr>
                  <w:rStyle w:val="afd"/>
                  <w:noProof/>
                </w:rPr>
                <w:delText>Portrayal Catalogue</w:delText>
              </w:r>
              <w:r w:rsidDel="005A6D13">
                <w:rPr>
                  <w:noProof/>
                  <w:webHidden/>
                </w:rPr>
                <w:tab/>
                <w:delText>19</w:delText>
              </w:r>
            </w:del>
          </w:ins>
        </w:p>
        <w:p w14:paraId="50AEB2BD" w14:textId="620DBA0E" w:rsidR="007E6E88" w:rsidDel="005A6D13" w:rsidRDefault="007E6E88">
          <w:pPr>
            <w:pStyle w:val="11"/>
            <w:rPr>
              <w:ins w:id="519" w:author="Greenblue" w:date="2024-02-16T15:14:00Z"/>
              <w:del w:id="520" w:author="USER" w:date="2024-03-28T18:49:00Z"/>
              <w:rFonts w:asciiTheme="minorHAnsi" w:eastAsiaTheme="minorEastAsia" w:hAnsiTheme="minorHAnsi" w:cstheme="minorBidi"/>
              <w:b w:val="0"/>
              <w:noProof/>
              <w:kern w:val="2"/>
            </w:rPr>
          </w:pPr>
          <w:ins w:id="521" w:author="Greenblue" w:date="2024-02-16T15:14:00Z">
            <w:del w:id="522" w:author="USER" w:date="2024-03-28T18:49:00Z">
              <w:r w:rsidRPr="005A6D13" w:rsidDel="005A6D13">
                <w:rPr>
                  <w:rStyle w:val="afd"/>
                  <w:noProof/>
                </w:rPr>
                <w:delText>10</w:delText>
              </w:r>
              <w:r w:rsidDel="005A6D13">
                <w:rPr>
                  <w:rFonts w:asciiTheme="minorHAnsi" w:eastAsiaTheme="minorEastAsia" w:hAnsiTheme="minorHAnsi" w:cstheme="minorBidi"/>
                  <w:b w:val="0"/>
                  <w:noProof/>
                  <w:kern w:val="2"/>
                </w:rPr>
                <w:tab/>
              </w:r>
              <w:r w:rsidRPr="005A6D13" w:rsidDel="005A6D13">
                <w:rPr>
                  <w:rStyle w:val="afd"/>
                  <w:noProof/>
                </w:rPr>
                <w:delText>Data Product format (encoding)</w:delText>
              </w:r>
              <w:r w:rsidDel="005A6D13">
                <w:rPr>
                  <w:noProof/>
                  <w:webHidden/>
                </w:rPr>
                <w:tab/>
                <w:delText>20</w:delText>
              </w:r>
            </w:del>
          </w:ins>
        </w:p>
        <w:p w14:paraId="590BD7D9" w14:textId="61AD66D7" w:rsidR="007E6E88" w:rsidDel="005A6D13" w:rsidRDefault="007E6E88">
          <w:pPr>
            <w:pStyle w:val="28"/>
            <w:rPr>
              <w:ins w:id="523" w:author="Greenblue" w:date="2024-02-16T15:14:00Z"/>
              <w:del w:id="524" w:author="USER" w:date="2024-03-28T18:49:00Z"/>
              <w:rFonts w:asciiTheme="minorHAnsi" w:eastAsiaTheme="minorEastAsia" w:hAnsiTheme="minorHAnsi" w:cstheme="minorBidi"/>
              <w:b w:val="0"/>
              <w:noProof/>
              <w:kern w:val="2"/>
            </w:rPr>
          </w:pPr>
          <w:ins w:id="525" w:author="Greenblue" w:date="2024-02-16T15:14:00Z">
            <w:del w:id="526" w:author="USER" w:date="2024-03-28T18:49:00Z">
              <w:r w:rsidRPr="005A6D13" w:rsidDel="005A6D13">
                <w:rPr>
                  <w:rStyle w:val="afd"/>
                  <w:noProof/>
                </w:rPr>
                <w:delText>10.1</w:delText>
              </w:r>
              <w:r w:rsidDel="005A6D13">
                <w:rPr>
                  <w:rFonts w:asciiTheme="minorHAnsi" w:eastAsiaTheme="minorEastAsia" w:hAnsiTheme="minorHAnsi" w:cstheme="minorBidi"/>
                  <w:b w:val="0"/>
                  <w:noProof/>
                  <w:kern w:val="2"/>
                </w:rPr>
                <w:tab/>
              </w:r>
              <w:r w:rsidRPr="005A6D13" w:rsidDel="005A6D13">
                <w:rPr>
                  <w:rStyle w:val="afd"/>
                  <w:noProof/>
                </w:rPr>
                <w:delText>Introduction</w:delText>
              </w:r>
              <w:r w:rsidDel="005A6D13">
                <w:rPr>
                  <w:noProof/>
                  <w:webHidden/>
                </w:rPr>
                <w:tab/>
                <w:delText>20</w:delText>
              </w:r>
            </w:del>
          </w:ins>
        </w:p>
        <w:p w14:paraId="36647BD8" w14:textId="6D4D392E" w:rsidR="007E6E88" w:rsidDel="005A6D13" w:rsidRDefault="007E6E88">
          <w:pPr>
            <w:pStyle w:val="28"/>
            <w:rPr>
              <w:ins w:id="527" w:author="Greenblue" w:date="2024-02-16T15:14:00Z"/>
              <w:del w:id="528" w:author="USER" w:date="2024-03-28T18:49:00Z"/>
              <w:rFonts w:asciiTheme="minorHAnsi" w:eastAsiaTheme="minorEastAsia" w:hAnsiTheme="minorHAnsi" w:cstheme="minorBidi"/>
              <w:b w:val="0"/>
              <w:noProof/>
              <w:kern w:val="2"/>
            </w:rPr>
          </w:pPr>
          <w:ins w:id="529" w:author="Greenblue" w:date="2024-02-16T15:14:00Z">
            <w:del w:id="530" w:author="USER" w:date="2024-03-28T18:49:00Z">
              <w:r w:rsidRPr="005A6D13" w:rsidDel="005A6D13">
                <w:rPr>
                  <w:rStyle w:val="afd"/>
                  <w:rFonts w:eastAsia="맑은 고딕"/>
                  <w:noProof/>
                </w:rPr>
                <w:delText>10.2</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Encoding of latitude and longitude</w:delText>
              </w:r>
              <w:r w:rsidDel="005A6D13">
                <w:rPr>
                  <w:noProof/>
                  <w:webHidden/>
                </w:rPr>
                <w:tab/>
                <w:delText>20</w:delText>
              </w:r>
            </w:del>
          </w:ins>
        </w:p>
        <w:p w14:paraId="47EFE968" w14:textId="4D7ECA3A" w:rsidR="007E6E88" w:rsidDel="005A6D13" w:rsidRDefault="007E6E88">
          <w:pPr>
            <w:pStyle w:val="37"/>
            <w:rPr>
              <w:ins w:id="531" w:author="Greenblue" w:date="2024-02-16T15:14:00Z"/>
              <w:del w:id="532" w:author="USER" w:date="2024-03-28T18:49:00Z"/>
              <w:rFonts w:asciiTheme="minorHAnsi" w:eastAsiaTheme="minorEastAsia" w:hAnsiTheme="minorHAnsi" w:cstheme="minorBidi"/>
              <w:b w:val="0"/>
              <w:noProof/>
              <w:kern w:val="2"/>
            </w:rPr>
          </w:pPr>
          <w:ins w:id="533" w:author="Greenblue" w:date="2024-02-16T15:14:00Z">
            <w:del w:id="534" w:author="USER" w:date="2024-03-28T18:49:00Z">
              <w:r w:rsidRPr="005A6D13" w:rsidDel="005A6D13">
                <w:rPr>
                  <w:rStyle w:val="afd"/>
                  <w:noProof/>
                  <w:lang w:eastAsia="en-US"/>
                </w:rPr>
                <w:delText>10.2.1</w:delText>
              </w:r>
              <w:r w:rsidDel="005A6D13">
                <w:rPr>
                  <w:rFonts w:asciiTheme="minorHAnsi" w:eastAsiaTheme="minorEastAsia" w:hAnsiTheme="minorHAnsi" w:cstheme="minorBidi"/>
                  <w:b w:val="0"/>
                  <w:noProof/>
                  <w:kern w:val="2"/>
                </w:rPr>
                <w:tab/>
              </w:r>
              <w:r w:rsidRPr="005A6D13" w:rsidDel="005A6D13">
                <w:rPr>
                  <w:rStyle w:val="afd"/>
                  <w:noProof/>
                  <w:lang w:eastAsia="en-US"/>
                </w:rPr>
                <w:delText>Encoding of coordinates as decimals</w:delText>
              </w:r>
              <w:r w:rsidDel="005A6D13">
                <w:rPr>
                  <w:noProof/>
                  <w:webHidden/>
                </w:rPr>
                <w:tab/>
                <w:delText>20</w:delText>
              </w:r>
            </w:del>
          </w:ins>
        </w:p>
        <w:p w14:paraId="59DA0FC0" w14:textId="76BCC126" w:rsidR="007E6E88" w:rsidDel="005A6D13" w:rsidRDefault="007E6E88">
          <w:pPr>
            <w:pStyle w:val="28"/>
            <w:rPr>
              <w:ins w:id="535" w:author="Greenblue" w:date="2024-02-16T15:14:00Z"/>
              <w:del w:id="536" w:author="USER" w:date="2024-03-28T18:49:00Z"/>
              <w:rFonts w:asciiTheme="minorHAnsi" w:eastAsiaTheme="minorEastAsia" w:hAnsiTheme="minorHAnsi" w:cstheme="minorBidi"/>
              <w:b w:val="0"/>
              <w:noProof/>
              <w:kern w:val="2"/>
            </w:rPr>
          </w:pPr>
          <w:ins w:id="537" w:author="Greenblue" w:date="2024-02-16T15:14:00Z">
            <w:del w:id="538" w:author="USER" w:date="2024-03-28T18:49:00Z">
              <w:r w:rsidRPr="005A6D13" w:rsidDel="005A6D13">
                <w:rPr>
                  <w:rStyle w:val="afd"/>
                  <w:rFonts w:eastAsia="맑은 고딕"/>
                  <w:noProof/>
                </w:rPr>
                <w:delText>10.3</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Numeric attribute encoding</w:delText>
              </w:r>
              <w:r w:rsidDel="005A6D13">
                <w:rPr>
                  <w:noProof/>
                  <w:webHidden/>
                </w:rPr>
                <w:tab/>
                <w:delText>20</w:delText>
              </w:r>
            </w:del>
          </w:ins>
        </w:p>
        <w:p w14:paraId="1D9B11D8" w14:textId="2B369899" w:rsidR="007E6E88" w:rsidDel="005A6D13" w:rsidRDefault="007E6E88">
          <w:pPr>
            <w:pStyle w:val="28"/>
            <w:rPr>
              <w:ins w:id="539" w:author="Greenblue" w:date="2024-02-16T15:14:00Z"/>
              <w:del w:id="540" w:author="USER" w:date="2024-03-28T18:49:00Z"/>
              <w:rFonts w:asciiTheme="minorHAnsi" w:eastAsiaTheme="minorEastAsia" w:hAnsiTheme="minorHAnsi" w:cstheme="minorBidi"/>
              <w:b w:val="0"/>
              <w:noProof/>
              <w:kern w:val="2"/>
            </w:rPr>
          </w:pPr>
          <w:ins w:id="541" w:author="Greenblue" w:date="2024-02-16T15:14:00Z">
            <w:del w:id="542" w:author="USER" w:date="2024-03-28T18:49:00Z">
              <w:r w:rsidRPr="005A6D13" w:rsidDel="005A6D13">
                <w:rPr>
                  <w:rStyle w:val="afd"/>
                  <w:rFonts w:eastAsia="맑은 고딕"/>
                  <w:noProof/>
                </w:rPr>
                <w:delText>10.4</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Text attribute values</w:delText>
              </w:r>
              <w:r w:rsidDel="005A6D13">
                <w:rPr>
                  <w:noProof/>
                  <w:webHidden/>
                </w:rPr>
                <w:tab/>
                <w:delText>21</w:delText>
              </w:r>
            </w:del>
          </w:ins>
        </w:p>
        <w:p w14:paraId="61083DD2" w14:textId="08EFBC7D" w:rsidR="007E6E88" w:rsidDel="005A6D13" w:rsidRDefault="007E6E88">
          <w:pPr>
            <w:pStyle w:val="28"/>
            <w:rPr>
              <w:ins w:id="543" w:author="Greenblue" w:date="2024-02-16T15:14:00Z"/>
              <w:del w:id="544" w:author="USER" w:date="2024-03-28T18:49:00Z"/>
              <w:rFonts w:asciiTheme="minorHAnsi" w:eastAsiaTheme="minorEastAsia" w:hAnsiTheme="minorHAnsi" w:cstheme="minorBidi"/>
              <w:b w:val="0"/>
              <w:noProof/>
              <w:kern w:val="2"/>
            </w:rPr>
          </w:pPr>
          <w:ins w:id="545" w:author="Greenblue" w:date="2024-02-16T15:14:00Z">
            <w:del w:id="546" w:author="USER" w:date="2024-03-28T18:49:00Z">
              <w:r w:rsidRPr="005A6D13" w:rsidDel="005A6D13">
                <w:rPr>
                  <w:rStyle w:val="afd"/>
                  <w:rFonts w:eastAsia="맑은 고딕"/>
                  <w:noProof/>
                </w:rPr>
                <w:delText>10.5</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Mandatory attribute values</w:delText>
              </w:r>
              <w:r w:rsidDel="005A6D13">
                <w:rPr>
                  <w:noProof/>
                  <w:webHidden/>
                </w:rPr>
                <w:tab/>
                <w:delText>21</w:delText>
              </w:r>
            </w:del>
          </w:ins>
        </w:p>
        <w:p w14:paraId="14387D87" w14:textId="2E81C9C1" w:rsidR="007E6E88" w:rsidDel="005A6D13" w:rsidRDefault="007E6E88">
          <w:pPr>
            <w:pStyle w:val="28"/>
            <w:rPr>
              <w:ins w:id="547" w:author="Greenblue" w:date="2024-02-16T15:14:00Z"/>
              <w:del w:id="548" w:author="USER" w:date="2024-03-28T18:49:00Z"/>
              <w:rFonts w:asciiTheme="minorHAnsi" w:eastAsiaTheme="minorEastAsia" w:hAnsiTheme="minorHAnsi" w:cstheme="minorBidi"/>
              <w:b w:val="0"/>
              <w:noProof/>
              <w:kern w:val="2"/>
            </w:rPr>
          </w:pPr>
          <w:ins w:id="549" w:author="Greenblue" w:date="2024-02-16T15:14:00Z">
            <w:del w:id="550" w:author="USER" w:date="2024-03-28T18:49:00Z">
              <w:r w:rsidRPr="005A6D13" w:rsidDel="005A6D13">
                <w:rPr>
                  <w:rStyle w:val="afd"/>
                  <w:rFonts w:eastAsia="맑은 고딕"/>
                  <w:noProof/>
                </w:rPr>
                <w:delText>10.6</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Data overlap</w:delText>
              </w:r>
              <w:r w:rsidDel="005A6D13">
                <w:rPr>
                  <w:noProof/>
                  <w:webHidden/>
                </w:rPr>
                <w:tab/>
                <w:delText>21</w:delText>
              </w:r>
            </w:del>
          </w:ins>
        </w:p>
        <w:p w14:paraId="56346E85" w14:textId="75ECDAC7" w:rsidR="007E6E88" w:rsidDel="005A6D13" w:rsidRDefault="007E6E88">
          <w:pPr>
            <w:pStyle w:val="28"/>
            <w:rPr>
              <w:ins w:id="551" w:author="Greenblue" w:date="2024-02-16T15:14:00Z"/>
              <w:del w:id="552" w:author="USER" w:date="2024-03-28T18:49:00Z"/>
              <w:rFonts w:asciiTheme="minorHAnsi" w:eastAsiaTheme="minorEastAsia" w:hAnsiTheme="minorHAnsi" w:cstheme="minorBidi"/>
              <w:b w:val="0"/>
              <w:noProof/>
              <w:kern w:val="2"/>
            </w:rPr>
          </w:pPr>
          <w:ins w:id="553" w:author="Greenblue" w:date="2024-02-16T15:14:00Z">
            <w:del w:id="554" w:author="USER" w:date="2024-03-28T18:49:00Z">
              <w:r w:rsidRPr="005A6D13" w:rsidDel="005A6D13">
                <w:rPr>
                  <w:rStyle w:val="afd"/>
                  <w:rFonts w:eastAsia="맑은 고딕"/>
                  <w:noProof/>
                </w:rPr>
                <w:delText>10.7</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Data extent</w:delText>
              </w:r>
              <w:r w:rsidDel="005A6D13">
                <w:rPr>
                  <w:noProof/>
                  <w:webHidden/>
                </w:rPr>
                <w:tab/>
                <w:delText>21</w:delText>
              </w:r>
            </w:del>
          </w:ins>
        </w:p>
        <w:p w14:paraId="3480D349" w14:textId="62178506" w:rsidR="007E6E88" w:rsidDel="005A6D13" w:rsidRDefault="007E6E88">
          <w:pPr>
            <w:pStyle w:val="11"/>
            <w:rPr>
              <w:ins w:id="555" w:author="Greenblue" w:date="2024-02-16T15:14:00Z"/>
              <w:del w:id="556" w:author="USER" w:date="2024-03-28T18:49:00Z"/>
              <w:rFonts w:asciiTheme="minorHAnsi" w:eastAsiaTheme="minorEastAsia" w:hAnsiTheme="minorHAnsi" w:cstheme="minorBidi"/>
              <w:b w:val="0"/>
              <w:noProof/>
              <w:kern w:val="2"/>
            </w:rPr>
          </w:pPr>
          <w:ins w:id="557" w:author="Greenblue" w:date="2024-02-16T15:14:00Z">
            <w:del w:id="558" w:author="USER" w:date="2024-03-28T18:49:00Z">
              <w:r w:rsidRPr="005A6D13" w:rsidDel="005A6D13">
                <w:rPr>
                  <w:rStyle w:val="afd"/>
                  <w:noProof/>
                </w:rPr>
                <w:delText>11</w:delText>
              </w:r>
              <w:r w:rsidDel="005A6D13">
                <w:rPr>
                  <w:rFonts w:asciiTheme="minorHAnsi" w:eastAsiaTheme="minorEastAsia" w:hAnsiTheme="minorHAnsi" w:cstheme="minorBidi"/>
                  <w:b w:val="0"/>
                  <w:noProof/>
                  <w:kern w:val="2"/>
                </w:rPr>
                <w:tab/>
              </w:r>
              <w:r w:rsidRPr="005A6D13" w:rsidDel="005A6D13">
                <w:rPr>
                  <w:rStyle w:val="afd"/>
                  <w:noProof/>
                </w:rPr>
                <w:delText>Data Product Delivery</w:delText>
              </w:r>
              <w:r w:rsidDel="005A6D13">
                <w:rPr>
                  <w:noProof/>
                  <w:webHidden/>
                </w:rPr>
                <w:tab/>
                <w:delText>21</w:delText>
              </w:r>
            </w:del>
          </w:ins>
        </w:p>
        <w:p w14:paraId="4D3671BC" w14:textId="3AAC3995" w:rsidR="007E6E88" w:rsidDel="005A6D13" w:rsidRDefault="007E6E88">
          <w:pPr>
            <w:pStyle w:val="28"/>
            <w:rPr>
              <w:ins w:id="559" w:author="Greenblue" w:date="2024-02-16T15:14:00Z"/>
              <w:del w:id="560" w:author="USER" w:date="2024-03-28T18:49:00Z"/>
              <w:rFonts w:asciiTheme="minorHAnsi" w:eastAsiaTheme="minorEastAsia" w:hAnsiTheme="minorHAnsi" w:cstheme="minorBidi"/>
              <w:b w:val="0"/>
              <w:noProof/>
              <w:kern w:val="2"/>
            </w:rPr>
          </w:pPr>
          <w:ins w:id="561" w:author="Greenblue" w:date="2024-02-16T15:14:00Z">
            <w:del w:id="562" w:author="USER" w:date="2024-03-28T18:49:00Z">
              <w:r w:rsidRPr="005A6D13" w:rsidDel="005A6D13">
                <w:rPr>
                  <w:rStyle w:val="afd"/>
                  <w:noProof/>
                </w:rPr>
                <w:delText>11.1</w:delText>
              </w:r>
              <w:r w:rsidDel="005A6D13">
                <w:rPr>
                  <w:rFonts w:asciiTheme="minorHAnsi" w:eastAsiaTheme="minorEastAsia" w:hAnsiTheme="minorHAnsi" w:cstheme="minorBidi"/>
                  <w:b w:val="0"/>
                  <w:noProof/>
                  <w:kern w:val="2"/>
                </w:rPr>
                <w:tab/>
              </w:r>
              <w:r w:rsidRPr="005A6D13" w:rsidDel="005A6D13">
                <w:rPr>
                  <w:rStyle w:val="afd"/>
                  <w:noProof/>
                </w:rPr>
                <w:delText>Data product delivery information</w:delText>
              </w:r>
              <w:r w:rsidDel="005A6D13">
                <w:rPr>
                  <w:noProof/>
                  <w:webHidden/>
                </w:rPr>
                <w:tab/>
                <w:delText>21</w:delText>
              </w:r>
            </w:del>
          </w:ins>
        </w:p>
        <w:p w14:paraId="3CB60773" w14:textId="559F131F" w:rsidR="007E6E88" w:rsidDel="005A6D13" w:rsidRDefault="007E6E88">
          <w:pPr>
            <w:pStyle w:val="37"/>
            <w:rPr>
              <w:ins w:id="563" w:author="Greenblue" w:date="2024-02-16T15:14:00Z"/>
              <w:del w:id="564" w:author="USER" w:date="2024-03-28T18:49:00Z"/>
              <w:rFonts w:asciiTheme="minorHAnsi" w:eastAsiaTheme="minorEastAsia" w:hAnsiTheme="minorHAnsi" w:cstheme="minorBidi"/>
              <w:b w:val="0"/>
              <w:noProof/>
              <w:kern w:val="2"/>
            </w:rPr>
          </w:pPr>
          <w:ins w:id="565" w:author="Greenblue" w:date="2024-02-16T15:14:00Z">
            <w:del w:id="566" w:author="USER" w:date="2024-03-28T18:49:00Z">
              <w:r w:rsidRPr="005A6D13" w:rsidDel="005A6D13">
                <w:rPr>
                  <w:rStyle w:val="afd"/>
                  <w:noProof/>
                  <w:lang w:eastAsia="en-US"/>
                </w:rPr>
                <w:delText>11.1.1</w:delText>
              </w:r>
              <w:r w:rsidDel="005A6D13">
                <w:rPr>
                  <w:rFonts w:asciiTheme="minorHAnsi" w:eastAsiaTheme="minorEastAsia" w:hAnsiTheme="minorHAnsi" w:cstheme="minorBidi"/>
                  <w:b w:val="0"/>
                  <w:noProof/>
                  <w:kern w:val="2"/>
                </w:rPr>
                <w:tab/>
              </w:r>
              <w:r w:rsidRPr="005A6D13" w:rsidDel="005A6D13">
                <w:rPr>
                  <w:rStyle w:val="afd"/>
                  <w:noProof/>
                  <w:lang w:eastAsia="en-US"/>
                </w:rPr>
                <w:delText>Datasets  loading</w:delText>
              </w:r>
              <w:r w:rsidDel="005A6D13">
                <w:rPr>
                  <w:noProof/>
                  <w:webHidden/>
                </w:rPr>
                <w:tab/>
                <w:delText>22</w:delText>
              </w:r>
            </w:del>
          </w:ins>
        </w:p>
        <w:p w14:paraId="2E488B90" w14:textId="591F1063" w:rsidR="007E6E88" w:rsidDel="005A6D13" w:rsidRDefault="007E6E88">
          <w:pPr>
            <w:pStyle w:val="37"/>
            <w:rPr>
              <w:ins w:id="567" w:author="Greenblue" w:date="2024-02-16T15:14:00Z"/>
              <w:del w:id="568" w:author="USER" w:date="2024-03-28T18:49:00Z"/>
              <w:rFonts w:asciiTheme="minorHAnsi" w:eastAsiaTheme="minorEastAsia" w:hAnsiTheme="minorHAnsi" w:cstheme="minorBidi"/>
              <w:b w:val="0"/>
              <w:noProof/>
              <w:kern w:val="2"/>
            </w:rPr>
          </w:pPr>
          <w:ins w:id="569" w:author="Greenblue" w:date="2024-02-16T15:14:00Z">
            <w:del w:id="570" w:author="USER" w:date="2024-03-28T18:49:00Z">
              <w:r w:rsidRPr="005A6D13" w:rsidDel="005A6D13">
                <w:rPr>
                  <w:rStyle w:val="afd"/>
                  <w:noProof/>
                  <w:lang w:eastAsia="en-US"/>
                </w:rPr>
                <w:delText>11.1.2</w:delText>
              </w:r>
              <w:r w:rsidDel="005A6D13">
                <w:rPr>
                  <w:rFonts w:asciiTheme="minorHAnsi" w:eastAsiaTheme="minorEastAsia" w:hAnsiTheme="minorHAnsi" w:cstheme="minorBidi"/>
                  <w:b w:val="0"/>
                  <w:noProof/>
                  <w:kern w:val="2"/>
                </w:rPr>
                <w:tab/>
              </w:r>
              <w:r w:rsidRPr="005A6D13" w:rsidDel="005A6D13">
                <w:rPr>
                  <w:rStyle w:val="afd"/>
                  <w:noProof/>
                  <w:lang w:eastAsia="en-US"/>
                </w:rPr>
                <w:delText>New Editions</w:delText>
              </w:r>
              <w:r w:rsidDel="005A6D13">
                <w:rPr>
                  <w:noProof/>
                  <w:webHidden/>
                </w:rPr>
                <w:tab/>
                <w:delText>22</w:delText>
              </w:r>
            </w:del>
          </w:ins>
        </w:p>
        <w:p w14:paraId="301EE36A" w14:textId="3572B828" w:rsidR="007E6E88" w:rsidDel="005A6D13" w:rsidRDefault="007E6E88">
          <w:pPr>
            <w:pStyle w:val="28"/>
            <w:rPr>
              <w:ins w:id="571" w:author="Greenblue" w:date="2024-02-16T15:14:00Z"/>
              <w:del w:id="572" w:author="USER" w:date="2024-03-28T18:49:00Z"/>
              <w:rFonts w:asciiTheme="minorHAnsi" w:eastAsiaTheme="minorEastAsia" w:hAnsiTheme="minorHAnsi" w:cstheme="minorBidi"/>
              <w:b w:val="0"/>
              <w:noProof/>
              <w:kern w:val="2"/>
            </w:rPr>
          </w:pPr>
          <w:ins w:id="573" w:author="Greenblue" w:date="2024-02-16T15:14:00Z">
            <w:del w:id="574" w:author="USER" w:date="2024-03-28T18:49:00Z">
              <w:r w:rsidRPr="005A6D13" w:rsidDel="005A6D13">
                <w:rPr>
                  <w:rStyle w:val="afd"/>
                  <w:noProof/>
                  <w:lang w:eastAsia="en-US"/>
                </w:rPr>
                <w:delText>11.2</w:delText>
              </w:r>
              <w:r w:rsidDel="005A6D13">
                <w:rPr>
                  <w:rFonts w:asciiTheme="minorHAnsi" w:eastAsiaTheme="minorEastAsia" w:hAnsiTheme="minorHAnsi" w:cstheme="minorBidi"/>
                  <w:b w:val="0"/>
                  <w:noProof/>
                  <w:kern w:val="2"/>
                </w:rPr>
                <w:tab/>
              </w:r>
              <w:r w:rsidRPr="005A6D13" w:rsidDel="005A6D13">
                <w:rPr>
                  <w:rStyle w:val="afd"/>
                  <w:noProof/>
                  <w:lang w:eastAsia="en-US"/>
                </w:rPr>
                <w:delText>Dataset</w:delText>
              </w:r>
              <w:r w:rsidDel="005A6D13">
                <w:rPr>
                  <w:noProof/>
                  <w:webHidden/>
                </w:rPr>
                <w:tab/>
                <w:delText>22</w:delText>
              </w:r>
            </w:del>
          </w:ins>
        </w:p>
        <w:p w14:paraId="2C0713A7" w14:textId="3003FC00" w:rsidR="007E6E88" w:rsidDel="005A6D13" w:rsidRDefault="007E6E88">
          <w:pPr>
            <w:pStyle w:val="37"/>
            <w:rPr>
              <w:ins w:id="575" w:author="Greenblue" w:date="2024-02-16T15:14:00Z"/>
              <w:del w:id="576" w:author="USER" w:date="2024-03-28T18:49:00Z"/>
              <w:rFonts w:asciiTheme="minorHAnsi" w:eastAsiaTheme="minorEastAsia" w:hAnsiTheme="minorHAnsi" w:cstheme="minorBidi"/>
              <w:b w:val="0"/>
              <w:noProof/>
              <w:kern w:val="2"/>
            </w:rPr>
          </w:pPr>
          <w:ins w:id="577" w:author="Greenblue" w:date="2024-02-16T15:14:00Z">
            <w:del w:id="578" w:author="USER" w:date="2024-03-28T18:49:00Z">
              <w:r w:rsidRPr="005A6D13" w:rsidDel="005A6D13">
                <w:rPr>
                  <w:rStyle w:val="afd"/>
                  <w:noProof/>
                  <w:lang w:eastAsia="en-US"/>
                </w:rPr>
                <w:delText>11.2.1</w:delText>
              </w:r>
              <w:r w:rsidDel="005A6D13">
                <w:rPr>
                  <w:rFonts w:asciiTheme="minorHAnsi" w:eastAsiaTheme="minorEastAsia" w:hAnsiTheme="minorHAnsi" w:cstheme="minorBidi"/>
                  <w:b w:val="0"/>
                  <w:noProof/>
                  <w:kern w:val="2"/>
                </w:rPr>
                <w:tab/>
              </w:r>
              <w:r w:rsidRPr="005A6D13" w:rsidDel="005A6D13">
                <w:rPr>
                  <w:rStyle w:val="afd"/>
                  <w:noProof/>
                  <w:lang w:eastAsia="en-US"/>
                </w:rPr>
                <w:delText>Datasets</w:delText>
              </w:r>
              <w:r w:rsidDel="005A6D13">
                <w:rPr>
                  <w:noProof/>
                  <w:webHidden/>
                </w:rPr>
                <w:tab/>
                <w:delText>22</w:delText>
              </w:r>
            </w:del>
          </w:ins>
        </w:p>
        <w:p w14:paraId="2689C5B6" w14:textId="2C046826" w:rsidR="007E6E88" w:rsidDel="005A6D13" w:rsidRDefault="007E6E88">
          <w:pPr>
            <w:pStyle w:val="37"/>
            <w:rPr>
              <w:ins w:id="579" w:author="Greenblue" w:date="2024-02-16T15:14:00Z"/>
              <w:del w:id="580" w:author="USER" w:date="2024-03-28T18:49:00Z"/>
              <w:rFonts w:asciiTheme="minorHAnsi" w:eastAsiaTheme="minorEastAsia" w:hAnsiTheme="minorHAnsi" w:cstheme="minorBidi"/>
              <w:b w:val="0"/>
              <w:noProof/>
              <w:kern w:val="2"/>
            </w:rPr>
          </w:pPr>
          <w:ins w:id="581" w:author="Greenblue" w:date="2024-02-16T15:14:00Z">
            <w:del w:id="582" w:author="USER" w:date="2024-03-28T18:49:00Z">
              <w:r w:rsidRPr="005A6D13" w:rsidDel="005A6D13">
                <w:rPr>
                  <w:rStyle w:val="afd"/>
                  <w:noProof/>
                  <w:lang w:eastAsia="en-US"/>
                </w:rPr>
                <w:delText>11.2.2</w:delText>
              </w:r>
              <w:r w:rsidDel="005A6D13">
                <w:rPr>
                  <w:rFonts w:asciiTheme="minorHAnsi" w:eastAsiaTheme="minorEastAsia" w:hAnsiTheme="minorHAnsi" w:cstheme="minorBidi"/>
                  <w:b w:val="0"/>
                  <w:noProof/>
                  <w:kern w:val="2"/>
                </w:rPr>
                <w:tab/>
              </w:r>
              <w:r w:rsidRPr="005A6D13" w:rsidDel="005A6D13">
                <w:rPr>
                  <w:rStyle w:val="afd"/>
                  <w:noProof/>
                  <w:lang w:eastAsia="en-US"/>
                </w:rPr>
                <w:delText>Dataset file naming</w:delText>
              </w:r>
              <w:r w:rsidDel="005A6D13">
                <w:rPr>
                  <w:noProof/>
                  <w:webHidden/>
                </w:rPr>
                <w:tab/>
                <w:delText>23</w:delText>
              </w:r>
            </w:del>
          </w:ins>
        </w:p>
        <w:p w14:paraId="0E729B01" w14:textId="5CAA7536" w:rsidR="007E6E88" w:rsidDel="005A6D13" w:rsidRDefault="007E6E88">
          <w:pPr>
            <w:pStyle w:val="37"/>
            <w:rPr>
              <w:ins w:id="583" w:author="Greenblue" w:date="2024-02-16T15:14:00Z"/>
              <w:del w:id="584" w:author="USER" w:date="2024-03-28T18:49:00Z"/>
              <w:rFonts w:asciiTheme="minorHAnsi" w:eastAsiaTheme="minorEastAsia" w:hAnsiTheme="minorHAnsi" w:cstheme="minorBidi"/>
              <w:b w:val="0"/>
              <w:noProof/>
              <w:kern w:val="2"/>
            </w:rPr>
          </w:pPr>
          <w:ins w:id="585" w:author="Greenblue" w:date="2024-02-16T15:14:00Z">
            <w:del w:id="586" w:author="USER" w:date="2024-03-28T18:49:00Z">
              <w:r w:rsidRPr="005A6D13" w:rsidDel="005A6D13">
                <w:rPr>
                  <w:rStyle w:val="afd"/>
                  <w:noProof/>
                  <w:lang w:eastAsia="en-US"/>
                </w:rPr>
                <w:delText>11.2.3</w:delText>
              </w:r>
              <w:r w:rsidDel="005A6D13">
                <w:rPr>
                  <w:rFonts w:asciiTheme="minorHAnsi" w:eastAsiaTheme="minorEastAsia" w:hAnsiTheme="minorHAnsi" w:cstheme="minorBidi"/>
                  <w:b w:val="0"/>
                  <w:noProof/>
                  <w:kern w:val="2"/>
                </w:rPr>
                <w:tab/>
              </w:r>
              <w:r w:rsidRPr="005A6D13" w:rsidDel="005A6D13">
                <w:rPr>
                  <w:rStyle w:val="afd"/>
                  <w:noProof/>
                  <w:lang w:eastAsia="en-US"/>
                </w:rPr>
                <w:delText>Update dataset file naming</w:delText>
              </w:r>
              <w:r w:rsidDel="005A6D13">
                <w:rPr>
                  <w:noProof/>
                  <w:webHidden/>
                </w:rPr>
                <w:tab/>
                <w:delText>23</w:delText>
              </w:r>
            </w:del>
          </w:ins>
        </w:p>
        <w:p w14:paraId="5DB13E91" w14:textId="244751B5" w:rsidR="007E6E88" w:rsidDel="005A6D13" w:rsidRDefault="007E6E88">
          <w:pPr>
            <w:pStyle w:val="28"/>
            <w:rPr>
              <w:ins w:id="587" w:author="Greenblue" w:date="2024-02-16T15:14:00Z"/>
              <w:del w:id="588" w:author="USER" w:date="2024-03-28T18:49:00Z"/>
              <w:rFonts w:asciiTheme="minorHAnsi" w:eastAsiaTheme="minorEastAsia" w:hAnsiTheme="minorHAnsi" w:cstheme="minorBidi"/>
              <w:b w:val="0"/>
              <w:noProof/>
              <w:kern w:val="2"/>
            </w:rPr>
          </w:pPr>
          <w:ins w:id="589" w:author="Greenblue" w:date="2024-02-16T15:14:00Z">
            <w:del w:id="590" w:author="USER" w:date="2024-03-28T18:49:00Z">
              <w:r w:rsidRPr="005A6D13" w:rsidDel="005A6D13">
                <w:rPr>
                  <w:rStyle w:val="afd"/>
                  <w:noProof/>
                  <w:lang w:eastAsia="en-US"/>
                </w:rPr>
                <w:delText>11.3</w:delText>
              </w:r>
              <w:r w:rsidDel="005A6D13">
                <w:rPr>
                  <w:rFonts w:asciiTheme="minorHAnsi" w:eastAsiaTheme="minorEastAsia" w:hAnsiTheme="minorHAnsi" w:cstheme="minorBidi"/>
                  <w:b w:val="0"/>
                  <w:noProof/>
                  <w:kern w:val="2"/>
                </w:rPr>
                <w:tab/>
              </w:r>
              <w:r w:rsidRPr="005A6D13" w:rsidDel="005A6D13">
                <w:rPr>
                  <w:rStyle w:val="afd"/>
                  <w:noProof/>
                  <w:lang w:eastAsia="en-US"/>
                </w:rPr>
                <w:delText>Support Files</w:delText>
              </w:r>
              <w:r w:rsidDel="005A6D13">
                <w:rPr>
                  <w:noProof/>
                  <w:webHidden/>
                </w:rPr>
                <w:tab/>
                <w:delText>23</w:delText>
              </w:r>
            </w:del>
          </w:ins>
        </w:p>
        <w:p w14:paraId="73BA2C45" w14:textId="6450A36D" w:rsidR="007E6E88" w:rsidDel="005A6D13" w:rsidRDefault="007E6E88">
          <w:pPr>
            <w:pStyle w:val="37"/>
            <w:rPr>
              <w:ins w:id="591" w:author="Greenblue" w:date="2024-02-16T15:14:00Z"/>
              <w:del w:id="592" w:author="USER" w:date="2024-03-28T18:49:00Z"/>
              <w:rFonts w:asciiTheme="minorHAnsi" w:eastAsiaTheme="minorEastAsia" w:hAnsiTheme="minorHAnsi" w:cstheme="minorBidi"/>
              <w:b w:val="0"/>
              <w:noProof/>
              <w:kern w:val="2"/>
            </w:rPr>
          </w:pPr>
          <w:ins w:id="593" w:author="Greenblue" w:date="2024-02-16T15:14:00Z">
            <w:del w:id="594" w:author="USER" w:date="2024-03-28T18:49:00Z">
              <w:r w:rsidRPr="005A6D13" w:rsidDel="005A6D13">
                <w:rPr>
                  <w:rStyle w:val="afd"/>
                  <w:noProof/>
                </w:rPr>
                <w:delText>11.3.1</w:delText>
              </w:r>
              <w:r w:rsidDel="005A6D13">
                <w:rPr>
                  <w:rFonts w:asciiTheme="minorHAnsi" w:eastAsiaTheme="minorEastAsia" w:hAnsiTheme="minorHAnsi" w:cstheme="minorBidi"/>
                  <w:b w:val="0"/>
                  <w:noProof/>
                  <w:kern w:val="2"/>
                </w:rPr>
                <w:tab/>
              </w:r>
              <w:r w:rsidRPr="005A6D13" w:rsidDel="005A6D13">
                <w:rPr>
                  <w:rStyle w:val="afd"/>
                  <w:noProof/>
                </w:rPr>
                <w:delText>Support File Naming</w:delText>
              </w:r>
              <w:r w:rsidDel="005A6D13">
                <w:rPr>
                  <w:noProof/>
                  <w:webHidden/>
                </w:rPr>
                <w:tab/>
                <w:delText>24</w:delText>
              </w:r>
            </w:del>
          </w:ins>
        </w:p>
        <w:p w14:paraId="48414CF9" w14:textId="01C69409" w:rsidR="007E6E88" w:rsidDel="005A6D13" w:rsidRDefault="007E6E88">
          <w:pPr>
            <w:pStyle w:val="28"/>
            <w:rPr>
              <w:ins w:id="595" w:author="Greenblue" w:date="2024-02-16T15:14:00Z"/>
              <w:del w:id="596" w:author="USER" w:date="2024-03-28T18:49:00Z"/>
              <w:rFonts w:asciiTheme="minorHAnsi" w:eastAsiaTheme="minorEastAsia" w:hAnsiTheme="minorHAnsi" w:cstheme="minorBidi"/>
              <w:b w:val="0"/>
              <w:noProof/>
              <w:kern w:val="2"/>
            </w:rPr>
          </w:pPr>
          <w:ins w:id="597" w:author="Greenblue" w:date="2024-02-16T15:14:00Z">
            <w:del w:id="598" w:author="USER" w:date="2024-03-28T18:49:00Z">
              <w:r w:rsidRPr="005A6D13" w:rsidDel="005A6D13">
                <w:rPr>
                  <w:rStyle w:val="afd"/>
                  <w:rFonts w:eastAsia="맑은 고딕"/>
                  <w:noProof/>
                </w:rPr>
                <w:delText>11.4</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Exchange Set</w:delText>
              </w:r>
              <w:r w:rsidDel="005A6D13">
                <w:rPr>
                  <w:noProof/>
                  <w:webHidden/>
                </w:rPr>
                <w:tab/>
                <w:delText>24</w:delText>
              </w:r>
            </w:del>
          </w:ins>
        </w:p>
        <w:p w14:paraId="0C32DAAE" w14:textId="1346586C" w:rsidR="007E6E88" w:rsidDel="005A6D13" w:rsidRDefault="007E6E88">
          <w:pPr>
            <w:pStyle w:val="11"/>
            <w:rPr>
              <w:ins w:id="599" w:author="Greenblue" w:date="2024-02-16T15:14:00Z"/>
              <w:del w:id="600" w:author="USER" w:date="2024-03-28T18:49:00Z"/>
              <w:rFonts w:asciiTheme="minorHAnsi" w:eastAsiaTheme="minorEastAsia" w:hAnsiTheme="minorHAnsi" w:cstheme="minorBidi"/>
              <w:b w:val="0"/>
              <w:noProof/>
              <w:kern w:val="2"/>
            </w:rPr>
          </w:pPr>
          <w:ins w:id="601" w:author="Greenblue" w:date="2024-02-16T15:14:00Z">
            <w:del w:id="602" w:author="USER" w:date="2024-03-28T18:49:00Z">
              <w:r w:rsidRPr="005A6D13" w:rsidDel="005A6D13">
                <w:rPr>
                  <w:rStyle w:val="afd"/>
                  <w:noProof/>
                </w:rPr>
                <w:delText>12</w:delText>
              </w:r>
              <w:r w:rsidDel="005A6D13">
                <w:rPr>
                  <w:rFonts w:asciiTheme="minorHAnsi" w:eastAsiaTheme="minorEastAsia" w:hAnsiTheme="minorHAnsi" w:cstheme="minorBidi"/>
                  <w:b w:val="0"/>
                  <w:noProof/>
                  <w:kern w:val="2"/>
                </w:rPr>
                <w:tab/>
              </w:r>
              <w:r w:rsidRPr="005A6D13" w:rsidDel="005A6D13">
                <w:rPr>
                  <w:rStyle w:val="afd"/>
                  <w:noProof/>
                </w:rPr>
                <w:delText>Metadata</w:delText>
              </w:r>
              <w:r w:rsidDel="005A6D13">
                <w:rPr>
                  <w:noProof/>
                  <w:webHidden/>
                </w:rPr>
                <w:tab/>
                <w:delText>25</w:delText>
              </w:r>
            </w:del>
          </w:ins>
        </w:p>
        <w:p w14:paraId="15FC001C" w14:textId="5EA3568F" w:rsidR="007E6E88" w:rsidDel="005A6D13" w:rsidRDefault="007E6E88">
          <w:pPr>
            <w:pStyle w:val="28"/>
            <w:rPr>
              <w:ins w:id="603" w:author="Greenblue" w:date="2024-02-16T15:14:00Z"/>
              <w:del w:id="604" w:author="USER" w:date="2024-03-28T18:49:00Z"/>
              <w:rFonts w:asciiTheme="minorHAnsi" w:eastAsiaTheme="minorEastAsia" w:hAnsiTheme="minorHAnsi" w:cstheme="minorBidi"/>
              <w:b w:val="0"/>
              <w:noProof/>
              <w:kern w:val="2"/>
            </w:rPr>
          </w:pPr>
          <w:ins w:id="605" w:author="Greenblue" w:date="2024-02-16T15:14:00Z">
            <w:del w:id="606" w:author="USER" w:date="2024-03-28T18:49:00Z">
              <w:r w:rsidRPr="005A6D13" w:rsidDel="005A6D13">
                <w:rPr>
                  <w:rStyle w:val="afd"/>
                  <w:noProof/>
                </w:rPr>
                <w:delText>12.1</w:delText>
              </w:r>
              <w:r w:rsidDel="005A6D13">
                <w:rPr>
                  <w:rFonts w:asciiTheme="minorHAnsi" w:eastAsiaTheme="minorEastAsia" w:hAnsiTheme="minorHAnsi" w:cstheme="minorBidi"/>
                  <w:b w:val="0"/>
                  <w:noProof/>
                  <w:kern w:val="2"/>
                </w:rPr>
                <w:tab/>
              </w:r>
              <w:r w:rsidRPr="005A6D13" w:rsidDel="005A6D13">
                <w:rPr>
                  <w:rStyle w:val="afd"/>
                  <w:noProof/>
                </w:rPr>
                <w:delText>Introduction</w:delText>
              </w:r>
              <w:r w:rsidDel="005A6D13">
                <w:rPr>
                  <w:noProof/>
                  <w:webHidden/>
                </w:rPr>
                <w:tab/>
                <w:delText>25</w:delText>
              </w:r>
            </w:del>
          </w:ins>
        </w:p>
        <w:p w14:paraId="7F9CDCCD" w14:textId="4F403983" w:rsidR="007E6E88" w:rsidDel="005A6D13" w:rsidRDefault="007E6E88">
          <w:pPr>
            <w:pStyle w:val="28"/>
            <w:rPr>
              <w:ins w:id="607" w:author="Greenblue" w:date="2024-02-16T15:14:00Z"/>
              <w:del w:id="608" w:author="USER" w:date="2024-03-28T18:49:00Z"/>
              <w:rFonts w:asciiTheme="minorHAnsi" w:eastAsiaTheme="minorEastAsia" w:hAnsiTheme="minorHAnsi" w:cstheme="minorBidi"/>
              <w:b w:val="0"/>
              <w:noProof/>
              <w:kern w:val="2"/>
            </w:rPr>
          </w:pPr>
          <w:ins w:id="609" w:author="Greenblue" w:date="2024-02-16T15:14:00Z">
            <w:del w:id="610" w:author="USER" w:date="2024-03-28T18:49:00Z">
              <w:r w:rsidRPr="005A6D13" w:rsidDel="005A6D13">
                <w:rPr>
                  <w:rStyle w:val="afd"/>
                  <w:noProof/>
                </w:rPr>
                <w:delText>12.2</w:delText>
              </w:r>
              <w:r w:rsidDel="005A6D13">
                <w:rPr>
                  <w:rFonts w:asciiTheme="minorHAnsi" w:eastAsiaTheme="minorEastAsia" w:hAnsiTheme="minorHAnsi" w:cstheme="minorBidi"/>
                  <w:b w:val="0"/>
                  <w:noProof/>
                  <w:kern w:val="2"/>
                </w:rPr>
                <w:tab/>
              </w:r>
              <w:r w:rsidRPr="005A6D13" w:rsidDel="005A6D13">
                <w:rPr>
                  <w:rStyle w:val="afd"/>
                  <w:noProof/>
                </w:rPr>
                <w:delText>Discovery metadata</w:delText>
              </w:r>
              <w:r w:rsidDel="005A6D13">
                <w:rPr>
                  <w:noProof/>
                  <w:webHidden/>
                </w:rPr>
                <w:tab/>
                <w:delText>25</w:delText>
              </w:r>
            </w:del>
          </w:ins>
        </w:p>
        <w:p w14:paraId="3FCFB23D" w14:textId="1E382413" w:rsidR="007E6E88" w:rsidDel="005A6D13" w:rsidRDefault="007E6E88">
          <w:pPr>
            <w:pStyle w:val="37"/>
            <w:rPr>
              <w:ins w:id="611" w:author="Greenblue" w:date="2024-02-16T15:14:00Z"/>
              <w:del w:id="612" w:author="USER" w:date="2024-03-28T18:49:00Z"/>
              <w:rFonts w:asciiTheme="minorHAnsi" w:eastAsiaTheme="minorEastAsia" w:hAnsiTheme="minorHAnsi" w:cstheme="minorBidi"/>
              <w:b w:val="0"/>
              <w:noProof/>
              <w:kern w:val="2"/>
            </w:rPr>
          </w:pPr>
          <w:ins w:id="613" w:author="Greenblue" w:date="2024-02-16T15:14:00Z">
            <w:del w:id="614" w:author="USER" w:date="2024-03-28T18:49:00Z">
              <w:r w:rsidRPr="005A6D13" w:rsidDel="005A6D13">
                <w:rPr>
                  <w:rStyle w:val="afd"/>
                  <w:noProof/>
                </w:rPr>
                <w:delText>12.2.1</w:delText>
              </w:r>
              <w:r w:rsidDel="005A6D13">
                <w:rPr>
                  <w:rFonts w:asciiTheme="minorHAnsi" w:eastAsiaTheme="minorEastAsia" w:hAnsiTheme="minorHAnsi" w:cstheme="minorBidi"/>
                  <w:b w:val="0"/>
                  <w:noProof/>
                  <w:kern w:val="2"/>
                </w:rPr>
                <w:tab/>
              </w:r>
              <w:r w:rsidRPr="005A6D13" w:rsidDel="005A6D13">
                <w:rPr>
                  <w:rStyle w:val="afd"/>
                  <w:noProof/>
                </w:rPr>
                <w:delText>S100_ExchangeCatalogue</w:delText>
              </w:r>
              <w:r w:rsidDel="005A6D13">
                <w:rPr>
                  <w:noProof/>
                  <w:webHidden/>
                </w:rPr>
                <w:tab/>
                <w:delText>28</w:delText>
              </w:r>
            </w:del>
          </w:ins>
        </w:p>
        <w:p w14:paraId="1DF59B1D" w14:textId="594C3EE0" w:rsidR="007E6E88" w:rsidDel="005A6D13" w:rsidRDefault="007E6E88">
          <w:pPr>
            <w:pStyle w:val="37"/>
            <w:rPr>
              <w:ins w:id="615" w:author="Greenblue" w:date="2024-02-16T15:14:00Z"/>
              <w:del w:id="616" w:author="USER" w:date="2024-03-28T18:49:00Z"/>
              <w:rFonts w:asciiTheme="minorHAnsi" w:eastAsiaTheme="minorEastAsia" w:hAnsiTheme="minorHAnsi" w:cstheme="minorBidi"/>
              <w:b w:val="0"/>
              <w:noProof/>
              <w:kern w:val="2"/>
            </w:rPr>
          </w:pPr>
          <w:ins w:id="617" w:author="Greenblue" w:date="2024-02-16T15:14:00Z">
            <w:del w:id="618" w:author="USER" w:date="2024-03-28T18:49:00Z">
              <w:r w:rsidRPr="005A6D13" w:rsidDel="005A6D13">
                <w:rPr>
                  <w:rStyle w:val="afd"/>
                  <w:noProof/>
                </w:rPr>
                <w:delText>12.2.2</w:delText>
              </w:r>
              <w:r w:rsidDel="005A6D13">
                <w:rPr>
                  <w:rFonts w:asciiTheme="minorHAnsi" w:eastAsiaTheme="minorEastAsia" w:hAnsiTheme="minorHAnsi" w:cstheme="minorBidi"/>
                  <w:b w:val="0"/>
                  <w:noProof/>
                  <w:kern w:val="2"/>
                </w:rPr>
                <w:tab/>
              </w:r>
              <w:r w:rsidRPr="005A6D13" w:rsidDel="005A6D13">
                <w:rPr>
                  <w:rStyle w:val="afd"/>
                  <w:noProof/>
                </w:rPr>
                <w:delText>S100_DatasetDiscoveryMetadata</w:delText>
              </w:r>
              <w:r w:rsidDel="005A6D13">
                <w:rPr>
                  <w:noProof/>
                  <w:webHidden/>
                </w:rPr>
                <w:tab/>
                <w:delText>30</w:delText>
              </w:r>
            </w:del>
          </w:ins>
        </w:p>
        <w:p w14:paraId="724C6FEA" w14:textId="5169C61E" w:rsidR="007E6E88" w:rsidDel="005A6D13" w:rsidRDefault="007E6E88">
          <w:pPr>
            <w:pStyle w:val="37"/>
            <w:rPr>
              <w:ins w:id="619" w:author="Greenblue" w:date="2024-02-16T15:14:00Z"/>
              <w:del w:id="620" w:author="USER" w:date="2024-03-28T18:49:00Z"/>
              <w:rFonts w:asciiTheme="minorHAnsi" w:eastAsiaTheme="minorEastAsia" w:hAnsiTheme="minorHAnsi" w:cstheme="minorBidi"/>
              <w:b w:val="0"/>
              <w:noProof/>
              <w:kern w:val="2"/>
            </w:rPr>
          </w:pPr>
          <w:ins w:id="621" w:author="Greenblue" w:date="2024-02-16T15:14:00Z">
            <w:del w:id="622" w:author="USER" w:date="2024-03-28T18:49:00Z">
              <w:r w:rsidRPr="005A6D13" w:rsidDel="005A6D13">
                <w:rPr>
                  <w:rStyle w:val="afd"/>
                  <w:noProof/>
                </w:rPr>
                <w:delText>12.2.3</w:delText>
              </w:r>
              <w:r w:rsidDel="005A6D13">
                <w:rPr>
                  <w:rFonts w:asciiTheme="minorHAnsi" w:eastAsiaTheme="minorEastAsia" w:hAnsiTheme="minorHAnsi" w:cstheme="minorBidi"/>
                  <w:b w:val="0"/>
                  <w:noProof/>
                  <w:kern w:val="2"/>
                </w:rPr>
                <w:tab/>
              </w:r>
              <w:r w:rsidRPr="005A6D13" w:rsidDel="005A6D13">
                <w:rPr>
                  <w:rStyle w:val="afd"/>
                  <w:noProof/>
                </w:rPr>
                <w:delText>S100_SupportFileDiscoveryMetadata</w:delText>
              </w:r>
              <w:r w:rsidDel="005A6D13">
                <w:rPr>
                  <w:noProof/>
                  <w:webHidden/>
                </w:rPr>
                <w:tab/>
                <w:delText>41</w:delText>
              </w:r>
            </w:del>
          </w:ins>
        </w:p>
        <w:p w14:paraId="796E4FAD" w14:textId="4893405A" w:rsidR="007E6E88" w:rsidDel="005A6D13" w:rsidRDefault="007E6E88">
          <w:pPr>
            <w:pStyle w:val="37"/>
            <w:rPr>
              <w:ins w:id="623" w:author="Greenblue" w:date="2024-02-16T15:14:00Z"/>
              <w:del w:id="624" w:author="USER" w:date="2024-03-28T18:49:00Z"/>
              <w:rFonts w:asciiTheme="minorHAnsi" w:eastAsiaTheme="minorEastAsia" w:hAnsiTheme="minorHAnsi" w:cstheme="minorBidi"/>
              <w:b w:val="0"/>
              <w:noProof/>
              <w:kern w:val="2"/>
            </w:rPr>
          </w:pPr>
          <w:ins w:id="625" w:author="Greenblue" w:date="2024-02-16T15:14:00Z">
            <w:del w:id="626" w:author="USER" w:date="2024-03-28T18:49:00Z">
              <w:r w:rsidRPr="005A6D13" w:rsidDel="005A6D13">
                <w:rPr>
                  <w:rStyle w:val="afd"/>
                  <w:noProof/>
                </w:rPr>
                <w:delText>12.2.4</w:delText>
              </w:r>
              <w:r w:rsidDel="005A6D13">
                <w:rPr>
                  <w:rFonts w:asciiTheme="minorHAnsi" w:eastAsiaTheme="minorEastAsia" w:hAnsiTheme="minorHAnsi" w:cstheme="minorBidi"/>
                  <w:b w:val="0"/>
                  <w:noProof/>
                  <w:kern w:val="2"/>
                </w:rPr>
                <w:tab/>
              </w:r>
              <w:r w:rsidRPr="005A6D13" w:rsidDel="005A6D13">
                <w:rPr>
                  <w:rStyle w:val="afd"/>
                  <w:noProof/>
                </w:rPr>
                <w:delText>S100_Catalogue</w:delText>
              </w:r>
              <w:r w:rsidRPr="005A6D13" w:rsidDel="005A6D13">
                <w:rPr>
                  <w:rStyle w:val="afd"/>
                  <w:rFonts w:asciiTheme="minorEastAsia" w:hAnsiTheme="minorEastAsia"/>
                  <w:noProof/>
                </w:rPr>
                <w:delText>Discovery</w:delText>
              </w:r>
              <w:r w:rsidRPr="005A6D13" w:rsidDel="005A6D13">
                <w:rPr>
                  <w:rStyle w:val="afd"/>
                  <w:noProof/>
                </w:rPr>
                <w:delText>Metadata</w:delText>
              </w:r>
              <w:r w:rsidDel="005A6D13">
                <w:rPr>
                  <w:noProof/>
                  <w:webHidden/>
                </w:rPr>
                <w:tab/>
                <w:delText>45</w:delText>
              </w:r>
            </w:del>
          </w:ins>
        </w:p>
        <w:p w14:paraId="17F3A0CD" w14:textId="45B93E84" w:rsidR="007E6E88" w:rsidDel="005A6D13" w:rsidRDefault="007E6E88">
          <w:pPr>
            <w:pStyle w:val="37"/>
            <w:rPr>
              <w:ins w:id="627" w:author="Greenblue" w:date="2024-02-16T15:14:00Z"/>
              <w:del w:id="628" w:author="USER" w:date="2024-03-28T18:49:00Z"/>
              <w:rFonts w:asciiTheme="minorHAnsi" w:eastAsiaTheme="minorEastAsia" w:hAnsiTheme="minorHAnsi" w:cstheme="minorBidi"/>
              <w:b w:val="0"/>
              <w:noProof/>
              <w:kern w:val="2"/>
            </w:rPr>
          </w:pPr>
          <w:ins w:id="629" w:author="Greenblue" w:date="2024-02-16T15:14:00Z">
            <w:del w:id="630" w:author="USER" w:date="2024-03-28T18:49:00Z">
              <w:r w:rsidRPr="005A6D13" w:rsidDel="005A6D13">
                <w:rPr>
                  <w:rStyle w:val="afd"/>
                  <w:noProof/>
                </w:rPr>
                <w:delText>12.2.5</w:delText>
              </w:r>
              <w:r w:rsidDel="005A6D13">
                <w:rPr>
                  <w:rFonts w:asciiTheme="minorHAnsi" w:eastAsiaTheme="minorEastAsia" w:hAnsiTheme="minorHAnsi" w:cstheme="minorBidi"/>
                  <w:b w:val="0"/>
                  <w:noProof/>
                  <w:kern w:val="2"/>
                </w:rPr>
                <w:tab/>
              </w:r>
              <w:r w:rsidRPr="005A6D13" w:rsidDel="005A6D13">
                <w:rPr>
                  <w:rStyle w:val="afd"/>
                  <w:noProof/>
                </w:rPr>
                <w:delText>Miscellaneous metadata types</w:delText>
              </w:r>
              <w:r w:rsidDel="005A6D13">
                <w:rPr>
                  <w:noProof/>
                  <w:webHidden/>
                </w:rPr>
                <w:tab/>
                <w:delText>46</w:delText>
              </w:r>
            </w:del>
          </w:ins>
        </w:p>
        <w:p w14:paraId="5B66DE82" w14:textId="6902CD6C" w:rsidR="00DF7FD4" w:rsidRDefault="00DF7FD4">
          <w:pPr>
            <w:rPr>
              <w:ins w:id="631" w:author="Greenblue" w:date="2024-02-15T19:37:00Z"/>
            </w:rPr>
          </w:pPr>
          <w:ins w:id="632" w:author="Greenblue" w:date="2024-02-15T19:37:00Z">
            <w:r>
              <w:fldChar w:fldCharType="end"/>
            </w:r>
          </w:ins>
        </w:p>
        <w:customXmlInsRangeStart w:id="633" w:author="Greenblue" w:date="2024-02-15T19:37:00Z"/>
      </w:sdtContent>
    </w:sdt>
    <w:customXmlInsRangeEnd w:id="633"/>
    <w:p w14:paraId="3791A111" w14:textId="2E495D6B" w:rsidR="001F4712" w:rsidDel="00DF7FD4" w:rsidRDefault="00487533">
      <w:pPr>
        <w:pStyle w:val="11"/>
        <w:rPr>
          <w:del w:id="634" w:author="Greenblue" w:date="2024-02-15T19:35:00Z"/>
          <w:rFonts w:ascii="Calibri" w:eastAsia="맑은 고딕" w:hAnsi="Calibri"/>
          <w:b w:val="0"/>
          <w:noProof/>
          <w:kern w:val="2"/>
        </w:rPr>
      </w:pPr>
      <w:del w:id="635" w:author="Greenblue" w:date="2024-02-15T19:36:00Z">
        <w:r w:rsidRPr="008169B5" w:rsidDel="00DF7FD4">
          <w:rPr>
            <w:b w:val="0"/>
          </w:rPr>
          <w:fldChar w:fldCharType="begin"/>
        </w:r>
        <w:r w:rsidRPr="008169B5" w:rsidDel="00DF7FD4">
          <w:delInstrText>TOC \o "1-3" \t "Introduction,9,zzBiblio,9,zzForeword,9,zzIndex,9" \w</w:delInstrText>
        </w:r>
        <w:r w:rsidRPr="008169B5" w:rsidDel="00DF7FD4">
          <w:rPr>
            <w:b w:val="0"/>
          </w:rPr>
          <w:fldChar w:fldCharType="separate"/>
        </w:r>
      </w:del>
      <w:del w:id="636" w:author="Greenblue" w:date="2024-02-15T19:35:00Z">
        <w:r w:rsidR="001F4712" w:rsidDel="00DF7FD4">
          <w:rPr>
            <w:noProof/>
          </w:rPr>
          <w:delText>1</w:delText>
        </w:r>
        <w:r w:rsidR="001F4712" w:rsidDel="00DF7FD4">
          <w:rPr>
            <w:noProof/>
          </w:rPr>
          <w:tab/>
          <w:delText>Overview</w:delText>
        </w:r>
        <w:r w:rsidR="001F4712" w:rsidDel="00DF7FD4">
          <w:rPr>
            <w:noProof/>
          </w:rPr>
          <w:tab/>
        </w:r>
        <w:r w:rsidR="001F4712" w:rsidDel="00DF7FD4">
          <w:rPr>
            <w:noProof/>
          </w:rPr>
          <w:fldChar w:fldCharType="begin"/>
        </w:r>
        <w:r w:rsidR="001F4712" w:rsidDel="00DF7FD4">
          <w:rPr>
            <w:noProof/>
          </w:rPr>
          <w:delInstrText xml:space="preserve"> PAGEREF _Toc152232529 \h </w:delInstrText>
        </w:r>
        <w:r w:rsidR="001F4712" w:rsidDel="00DF7FD4">
          <w:rPr>
            <w:noProof/>
          </w:rPr>
        </w:r>
        <w:r w:rsidR="001F4712" w:rsidDel="00DF7FD4">
          <w:rPr>
            <w:noProof/>
          </w:rPr>
          <w:fldChar w:fldCharType="separate"/>
        </w:r>
        <w:r w:rsidR="001F4712" w:rsidDel="00DF7FD4">
          <w:rPr>
            <w:noProof/>
          </w:rPr>
          <w:delText>1</w:delText>
        </w:r>
        <w:r w:rsidR="001F4712" w:rsidDel="00DF7FD4">
          <w:rPr>
            <w:noProof/>
          </w:rPr>
          <w:fldChar w:fldCharType="end"/>
        </w:r>
      </w:del>
    </w:p>
    <w:p w14:paraId="68DCE8B5" w14:textId="2881A021" w:rsidR="001F4712" w:rsidDel="00DF7FD4" w:rsidRDefault="001F4712">
      <w:pPr>
        <w:pStyle w:val="11"/>
        <w:rPr>
          <w:del w:id="637" w:author="Greenblue" w:date="2024-02-15T19:35:00Z"/>
          <w:rFonts w:ascii="Calibri" w:eastAsia="맑은 고딕" w:hAnsi="Calibri"/>
          <w:b w:val="0"/>
          <w:noProof/>
          <w:kern w:val="2"/>
        </w:rPr>
        <w:pPrChange w:id="638" w:author="Greenblue" w:date="2024-02-15T19:35:00Z">
          <w:pPr>
            <w:pStyle w:val="28"/>
          </w:pPr>
        </w:pPrChange>
      </w:pPr>
      <w:del w:id="639" w:author="Greenblue" w:date="2024-02-15T19:35:00Z">
        <w:r w:rsidDel="00DF7FD4">
          <w:rPr>
            <w:noProof/>
          </w:rPr>
          <w:delText>1.1</w:delText>
        </w:r>
        <w:r w:rsidDel="00DF7FD4">
          <w:rPr>
            <w:noProof/>
          </w:rPr>
          <w:tab/>
          <w:delText>Introduction</w:delText>
        </w:r>
        <w:r w:rsidDel="00DF7FD4">
          <w:rPr>
            <w:noProof/>
          </w:rPr>
          <w:tab/>
        </w:r>
        <w:r w:rsidDel="00DF7FD4">
          <w:rPr>
            <w:noProof/>
          </w:rPr>
          <w:fldChar w:fldCharType="begin"/>
        </w:r>
        <w:r w:rsidDel="00DF7FD4">
          <w:rPr>
            <w:noProof/>
          </w:rPr>
          <w:delInstrText xml:space="preserve"> PAGEREF _Toc152232530 \h </w:delInstrText>
        </w:r>
        <w:r w:rsidDel="00DF7FD4">
          <w:rPr>
            <w:noProof/>
          </w:rPr>
        </w:r>
        <w:r w:rsidDel="00DF7FD4">
          <w:rPr>
            <w:noProof/>
          </w:rPr>
          <w:fldChar w:fldCharType="separate"/>
        </w:r>
        <w:r w:rsidDel="00DF7FD4">
          <w:rPr>
            <w:noProof/>
          </w:rPr>
          <w:delText>1</w:delText>
        </w:r>
        <w:r w:rsidDel="00DF7FD4">
          <w:rPr>
            <w:noProof/>
          </w:rPr>
          <w:fldChar w:fldCharType="end"/>
        </w:r>
      </w:del>
    </w:p>
    <w:p w14:paraId="7DD8584B" w14:textId="299C208C" w:rsidR="001F4712" w:rsidDel="00DF7FD4" w:rsidRDefault="001F4712">
      <w:pPr>
        <w:pStyle w:val="11"/>
        <w:rPr>
          <w:del w:id="640" w:author="Greenblue" w:date="2024-02-15T19:35:00Z"/>
          <w:rFonts w:ascii="Calibri" w:eastAsia="맑은 고딕" w:hAnsi="Calibri"/>
          <w:b w:val="0"/>
          <w:noProof/>
          <w:kern w:val="2"/>
        </w:rPr>
        <w:pPrChange w:id="641" w:author="Greenblue" w:date="2024-02-15T19:35:00Z">
          <w:pPr>
            <w:pStyle w:val="28"/>
          </w:pPr>
        </w:pPrChange>
      </w:pPr>
      <w:del w:id="642" w:author="Greenblue" w:date="2024-02-15T19:35:00Z">
        <w:r w:rsidDel="00DF7FD4">
          <w:rPr>
            <w:noProof/>
          </w:rPr>
          <w:delText>1.2</w:delText>
        </w:r>
        <w:r w:rsidDel="00DF7FD4">
          <w:rPr>
            <w:noProof/>
          </w:rPr>
          <w:tab/>
          <w:delText>References</w:delText>
        </w:r>
        <w:r w:rsidDel="00DF7FD4">
          <w:rPr>
            <w:noProof/>
          </w:rPr>
          <w:tab/>
        </w:r>
        <w:r w:rsidDel="00DF7FD4">
          <w:rPr>
            <w:noProof/>
          </w:rPr>
          <w:fldChar w:fldCharType="begin"/>
        </w:r>
        <w:r w:rsidDel="00DF7FD4">
          <w:rPr>
            <w:noProof/>
          </w:rPr>
          <w:delInstrText xml:space="preserve"> PAGEREF _Toc152232531 \h </w:delInstrText>
        </w:r>
        <w:r w:rsidDel="00DF7FD4">
          <w:rPr>
            <w:noProof/>
          </w:rPr>
        </w:r>
        <w:r w:rsidDel="00DF7FD4">
          <w:rPr>
            <w:noProof/>
          </w:rPr>
          <w:fldChar w:fldCharType="separate"/>
        </w:r>
        <w:r w:rsidDel="00DF7FD4">
          <w:rPr>
            <w:noProof/>
          </w:rPr>
          <w:delText>1</w:delText>
        </w:r>
        <w:r w:rsidDel="00DF7FD4">
          <w:rPr>
            <w:noProof/>
          </w:rPr>
          <w:fldChar w:fldCharType="end"/>
        </w:r>
      </w:del>
    </w:p>
    <w:p w14:paraId="6FC02EB4" w14:textId="09B07029" w:rsidR="001F4712" w:rsidDel="00DF7FD4" w:rsidRDefault="001F4712">
      <w:pPr>
        <w:pStyle w:val="11"/>
        <w:rPr>
          <w:del w:id="643" w:author="Greenblue" w:date="2024-02-15T19:35:00Z"/>
          <w:rFonts w:ascii="Calibri" w:eastAsia="맑은 고딕" w:hAnsi="Calibri"/>
          <w:b w:val="0"/>
          <w:noProof/>
          <w:kern w:val="2"/>
        </w:rPr>
        <w:pPrChange w:id="644" w:author="Greenblue" w:date="2024-02-15T19:35:00Z">
          <w:pPr>
            <w:pStyle w:val="28"/>
          </w:pPr>
        </w:pPrChange>
      </w:pPr>
      <w:del w:id="645" w:author="Greenblue" w:date="2024-02-15T19:35:00Z">
        <w:r w:rsidDel="00DF7FD4">
          <w:rPr>
            <w:noProof/>
          </w:rPr>
          <w:delText>1.3</w:delText>
        </w:r>
        <w:r w:rsidDel="00DF7FD4">
          <w:rPr>
            <w:noProof/>
          </w:rPr>
          <w:tab/>
          <w:delText>Terms, definitions and abbreviations</w:delText>
        </w:r>
        <w:r w:rsidDel="00DF7FD4">
          <w:rPr>
            <w:noProof/>
          </w:rPr>
          <w:tab/>
        </w:r>
        <w:r w:rsidDel="00DF7FD4">
          <w:rPr>
            <w:noProof/>
          </w:rPr>
          <w:fldChar w:fldCharType="begin"/>
        </w:r>
        <w:r w:rsidDel="00DF7FD4">
          <w:rPr>
            <w:noProof/>
          </w:rPr>
          <w:delInstrText xml:space="preserve"> PAGEREF _Toc152232532 \h </w:delInstrText>
        </w:r>
        <w:r w:rsidDel="00DF7FD4">
          <w:rPr>
            <w:noProof/>
          </w:rPr>
        </w:r>
        <w:r w:rsidDel="00DF7FD4">
          <w:rPr>
            <w:noProof/>
          </w:rPr>
          <w:fldChar w:fldCharType="separate"/>
        </w:r>
        <w:r w:rsidDel="00DF7FD4">
          <w:rPr>
            <w:noProof/>
          </w:rPr>
          <w:delText>1</w:delText>
        </w:r>
        <w:r w:rsidDel="00DF7FD4">
          <w:rPr>
            <w:noProof/>
          </w:rPr>
          <w:fldChar w:fldCharType="end"/>
        </w:r>
      </w:del>
    </w:p>
    <w:p w14:paraId="3ACC9A2A" w14:textId="7CD488A9" w:rsidR="001F4712" w:rsidDel="00DF7FD4" w:rsidRDefault="001F4712">
      <w:pPr>
        <w:pStyle w:val="11"/>
        <w:rPr>
          <w:del w:id="646" w:author="Greenblue" w:date="2024-02-15T19:35:00Z"/>
          <w:rFonts w:ascii="Calibri" w:eastAsia="맑은 고딕" w:hAnsi="Calibri"/>
          <w:b w:val="0"/>
          <w:noProof/>
          <w:kern w:val="2"/>
        </w:rPr>
        <w:pPrChange w:id="647" w:author="Greenblue" w:date="2024-02-15T19:35:00Z">
          <w:pPr>
            <w:pStyle w:val="37"/>
          </w:pPr>
        </w:pPrChange>
      </w:pPr>
      <w:del w:id="648" w:author="Greenblue" w:date="2024-02-15T19:35:00Z">
        <w:r w:rsidDel="00DF7FD4">
          <w:rPr>
            <w:noProof/>
          </w:rPr>
          <w:delText>1.3.1</w:delText>
        </w:r>
        <w:r w:rsidDel="00DF7FD4">
          <w:rPr>
            <w:noProof/>
          </w:rPr>
          <w:tab/>
          <w:delText>Use of Use of Language</w:delText>
        </w:r>
        <w:r w:rsidDel="00DF7FD4">
          <w:rPr>
            <w:noProof/>
          </w:rPr>
          <w:tab/>
        </w:r>
        <w:r w:rsidDel="00DF7FD4">
          <w:rPr>
            <w:noProof/>
          </w:rPr>
          <w:fldChar w:fldCharType="begin"/>
        </w:r>
        <w:r w:rsidDel="00DF7FD4">
          <w:rPr>
            <w:noProof/>
          </w:rPr>
          <w:delInstrText xml:space="preserve"> PAGEREF _Toc152232533 \h </w:delInstrText>
        </w:r>
        <w:r w:rsidDel="00DF7FD4">
          <w:rPr>
            <w:noProof/>
          </w:rPr>
        </w:r>
        <w:r w:rsidDel="00DF7FD4">
          <w:rPr>
            <w:noProof/>
          </w:rPr>
          <w:fldChar w:fldCharType="separate"/>
        </w:r>
        <w:r w:rsidDel="00DF7FD4">
          <w:rPr>
            <w:noProof/>
          </w:rPr>
          <w:delText>1</w:delText>
        </w:r>
        <w:r w:rsidDel="00DF7FD4">
          <w:rPr>
            <w:noProof/>
          </w:rPr>
          <w:fldChar w:fldCharType="end"/>
        </w:r>
      </w:del>
    </w:p>
    <w:p w14:paraId="564310F4" w14:textId="68151D44" w:rsidR="001F4712" w:rsidDel="00DF7FD4" w:rsidRDefault="001F4712">
      <w:pPr>
        <w:pStyle w:val="11"/>
        <w:rPr>
          <w:del w:id="649" w:author="Greenblue" w:date="2024-02-15T19:35:00Z"/>
          <w:rFonts w:ascii="Calibri" w:eastAsia="맑은 고딕" w:hAnsi="Calibri"/>
          <w:b w:val="0"/>
          <w:noProof/>
          <w:kern w:val="2"/>
        </w:rPr>
        <w:pPrChange w:id="650" w:author="Greenblue" w:date="2024-02-15T19:35:00Z">
          <w:pPr>
            <w:pStyle w:val="37"/>
          </w:pPr>
        </w:pPrChange>
      </w:pPr>
      <w:del w:id="651" w:author="Greenblue" w:date="2024-02-15T19:35:00Z">
        <w:r w:rsidDel="00DF7FD4">
          <w:rPr>
            <w:noProof/>
          </w:rPr>
          <w:delText>1.3.2</w:delText>
        </w:r>
        <w:r w:rsidDel="00DF7FD4">
          <w:rPr>
            <w:noProof/>
          </w:rPr>
          <w:tab/>
          <w:delText>Terms and Definitions</w:delText>
        </w:r>
        <w:r w:rsidDel="00DF7FD4">
          <w:rPr>
            <w:noProof/>
          </w:rPr>
          <w:tab/>
        </w:r>
        <w:r w:rsidDel="00DF7FD4">
          <w:rPr>
            <w:noProof/>
          </w:rPr>
          <w:fldChar w:fldCharType="begin"/>
        </w:r>
        <w:r w:rsidDel="00DF7FD4">
          <w:rPr>
            <w:noProof/>
          </w:rPr>
          <w:delInstrText xml:space="preserve"> PAGEREF _Toc152232534 \h </w:delInstrText>
        </w:r>
        <w:r w:rsidDel="00DF7FD4">
          <w:rPr>
            <w:noProof/>
          </w:rPr>
        </w:r>
        <w:r w:rsidDel="00DF7FD4">
          <w:rPr>
            <w:noProof/>
          </w:rPr>
          <w:fldChar w:fldCharType="separate"/>
        </w:r>
        <w:r w:rsidDel="00DF7FD4">
          <w:rPr>
            <w:noProof/>
          </w:rPr>
          <w:delText>2</w:delText>
        </w:r>
        <w:r w:rsidDel="00DF7FD4">
          <w:rPr>
            <w:noProof/>
          </w:rPr>
          <w:fldChar w:fldCharType="end"/>
        </w:r>
      </w:del>
    </w:p>
    <w:p w14:paraId="65EE365B" w14:textId="703FB395" w:rsidR="001F4712" w:rsidDel="00DF7FD4" w:rsidRDefault="001F4712">
      <w:pPr>
        <w:pStyle w:val="11"/>
        <w:rPr>
          <w:del w:id="652" w:author="Greenblue" w:date="2024-02-15T19:35:00Z"/>
          <w:rFonts w:ascii="Calibri" w:eastAsia="맑은 고딕" w:hAnsi="Calibri"/>
          <w:b w:val="0"/>
          <w:noProof/>
          <w:kern w:val="2"/>
        </w:rPr>
        <w:pPrChange w:id="653" w:author="Greenblue" w:date="2024-02-15T19:35:00Z">
          <w:pPr>
            <w:pStyle w:val="37"/>
          </w:pPr>
        </w:pPrChange>
      </w:pPr>
      <w:del w:id="654" w:author="Greenblue" w:date="2024-02-15T19:35:00Z">
        <w:r w:rsidDel="00DF7FD4">
          <w:rPr>
            <w:noProof/>
          </w:rPr>
          <w:delText>1.3.3</w:delText>
        </w:r>
        <w:r w:rsidDel="00DF7FD4">
          <w:rPr>
            <w:noProof/>
          </w:rPr>
          <w:tab/>
          <w:delText>Abbreviations</w:delText>
        </w:r>
        <w:r w:rsidDel="00DF7FD4">
          <w:rPr>
            <w:noProof/>
          </w:rPr>
          <w:tab/>
        </w:r>
        <w:r w:rsidDel="00DF7FD4">
          <w:rPr>
            <w:noProof/>
          </w:rPr>
          <w:fldChar w:fldCharType="begin"/>
        </w:r>
        <w:r w:rsidDel="00DF7FD4">
          <w:rPr>
            <w:noProof/>
          </w:rPr>
          <w:delInstrText xml:space="preserve"> PAGEREF _Toc152232535 \h </w:delInstrText>
        </w:r>
        <w:r w:rsidDel="00DF7FD4">
          <w:rPr>
            <w:noProof/>
          </w:rPr>
        </w:r>
        <w:r w:rsidDel="00DF7FD4">
          <w:rPr>
            <w:noProof/>
          </w:rPr>
          <w:fldChar w:fldCharType="separate"/>
        </w:r>
        <w:r w:rsidDel="00DF7FD4">
          <w:rPr>
            <w:noProof/>
          </w:rPr>
          <w:delText>3</w:delText>
        </w:r>
        <w:r w:rsidDel="00DF7FD4">
          <w:rPr>
            <w:noProof/>
          </w:rPr>
          <w:fldChar w:fldCharType="end"/>
        </w:r>
      </w:del>
    </w:p>
    <w:p w14:paraId="7EA83977" w14:textId="3BCE8379" w:rsidR="001F4712" w:rsidDel="00DF7FD4" w:rsidRDefault="001F4712">
      <w:pPr>
        <w:pStyle w:val="11"/>
        <w:rPr>
          <w:del w:id="655" w:author="Greenblue" w:date="2024-02-15T19:35:00Z"/>
          <w:rFonts w:ascii="Calibri" w:eastAsia="맑은 고딕" w:hAnsi="Calibri"/>
          <w:b w:val="0"/>
          <w:noProof/>
          <w:kern w:val="2"/>
        </w:rPr>
        <w:pPrChange w:id="656" w:author="Greenblue" w:date="2024-02-15T19:35:00Z">
          <w:pPr>
            <w:pStyle w:val="28"/>
          </w:pPr>
        </w:pPrChange>
      </w:pPr>
      <w:del w:id="657" w:author="Greenblue" w:date="2024-02-15T19:35:00Z">
        <w:r w:rsidDel="00DF7FD4">
          <w:rPr>
            <w:noProof/>
          </w:rPr>
          <w:delText>1.4</w:delText>
        </w:r>
        <w:r w:rsidDel="00DF7FD4">
          <w:rPr>
            <w:noProof/>
          </w:rPr>
          <w:tab/>
          <w:delText>General Data Product Description</w:delText>
        </w:r>
        <w:r w:rsidDel="00DF7FD4">
          <w:rPr>
            <w:noProof/>
          </w:rPr>
          <w:tab/>
        </w:r>
        <w:r w:rsidDel="00DF7FD4">
          <w:rPr>
            <w:noProof/>
          </w:rPr>
          <w:fldChar w:fldCharType="begin"/>
        </w:r>
        <w:r w:rsidDel="00DF7FD4">
          <w:rPr>
            <w:noProof/>
          </w:rPr>
          <w:delInstrText xml:space="preserve"> PAGEREF _Toc152232536 \h </w:delInstrText>
        </w:r>
        <w:r w:rsidDel="00DF7FD4">
          <w:rPr>
            <w:noProof/>
          </w:rPr>
        </w:r>
        <w:r w:rsidDel="00DF7FD4">
          <w:rPr>
            <w:noProof/>
          </w:rPr>
          <w:fldChar w:fldCharType="separate"/>
        </w:r>
        <w:r w:rsidDel="00DF7FD4">
          <w:rPr>
            <w:noProof/>
          </w:rPr>
          <w:delText>4</w:delText>
        </w:r>
        <w:r w:rsidDel="00DF7FD4">
          <w:rPr>
            <w:noProof/>
          </w:rPr>
          <w:fldChar w:fldCharType="end"/>
        </w:r>
      </w:del>
    </w:p>
    <w:p w14:paraId="16B18677" w14:textId="147565B0" w:rsidR="001F4712" w:rsidDel="00DF7FD4" w:rsidRDefault="001F4712">
      <w:pPr>
        <w:pStyle w:val="11"/>
        <w:rPr>
          <w:del w:id="658" w:author="Greenblue" w:date="2024-02-15T19:35:00Z"/>
          <w:rFonts w:ascii="Calibri" w:eastAsia="맑은 고딕" w:hAnsi="Calibri"/>
          <w:b w:val="0"/>
          <w:noProof/>
          <w:kern w:val="2"/>
        </w:rPr>
        <w:pPrChange w:id="659" w:author="Greenblue" w:date="2024-02-15T19:35:00Z">
          <w:pPr>
            <w:pStyle w:val="28"/>
          </w:pPr>
        </w:pPrChange>
      </w:pPr>
      <w:del w:id="660" w:author="Greenblue" w:date="2024-02-15T19:35:00Z">
        <w:r w:rsidDel="00DF7FD4">
          <w:rPr>
            <w:noProof/>
          </w:rPr>
          <w:delText>1.5</w:delText>
        </w:r>
        <w:r w:rsidDel="00DF7FD4">
          <w:rPr>
            <w:noProof/>
          </w:rPr>
          <w:tab/>
          <w:delText>Data product specification metadata</w:delText>
        </w:r>
        <w:r w:rsidDel="00DF7FD4">
          <w:rPr>
            <w:noProof/>
          </w:rPr>
          <w:tab/>
        </w:r>
        <w:r w:rsidDel="00DF7FD4">
          <w:rPr>
            <w:noProof/>
          </w:rPr>
          <w:fldChar w:fldCharType="begin"/>
        </w:r>
        <w:r w:rsidDel="00DF7FD4">
          <w:rPr>
            <w:noProof/>
          </w:rPr>
          <w:delInstrText xml:space="preserve"> PAGEREF _Toc152232537 \h </w:delInstrText>
        </w:r>
        <w:r w:rsidDel="00DF7FD4">
          <w:rPr>
            <w:noProof/>
          </w:rPr>
        </w:r>
        <w:r w:rsidDel="00DF7FD4">
          <w:rPr>
            <w:noProof/>
          </w:rPr>
          <w:fldChar w:fldCharType="separate"/>
        </w:r>
        <w:r w:rsidDel="00DF7FD4">
          <w:rPr>
            <w:noProof/>
          </w:rPr>
          <w:delText>4</w:delText>
        </w:r>
        <w:r w:rsidDel="00DF7FD4">
          <w:rPr>
            <w:noProof/>
          </w:rPr>
          <w:fldChar w:fldCharType="end"/>
        </w:r>
      </w:del>
    </w:p>
    <w:p w14:paraId="33803D00" w14:textId="03912099" w:rsidR="001F4712" w:rsidDel="00DF7FD4" w:rsidRDefault="001F4712">
      <w:pPr>
        <w:pStyle w:val="11"/>
        <w:rPr>
          <w:del w:id="661" w:author="Greenblue" w:date="2024-02-15T19:35:00Z"/>
          <w:rFonts w:ascii="Calibri" w:eastAsia="맑은 고딕" w:hAnsi="Calibri"/>
          <w:b w:val="0"/>
          <w:noProof/>
          <w:kern w:val="2"/>
        </w:rPr>
        <w:pPrChange w:id="662" w:author="Greenblue" w:date="2024-02-15T19:35:00Z">
          <w:pPr>
            <w:pStyle w:val="28"/>
          </w:pPr>
        </w:pPrChange>
      </w:pPr>
      <w:del w:id="663" w:author="Greenblue" w:date="2024-02-15T19:35:00Z">
        <w:r w:rsidRPr="00BE597A" w:rsidDel="00DF7FD4">
          <w:rPr>
            <w:noProof/>
            <w:lang w:eastAsia="en-US"/>
          </w:rPr>
          <w:delText>1.6</w:delText>
        </w:r>
        <w:r w:rsidRPr="00BE597A" w:rsidDel="00DF7FD4">
          <w:rPr>
            <w:noProof/>
            <w:lang w:eastAsia="en-US"/>
          </w:rPr>
          <w:tab/>
          <w:delText>IHO Product Specification Maintenance</w:delText>
        </w:r>
        <w:r w:rsidDel="00DF7FD4">
          <w:rPr>
            <w:noProof/>
          </w:rPr>
          <w:tab/>
        </w:r>
        <w:r w:rsidDel="00DF7FD4">
          <w:rPr>
            <w:noProof/>
          </w:rPr>
          <w:fldChar w:fldCharType="begin"/>
        </w:r>
        <w:r w:rsidDel="00DF7FD4">
          <w:rPr>
            <w:noProof/>
          </w:rPr>
          <w:delInstrText xml:space="preserve"> PAGEREF _Toc152232538 \h </w:delInstrText>
        </w:r>
        <w:r w:rsidDel="00DF7FD4">
          <w:rPr>
            <w:noProof/>
          </w:rPr>
        </w:r>
        <w:r w:rsidDel="00DF7FD4">
          <w:rPr>
            <w:noProof/>
          </w:rPr>
          <w:fldChar w:fldCharType="separate"/>
        </w:r>
        <w:r w:rsidDel="00DF7FD4">
          <w:rPr>
            <w:noProof/>
          </w:rPr>
          <w:delText>5</w:delText>
        </w:r>
        <w:r w:rsidDel="00DF7FD4">
          <w:rPr>
            <w:noProof/>
          </w:rPr>
          <w:fldChar w:fldCharType="end"/>
        </w:r>
      </w:del>
    </w:p>
    <w:p w14:paraId="59B10490" w14:textId="3AD7C96E" w:rsidR="001F4712" w:rsidDel="00DF7FD4" w:rsidRDefault="001F4712">
      <w:pPr>
        <w:pStyle w:val="11"/>
        <w:rPr>
          <w:del w:id="664" w:author="Greenblue" w:date="2024-02-15T19:35:00Z"/>
          <w:rFonts w:ascii="Calibri" w:eastAsia="맑은 고딕" w:hAnsi="Calibri"/>
          <w:b w:val="0"/>
          <w:noProof/>
          <w:kern w:val="2"/>
        </w:rPr>
        <w:pPrChange w:id="665" w:author="Greenblue" w:date="2024-02-15T19:35:00Z">
          <w:pPr>
            <w:pStyle w:val="37"/>
          </w:pPr>
        </w:pPrChange>
      </w:pPr>
      <w:del w:id="666" w:author="Greenblue" w:date="2024-02-15T19:35:00Z">
        <w:r w:rsidDel="00DF7FD4">
          <w:rPr>
            <w:noProof/>
          </w:rPr>
          <w:delText>1.6.1</w:delText>
        </w:r>
        <w:r w:rsidDel="00DF7FD4">
          <w:rPr>
            <w:noProof/>
          </w:rPr>
          <w:tab/>
          <w:delText>Introduction</w:delText>
        </w:r>
        <w:r w:rsidDel="00DF7FD4">
          <w:rPr>
            <w:noProof/>
          </w:rPr>
          <w:tab/>
        </w:r>
        <w:r w:rsidDel="00DF7FD4">
          <w:rPr>
            <w:noProof/>
          </w:rPr>
          <w:fldChar w:fldCharType="begin"/>
        </w:r>
        <w:r w:rsidDel="00DF7FD4">
          <w:rPr>
            <w:noProof/>
          </w:rPr>
          <w:delInstrText xml:space="preserve"> PAGEREF _Toc152232539 \h </w:delInstrText>
        </w:r>
        <w:r w:rsidDel="00DF7FD4">
          <w:rPr>
            <w:noProof/>
          </w:rPr>
        </w:r>
        <w:r w:rsidDel="00DF7FD4">
          <w:rPr>
            <w:noProof/>
          </w:rPr>
          <w:fldChar w:fldCharType="separate"/>
        </w:r>
        <w:r w:rsidDel="00DF7FD4">
          <w:rPr>
            <w:noProof/>
          </w:rPr>
          <w:delText>5</w:delText>
        </w:r>
        <w:r w:rsidDel="00DF7FD4">
          <w:rPr>
            <w:noProof/>
          </w:rPr>
          <w:fldChar w:fldCharType="end"/>
        </w:r>
      </w:del>
    </w:p>
    <w:p w14:paraId="7708E0CD" w14:textId="109599FF" w:rsidR="001F4712" w:rsidDel="00DF7FD4" w:rsidRDefault="001F4712">
      <w:pPr>
        <w:pStyle w:val="11"/>
        <w:rPr>
          <w:del w:id="667" w:author="Greenblue" w:date="2024-02-15T19:35:00Z"/>
          <w:rFonts w:ascii="Calibri" w:eastAsia="맑은 고딕" w:hAnsi="Calibri"/>
          <w:b w:val="0"/>
          <w:noProof/>
          <w:kern w:val="2"/>
        </w:rPr>
        <w:pPrChange w:id="668" w:author="Greenblue" w:date="2024-02-15T19:35:00Z">
          <w:pPr>
            <w:pStyle w:val="37"/>
          </w:pPr>
        </w:pPrChange>
      </w:pPr>
      <w:del w:id="669" w:author="Greenblue" w:date="2024-02-15T19:35:00Z">
        <w:r w:rsidDel="00DF7FD4">
          <w:rPr>
            <w:noProof/>
          </w:rPr>
          <w:delText>1.6.2</w:delText>
        </w:r>
        <w:r w:rsidDel="00DF7FD4">
          <w:rPr>
            <w:noProof/>
          </w:rPr>
          <w:tab/>
          <w:delText>New Edition</w:delText>
        </w:r>
        <w:r w:rsidDel="00DF7FD4">
          <w:rPr>
            <w:noProof/>
          </w:rPr>
          <w:tab/>
        </w:r>
        <w:r w:rsidDel="00DF7FD4">
          <w:rPr>
            <w:noProof/>
          </w:rPr>
          <w:fldChar w:fldCharType="begin"/>
        </w:r>
        <w:r w:rsidDel="00DF7FD4">
          <w:rPr>
            <w:noProof/>
          </w:rPr>
          <w:delInstrText xml:space="preserve"> PAGEREF _Toc152232540 \h </w:delInstrText>
        </w:r>
        <w:r w:rsidDel="00DF7FD4">
          <w:rPr>
            <w:noProof/>
          </w:rPr>
        </w:r>
        <w:r w:rsidDel="00DF7FD4">
          <w:rPr>
            <w:noProof/>
          </w:rPr>
          <w:fldChar w:fldCharType="separate"/>
        </w:r>
        <w:r w:rsidDel="00DF7FD4">
          <w:rPr>
            <w:noProof/>
          </w:rPr>
          <w:delText>5</w:delText>
        </w:r>
        <w:r w:rsidDel="00DF7FD4">
          <w:rPr>
            <w:noProof/>
          </w:rPr>
          <w:fldChar w:fldCharType="end"/>
        </w:r>
      </w:del>
    </w:p>
    <w:p w14:paraId="2AA5062B" w14:textId="6705D1E3" w:rsidR="001F4712" w:rsidDel="00DF7FD4" w:rsidRDefault="001F4712">
      <w:pPr>
        <w:pStyle w:val="11"/>
        <w:rPr>
          <w:del w:id="670" w:author="Greenblue" w:date="2024-02-15T19:35:00Z"/>
          <w:rFonts w:ascii="Calibri" w:eastAsia="맑은 고딕" w:hAnsi="Calibri"/>
          <w:b w:val="0"/>
          <w:noProof/>
          <w:kern w:val="2"/>
        </w:rPr>
        <w:pPrChange w:id="671" w:author="Greenblue" w:date="2024-02-15T19:35:00Z">
          <w:pPr>
            <w:pStyle w:val="37"/>
          </w:pPr>
        </w:pPrChange>
      </w:pPr>
      <w:del w:id="672" w:author="Greenblue" w:date="2024-02-15T19:35:00Z">
        <w:r w:rsidDel="00DF7FD4">
          <w:rPr>
            <w:noProof/>
          </w:rPr>
          <w:delText>1.6.3</w:delText>
        </w:r>
        <w:r w:rsidDel="00DF7FD4">
          <w:rPr>
            <w:noProof/>
          </w:rPr>
          <w:tab/>
          <w:delText>Revision</w:delText>
        </w:r>
        <w:r w:rsidDel="00DF7FD4">
          <w:rPr>
            <w:noProof/>
          </w:rPr>
          <w:tab/>
        </w:r>
        <w:r w:rsidDel="00DF7FD4">
          <w:rPr>
            <w:noProof/>
          </w:rPr>
          <w:fldChar w:fldCharType="begin"/>
        </w:r>
        <w:r w:rsidDel="00DF7FD4">
          <w:rPr>
            <w:noProof/>
          </w:rPr>
          <w:delInstrText xml:space="preserve"> PAGEREF _Toc152232541 \h </w:delInstrText>
        </w:r>
        <w:r w:rsidDel="00DF7FD4">
          <w:rPr>
            <w:noProof/>
          </w:rPr>
        </w:r>
        <w:r w:rsidDel="00DF7FD4">
          <w:rPr>
            <w:noProof/>
          </w:rPr>
          <w:fldChar w:fldCharType="separate"/>
        </w:r>
        <w:r w:rsidDel="00DF7FD4">
          <w:rPr>
            <w:noProof/>
          </w:rPr>
          <w:delText>5</w:delText>
        </w:r>
        <w:r w:rsidDel="00DF7FD4">
          <w:rPr>
            <w:noProof/>
          </w:rPr>
          <w:fldChar w:fldCharType="end"/>
        </w:r>
      </w:del>
    </w:p>
    <w:p w14:paraId="17EA7677" w14:textId="5E82791D" w:rsidR="001F4712" w:rsidDel="00DF7FD4" w:rsidRDefault="001F4712">
      <w:pPr>
        <w:pStyle w:val="11"/>
        <w:rPr>
          <w:del w:id="673" w:author="Greenblue" w:date="2024-02-15T19:35:00Z"/>
          <w:rFonts w:ascii="Calibri" w:eastAsia="맑은 고딕" w:hAnsi="Calibri"/>
          <w:b w:val="0"/>
          <w:noProof/>
          <w:kern w:val="2"/>
        </w:rPr>
        <w:pPrChange w:id="674" w:author="Greenblue" w:date="2024-02-15T19:35:00Z">
          <w:pPr>
            <w:pStyle w:val="37"/>
          </w:pPr>
        </w:pPrChange>
      </w:pPr>
      <w:del w:id="675" w:author="Greenblue" w:date="2024-02-15T19:35:00Z">
        <w:r w:rsidDel="00DF7FD4">
          <w:rPr>
            <w:noProof/>
          </w:rPr>
          <w:delText>1.6.4</w:delText>
        </w:r>
        <w:r w:rsidDel="00DF7FD4">
          <w:rPr>
            <w:noProof/>
          </w:rPr>
          <w:tab/>
          <w:delText>Clarification</w:delText>
        </w:r>
        <w:r w:rsidDel="00DF7FD4">
          <w:rPr>
            <w:noProof/>
          </w:rPr>
          <w:tab/>
        </w:r>
        <w:r w:rsidDel="00DF7FD4">
          <w:rPr>
            <w:noProof/>
          </w:rPr>
          <w:fldChar w:fldCharType="begin"/>
        </w:r>
        <w:r w:rsidDel="00DF7FD4">
          <w:rPr>
            <w:noProof/>
          </w:rPr>
          <w:delInstrText xml:space="preserve"> PAGEREF _Toc152232542 \h </w:delInstrText>
        </w:r>
        <w:r w:rsidDel="00DF7FD4">
          <w:rPr>
            <w:noProof/>
          </w:rPr>
        </w:r>
        <w:r w:rsidDel="00DF7FD4">
          <w:rPr>
            <w:noProof/>
          </w:rPr>
          <w:fldChar w:fldCharType="separate"/>
        </w:r>
        <w:r w:rsidDel="00DF7FD4">
          <w:rPr>
            <w:noProof/>
          </w:rPr>
          <w:delText>5</w:delText>
        </w:r>
        <w:r w:rsidDel="00DF7FD4">
          <w:rPr>
            <w:noProof/>
          </w:rPr>
          <w:fldChar w:fldCharType="end"/>
        </w:r>
      </w:del>
    </w:p>
    <w:p w14:paraId="18CF7AB7" w14:textId="4254E84A" w:rsidR="001F4712" w:rsidDel="00DF7FD4" w:rsidRDefault="001F4712">
      <w:pPr>
        <w:pStyle w:val="11"/>
        <w:rPr>
          <w:del w:id="676" w:author="Greenblue" w:date="2024-02-15T19:35:00Z"/>
          <w:rFonts w:ascii="Calibri" w:eastAsia="맑은 고딕" w:hAnsi="Calibri"/>
          <w:b w:val="0"/>
          <w:noProof/>
          <w:kern w:val="2"/>
        </w:rPr>
        <w:pPrChange w:id="677" w:author="Greenblue" w:date="2024-02-15T19:35:00Z">
          <w:pPr>
            <w:pStyle w:val="37"/>
          </w:pPr>
        </w:pPrChange>
      </w:pPr>
      <w:del w:id="678" w:author="Greenblue" w:date="2024-02-15T19:35:00Z">
        <w:r w:rsidDel="00DF7FD4">
          <w:rPr>
            <w:noProof/>
          </w:rPr>
          <w:delText>1.6.5</w:delText>
        </w:r>
        <w:r w:rsidDel="00DF7FD4">
          <w:rPr>
            <w:noProof/>
          </w:rPr>
          <w:tab/>
          <w:delText>Version numbers</w:delText>
        </w:r>
        <w:r w:rsidDel="00DF7FD4">
          <w:rPr>
            <w:noProof/>
          </w:rPr>
          <w:tab/>
        </w:r>
        <w:r w:rsidDel="00DF7FD4">
          <w:rPr>
            <w:noProof/>
          </w:rPr>
          <w:fldChar w:fldCharType="begin"/>
        </w:r>
        <w:r w:rsidDel="00DF7FD4">
          <w:rPr>
            <w:noProof/>
          </w:rPr>
          <w:delInstrText xml:space="preserve"> PAGEREF _Toc152232543 \h </w:delInstrText>
        </w:r>
        <w:r w:rsidDel="00DF7FD4">
          <w:rPr>
            <w:noProof/>
          </w:rPr>
        </w:r>
        <w:r w:rsidDel="00DF7FD4">
          <w:rPr>
            <w:noProof/>
          </w:rPr>
          <w:fldChar w:fldCharType="separate"/>
        </w:r>
        <w:r w:rsidDel="00DF7FD4">
          <w:rPr>
            <w:noProof/>
          </w:rPr>
          <w:delText>6</w:delText>
        </w:r>
        <w:r w:rsidDel="00DF7FD4">
          <w:rPr>
            <w:noProof/>
          </w:rPr>
          <w:fldChar w:fldCharType="end"/>
        </w:r>
      </w:del>
    </w:p>
    <w:p w14:paraId="6AA37CE5" w14:textId="3DDB81BE" w:rsidR="001F4712" w:rsidDel="00DF7FD4" w:rsidRDefault="001F4712">
      <w:pPr>
        <w:pStyle w:val="11"/>
        <w:rPr>
          <w:del w:id="679" w:author="Greenblue" w:date="2024-02-15T19:35:00Z"/>
          <w:rFonts w:ascii="Calibri" w:eastAsia="맑은 고딕" w:hAnsi="Calibri"/>
          <w:b w:val="0"/>
          <w:noProof/>
          <w:kern w:val="2"/>
        </w:rPr>
      </w:pPr>
      <w:del w:id="680" w:author="Greenblue" w:date="2024-02-15T19:35:00Z">
        <w:r w:rsidDel="00DF7FD4">
          <w:rPr>
            <w:noProof/>
          </w:rPr>
          <w:delText>2</w:delText>
        </w:r>
        <w:r w:rsidDel="00DF7FD4">
          <w:rPr>
            <w:noProof/>
          </w:rPr>
          <w:tab/>
          <w:delText>Specification Scopes</w:delText>
        </w:r>
        <w:r w:rsidDel="00DF7FD4">
          <w:rPr>
            <w:noProof/>
          </w:rPr>
          <w:tab/>
        </w:r>
        <w:r w:rsidDel="00DF7FD4">
          <w:rPr>
            <w:noProof/>
          </w:rPr>
          <w:fldChar w:fldCharType="begin"/>
        </w:r>
        <w:r w:rsidDel="00DF7FD4">
          <w:rPr>
            <w:noProof/>
          </w:rPr>
          <w:delInstrText xml:space="preserve"> PAGEREF _Toc152232544 \h </w:delInstrText>
        </w:r>
        <w:r w:rsidDel="00DF7FD4">
          <w:rPr>
            <w:noProof/>
          </w:rPr>
        </w:r>
        <w:r w:rsidDel="00DF7FD4">
          <w:rPr>
            <w:noProof/>
          </w:rPr>
          <w:fldChar w:fldCharType="separate"/>
        </w:r>
        <w:r w:rsidDel="00DF7FD4">
          <w:rPr>
            <w:noProof/>
          </w:rPr>
          <w:delText>6</w:delText>
        </w:r>
        <w:r w:rsidDel="00DF7FD4">
          <w:rPr>
            <w:noProof/>
          </w:rPr>
          <w:fldChar w:fldCharType="end"/>
        </w:r>
      </w:del>
    </w:p>
    <w:p w14:paraId="1CFB42CC" w14:textId="67FF84E5" w:rsidR="001F4712" w:rsidDel="00DF7FD4" w:rsidRDefault="001F4712">
      <w:pPr>
        <w:pStyle w:val="11"/>
        <w:rPr>
          <w:del w:id="681" w:author="Greenblue" w:date="2024-02-15T19:35:00Z"/>
          <w:rFonts w:ascii="Calibri" w:eastAsia="맑은 고딕" w:hAnsi="Calibri"/>
          <w:b w:val="0"/>
          <w:noProof/>
          <w:kern w:val="2"/>
        </w:rPr>
      </w:pPr>
      <w:del w:id="682" w:author="Greenblue" w:date="2024-02-15T19:35:00Z">
        <w:r w:rsidDel="00DF7FD4">
          <w:rPr>
            <w:noProof/>
          </w:rPr>
          <w:delText>3</w:delText>
        </w:r>
        <w:r w:rsidDel="00DF7FD4">
          <w:rPr>
            <w:noProof/>
          </w:rPr>
          <w:tab/>
          <w:delText>Dataset Identification</w:delText>
        </w:r>
        <w:r w:rsidDel="00DF7FD4">
          <w:rPr>
            <w:noProof/>
          </w:rPr>
          <w:tab/>
        </w:r>
        <w:r w:rsidDel="00DF7FD4">
          <w:rPr>
            <w:noProof/>
          </w:rPr>
          <w:fldChar w:fldCharType="begin"/>
        </w:r>
        <w:r w:rsidDel="00DF7FD4">
          <w:rPr>
            <w:noProof/>
          </w:rPr>
          <w:delInstrText xml:space="preserve"> PAGEREF _Toc152232545 \h </w:delInstrText>
        </w:r>
        <w:r w:rsidDel="00DF7FD4">
          <w:rPr>
            <w:noProof/>
          </w:rPr>
        </w:r>
        <w:r w:rsidDel="00DF7FD4">
          <w:rPr>
            <w:noProof/>
          </w:rPr>
          <w:fldChar w:fldCharType="separate"/>
        </w:r>
        <w:r w:rsidDel="00DF7FD4">
          <w:rPr>
            <w:noProof/>
          </w:rPr>
          <w:delText>6</w:delText>
        </w:r>
        <w:r w:rsidDel="00DF7FD4">
          <w:rPr>
            <w:noProof/>
          </w:rPr>
          <w:fldChar w:fldCharType="end"/>
        </w:r>
      </w:del>
    </w:p>
    <w:p w14:paraId="6E3E4B45" w14:textId="3FD8167B" w:rsidR="001F4712" w:rsidDel="00DF7FD4" w:rsidRDefault="001F4712">
      <w:pPr>
        <w:pStyle w:val="11"/>
        <w:rPr>
          <w:del w:id="683" w:author="Greenblue" w:date="2024-02-15T19:35:00Z"/>
          <w:rFonts w:ascii="Calibri" w:eastAsia="맑은 고딕" w:hAnsi="Calibri"/>
          <w:b w:val="0"/>
          <w:noProof/>
          <w:kern w:val="2"/>
        </w:rPr>
      </w:pPr>
      <w:del w:id="684" w:author="Greenblue" w:date="2024-02-15T19:35:00Z">
        <w:r w:rsidDel="00DF7FD4">
          <w:rPr>
            <w:noProof/>
          </w:rPr>
          <w:delText>4</w:delText>
        </w:r>
        <w:r w:rsidDel="00DF7FD4">
          <w:rPr>
            <w:noProof/>
          </w:rPr>
          <w:tab/>
          <w:delText>Data Content and structure</w:delText>
        </w:r>
        <w:r w:rsidDel="00DF7FD4">
          <w:rPr>
            <w:noProof/>
          </w:rPr>
          <w:tab/>
        </w:r>
        <w:r w:rsidDel="00DF7FD4">
          <w:rPr>
            <w:noProof/>
          </w:rPr>
          <w:fldChar w:fldCharType="begin"/>
        </w:r>
        <w:r w:rsidDel="00DF7FD4">
          <w:rPr>
            <w:noProof/>
          </w:rPr>
          <w:delInstrText xml:space="preserve"> PAGEREF _Toc152232546 \h </w:delInstrText>
        </w:r>
        <w:r w:rsidDel="00DF7FD4">
          <w:rPr>
            <w:noProof/>
          </w:rPr>
        </w:r>
        <w:r w:rsidDel="00DF7FD4">
          <w:rPr>
            <w:noProof/>
          </w:rPr>
          <w:fldChar w:fldCharType="separate"/>
        </w:r>
        <w:r w:rsidDel="00DF7FD4">
          <w:rPr>
            <w:noProof/>
          </w:rPr>
          <w:delText>7</w:delText>
        </w:r>
        <w:r w:rsidDel="00DF7FD4">
          <w:rPr>
            <w:noProof/>
          </w:rPr>
          <w:fldChar w:fldCharType="end"/>
        </w:r>
      </w:del>
    </w:p>
    <w:p w14:paraId="66DA9AFD" w14:textId="3FAB968C" w:rsidR="001F4712" w:rsidDel="00DF7FD4" w:rsidRDefault="001F4712">
      <w:pPr>
        <w:pStyle w:val="11"/>
        <w:rPr>
          <w:del w:id="685" w:author="Greenblue" w:date="2024-02-15T19:35:00Z"/>
          <w:rFonts w:ascii="Calibri" w:eastAsia="맑은 고딕" w:hAnsi="Calibri"/>
          <w:b w:val="0"/>
          <w:noProof/>
          <w:kern w:val="2"/>
        </w:rPr>
        <w:pPrChange w:id="686" w:author="Greenblue" w:date="2024-02-15T19:35:00Z">
          <w:pPr>
            <w:pStyle w:val="28"/>
          </w:pPr>
        </w:pPrChange>
      </w:pPr>
      <w:del w:id="687" w:author="Greenblue" w:date="2024-02-15T19:35:00Z">
        <w:r w:rsidDel="00DF7FD4">
          <w:rPr>
            <w:noProof/>
          </w:rPr>
          <w:delText>4.1</w:delText>
        </w:r>
        <w:r w:rsidDel="00DF7FD4">
          <w:rPr>
            <w:noProof/>
          </w:rPr>
          <w:tab/>
          <w:delText>Introduction</w:delText>
        </w:r>
        <w:r w:rsidDel="00DF7FD4">
          <w:rPr>
            <w:noProof/>
          </w:rPr>
          <w:tab/>
        </w:r>
        <w:r w:rsidDel="00DF7FD4">
          <w:rPr>
            <w:noProof/>
          </w:rPr>
          <w:fldChar w:fldCharType="begin"/>
        </w:r>
        <w:r w:rsidDel="00DF7FD4">
          <w:rPr>
            <w:noProof/>
          </w:rPr>
          <w:delInstrText xml:space="preserve"> PAGEREF _Toc152232547 \h </w:delInstrText>
        </w:r>
        <w:r w:rsidDel="00DF7FD4">
          <w:rPr>
            <w:noProof/>
          </w:rPr>
        </w:r>
        <w:r w:rsidDel="00DF7FD4">
          <w:rPr>
            <w:noProof/>
          </w:rPr>
          <w:fldChar w:fldCharType="separate"/>
        </w:r>
        <w:r w:rsidDel="00DF7FD4">
          <w:rPr>
            <w:noProof/>
          </w:rPr>
          <w:delText>7</w:delText>
        </w:r>
        <w:r w:rsidDel="00DF7FD4">
          <w:rPr>
            <w:noProof/>
          </w:rPr>
          <w:fldChar w:fldCharType="end"/>
        </w:r>
      </w:del>
    </w:p>
    <w:p w14:paraId="6B78BEBD" w14:textId="6EA3A878" w:rsidR="001F4712" w:rsidDel="00DF7FD4" w:rsidRDefault="001F4712">
      <w:pPr>
        <w:pStyle w:val="11"/>
        <w:rPr>
          <w:del w:id="688" w:author="Greenblue" w:date="2024-02-15T19:35:00Z"/>
          <w:rFonts w:ascii="Calibri" w:eastAsia="맑은 고딕" w:hAnsi="Calibri"/>
          <w:b w:val="0"/>
          <w:noProof/>
          <w:kern w:val="2"/>
        </w:rPr>
        <w:pPrChange w:id="689" w:author="Greenblue" w:date="2024-02-15T19:35:00Z">
          <w:pPr>
            <w:pStyle w:val="28"/>
          </w:pPr>
        </w:pPrChange>
      </w:pPr>
      <w:del w:id="690" w:author="Greenblue" w:date="2024-02-15T19:35:00Z">
        <w:r w:rsidDel="00DF7FD4">
          <w:rPr>
            <w:noProof/>
          </w:rPr>
          <w:delText>4.2</w:delText>
        </w:r>
        <w:r w:rsidDel="00DF7FD4">
          <w:rPr>
            <w:noProof/>
          </w:rPr>
          <w:tab/>
          <w:delText>Application Schem</w:delText>
        </w:r>
        <w:r w:rsidRPr="00BE597A" w:rsidDel="00DF7FD4">
          <w:rPr>
            <w:rFonts w:ascii="맑은 고딕" w:eastAsia="맑은 고딕" w:hAnsi="맑은 고딕" w:cs="맑은 고딕"/>
            <w:noProof/>
          </w:rPr>
          <w:delText>a</w:delText>
        </w:r>
        <w:r w:rsidDel="00DF7FD4">
          <w:rPr>
            <w:noProof/>
          </w:rPr>
          <w:tab/>
        </w:r>
        <w:r w:rsidDel="00DF7FD4">
          <w:rPr>
            <w:noProof/>
          </w:rPr>
          <w:fldChar w:fldCharType="begin"/>
        </w:r>
        <w:r w:rsidDel="00DF7FD4">
          <w:rPr>
            <w:noProof/>
          </w:rPr>
          <w:delInstrText xml:space="preserve"> PAGEREF _Toc152232548 \h </w:delInstrText>
        </w:r>
        <w:r w:rsidDel="00DF7FD4">
          <w:rPr>
            <w:noProof/>
          </w:rPr>
        </w:r>
        <w:r w:rsidDel="00DF7FD4">
          <w:rPr>
            <w:noProof/>
          </w:rPr>
          <w:fldChar w:fldCharType="separate"/>
        </w:r>
        <w:r w:rsidDel="00DF7FD4">
          <w:rPr>
            <w:noProof/>
          </w:rPr>
          <w:delText>8</w:delText>
        </w:r>
        <w:r w:rsidDel="00DF7FD4">
          <w:rPr>
            <w:noProof/>
          </w:rPr>
          <w:fldChar w:fldCharType="end"/>
        </w:r>
      </w:del>
    </w:p>
    <w:p w14:paraId="123A48E8" w14:textId="122757BA" w:rsidR="001F4712" w:rsidDel="00DF7FD4" w:rsidRDefault="001F4712">
      <w:pPr>
        <w:pStyle w:val="11"/>
        <w:rPr>
          <w:del w:id="691" w:author="Greenblue" w:date="2024-02-15T19:35:00Z"/>
          <w:rFonts w:ascii="Calibri" w:eastAsia="맑은 고딕" w:hAnsi="Calibri"/>
          <w:b w:val="0"/>
          <w:noProof/>
          <w:kern w:val="2"/>
        </w:rPr>
        <w:pPrChange w:id="692" w:author="Greenblue" w:date="2024-02-15T19:35:00Z">
          <w:pPr>
            <w:pStyle w:val="28"/>
          </w:pPr>
        </w:pPrChange>
      </w:pPr>
      <w:del w:id="693" w:author="Greenblue" w:date="2024-02-15T19:35:00Z">
        <w:r w:rsidDel="00DF7FD4">
          <w:rPr>
            <w:noProof/>
          </w:rPr>
          <w:delText>4.3</w:delText>
        </w:r>
        <w:r w:rsidDel="00DF7FD4">
          <w:rPr>
            <w:noProof/>
          </w:rPr>
          <w:tab/>
          <w:delText>Feature Catalogue</w:delText>
        </w:r>
        <w:r w:rsidDel="00DF7FD4">
          <w:rPr>
            <w:noProof/>
          </w:rPr>
          <w:tab/>
        </w:r>
        <w:r w:rsidDel="00DF7FD4">
          <w:rPr>
            <w:noProof/>
          </w:rPr>
          <w:fldChar w:fldCharType="begin"/>
        </w:r>
        <w:r w:rsidDel="00DF7FD4">
          <w:rPr>
            <w:noProof/>
          </w:rPr>
          <w:delInstrText xml:space="preserve"> PAGEREF _Toc152232549 \h </w:delInstrText>
        </w:r>
        <w:r w:rsidDel="00DF7FD4">
          <w:rPr>
            <w:noProof/>
          </w:rPr>
        </w:r>
        <w:r w:rsidDel="00DF7FD4">
          <w:rPr>
            <w:noProof/>
          </w:rPr>
          <w:fldChar w:fldCharType="separate"/>
        </w:r>
        <w:r w:rsidDel="00DF7FD4">
          <w:rPr>
            <w:noProof/>
          </w:rPr>
          <w:delText>11</w:delText>
        </w:r>
        <w:r w:rsidDel="00DF7FD4">
          <w:rPr>
            <w:noProof/>
          </w:rPr>
          <w:fldChar w:fldCharType="end"/>
        </w:r>
      </w:del>
    </w:p>
    <w:p w14:paraId="610BA3A7" w14:textId="48BD369A" w:rsidR="001F4712" w:rsidDel="00DF7FD4" w:rsidRDefault="001F4712">
      <w:pPr>
        <w:pStyle w:val="11"/>
        <w:rPr>
          <w:del w:id="694" w:author="Greenblue" w:date="2024-02-15T19:35:00Z"/>
          <w:rFonts w:ascii="Calibri" w:eastAsia="맑은 고딕" w:hAnsi="Calibri"/>
          <w:b w:val="0"/>
          <w:noProof/>
          <w:kern w:val="2"/>
        </w:rPr>
        <w:pPrChange w:id="695" w:author="Greenblue" w:date="2024-02-15T19:35:00Z">
          <w:pPr>
            <w:pStyle w:val="37"/>
          </w:pPr>
        </w:pPrChange>
      </w:pPr>
      <w:del w:id="696" w:author="Greenblue" w:date="2024-02-15T19:35:00Z">
        <w:r w:rsidDel="00DF7FD4">
          <w:rPr>
            <w:noProof/>
          </w:rPr>
          <w:delText>4.3.1</w:delText>
        </w:r>
        <w:r w:rsidDel="00DF7FD4">
          <w:rPr>
            <w:noProof/>
            <w:lang w:eastAsia="en-US"/>
          </w:rPr>
          <w:tab/>
          <w:delText>Introductio</w:delText>
        </w:r>
        <w:r w:rsidDel="00DF7FD4">
          <w:rPr>
            <w:noProof/>
          </w:rPr>
          <w:delText>n</w:delText>
        </w:r>
        <w:r w:rsidDel="00DF7FD4">
          <w:rPr>
            <w:noProof/>
          </w:rPr>
          <w:tab/>
        </w:r>
        <w:r w:rsidDel="00DF7FD4">
          <w:rPr>
            <w:noProof/>
          </w:rPr>
          <w:fldChar w:fldCharType="begin"/>
        </w:r>
        <w:r w:rsidDel="00DF7FD4">
          <w:rPr>
            <w:noProof/>
          </w:rPr>
          <w:delInstrText xml:space="preserve"> PAGEREF _Toc152232550 \h </w:delInstrText>
        </w:r>
        <w:r w:rsidDel="00DF7FD4">
          <w:rPr>
            <w:noProof/>
          </w:rPr>
        </w:r>
        <w:r w:rsidDel="00DF7FD4">
          <w:rPr>
            <w:noProof/>
          </w:rPr>
          <w:fldChar w:fldCharType="separate"/>
        </w:r>
        <w:r w:rsidDel="00DF7FD4">
          <w:rPr>
            <w:noProof/>
          </w:rPr>
          <w:delText>11</w:delText>
        </w:r>
        <w:r w:rsidDel="00DF7FD4">
          <w:rPr>
            <w:noProof/>
          </w:rPr>
          <w:fldChar w:fldCharType="end"/>
        </w:r>
      </w:del>
    </w:p>
    <w:p w14:paraId="1692206D" w14:textId="2F191034" w:rsidR="001F4712" w:rsidDel="00DF7FD4" w:rsidRDefault="001F4712">
      <w:pPr>
        <w:pStyle w:val="11"/>
        <w:rPr>
          <w:del w:id="697" w:author="Greenblue" w:date="2024-02-15T19:35:00Z"/>
          <w:rFonts w:ascii="Calibri" w:eastAsia="맑은 고딕" w:hAnsi="Calibri"/>
          <w:b w:val="0"/>
          <w:noProof/>
          <w:kern w:val="2"/>
        </w:rPr>
        <w:pPrChange w:id="698" w:author="Greenblue" w:date="2024-02-15T19:35:00Z">
          <w:pPr>
            <w:pStyle w:val="37"/>
          </w:pPr>
        </w:pPrChange>
      </w:pPr>
      <w:del w:id="699" w:author="Greenblue" w:date="2024-02-15T19:35:00Z">
        <w:r w:rsidDel="00DF7FD4">
          <w:rPr>
            <w:noProof/>
          </w:rPr>
          <w:delText>4.3.2</w:delText>
        </w:r>
        <w:r w:rsidDel="00DF7FD4">
          <w:rPr>
            <w:noProof/>
          </w:rPr>
          <w:tab/>
          <w:delText>Feature Types</w:delText>
        </w:r>
        <w:r w:rsidDel="00DF7FD4">
          <w:rPr>
            <w:noProof/>
          </w:rPr>
          <w:tab/>
        </w:r>
        <w:r w:rsidDel="00DF7FD4">
          <w:rPr>
            <w:noProof/>
          </w:rPr>
          <w:fldChar w:fldCharType="begin"/>
        </w:r>
        <w:r w:rsidDel="00DF7FD4">
          <w:rPr>
            <w:noProof/>
          </w:rPr>
          <w:delInstrText xml:space="preserve"> PAGEREF _Toc152232551 \h </w:delInstrText>
        </w:r>
        <w:r w:rsidDel="00DF7FD4">
          <w:rPr>
            <w:noProof/>
          </w:rPr>
        </w:r>
        <w:r w:rsidDel="00DF7FD4">
          <w:rPr>
            <w:noProof/>
          </w:rPr>
          <w:fldChar w:fldCharType="separate"/>
        </w:r>
        <w:r w:rsidDel="00DF7FD4">
          <w:rPr>
            <w:noProof/>
          </w:rPr>
          <w:delText>11</w:delText>
        </w:r>
        <w:r w:rsidDel="00DF7FD4">
          <w:rPr>
            <w:noProof/>
          </w:rPr>
          <w:fldChar w:fldCharType="end"/>
        </w:r>
      </w:del>
    </w:p>
    <w:p w14:paraId="7EF2B881" w14:textId="4656BF69" w:rsidR="001F4712" w:rsidDel="00DF7FD4" w:rsidRDefault="001F4712">
      <w:pPr>
        <w:pStyle w:val="11"/>
        <w:rPr>
          <w:del w:id="700" w:author="Greenblue" w:date="2024-02-15T19:35:00Z"/>
          <w:rFonts w:ascii="Calibri" w:eastAsia="맑은 고딕" w:hAnsi="Calibri"/>
          <w:b w:val="0"/>
          <w:noProof/>
          <w:kern w:val="2"/>
        </w:rPr>
        <w:pPrChange w:id="701" w:author="Greenblue" w:date="2024-02-15T19:35:00Z">
          <w:pPr>
            <w:pStyle w:val="37"/>
          </w:pPr>
        </w:pPrChange>
      </w:pPr>
      <w:del w:id="702" w:author="Greenblue" w:date="2024-02-15T19:35:00Z">
        <w:r w:rsidDel="00DF7FD4">
          <w:rPr>
            <w:noProof/>
          </w:rPr>
          <w:delText>4.3.3</w:delText>
        </w:r>
        <w:r w:rsidDel="00DF7FD4">
          <w:rPr>
            <w:noProof/>
          </w:rPr>
          <w:tab/>
          <w:delText>Feature Relationship</w:delText>
        </w:r>
        <w:r w:rsidDel="00DF7FD4">
          <w:rPr>
            <w:noProof/>
          </w:rPr>
          <w:tab/>
        </w:r>
        <w:r w:rsidDel="00DF7FD4">
          <w:rPr>
            <w:noProof/>
          </w:rPr>
          <w:fldChar w:fldCharType="begin"/>
        </w:r>
        <w:r w:rsidDel="00DF7FD4">
          <w:rPr>
            <w:noProof/>
          </w:rPr>
          <w:delInstrText xml:space="preserve"> PAGEREF _Toc152232552 \h </w:delInstrText>
        </w:r>
        <w:r w:rsidDel="00DF7FD4">
          <w:rPr>
            <w:noProof/>
          </w:rPr>
        </w:r>
        <w:r w:rsidDel="00DF7FD4">
          <w:rPr>
            <w:noProof/>
          </w:rPr>
          <w:fldChar w:fldCharType="separate"/>
        </w:r>
        <w:r w:rsidDel="00DF7FD4">
          <w:rPr>
            <w:noProof/>
          </w:rPr>
          <w:delText>12</w:delText>
        </w:r>
        <w:r w:rsidDel="00DF7FD4">
          <w:rPr>
            <w:noProof/>
          </w:rPr>
          <w:fldChar w:fldCharType="end"/>
        </w:r>
      </w:del>
    </w:p>
    <w:p w14:paraId="409D34EF" w14:textId="0DD408FF" w:rsidR="001F4712" w:rsidDel="00DF7FD4" w:rsidRDefault="001F4712">
      <w:pPr>
        <w:pStyle w:val="11"/>
        <w:rPr>
          <w:del w:id="703" w:author="Greenblue" w:date="2024-02-15T19:35:00Z"/>
          <w:rFonts w:ascii="Calibri" w:eastAsia="맑은 고딕" w:hAnsi="Calibri"/>
          <w:b w:val="0"/>
          <w:noProof/>
          <w:kern w:val="2"/>
        </w:rPr>
        <w:pPrChange w:id="704" w:author="Greenblue" w:date="2024-02-15T19:35:00Z">
          <w:pPr>
            <w:pStyle w:val="37"/>
          </w:pPr>
        </w:pPrChange>
      </w:pPr>
      <w:del w:id="705" w:author="Greenblue" w:date="2024-02-15T19:35:00Z">
        <w:r w:rsidDel="00DF7FD4">
          <w:rPr>
            <w:noProof/>
          </w:rPr>
          <w:delText>4.3.4</w:delText>
        </w:r>
        <w:r w:rsidDel="00DF7FD4">
          <w:rPr>
            <w:noProof/>
            <w:lang w:eastAsia="en-US"/>
          </w:rPr>
          <w:tab/>
          <w:delText>Information Types</w:delText>
        </w:r>
        <w:r w:rsidDel="00DF7FD4">
          <w:rPr>
            <w:noProof/>
          </w:rPr>
          <w:tab/>
        </w:r>
        <w:r w:rsidDel="00DF7FD4">
          <w:rPr>
            <w:noProof/>
          </w:rPr>
          <w:fldChar w:fldCharType="begin"/>
        </w:r>
        <w:r w:rsidDel="00DF7FD4">
          <w:rPr>
            <w:noProof/>
          </w:rPr>
          <w:delInstrText xml:space="preserve"> PAGEREF _Toc152232553 \h </w:delInstrText>
        </w:r>
        <w:r w:rsidDel="00DF7FD4">
          <w:rPr>
            <w:noProof/>
          </w:rPr>
        </w:r>
        <w:r w:rsidDel="00DF7FD4">
          <w:rPr>
            <w:noProof/>
          </w:rPr>
          <w:fldChar w:fldCharType="separate"/>
        </w:r>
        <w:r w:rsidDel="00DF7FD4">
          <w:rPr>
            <w:noProof/>
          </w:rPr>
          <w:delText>12</w:delText>
        </w:r>
        <w:r w:rsidDel="00DF7FD4">
          <w:rPr>
            <w:noProof/>
          </w:rPr>
          <w:fldChar w:fldCharType="end"/>
        </w:r>
      </w:del>
    </w:p>
    <w:p w14:paraId="6A048944" w14:textId="4BC5973F" w:rsidR="001F4712" w:rsidDel="00DF7FD4" w:rsidRDefault="001F4712">
      <w:pPr>
        <w:pStyle w:val="11"/>
        <w:rPr>
          <w:del w:id="706" w:author="Greenblue" w:date="2024-02-15T19:35:00Z"/>
          <w:rFonts w:ascii="Calibri" w:eastAsia="맑은 고딕" w:hAnsi="Calibri"/>
          <w:b w:val="0"/>
          <w:noProof/>
          <w:kern w:val="2"/>
        </w:rPr>
        <w:pPrChange w:id="707" w:author="Greenblue" w:date="2024-02-15T19:35:00Z">
          <w:pPr>
            <w:pStyle w:val="37"/>
          </w:pPr>
        </w:pPrChange>
      </w:pPr>
      <w:del w:id="708" w:author="Greenblue" w:date="2024-02-15T19:35:00Z">
        <w:r w:rsidDel="00DF7FD4">
          <w:rPr>
            <w:noProof/>
          </w:rPr>
          <w:delText>4.3.5</w:delText>
        </w:r>
        <w:r w:rsidDel="00DF7FD4">
          <w:rPr>
            <w:noProof/>
            <w:lang w:eastAsia="en-US"/>
          </w:rPr>
          <w:tab/>
          <w:delText>Attributes</w:delText>
        </w:r>
        <w:r w:rsidDel="00DF7FD4">
          <w:rPr>
            <w:noProof/>
          </w:rPr>
          <w:tab/>
        </w:r>
        <w:r w:rsidDel="00DF7FD4">
          <w:rPr>
            <w:noProof/>
          </w:rPr>
          <w:fldChar w:fldCharType="begin"/>
        </w:r>
        <w:r w:rsidDel="00DF7FD4">
          <w:rPr>
            <w:noProof/>
          </w:rPr>
          <w:delInstrText xml:space="preserve"> PAGEREF _Toc152232554 \h </w:delInstrText>
        </w:r>
        <w:r w:rsidDel="00DF7FD4">
          <w:rPr>
            <w:noProof/>
          </w:rPr>
        </w:r>
        <w:r w:rsidDel="00DF7FD4">
          <w:rPr>
            <w:noProof/>
          </w:rPr>
          <w:fldChar w:fldCharType="separate"/>
        </w:r>
        <w:r w:rsidDel="00DF7FD4">
          <w:rPr>
            <w:noProof/>
          </w:rPr>
          <w:delText>12</w:delText>
        </w:r>
        <w:r w:rsidDel="00DF7FD4">
          <w:rPr>
            <w:noProof/>
          </w:rPr>
          <w:fldChar w:fldCharType="end"/>
        </w:r>
      </w:del>
    </w:p>
    <w:p w14:paraId="4B12EABE" w14:textId="2543E2E1" w:rsidR="001F4712" w:rsidDel="00DF7FD4" w:rsidRDefault="001F4712">
      <w:pPr>
        <w:pStyle w:val="11"/>
        <w:rPr>
          <w:del w:id="709" w:author="Greenblue" w:date="2024-02-15T19:35:00Z"/>
          <w:rFonts w:ascii="Calibri" w:eastAsia="맑은 고딕" w:hAnsi="Calibri"/>
          <w:b w:val="0"/>
          <w:noProof/>
          <w:kern w:val="2"/>
        </w:rPr>
        <w:pPrChange w:id="710" w:author="Greenblue" w:date="2024-02-15T19:35:00Z">
          <w:pPr>
            <w:pStyle w:val="28"/>
          </w:pPr>
        </w:pPrChange>
      </w:pPr>
      <w:del w:id="711" w:author="Greenblue" w:date="2024-02-15T19:35:00Z">
        <w:r w:rsidDel="00DF7FD4">
          <w:rPr>
            <w:noProof/>
          </w:rPr>
          <w:delText>4.4</w:delText>
        </w:r>
        <w:r w:rsidDel="00DF7FD4">
          <w:rPr>
            <w:noProof/>
          </w:rPr>
          <w:tab/>
          <w:delText>Geometric representation</w:delText>
        </w:r>
        <w:r w:rsidDel="00DF7FD4">
          <w:rPr>
            <w:noProof/>
          </w:rPr>
          <w:tab/>
        </w:r>
        <w:r w:rsidDel="00DF7FD4">
          <w:rPr>
            <w:noProof/>
          </w:rPr>
          <w:fldChar w:fldCharType="begin"/>
        </w:r>
        <w:r w:rsidDel="00DF7FD4">
          <w:rPr>
            <w:noProof/>
          </w:rPr>
          <w:delInstrText xml:space="preserve"> PAGEREF _Toc152232555 \h </w:delInstrText>
        </w:r>
        <w:r w:rsidDel="00DF7FD4">
          <w:rPr>
            <w:noProof/>
          </w:rPr>
        </w:r>
        <w:r w:rsidDel="00DF7FD4">
          <w:rPr>
            <w:noProof/>
          </w:rPr>
          <w:fldChar w:fldCharType="separate"/>
        </w:r>
        <w:r w:rsidDel="00DF7FD4">
          <w:rPr>
            <w:noProof/>
          </w:rPr>
          <w:delText>13</w:delText>
        </w:r>
        <w:r w:rsidDel="00DF7FD4">
          <w:rPr>
            <w:noProof/>
          </w:rPr>
          <w:fldChar w:fldCharType="end"/>
        </w:r>
      </w:del>
    </w:p>
    <w:p w14:paraId="2FC44A39" w14:textId="73B310E1" w:rsidR="001F4712" w:rsidDel="00DF7FD4" w:rsidRDefault="001F4712">
      <w:pPr>
        <w:pStyle w:val="11"/>
        <w:rPr>
          <w:del w:id="712" w:author="Greenblue" w:date="2024-02-15T19:35:00Z"/>
          <w:rFonts w:ascii="Calibri" w:eastAsia="맑은 고딕" w:hAnsi="Calibri"/>
          <w:b w:val="0"/>
          <w:noProof/>
          <w:kern w:val="2"/>
        </w:rPr>
      </w:pPr>
      <w:del w:id="713" w:author="Greenblue" w:date="2024-02-15T19:35:00Z">
        <w:r w:rsidDel="00DF7FD4">
          <w:rPr>
            <w:noProof/>
          </w:rPr>
          <w:delText>5</w:delText>
        </w:r>
        <w:r w:rsidDel="00DF7FD4">
          <w:rPr>
            <w:noProof/>
          </w:rPr>
          <w:tab/>
          <w:delText>Coordinate Reference Systems (CRS)</w:delText>
        </w:r>
        <w:r w:rsidDel="00DF7FD4">
          <w:rPr>
            <w:noProof/>
          </w:rPr>
          <w:tab/>
        </w:r>
        <w:r w:rsidDel="00DF7FD4">
          <w:rPr>
            <w:noProof/>
          </w:rPr>
          <w:fldChar w:fldCharType="begin"/>
        </w:r>
        <w:r w:rsidDel="00DF7FD4">
          <w:rPr>
            <w:noProof/>
          </w:rPr>
          <w:delInstrText xml:space="preserve"> PAGEREF _Toc152232556 \h </w:delInstrText>
        </w:r>
        <w:r w:rsidDel="00DF7FD4">
          <w:rPr>
            <w:noProof/>
          </w:rPr>
        </w:r>
        <w:r w:rsidDel="00DF7FD4">
          <w:rPr>
            <w:noProof/>
          </w:rPr>
          <w:fldChar w:fldCharType="separate"/>
        </w:r>
        <w:r w:rsidDel="00DF7FD4">
          <w:rPr>
            <w:noProof/>
          </w:rPr>
          <w:delText>14</w:delText>
        </w:r>
        <w:r w:rsidDel="00DF7FD4">
          <w:rPr>
            <w:noProof/>
          </w:rPr>
          <w:fldChar w:fldCharType="end"/>
        </w:r>
      </w:del>
    </w:p>
    <w:p w14:paraId="18604653" w14:textId="326E18B5" w:rsidR="001F4712" w:rsidDel="00DF7FD4" w:rsidRDefault="001F4712">
      <w:pPr>
        <w:pStyle w:val="11"/>
        <w:rPr>
          <w:del w:id="714" w:author="Greenblue" w:date="2024-02-15T19:35:00Z"/>
          <w:rFonts w:ascii="Calibri" w:eastAsia="맑은 고딕" w:hAnsi="Calibri"/>
          <w:b w:val="0"/>
          <w:noProof/>
          <w:kern w:val="2"/>
        </w:rPr>
        <w:pPrChange w:id="715" w:author="Greenblue" w:date="2024-02-15T19:35:00Z">
          <w:pPr>
            <w:pStyle w:val="28"/>
          </w:pPr>
        </w:pPrChange>
      </w:pPr>
      <w:del w:id="716" w:author="Greenblue" w:date="2024-02-15T19:35:00Z">
        <w:r w:rsidDel="00DF7FD4">
          <w:rPr>
            <w:noProof/>
          </w:rPr>
          <w:delText>5.1</w:delText>
        </w:r>
        <w:r w:rsidDel="00DF7FD4">
          <w:rPr>
            <w:noProof/>
          </w:rPr>
          <w:tab/>
          <w:delText>Introduction</w:delText>
        </w:r>
        <w:r w:rsidDel="00DF7FD4">
          <w:rPr>
            <w:noProof/>
          </w:rPr>
          <w:tab/>
        </w:r>
        <w:r w:rsidDel="00DF7FD4">
          <w:rPr>
            <w:noProof/>
          </w:rPr>
          <w:fldChar w:fldCharType="begin"/>
        </w:r>
        <w:r w:rsidDel="00DF7FD4">
          <w:rPr>
            <w:noProof/>
          </w:rPr>
          <w:delInstrText xml:space="preserve"> PAGEREF _Toc152232557 \h </w:delInstrText>
        </w:r>
        <w:r w:rsidDel="00DF7FD4">
          <w:rPr>
            <w:noProof/>
          </w:rPr>
        </w:r>
        <w:r w:rsidDel="00DF7FD4">
          <w:rPr>
            <w:noProof/>
          </w:rPr>
          <w:fldChar w:fldCharType="separate"/>
        </w:r>
        <w:r w:rsidDel="00DF7FD4">
          <w:rPr>
            <w:noProof/>
          </w:rPr>
          <w:delText>14</w:delText>
        </w:r>
        <w:r w:rsidDel="00DF7FD4">
          <w:rPr>
            <w:noProof/>
          </w:rPr>
          <w:fldChar w:fldCharType="end"/>
        </w:r>
      </w:del>
    </w:p>
    <w:p w14:paraId="40769AEB" w14:textId="5FEAFA3E" w:rsidR="001F4712" w:rsidDel="00DF7FD4" w:rsidRDefault="001F4712">
      <w:pPr>
        <w:pStyle w:val="11"/>
        <w:rPr>
          <w:del w:id="717" w:author="Greenblue" w:date="2024-02-15T19:35:00Z"/>
          <w:rFonts w:ascii="Calibri" w:eastAsia="맑은 고딕" w:hAnsi="Calibri"/>
          <w:b w:val="0"/>
          <w:noProof/>
          <w:kern w:val="2"/>
        </w:rPr>
        <w:pPrChange w:id="718" w:author="Greenblue" w:date="2024-02-15T19:35:00Z">
          <w:pPr>
            <w:pStyle w:val="28"/>
          </w:pPr>
        </w:pPrChange>
      </w:pPr>
      <w:del w:id="719" w:author="Greenblue" w:date="2024-02-15T19:35:00Z">
        <w:r w:rsidRPr="00BE597A" w:rsidDel="00DF7FD4">
          <w:rPr>
            <w:rFonts w:eastAsia="맑은 고딕"/>
            <w:noProof/>
          </w:rPr>
          <w:delText>5.2</w:delText>
        </w:r>
        <w:r w:rsidRPr="00BE597A" w:rsidDel="00DF7FD4">
          <w:rPr>
            <w:rFonts w:eastAsia="맑은 고딕"/>
            <w:noProof/>
          </w:rPr>
          <w:tab/>
          <w:delText>Horizontal reference system</w:delText>
        </w:r>
        <w:r w:rsidDel="00DF7FD4">
          <w:rPr>
            <w:noProof/>
          </w:rPr>
          <w:tab/>
        </w:r>
        <w:r w:rsidDel="00DF7FD4">
          <w:rPr>
            <w:noProof/>
          </w:rPr>
          <w:fldChar w:fldCharType="begin"/>
        </w:r>
        <w:r w:rsidDel="00DF7FD4">
          <w:rPr>
            <w:noProof/>
          </w:rPr>
          <w:delInstrText xml:space="preserve"> PAGEREF _Toc152232558 \h </w:delInstrText>
        </w:r>
        <w:r w:rsidDel="00DF7FD4">
          <w:rPr>
            <w:noProof/>
          </w:rPr>
        </w:r>
        <w:r w:rsidDel="00DF7FD4">
          <w:rPr>
            <w:noProof/>
          </w:rPr>
          <w:fldChar w:fldCharType="separate"/>
        </w:r>
        <w:r w:rsidDel="00DF7FD4">
          <w:rPr>
            <w:noProof/>
          </w:rPr>
          <w:delText>14</w:delText>
        </w:r>
        <w:r w:rsidDel="00DF7FD4">
          <w:rPr>
            <w:noProof/>
          </w:rPr>
          <w:fldChar w:fldCharType="end"/>
        </w:r>
      </w:del>
    </w:p>
    <w:p w14:paraId="21220F20" w14:textId="748A8065" w:rsidR="001F4712" w:rsidDel="00DF7FD4" w:rsidRDefault="001F4712">
      <w:pPr>
        <w:pStyle w:val="11"/>
        <w:rPr>
          <w:del w:id="720" w:author="Greenblue" w:date="2024-02-15T19:35:00Z"/>
          <w:rFonts w:ascii="Calibri" w:eastAsia="맑은 고딕" w:hAnsi="Calibri"/>
          <w:b w:val="0"/>
          <w:noProof/>
          <w:kern w:val="2"/>
        </w:rPr>
        <w:pPrChange w:id="721" w:author="Greenblue" w:date="2024-02-15T19:35:00Z">
          <w:pPr>
            <w:pStyle w:val="28"/>
          </w:pPr>
        </w:pPrChange>
      </w:pPr>
      <w:del w:id="722" w:author="Greenblue" w:date="2024-02-15T19:35:00Z">
        <w:r w:rsidRPr="00BE597A" w:rsidDel="00DF7FD4">
          <w:rPr>
            <w:rFonts w:eastAsia="맑은 고딕"/>
            <w:noProof/>
          </w:rPr>
          <w:delText>5.3</w:delText>
        </w:r>
        <w:r w:rsidRPr="00BE597A" w:rsidDel="00DF7FD4">
          <w:rPr>
            <w:rFonts w:eastAsia="맑은 고딕"/>
            <w:noProof/>
          </w:rPr>
          <w:tab/>
          <w:delText>Projection</w:delText>
        </w:r>
        <w:r w:rsidDel="00DF7FD4">
          <w:rPr>
            <w:noProof/>
          </w:rPr>
          <w:tab/>
        </w:r>
        <w:r w:rsidDel="00DF7FD4">
          <w:rPr>
            <w:noProof/>
          </w:rPr>
          <w:fldChar w:fldCharType="begin"/>
        </w:r>
        <w:r w:rsidDel="00DF7FD4">
          <w:rPr>
            <w:noProof/>
          </w:rPr>
          <w:delInstrText xml:space="preserve"> PAGEREF _Toc152232559 \h </w:delInstrText>
        </w:r>
        <w:r w:rsidDel="00DF7FD4">
          <w:rPr>
            <w:noProof/>
          </w:rPr>
        </w:r>
        <w:r w:rsidDel="00DF7FD4">
          <w:rPr>
            <w:noProof/>
          </w:rPr>
          <w:fldChar w:fldCharType="separate"/>
        </w:r>
        <w:r w:rsidDel="00DF7FD4">
          <w:rPr>
            <w:noProof/>
          </w:rPr>
          <w:delText>14</w:delText>
        </w:r>
        <w:r w:rsidDel="00DF7FD4">
          <w:rPr>
            <w:noProof/>
          </w:rPr>
          <w:fldChar w:fldCharType="end"/>
        </w:r>
      </w:del>
    </w:p>
    <w:p w14:paraId="32AB0BBA" w14:textId="3CFC5EAC" w:rsidR="001F4712" w:rsidDel="00DF7FD4" w:rsidRDefault="001F4712">
      <w:pPr>
        <w:pStyle w:val="11"/>
        <w:rPr>
          <w:del w:id="723" w:author="Greenblue" w:date="2024-02-15T19:35:00Z"/>
          <w:rFonts w:ascii="Calibri" w:eastAsia="맑은 고딕" w:hAnsi="Calibri"/>
          <w:b w:val="0"/>
          <w:noProof/>
          <w:kern w:val="2"/>
        </w:rPr>
        <w:pPrChange w:id="724" w:author="Greenblue" w:date="2024-02-15T19:35:00Z">
          <w:pPr>
            <w:pStyle w:val="28"/>
          </w:pPr>
        </w:pPrChange>
      </w:pPr>
      <w:del w:id="725" w:author="Greenblue" w:date="2024-02-15T19:35:00Z">
        <w:r w:rsidRPr="00BE597A" w:rsidDel="00DF7FD4">
          <w:rPr>
            <w:rFonts w:eastAsia="맑은 고딕"/>
            <w:noProof/>
          </w:rPr>
          <w:delText>5.4</w:delText>
        </w:r>
        <w:r w:rsidRPr="00BE597A" w:rsidDel="00DF7FD4">
          <w:rPr>
            <w:rFonts w:eastAsia="맑은 고딕"/>
            <w:noProof/>
          </w:rPr>
          <w:tab/>
          <w:delText>Vertical coordinate reference system</w:delText>
        </w:r>
        <w:r w:rsidDel="00DF7FD4">
          <w:rPr>
            <w:noProof/>
          </w:rPr>
          <w:tab/>
        </w:r>
        <w:r w:rsidDel="00DF7FD4">
          <w:rPr>
            <w:noProof/>
          </w:rPr>
          <w:fldChar w:fldCharType="begin"/>
        </w:r>
        <w:r w:rsidDel="00DF7FD4">
          <w:rPr>
            <w:noProof/>
          </w:rPr>
          <w:delInstrText xml:space="preserve"> PAGEREF _Toc152232560 \h </w:delInstrText>
        </w:r>
        <w:r w:rsidDel="00DF7FD4">
          <w:rPr>
            <w:noProof/>
          </w:rPr>
        </w:r>
        <w:r w:rsidDel="00DF7FD4">
          <w:rPr>
            <w:noProof/>
          </w:rPr>
          <w:fldChar w:fldCharType="separate"/>
        </w:r>
        <w:r w:rsidDel="00DF7FD4">
          <w:rPr>
            <w:noProof/>
          </w:rPr>
          <w:delText>14</w:delText>
        </w:r>
        <w:r w:rsidDel="00DF7FD4">
          <w:rPr>
            <w:noProof/>
          </w:rPr>
          <w:fldChar w:fldCharType="end"/>
        </w:r>
      </w:del>
    </w:p>
    <w:p w14:paraId="66EDB4E3" w14:textId="310EED0C" w:rsidR="001F4712" w:rsidDel="00DF7FD4" w:rsidRDefault="001F4712">
      <w:pPr>
        <w:pStyle w:val="11"/>
        <w:rPr>
          <w:del w:id="726" w:author="Greenblue" w:date="2024-02-15T19:35:00Z"/>
          <w:rFonts w:ascii="Calibri" w:eastAsia="맑은 고딕" w:hAnsi="Calibri"/>
          <w:b w:val="0"/>
          <w:noProof/>
          <w:kern w:val="2"/>
        </w:rPr>
        <w:pPrChange w:id="727" w:author="Greenblue" w:date="2024-02-15T19:35:00Z">
          <w:pPr>
            <w:pStyle w:val="28"/>
          </w:pPr>
        </w:pPrChange>
      </w:pPr>
      <w:del w:id="728" w:author="Greenblue" w:date="2024-02-15T19:35:00Z">
        <w:r w:rsidRPr="00BE597A" w:rsidDel="00DF7FD4">
          <w:rPr>
            <w:rFonts w:eastAsia="맑은 고딕"/>
            <w:noProof/>
          </w:rPr>
          <w:delText>5.5</w:delText>
        </w:r>
        <w:r w:rsidRPr="00BE597A" w:rsidDel="00DF7FD4">
          <w:rPr>
            <w:rFonts w:eastAsia="맑은 고딕"/>
            <w:noProof/>
          </w:rPr>
          <w:tab/>
          <w:delText>Temporal reference system</w:delText>
        </w:r>
        <w:r w:rsidDel="00DF7FD4">
          <w:rPr>
            <w:noProof/>
          </w:rPr>
          <w:tab/>
        </w:r>
        <w:r w:rsidDel="00DF7FD4">
          <w:rPr>
            <w:noProof/>
          </w:rPr>
          <w:fldChar w:fldCharType="begin"/>
        </w:r>
        <w:r w:rsidDel="00DF7FD4">
          <w:rPr>
            <w:noProof/>
          </w:rPr>
          <w:delInstrText xml:space="preserve"> PAGEREF _Toc152232561 \h </w:delInstrText>
        </w:r>
        <w:r w:rsidDel="00DF7FD4">
          <w:rPr>
            <w:noProof/>
          </w:rPr>
        </w:r>
        <w:r w:rsidDel="00DF7FD4">
          <w:rPr>
            <w:noProof/>
          </w:rPr>
          <w:fldChar w:fldCharType="separate"/>
        </w:r>
        <w:r w:rsidDel="00DF7FD4">
          <w:rPr>
            <w:noProof/>
          </w:rPr>
          <w:delText>15</w:delText>
        </w:r>
        <w:r w:rsidDel="00DF7FD4">
          <w:rPr>
            <w:noProof/>
          </w:rPr>
          <w:fldChar w:fldCharType="end"/>
        </w:r>
      </w:del>
    </w:p>
    <w:p w14:paraId="48414BE5" w14:textId="6C519665" w:rsidR="001F4712" w:rsidDel="00DF7FD4" w:rsidRDefault="001F4712">
      <w:pPr>
        <w:pStyle w:val="11"/>
        <w:rPr>
          <w:del w:id="729" w:author="Greenblue" w:date="2024-02-15T19:35:00Z"/>
          <w:rFonts w:ascii="Calibri" w:eastAsia="맑은 고딕" w:hAnsi="Calibri"/>
          <w:b w:val="0"/>
          <w:noProof/>
          <w:kern w:val="2"/>
        </w:rPr>
        <w:pPrChange w:id="730" w:author="Greenblue" w:date="2024-02-15T19:35:00Z">
          <w:pPr>
            <w:pStyle w:val="28"/>
          </w:pPr>
        </w:pPrChange>
      </w:pPr>
      <w:del w:id="731" w:author="Greenblue" w:date="2024-02-15T19:35:00Z">
        <w:r w:rsidRPr="00BE597A" w:rsidDel="00DF7FD4">
          <w:rPr>
            <w:rFonts w:eastAsia="맑은 고딕"/>
            <w:noProof/>
          </w:rPr>
          <w:delText>5.6</w:delText>
        </w:r>
        <w:r w:rsidRPr="00BE597A" w:rsidDel="00DF7FD4">
          <w:rPr>
            <w:rFonts w:eastAsia="맑은 고딕"/>
            <w:noProof/>
          </w:rPr>
          <w:tab/>
          <w:delText>Coverage of nautical products data and scale</w:delText>
        </w:r>
        <w:r w:rsidDel="00DF7FD4">
          <w:rPr>
            <w:noProof/>
          </w:rPr>
          <w:tab/>
        </w:r>
        <w:r w:rsidDel="00DF7FD4">
          <w:rPr>
            <w:noProof/>
          </w:rPr>
          <w:fldChar w:fldCharType="begin"/>
        </w:r>
        <w:r w:rsidDel="00DF7FD4">
          <w:rPr>
            <w:noProof/>
          </w:rPr>
          <w:delInstrText xml:space="preserve"> PAGEREF _Toc152232562 \h </w:delInstrText>
        </w:r>
        <w:r w:rsidDel="00DF7FD4">
          <w:rPr>
            <w:noProof/>
          </w:rPr>
        </w:r>
        <w:r w:rsidDel="00DF7FD4">
          <w:rPr>
            <w:noProof/>
          </w:rPr>
          <w:fldChar w:fldCharType="separate"/>
        </w:r>
        <w:r w:rsidDel="00DF7FD4">
          <w:rPr>
            <w:noProof/>
          </w:rPr>
          <w:delText>15</w:delText>
        </w:r>
        <w:r w:rsidDel="00DF7FD4">
          <w:rPr>
            <w:noProof/>
          </w:rPr>
          <w:fldChar w:fldCharType="end"/>
        </w:r>
      </w:del>
    </w:p>
    <w:p w14:paraId="0C096B75" w14:textId="274DFA93" w:rsidR="001F4712" w:rsidDel="00DF7FD4" w:rsidRDefault="001F4712">
      <w:pPr>
        <w:pStyle w:val="11"/>
        <w:rPr>
          <w:del w:id="732" w:author="Greenblue" w:date="2024-02-15T19:35:00Z"/>
          <w:rFonts w:ascii="Calibri" w:eastAsia="맑은 고딕" w:hAnsi="Calibri"/>
          <w:b w:val="0"/>
          <w:noProof/>
          <w:kern w:val="2"/>
        </w:rPr>
      </w:pPr>
      <w:del w:id="733" w:author="Greenblue" w:date="2024-02-15T19:35:00Z">
        <w:r w:rsidDel="00DF7FD4">
          <w:rPr>
            <w:noProof/>
          </w:rPr>
          <w:delText>6</w:delText>
        </w:r>
        <w:r w:rsidDel="00DF7FD4">
          <w:rPr>
            <w:noProof/>
          </w:rPr>
          <w:tab/>
          <w:delText>Data Quality</w:delText>
        </w:r>
        <w:r w:rsidDel="00DF7FD4">
          <w:rPr>
            <w:noProof/>
          </w:rPr>
          <w:tab/>
        </w:r>
        <w:r w:rsidDel="00DF7FD4">
          <w:rPr>
            <w:noProof/>
          </w:rPr>
          <w:fldChar w:fldCharType="begin"/>
        </w:r>
        <w:r w:rsidDel="00DF7FD4">
          <w:rPr>
            <w:noProof/>
          </w:rPr>
          <w:delInstrText xml:space="preserve"> PAGEREF _Toc152232563 \h </w:delInstrText>
        </w:r>
        <w:r w:rsidDel="00DF7FD4">
          <w:rPr>
            <w:noProof/>
          </w:rPr>
        </w:r>
        <w:r w:rsidDel="00DF7FD4">
          <w:rPr>
            <w:noProof/>
          </w:rPr>
          <w:fldChar w:fldCharType="separate"/>
        </w:r>
        <w:r w:rsidDel="00DF7FD4">
          <w:rPr>
            <w:noProof/>
          </w:rPr>
          <w:delText>15</w:delText>
        </w:r>
        <w:r w:rsidDel="00DF7FD4">
          <w:rPr>
            <w:noProof/>
          </w:rPr>
          <w:fldChar w:fldCharType="end"/>
        </w:r>
      </w:del>
    </w:p>
    <w:p w14:paraId="606C241F" w14:textId="3CCB69A5" w:rsidR="001F4712" w:rsidDel="00DF7FD4" w:rsidRDefault="001F4712">
      <w:pPr>
        <w:pStyle w:val="11"/>
        <w:rPr>
          <w:del w:id="734" w:author="Greenblue" w:date="2024-02-15T19:35:00Z"/>
          <w:rFonts w:ascii="Calibri" w:eastAsia="맑은 고딕" w:hAnsi="Calibri"/>
          <w:b w:val="0"/>
          <w:noProof/>
          <w:kern w:val="2"/>
        </w:rPr>
        <w:pPrChange w:id="735" w:author="Greenblue" w:date="2024-02-15T19:35:00Z">
          <w:pPr>
            <w:pStyle w:val="28"/>
          </w:pPr>
        </w:pPrChange>
      </w:pPr>
      <w:del w:id="736" w:author="Greenblue" w:date="2024-02-15T19:35:00Z">
        <w:r w:rsidDel="00DF7FD4">
          <w:rPr>
            <w:noProof/>
          </w:rPr>
          <w:delText>6.1</w:delText>
        </w:r>
        <w:r w:rsidDel="00DF7FD4">
          <w:rPr>
            <w:noProof/>
          </w:rPr>
          <w:tab/>
          <w:delText>Introduction</w:delText>
        </w:r>
        <w:r w:rsidDel="00DF7FD4">
          <w:rPr>
            <w:noProof/>
          </w:rPr>
          <w:tab/>
        </w:r>
        <w:r w:rsidDel="00DF7FD4">
          <w:rPr>
            <w:noProof/>
          </w:rPr>
          <w:fldChar w:fldCharType="begin"/>
        </w:r>
        <w:r w:rsidDel="00DF7FD4">
          <w:rPr>
            <w:noProof/>
          </w:rPr>
          <w:delInstrText xml:space="preserve"> PAGEREF _Toc152232564 \h </w:delInstrText>
        </w:r>
        <w:r w:rsidDel="00DF7FD4">
          <w:rPr>
            <w:noProof/>
          </w:rPr>
        </w:r>
        <w:r w:rsidDel="00DF7FD4">
          <w:rPr>
            <w:noProof/>
          </w:rPr>
          <w:fldChar w:fldCharType="separate"/>
        </w:r>
        <w:r w:rsidDel="00DF7FD4">
          <w:rPr>
            <w:noProof/>
          </w:rPr>
          <w:delText>15</w:delText>
        </w:r>
        <w:r w:rsidDel="00DF7FD4">
          <w:rPr>
            <w:noProof/>
          </w:rPr>
          <w:fldChar w:fldCharType="end"/>
        </w:r>
      </w:del>
    </w:p>
    <w:p w14:paraId="2FB29114" w14:textId="324E6531" w:rsidR="001F4712" w:rsidDel="00DF7FD4" w:rsidRDefault="001F4712">
      <w:pPr>
        <w:pStyle w:val="11"/>
        <w:rPr>
          <w:del w:id="737" w:author="Greenblue" w:date="2024-02-15T19:35:00Z"/>
          <w:rFonts w:ascii="Calibri" w:eastAsia="맑은 고딕" w:hAnsi="Calibri"/>
          <w:b w:val="0"/>
          <w:noProof/>
          <w:kern w:val="2"/>
        </w:rPr>
      </w:pPr>
      <w:del w:id="738" w:author="Greenblue" w:date="2024-02-15T19:35:00Z">
        <w:r w:rsidDel="00DF7FD4">
          <w:rPr>
            <w:noProof/>
          </w:rPr>
          <w:delText>7</w:delText>
        </w:r>
        <w:r w:rsidDel="00DF7FD4">
          <w:rPr>
            <w:noProof/>
          </w:rPr>
          <w:tab/>
          <w:delText>Data Capture and Classification</w:delText>
        </w:r>
        <w:r w:rsidDel="00DF7FD4">
          <w:rPr>
            <w:noProof/>
          </w:rPr>
          <w:tab/>
        </w:r>
        <w:r w:rsidDel="00DF7FD4">
          <w:rPr>
            <w:noProof/>
          </w:rPr>
          <w:fldChar w:fldCharType="begin"/>
        </w:r>
        <w:r w:rsidDel="00DF7FD4">
          <w:rPr>
            <w:noProof/>
          </w:rPr>
          <w:delInstrText xml:space="preserve"> PAGEREF _Toc152232565 \h </w:delInstrText>
        </w:r>
        <w:r w:rsidDel="00DF7FD4">
          <w:rPr>
            <w:noProof/>
          </w:rPr>
        </w:r>
        <w:r w:rsidDel="00DF7FD4">
          <w:rPr>
            <w:noProof/>
          </w:rPr>
          <w:fldChar w:fldCharType="separate"/>
        </w:r>
        <w:r w:rsidDel="00DF7FD4">
          <w:rPr>
            <w:noProof/>
          </w:rPr>
          <w:delText>15</w:delText>
        </w:r>
        <w:r w:rsidDel="00DF7FD4">
          <w:rPr>
            <w:noProof/>
          </w:rPr>
          <w:fldChar w:fldCharType="end"/>
        </w:r>
      </w:del>
    </w:p>
    <w:p w14:paraId="7074819B" w14:textId="6C85362F" w:rsidR="001F4712" w:rsidDel="00DF7FD4" w:rsidRDefault="001F4712">
      <w:pPr>
        <w:pStyle w:val="11"/>
        <w:rPr>
          <w:del w:id="739" w:author="Greenblue" w:date="2024-02-15T19:35:00Z"/>
          <w:rFonts w:ascii="Calibri" w:eastAsia="맑은 고딕" w:hAnsi="Calibri"/>
          <w:b w:val="0"/>
          <w:noProof/>
          <w:kern w:val="2"/>
        </w:rPr>
      </w:pPr>
      <w:del w:id="740" w:author="Greenblue" w:date="2024-02-15T19:35:00Z">
        <w:r w:rsidDel="00DF7FD4">
          <w:rPr>
            <w:noProof/>
          </w:rPr>
          <w:delText>8</w:delText>
        </w:r>
        <w:r w:rsidDel="00DF7FD4">
          <w:rPr>
            <w:noProof/>
          </w:rPr>
          <w:tab/>
          <w:delText>Maintenance</w:delText>
        </w:r>
        <w:r w:rsidDel="00DF7FD4">
          <w:rPr>
            <w:noProof/>
          </w:rPr>
          <w:tab/>
        </w:r>
        <w:r w:rsidDel="00DF7FD4">
          <w:rPr>
            <w:noProof/>
          </w:rPr>
          <w:fldChar w:fldCharType="begin"/>
        </w:r>
        <w:r w:rsidDel="00DF7FD4">
          <w:rPr>
            <w:noProof/>
          </w:rPr>
          <w:delInstrText xml:space="preserve"> PAGEREF _Toc152232566 \h </w:delInstrText>
        </w:r>
        <w:r w:rsidDel="00DF7FD4">
          <w:rPr>
            <w:noProof/>
          </w:rPr>
        </w:r>
        <w:r w:rsidDel="00DF7FD4">
          <w:rPr>
            <w:noProof/>
          </w:rPr>
          <w:fldChar w:fldCharType="separate"/>
        </w:r>
        <w:r w:rsidDel="00DF7FD4">
          <w:rPr>
            <w:noProof/>
          </w:rPr>
          <w:delText>16</w:delText>
        </w:r>
        <w:r w:rsidDel="00DF7FD4">
          <w:rPr>
            <w:noProof/>
          </w:rPr>
          <w:fldChar w:fldCharType="end"/>
        </w:r>
      </w:del>
    </w:p>
    <w:p w14:paraId="409D133E" w14:textId="2E53C3D5" w:rsidR="001F4712" w:rsidDel="00DF7FD4" w:rsidRDefault="001F4712">
      <w:pPr>
        <w:pStyle w:val="11"/>
        <w:rPr>
          <w:del w:id="741" w:author="Greenblue" w:date="2024-02-15T19:35:00Z"/>
          <w:rFonts w:ascii="Calibri" w:eastAsia="맑은 고딕" w:hAnsi="Calibri"/>
          <w:b w:val="0"/>
          <w:noProof/>
          <w:kern w:val="2"/>
        </w:rPr>
        <w:pPrChange w:id="742" w:author="Greenblue" w:date="2024-02-15T19:35:00Z">
          <w:pPr>
            <w:pStyle w:val="28"/>
          </w:pPr>
        </w:pPrChange>
      </w:pPr>
      <w:del w:id="743" w:author="Greenblue" w:date="2024-02-15T19:35:00Z">
        <w:r w:rsidRPr="00BE597A" w:rsidDel="00DF7FD4">
          <w:rPr>
            <w:rFonts w:eastAsia="맑은 고딕"/>
            <w:noProof/>
          </w:rPr>
          <w:delText>8.1</w:delText>
        </w:r>
        <w:r w:rsidRPr="00BE597A" w:rsidDel="00DF7FD4">
          <w:rPr>
            <w:rFonts w:eastAsia="맑은 고딕"/>
            <w:noProof/>
          </w:rPr>
          <w:tab/>
          <w:delText>Introduction</w:delText>
        </w:r>
        <w:r w:rsidDel="00DF7FD4">
          <w:rPr>
            <w:noProof/>
          </w:rPr>
          <w:tab/>
        </w:r>
        <w:r w:rsidDel="00DF7FD4">
          <w:rPr>
            <w:noProof/>
          </w:rPr>
          <w:fldChar w:fldCharType="begin"/>
        </w:r>
        <w:r w:rsidDel="00DF7FD4">
          <w:rPr>
            <w:noProof/>
          </w:rPr>
          <w:delInstrText xml:space="preserve"> PAGEREF _Toc152232567 \h </w:delInstrText>
        </w:r>
        <w:r w:rsidDel="00DF7FD4">
          <w:rPr>
            <w:noProof/>
          </w:rPr>
        </w:r>
        <w:r w:rsidDel="00DF7FD4">
          <w:rPr>
            <w:noProof/>
          </w:rPr>
          <w:fldChar w:fldCharType="separate"/>
        </w:r>
        <w:r w:rsidDel="00DF7FD4">
          <w:rPr>
            <w:noProof/>
          </w:rPr>
          <w:delText>16</w:delText>
        </w:r>
        <w:r w:rsidDel="00DF7FD4">
          <w:rPr>
            <w:noProof/>
          </w:rPr>
          <w:fldChar w:fldCharType="end"/>
        </w:r>
      </w:del>
    </w:p>
    <w:p w14:paraId="64F7F5C8" w14:textId="0CC78BAE" w:rsidR="001F4712" w:rsidDel="00DF7FD4" w:rsidRDefault="001F4712">
      <w:pPr>
        <w:pStyle w:val="11"/>
        <w:rPr>
          <w:del w:id="744" w:author="Greenblue" w:date="2024-02-15T19:35:00Z"/>
          <w:rFonts w:ascii="Calibri" w:eastAsia="맑은 고딕" w:hAnsi="Calibri"/>
          <w:b w:val="0"/>
          <w:noProof/>
          <w:kern w:val="2"/>
        </w:rPr>
        <w:pPrChange w:id="745" w:author="Greenblue" w:date="2024-02-15T19:35:00Z">
          <w:pPr>
            <w:pStyle w:val="28"/>
          </w:pPr>
        </w:pPrChange>
      </w:pPr>
      <w:del w:id="746" w:author="Greenblue" w:date="2024-02-15T19:35:00Z">
        <w:r w:rsidDel="00DF7FD4">
          <w:rPr>
            <w:noProof/>
          </w:rPr>
          <w:delText>8.2</w:delText>
        </w:r>
        <w:r w:rsidDel="00DF7FD4">
          <w:rPr>
            <w:noProof/>
          </w:rPr>
          <w:tab/>
          <w:delText>Production Process for base and update datasets</w:delText>
        </w:r>
        <w:r w:rsidDel="00DF7FD4">
          <w:rPr>
            <w:noProof/>
          </w:rPr>
          <w:tab/>
        </w:r>
        <w:r w:rsidDel="00DF7FD4">
          <w:rPr>
            <w:noProof/>
          </w:rPr>
          <w:fldChar w:fldCharType="begin"/>
        </w:r>
        <w:r w:rsidDel="00DF7FD4">
          <w:rPr>
            <w:noProof/>
          </w:rPr>
          <w:delInstrText xml:space="preserve"> PAGEREF _Toc152232568 \h </w:delInstrText>
        </w:r>
        <w:r w:rsidDel="00DF7FD4">
          <w:rPr>
            <w:noProof/>
          </w:rPr>
        </w:r>
        <w:r w:rsidDel="00DF7FD4">
          <w:rPr>
            <w:noProof/>
          </w:rPr>
          <w:fldChar w:fldCharType="separate"/>
        </w:r>
        <w:r w:rsidDel="00DF7FD4">
          <w:rPr>
            <w:noProof/>
          </w:rPr>
          <w:delText>16</w:delText>
        </w:r>
        <w:r w:rsidDel="00DF7FD4">
          <w:rPr>
            <w:noProof/>
          </w:rPr>
          <w:fldChar w:fldCharType="end"/>
        </w:r>
      </w:del>
    </w:p>
    <w:p w14:paraId="179CE5B5" w14:textId="41DB813F" w:rsidR="001F4712" w:rsidDel="00DF7FD4" w:rsidRDefault="001F4712">
      <w:pPr>
        <w:pStyle w:val="11"/>
        <w:rPr>
          <w:del w:id="747" w:author="Greenblue" w:date="2024-02-15T19:35:00Z"/>
          <w:rFonts w:ascii="Calibri" w:eastAsia="맑은 고딕" w:hAnsi="Calibri"/>
          <w:b w:val="0"/>
          <w:noProof/>
          <w:kern w:val="2"/>
        </w:rPr>
        <w:pPrChange w:id="748" w:author="Greenblue" w:date="2024-02-15T19:35:00Z">
          <w:pPr>
            <w:pStyle w:val="28"/>
          </w:pPr>
        </w:pPrChange>
      </w:pPr>
      <w:del w:id="749" w:author="Greenblue" w:date="2024-02-15T19:35:00Z">
        <w:r w:rsidRPr="00BE597A" w:rsidDel="00DF7FD4">
          <w:rPr>
            <w:rFonts w:eastAsia="맑은 고딕"/>
            <w:noProof/>
          </w:rPr>
          <w:delText>8.3</w:delText>
        </w:r>
        <w:r w:rsidRPr="00BE597A" w:rsidDel="00DF7FD4">
          <w:rPr>
            <w:rFonts w:eastAsia="맑은 고딕"/>
            <w:noProof/>
          </w:rPr>
          <w:tab/>
          <w:delText>Dataset updates and cancellation</w:delText>
        </w:r>
        <w:r w:rsidDel="00DF7FD4">
          <w:rPr>
            <w:noProof/>
          </w:rPr>
          <w:tab/>
        </w:r>
        <w:r w:rsidDel="00DF7FD4">
          <w:rPr>
            <w:noProof/>
          </w:rPr>
          <w:fldChar w:fldCharType="begin"/>
        </w:r>
        <w:r w:rsidDel="00DF7FD4">
          <w:rPr>
            <w:noProof/>
          </w:rPr>
          <w:delInstrText xml:space="preserve"> PAGEREF _Toc152232569 \h </w:delInstrText>
        </w:r>
        <w:r w:rsidDel="00DF7FD4">
          <w:rPr>
            <w:noProof/>
          </w:rPr>
        </w:r>
        <w:r w:rsidDel="00DF7FD4">
          <w:rPr>
            <w:noProof/>
          </w:rPr>
          <w:fldChar w:fldCharType="separate"/>
        </w:r>
        <w:r w:rsidDel="00DF7FD4">
          <w:rPr>
            <w:noProof/>
          </w:rPr>
          <w:delText>16</w:delText>
        </w:r>
        <w:r w:rsidDel="00DF7FD4">
          <w:rPr>
            <w:noProof/>
          </w:rPr>
          <w:fldChar w:fldCharType="end"/>
        </w:r>
      </w:del>
    </w:p>
    <w:p w14:paraId="79250161" w14:textId="2E140B4A" w:rsidR="001F4712" w:rsidDel="00DF7FD4" w:rsidRDefault="001F4712">
      <w:pPr>
        <w:pStyle w:val="11"/>
        <w:rPr>
          <w:del w:id="750" w:author="Greenblue" w:date="2024-02-15T19:35:00Z"/>
          <w:rFonts w:ascii="Calibri" w:eastAsia="맑은 고딕" w:hAnsi="Calibri"/>
          <w:b w:val="0"/>
          <w:noProof/>
          <w:kern w:val="2"/>
        </w:rPr>
        <w:pPrChange w:id="751" w:author="Greenblue" w:date="2024-02-15T19:35:00Z">
          <w:pPr>
            <w:pStyle w:val="28"/>
          </w:pPr>
        </w:pPrChange>
      </w:pPr>
      <w:del w:id="752" w:author="Greenblue" w:date="2024-02-15T19:35:00Z">
        <w:r w:rsidRPr="00BE597A" w:rsidDel="00DF7FD4">
          <w:rPr>
            <w:rFonts w:eastAsia="맑은 고딕"/>
            <w:noProof/>
          </w:rPr>
          <w:delText>8.4</w:delText>
        </w:r>
        <w:r w:rsidRPr="00BE597A" w:rsidDel="00DF7FD4">
          <w:rPr>
            <w:rFonts w:eastAsia="맑은 고딕"/>
            <w:noProof/>
          </w:rPr>
          <w:tab/>
          <w:delText>Support file updates</w:delText>
        </w:r>
        <w:r w:rsidDel="00DF7FD4">
          <w:rPr>
            <w:noProof/>
          </w:rPr>
          <w:tab/>
        </w:r>
        <w:r w:rsidDel="00DF7FD4">
          <w:rPr>
            <w:noProof/>
          </w:rPr>
          <w:fldChar w:fldCharType="begin"/>
        </w:r>
        <w:r w:rsidDel="00DF7FD4">
          <w:rPr>
            <w:noProof/>
          </w:rPr>
          <w:delInstrText xml:space="preserve"> PAGEREF _Toc152232570 \h </w:delInstrText>
        </w:r>
        <w:r w:rsidDel="00DF7FD4">
          <w:rPr>
            <w:noProof/>
          </w:rPr>
        </w:r>
        <w:r w:rsidDel="00DF7FD4">
          <w:rPr>
            <w:noProof/>
          </w:rPr>
          <w:fldChar w:fldCharType="separate"/>
        </w:r>
        <w:r w:rsidDel="00DF7FD4">
          <w:rPr>
            <w:noProof/>
          </w:rPr>
          <w:delText>16</w:delText>
        </w:r>
        <w:r w:rsidDel="00DF7FD4">
          <w:rPr>
            <w:noProof/>
          </w:rPr>
          <w:fldChar w:fldCharType="end"/>
        </w:r>
      </w:del>
    </w:p>
    <w:p w14:paraId="1BB2E206" w14:textId="3C596776" w:rsidR="001F4712" w:rsidDel="00DF7FD4" w:rsidRDefault="001F4712">
      <w:pPr>
        <w:pStyle w:val="11"/>
        <w:rPr>
          <w:del w:id="753" w:author="Greenblue" w:date="2024-02-15T19:35:00Z"/>
          <w:rFonts w:ascii="Calibri" w:eastAsia="맑은 고딕" w:hAnsi="Calibri"/>
          <w:b w:val="0"/>
          <w:noProof/>
          <w:kern w:val="2"/>
        </w:rPr>
        <w:pPrChange w:id="754" w:author="Greenblue" w:date="2024-02-15T19:35:00Z">
          <w:pPr>
            <w:pStyle w:val="28"/>
          </w:pPr>
        </w:pPrChange>
      </w:pPr>
      <w:del w:id="755" w:author="Greenblue" w:date="2024-02-15T19:35:00Z">
        <w:r w:rsidRPr="00BE597A" w:rsidDel="00DF7FD4">
          <w:rPr>
            <w:rFonts w:eastAsia="맑은 고딕"/>
            <w:noProof/>
          </w:rPr>
          <w:delText>8.5</w:delText>
        </w:r>
        <w:r w:rsidRPr="00BE597A" w:rsidDel="00DF7FD4">
          <w:rPr>
            <w:rFonts w:eastAsia="맑은 고딕"/>
            <w:noProof/>
          </w:rPr>
          <w:tab/>
          <w:delText>Feature and Portrayal Catalogues</w:delText>
        </w:r>
        <w:r w:rsidDel="00DF7FD4">
          <w:rPr>
            <w:noProof/>
          </w:rPr>
          <w:tab/>
        </w:r>
        <w:r w:rsidDel="00DF7FD4">
          <w:rPr>
            <w:noProof/>
          </w:rPr>
          <w:fldChar w:fldCharType="begin"/>
        </w:r>
        <w:r w:rsidDel="00DF7FD4">
          <w:rPr>
            <w:noProof/>
          </w:rPr>
          <w:delInstrText xml:space="preserve"> PAGEREF _Toc152232571 \h </w:delInstrText>
        </w:r>
        <w:r w:rsidDel="00DF7FD4">
          <w:rPr>
            <w:noProof/>
          </w:rPr>
        </w:r>
        <w:r w:rsidDel="00DF7FD4">
          <w:rPr>
            <w:noProof/>
          </w:rPr>
          <w:fldChar w:fldCharType="separate"/>
        </w:r>
        <w:r w:rsidDel="00DF7FD4">
          <w:rPr>
            <w:noProof/>
          </w:rPr>
          <w:delText>17</w:delText>
        </w:r>
        <w:r w:rsidDel="00DF7FD4">
          <w:rPr>
            <w:noProof/>
          </w:rPr>
          <w:fldChar w:fldCharType="end"/>
        </w:r>
      </w:del>
    </w:p>
    <w:p w14:paraId="3895B65B" w14:textId="2AF69696" w:rsidR="001F4712" w:rsidDel="00DF7FD4" w:rsidRDefault="001F4712">
      <w:pPr>
        <w:pStyle w:val="11"/>
        <w:rPr>
          <w:del w:id="756" w:author="Greenblue" w:date="2024-02-15T19:35:00Z"/>
          <w:rFonts w:ascii="Calibri" w:eastAsia="맑은 고딕" w:hAnsi="Calibri"/>
          <w:b w:val="0"/>
          <w:noProof/>
          <w:kern w:val="2"/>
        </w:rPr>
        <w:pPrChange w:id="757" w:author="Greenblue" w:date="2024-02-15T19:35:00Z">
          <w:pPr>
            <w:pStyle w:val="28"/>
          </w:pPr>
        </w:pPrChange>
      </w:pPr>
      <w:del w:id="758" w:author="Greenblue" w:date="2024-02-15T19:35:00Z">
        <w:r w:rsidRPr="00BE597A" w:rsidDel="00DF7FD4">
          <w:rPr>
            <w:rFonts w:eastAsia="맑은 고딕"/>
            <w:noProof/>
          </w:rPr>
          <w:delText>8.6</w:delText>
        </w:r>
        <w:r w:rsidRPr="00BE597A" w:rsidDel="00DF7FD4">
          <w:rPr>
            <w:rFonts w:eastAsia="맑은 고딕"/>
            <w:noProof/>
          </w:rPr>
          <w:tab/>
          <w:delText>Feature history, version, and change tracking</w:delText>
        </w:r>
        <w:r w:rsidDel="00DF7FD4">
          <w:rPr>
            <w:noProof/>
          </w:rPr>
          <w:tab/>
        </w:r>
        <w:r w:rsidDel="00DF7FD4">
          <w:rPr>
            <w:noProof/>
          </w:rPr>
          <w:fldChar w:fldCharType="begin"/>
        </w:r>
        <w:r w:rsidDel="00DF7FD4">
          <w:rPr>
            <w:noProof/>
          </w:rPr>
          <w:delInstrText xml:space="preserve"> PAGEREF _Toc152232572 \h </w:delInstrText>
        </w:r>
        <w:r w:rsidDel="00DF7FD4">
          <w:rPr>
            <w:noProof/>
          </w:rPr>
        </w:r>
        <w:r w:rsidDel="00DF7FD4">
          <w:rPr>
            <w:noProof/>
          </w:rPr>
          <w:fldChar w:fldCharType="separate"/>
        </w:r>
        <w:r w:rsidDel="00DF7FD4">
          <w:rPr>
            <w:noProof/>
          </w:rPr>
          <w:delText>17</w:delText>
        </w:r>
        <w:r w:rsidDel="00DF7FD4">
          <w:rPr>
            <w:noProof/>
          </w:rPr>
          <w:fldChar w:fldCharType="end"/>
        </w:r>
      </w:del>
    </w:p>
    <w:p w14:paraId="6281810C" w14:textId="6082A58B" w:rsidR="001F4712" w:rsidDel="00DF7FD4" w:rsidRDefault="001F4712">
      <w:pPr>
        <w:pStyle w:val="11"/>
        <w:rPr>
          <w:del w:id="759" w:author="Greenblue" w:date="2024-02-15T19:35:00Z"/>
          <w:rFonts w:ascii="Calibri" w:eastAsia="맑은 고딕" w:hAnsi="Calibri"/>
          <w:b w:val="0"/>
          <w:noProof/>
          <w:kern w:val="2"/>
        </w:rPr>
        <w:pPrChange w:id="760" w:author="Greenblue" w:date="2024-02-15T19:35:00Z">
          <w:pPr>
            <w:pStyle w:val="28"/>
          </w:pPr>
        </w:pPrChange>
      </w:pPr>
      <w:del w:id="761" w:author="Greenblue" w:date="2024-02-15T19:35:00Z">
        <w:r w:rsidRPr="00BE597A" w:rsidDel="00DF7FD4">
          <w:rPr>
            <w:rFonts w:eastAsia="맑은 고딕"/>
            <w:noProof/>
          </w:rPr>
          <w:delText>8.7</w:delText>
        </w:r>
        <w:r w:rsidRPr="00BE597A" w:rsidDel="00DF7FD4">
          <w:rPr>
            <w:rFonts w:eastAsia="맑은 고딕"/>
            <w:noProof/>
          </w:rPr>
          <w:tab/>
          <w:delText>Dataset encryption</w:delText>
        </w:r>
        <w:r w:rsidDel="00DF7FD4">
          <w:rPr>
            <w:noProof/>
          </w:rPr>
          <w:tab/>
        </w:r>
        <w:r w:rsidDel="00DF7FD4">
          <w:rPr>
            <w:noProof/>
          </w:rPr>
          <w:fldChar w:fldCharType="begin"/>
        </w:r>
        <w:r w:rsidDel="00DF7FD4">
          <w:rPr>
            <w:noProof/>
          </w:rPr>
          <w:delInstrText xml:space="preserve"> PAGEREF _Toc152232573 \h </w:delInstrText>
        </w:r>
        <w:r w:rsidDel="00DF7FD4">
          <w:rPr>
            <w:noProof/>
          </w:rPr>
        </w:r>
        <w:r w:rsidDel="00DF7FD4">
          <w:rPr>
            <w:noProof/>
          </w:rPr>
          <w:fldChar w:fldCharType="separate"/>
        </w:r>
        <w:r w:rsidDel="00DF7FD4">
          <w:rPr>
            <w:noProof/>
          </w:rPr>
          <w:delText>17</w:delText>
        </w:r>
        <w:r w:rsidDel="00DF7FD4">
          <w:rPr>
            <w:noProof/>
          </w:rPr>
          <w:fldChar w:fldCharType="end"/>
        </w:r>
      </w:del>
    </w:p>
    <w:p w14:paraId="1D4087D9" w14:textId="389DE48A" w:rsidR="001F4712" w:rsidDel="00DF7FD4" w:rsidRDefault="001F4712">
      <w:pPr>
        <w:pStyle w:val="11"/>
        <w:rPr>
          <w:del w:id="762" w:author="Greenblue" w:date="2024-02-15T19:35:00Z"/>
          <w:rFonts w:ascii="Calibri" w:eastAsia="맑은 고딕" w:hAnsi="Calibri"/>
          <w:b w:val="0"/>
          <w:noProof/>
          <w:kern w:val="2"/>
        </w:rPr>
      </w:pPr>
      <w:del w:id="763" w:author="Greenblue" w:date="2024-02-15T19:35:00Z">
        <w:r w:rsidDel="00DF7FD4">
          <w:rPr>
            <w:noProof/>
          </w:rPr>
          <w:delText>9</w:delText>
        </w:r>
        <w:r w:rsidDel="00DF7FD4">
          <w:rPr>
            <w:noProof/>
          </w:rPr>
          <w:tab/>
          <w:delText>Portrayal</w:delText>
        </w:r>
        <w:r w:rsidDel="00DF7FD4">
          <w:rPr>
            <w:noProof/>
          </w:rPr>
          <w:tab/>
        </w:r>
        <w:r w:rsidDel="00DF7FD4">
          <w:rPr>
            <w:noProof/>
          </w:rPr>
          <w:fldChar w:fldCharType="begin"/>
        </w:r>
        <w:r w:rsidDel="00DF7FD4">
          <w:rPr>
            <w:noProof/>
          </w:rPr>
          <w:delInstrText xml:space="preserve"> PAGEREF _Toc152232574 \h </w:delInstrText>
        </w:r>
        <w:r w:rsidDel="00DF7FD4">
          <w:rPr>
            <w:noProof/>
          </w:rPr>
        </w:r>
        <w:r w:rsidDel="00DF7FD4">
          <w:rPr>
            <w:noProof/>
          </w:rPr>
          <w:fldChar w:fldCharType="separate"/>
        </w:r>
        <w:r w:rsidDel="00DF7FD4">
          <w:rPr>
            <w:noProof/>
          </w:rPr>
          <w:delText>17</w:delText>
        </w:r>
        <w:r w:rsidDel="00DF7FD4">
          <w:rPr>
            <w:noProof/>
          </w:rPr>
          <w:fldChar w:fldCharType="end"/>
        </w:r>
      </w:del>
    </w:p>
    <w:p w14:paraId="4FA8452E" w14:textId="735020CC" w:rsidR="001F4712" w:rsidDel="00DF7FD4" w:rsidRDefault="001F4712">
      <w:pPr>
        <w:pStyle w:val="11"/>
        <w:rPr>
          <w:del w:id="764" w:author="Greenblue" w:date="2024-02-15T19:35:00Z"/>
          <w:rFonts w:ascii="Calibri" w:eastAsia="맑은 고딕" w:hAnsi="Calibri"/>
          <w:b w:val="0"/>
          <w:noProof/>
          <w:kern w:val="2"/>
        </w:rPr>
      </w:pPr>
      <w:del w:id="765" w:author="Greenblue" w:date="2024-02-15T19:35:00Z">
        <w:r w:rsidDel="00DF7FD4">
          <w:rPr>
            <w:noProof/>
          </w:rPr>
          <w:delText>10</w:delText>
        </w:r>
        <w:r w:rsidDel="00DF7FD4">
          <w:rPr>
            <w:noProof/>
          </w:rPr>
          <w:tab/>
          <w:delText>Data Product format (encoding)</w:delText>
        </w:r>
        <w:r w:rsidDel="00DF7FD4">
          <w:rPr>
            <w:noProof/>
          </w:rPr>
          <w:tab/>
        </w:r>
        <w:r w:rsidDel="00DF7FD4">
          <w:rPr>
            <w:noProof/>
          </w:rPr>
          <w:fldChar w:fldCharType="begin"/>
        </w:r>
        <w:r w:rsidDel="00DF7FD4">
          <w:rPr>
            <w:noProof/>
          </w:rPr>
          <w:delInstrText xml:space="preserve"> PAGEREF _Toc152232575 \h </w:delInstrText>
        </w:r>
        <w:r w:rsidDel="00DF7FD4">
          <w:rPr>
            <w:noProof/>
          </w:rPr>
        </w:r>
        <w:r w:rsidDel="00DF7FD4">
          <w:rPr>
            <w:noProof/>
          </w:rPr>
          <w:fldChar w:fldCharType="separate"/>
        </w:r>
        <w:r w:rsidDel="00DF7FD4">
          <w:rPr>
            <w:noProof/>
          </w:rPr>
          <w:delText>17</w:delText>
        </w:r>
        <w:r w:rsidDel="00DF7FD4">
          <w:rPr>
            <w:noProof/>
          </w:rPr>
          <w:fldChar w:fldCharType="end"/>
        </w:r>
      </w:del>
    </w:p>
    <w:p w14:paraId="0572DC24" w14:textId="1FE2D34C" w:rsidR="001F4712" w:rsidDel="00DF7FD4" w:rsidRDefault="001F4712">
      <w:pPr>
        <w:pStyle w:val="11"/>
        <w:rPr>
          <w:del w:id="766" w:author="Greenblue" w:date="2024-02-15T19:35:00Z"/>
          <w:rFonts w:ascii="Calibri" w:eastAsia="맑은 고딕" w:hAnsi="Calibri"/>
          <w:b w:val="0"/>
          <w:noProof/>
          <w:kern w:val="2"/>
        </w:rPr>
        <w:pPrChange w:id="767" w:author="Greenblue" w:date="2024-02-15T19:35:00Z">
          <w:pPr>
            <w:pStyle w:val="28"/>
          </w:pPr>
        </w:pPrChange>
      </w:pPr>
      <w:del w:id="768" w:author="Greenblue" w:date="2024-02-15T19:35:00Z">
        <w:r w:rsidDel="00DF7FD4">
          <w:rPr>
            <w:noProof/>
          </w:rPr>
          <w:delText>10.1</w:delText>
        </w:r>
        <w:r w:rsidDel="00DF7FD4">
          <w:rPr>
            <w:noProof/>
          </w:rPr>
          <w:tab/>
          <w:delText>Introduction</w:delText>
        </w:r>
        <w:r w:rsidDel="00DF7FD4">
          <w:rPr>
            <w:noProof/>
          </w:rPr>
          <w:tab/>
        </w:r>
        <w:r w:rsidDel="00DF7FD4">
          <w:rPr>
            <w:noProof/>
          </w:rPr>
          <w:fldChar w:fldCharType="begin"/>
        </w:r>
        <w:r w:rsidDel="00DF7FD4">
          <w:rPr>
            <w:noProof/>
          </w:rPr>
          <w:delInstrText xml:space="preserve"> PAGEREF _Toc152232576 \h </w:delInstrText>
        </w:r>
        <w:r w:rsidDel="00DF7FD4">
          <w:rPr>
            <w:noProof/>
          </w:rPr>
        </w:r>
        <w:r w:rsidDel="00DF7FD4">
          <w:rPr>
            <w:noProof/>
          </w:rPr>
          <w:fldChar w:fldCharType="separate"/>
        </w:r>
        <w:r w:rsidDel="00DF7FD4">
          <w:rPr>
            <w:noProof/>
          </w:rPr>
          <w:delText>17</w:delText>
        </w:r>
        <w:r w:rsidDel="00DF7FD4">
          <w:rPr>
            <w:noProof/>
          </w:rPr>
          <w:fldChar w:fldCharType="end"/>
        </w:r>
      </w:del>
    </w:p>
    <w:p w14:paraId="2274102B" w14:textId="7612B6C6" w:rsidR="001F4712" w:rsidDel="00DF7FD4" w:rsidRDefault="001F4712">
      <w:pPr>
        <w:pStyle w:val="11"/>
        <w:rPr>
          <w:del w:id="769" w:author="Greenblue" w:date="2024-02-15T19:35:00Z"/>
          <w:rFonts w:ascii="Calibri" w:eastAsia="맑은 고딕" w:hAnsi="Calibri"/>
          <w:b w:val="0"/>
          <w:noProof/>
          <w:kern w:val="2"/>
        </w:rPr>
        <w:pPrChange w:id="770" w:author="Greenblue" w:date="2024-02-15T19:35:00Z">
          <w:pPr>
            <w:pStyle w:val="28"/>
          </w:pPr>
        </w:pPrChange>
      </w:pPr>
      <w:del w:id="771" w:author="Greenblue" w:date="2024-02-15T19:35:00Z">
        <w:r w:rsidRPr="00BE597A" w:rsidDel="00DF7FD4">
          <w:rPr>
            <w:rFonts w:eastAsia="맑은 고딕"/>
            <w:noProof/>
          </w:rPr>
          <w:delText>10.2</w:delText>
        </w:r>
        <w:r w:rsidRPr="00BE597A" w:rsidDel="00DF7FD4">
          <w:rPr>
            <w:rFonts w:eastAsia="맑은 고딕"/>
            <w:noProof/>
          </w:rPr>
          <w:tab/>
          <w:delText>Encoding of latitude and longitude</w:delText>
        </w:r>
        <w:r w:rsidDel="00DF7FD4">
          <w:rPr>
            <w:noProof/>
          </w:rPr>
          <w:tab/>
        </w:r>
        <w:r w:rsidDel="00DF7FD4">
          <w:rPr>
            <w:noProof/>
          </w:rPr>
          <w:fldChar w:fldCharType="begin"/>
        </w:r>
        <w:r w:rsidDel="00DF7FD4">
          <w:rPr>
            <w:noProof/>
          </w:rPr>
          <w:delInstrText xml:space="preserve"> PAGEREF _Toc152232577 \h </w:delInstrText>
        </w:r>
        <w:r w:rsidDel="00DF7FD4">
          <w:rPr>
            <w:noProof/>
          </w:rPr>
        </w:r>
        <w:r w:rsidDel="00DF7FD4">
          <w:rPr>
            <w:noProof/>
          </w:rPr>
          <w:fldChar w:fldCharType="separate"/>
        </w:r>
        <w:r w:rsidDel="00DF7FD4">
          <w:rPr>
            <w:noProof/>
          </w:rPr>
          <w:delText>17</w:delText>
        </w:r>
        <w:r w:rsidDel="00DF7FD4">
          <w:rPr>
            <w:noProof/>
          </w:rPr>
          <w:fldChar w:fldCharType="end"/>
        </w:r>
      </w:del>
    </w:p>
    <w:p w14:paraId="599D1936" w14:textId="529EB92A" w:rsidR="001F4712" w:rsidDel="00DF7FD4" w:rsidRDefault="001F4712">
      <w:pPr>
        <w:pStyle w:val="11"/>
        <w:rPr>
          <w:del w:id="772" w:author="Greenblue" w:date="2024-02-15T19:35:00Z"/>
          <w:rFonts w:ascii="Calibri" w:eastAsia="맑은 고딕" w:hAnsi="Calibri"/>
          <w:b w:val="0"/>
          <w:noProof/>
          <w:kern w:val="2"/>
        </w:rPr>
        <w:pPrChange w:id="773" w:author="Greenblue" w:date="2024-02-15T19:35:00Z">
          <w:pPr>
            <w:pStyle w:val="37"/>
          </w:pPr>
        </w:pPrChange>
      </w:pPr>
      <w:del w:id="774" w:author="Greenblue" w:date="2024-02-15T19:35:00Z">
        <w:r w:rsidDel="00DF7FD4">
          <w:rPr>
            <w:noProof/>
            <w:lang w:eastAsia="en-US"/>
          </w:rPr>
          <w:delText>10.2.1</w:delText>
        </w:r>
        <w:r w:rsidDel="00DF7FD4">
          <w:rPr>
            <w:noProof/>
            <w:lang w:eastAsia="en-US"/>
          </w:rPr>
          <w:tab/>
          <w:delText>Encoding of coordinates as decimals</w:delText>
        </w:r>
        <w:r w:rsidDel="00DF7FD4">
          <w:rPr>
            <w:noProof/>
          </w:rPr>
          <w:tab/>
        </w:r>
        <w:r w:rsidDel="00DF7FD4">
          <w:rPr>
            <w:noProof/>
          </w:rPr>
          <w:fldChar w:fldCharType="begin"/>
        </w:r>
        <w:r w:rsidDel="00DF7FD4">
          <w:rPr>
            <w:noProof/>
          </w:rPr>
          <w:delInstrText xml:space="preserve"> PAGEREF _Toc152232578 \h </w:delInstrText>
        </w:r>
        <w:r w:rsidDel="00DF7FD4">
          <w:rPr>
            <w:noProof/>
          </w:rPr>
        </w:r>
        <w:r w:rsidDel="00DF7FD4">
          <w:rPr>
            <w:noProof/>
          </w:rPr>
          <w:fldChar w:fldCharType="separate"/>
        </w:r>
        <w:r w:rsidDel="00DF7FD4">
          <w:rPr>
            <w:noProof/>
          </w:rPr>
          <w:delText>17</w:delText>
        </w:r>
        <w:r w:rsidDel="00DF7FD4">
          <w:rPr>
            <w:noProof/>
          </w:rPr>
          <w:fldChar w:fldCharType="end"/>
        </w:r>
      </w:del>
    </w:p>
    <w:p w14:paraId="7ADD136A" w14:textId="444A33A2" w:rsidR="001F4712" w:rsidDel="00DF7FD4" w:rsidRDefault="001F4712">
      <w:pPr>
        <w:pStyle w:val="11"/>
        <w:rPr>
          <w:del w:id="775" w:author="Greenblue" w:date="2024-02-15T19:35:00Z"/>
          <w:rFonts w:ascii="Calibri" w:eastAsia="맑은 고딕" w:hAnsi="Calibri"/>
          <w:b w:val="0"/>
          <w:noProof/>
          <w:kern w:val="2"/>
        </w:rPr>
        <w:pPrChange w:id="776" w:author="Greenblue" w:date="2024-02-15T19:35:00Z">
          <w:pPr>
            <w:pStyle w:val="28"/>
          </w:pPr>
        </w:pPrChange>
      </w:pPr>
      <w:del w:id="777" w:author="Greenblue" w:date="2024-02-15T19:35:00Z">
        <w:r w:rsidRPr="00BE597A" w:rsidDel="00DF7FD4">
          <w:rPr>
            <w:rFonts w:eastAsia="맑은 고딕"/>
            <w:noProof/>
          </w:rPr>
          <w:delText>10.3</w:delText>
        </w:r>
        <w:r w:rsidRPr="00BE597A" w:rsidDel="00DF7FD4">
          <w:rPr>
            <w:rFonts w:eastAsia="맑은 고딕"/>
            <w:noProof/>
          </w:rPr>
          <w:tab/>
          <w:delText>Numeric attribute encoding</w:delText>
        </w:r>
        <w:r w:rsidDel="00DF7FD4">
          <w:rPr>
            <w:noProof/>
          </w:rPr>
          <w:tab/>
        </w:r>
        <w:r w:rsidDel="00DF7FD4">
          <w:rPr>
            <w:noProof/>
          </w:rPr>
          <w:fldChar w:fldCharType="begin"/>
        </w:r>
        <w:r w:rsidDel="00DF7FD4">
          <w:rPr>
            <w:noProof/>
          </w:rPr>
          <w:delInstrText xml:space="preserve"> PAGEREF _Toc152232579 \h </w:delInstrText>
        </w:r>
        <w:r w:rsidDel="00DF7FD4">
          <w:rPr>
            <w:noProof/>
          </w:rPr>
        </w:r>
        <w:r w:rsidDel="00DF7FD4">
          <w:rPr>
            <w:noProof/>
          </w:rPr>
          <w:fldChar w:fldCharType="separate"/>
        </w:r>
        <w:r w:rsidDel="00DF7FD4">
          <w:rPr>
            <w:noProof/>
          </w:rPr>
          <w:delText>18</w:delText>
        </w:r>
        <w:r w:rsidDel="00DF7FD4">
          <w:rPr>
            <w:noProof/>
          </w:rPr>
          <w:fldChar w:fldCharType="end"/>
        </w:r>
      </w:del>
    </w:p>
    <w:p w14:paraId="0E3ED1CE" w14:textId="70A4F59C" w:rsidR="001F4712" w:rsidDel="00DF7FD4" w:rsidRDefault="001F4712">
      <w:pPr>
        <w:pStyle w:val="11"/>
        <w:rPr>
          <w:del w:id="778" w:author="Greenblue" w:date="2024-02-15T19:35:00Z"/>
          <w:rFonts w:ascii="Calibri" w:eastAsia="맑은 고딕" w:hAnsi="Calibri"/>
          <w:b w:val="0"/>
          <w:noProof/>
          <w:kern w:val="2"/>
        </w:rPr>
        <w:pPrChange w:id="779" w:author="Greenblue" w:date="2024-02-15T19:35:00Z">
          <w:pPr>
            <w:pStyle w:val="28"/>
          </w:pPr>
        </w:pPrChange>
      </w:pPr>
      <w:del w:id="780" w:author="Greenblue" w:date="2024-02-15T19:35:00Z">
        <w:r w:rsidRPr="00BE597A" w:rsidDel="00DF7FD4">
          <w:rPr>
            <w:rFonts w:eastAsia="맑은 고딕"/>
            <w:noProof/>
          </w:rPr>
          <w:delText>10.4</w:delText>
        </w:r>
        <w:r w:rsidRPr="00BE597A" w:rsidDel="00DF7FD4">
          <w:rPr>
            <w:rFonts w:eastAsia="맑은 고딕"/>
            <w:noProof/>
          </w:rPr>
          <w:tab/>
          <w:delText>Text attribute values</w:delText>
        </w:r>
        <w:r w:rsidDel="00DF7FD4">
          <w:rPr>
            <w:noProof/>
          </w:rPr>
          <w:tab/>
        </w:r>
        <w:r w:rsidDel="00DF7FD4">
          <w:rPr>
            <w:noProof/>
          </w:rPr>
          <w:fldChar w:fldCharType="begin"/>
        </w:r>
        <w:r w:rsidDel="00DF7FD4">
          <w:rPr>
            <w:noProof/>
          </w:rPr>
          <w:delInstrText xml:space="preserve"> PAGEREF _Toc152232580 \h </w:delInstrText>
        </w:r>
        <w:r w:rsidDel="00DF7FD4">
          <w:rPr>
            <w:noProof/>
          </w:rPr>
        </w:r>
        <w:r w:rsidDel="00DF7FD4">
          <w:rPr>
            <w:noProof/>
          </w:rPr>
          <w:fldChar w:fldCharType="separate"/>
        </w:r>
        <w:r w:rsidDel="00DF7FD4">
          <w:rPr>
            <w:noProof/>
          </w:rPr>
          <w:delText>18</w:delText>
        </w:r>
        <w:r w:rsidDel="00DF7FD4">
          <w:rPr>
            <w:noProof/>
          </w:rPr>
          <w:fldChar w:fldCharType="end"/>
        </w:r>
      </w:del>
    </w:p>
    <w:p w14:paraId="1B038EE6" w14:textId="5C3576BC" w:rsidR="001F4712" w:rsidDel="00DF7FD4" w:rsidRDefault="001F4712">
      <w:pPr>
        <w:pStyle w:val="11"/>
        <w:rPr>
          <w:del w:id="781" w:author="Greenblue" w:date="2024-02-15T19:35:00Z"/>
          <w:rFonts w:ascii="Calibri" w:eastAsia="맑은 고딕" w:hAnsi="Calibri"/>
          <w:b w:val="0"/>
          <w:noProof/>
          <w:kern w:val="2"/>
        </w:rPr>
        <w:pPrChange w:id="782" w:author="Greenblue" w:date="2024-02-15T19:35:00Z">
          <w:pPr>
            <w:pStyle w:val="28"/>
          </w:pPr>
        </w:pPrChange>
      </w:pPr>
      <w:del w:id="783" w:author="Greenblue" w:date="2024-02-15T19:35:00Z">
        <w:r w:rsidRPr="00BE597A" w:rsidDel="00DF7FD4">
          <w:rPr>
            <w:rFonts w:eastAsia="맑은 고딕"/>
            <w:noProof/>
          </w:rPr>
          <w:delText>10.5</w:delText>
        </w:r>
        <w:r w:rsidRPr="00BE597A" w:rsidDel="00DF7FD4">
          <w:rPr>
            <w:rFonts w:eastAsia="맑은 고딕"/>
            <w:noProof/>
          </w:rPr>
          <w:tab/>
          <w:delText>Mandatory attribute values</w:delText>
        </w:r>
        <w:r w:rsidDel="00DF7FD4">
          <w:rPr>
            <w:noProof/>
          </w:rPr>
          <w:tab/>
        </w:r>
        <w:r w:rsidDel="00DF7FD4">
          <w:rPr>
            <w:noProof/>
          </w:rPr>
          <w:fldChar w:fldCharType="begin"/>
        </w:r>
        <w:r w:rsidDel="00DF7FD4">
          <w:rPr>
            <w:noProof/>
          </w:rPr>
          <w:delInstrText xml:space="preserve"> PAGEREF _Toc152232581 \h </w:delInstrText>
        </w:r>
        <w:r w:rsidDel="00DF7FD4">
          <w:rPr>
            <w:noProof/>
          </w:rPr>
        </w:r>
        <w:r w:rsidDel="00DF7FD4">
          <w:rPr>
            <w:noProof/>
          </w:rPr>
          <w:fldChar w:fldCharType="separate"/>
        </w:r>
        <w:r w:rsidDel="00DF7FD4">
          <w:rPr>
            <w:noProof/>
          </w:rPr>
          <w:delText>18</w:delText>
        </w:r>
        <w:r w:rsidDel="00DF7FD4">
          <w:rPr>
            <w:noProof/>
          </w:rPr>
          <w:fldChar w:fldCharType="end"/>
        </w:r>
      </w:del>
    </w:p>
    <w:p w14:paraId="728DD6D5" w14:textId="3124854D" w:rsidR="001F4712" w:rsidDel="00DF7FD4" w:rsidRDefault="001F4712">
      <w:pPr>
        <w:pStyle w:val="11"/>
        <w:rPr>
          <w:del w:id="784" w:author="Greenblue" w:date="2024-02-15T19:35:00Z"/>
          <w:rFonts w:ascii="Calibri" w:eastAsia="맑은 고딕" w:hAnsi="Calibri"/>
          <w:b w:val="0"/>
          <w:noProof/>
          <w:kern w:val="2"/>
        </w:rPr>
        <w:pPrChange w:id="785" w:author="Greenblue" w:date="2024-02-15T19:35:00Z">
          <w:pPr>
            <w:pStyle w:val="28"/>
          </w:pPr>
        </w:pPrChange>
      </w:pPr>
      <w:del w:id="786" w:author="Greenblue" w:date="2024-02-15T19:35:00Z">
        <w:r w:rsidRPr="00BE597A" w:rsidDel="00DF7FD4">
          <w:rPr>
            <w:rFonts w:eastAsia="맑은 고딕"/>
            <w:noProof/>
          </w:rPr>
          <w:delText>10.6</w:delText>
        </w:r>
        <w:r w:rsidRPr="00BE597A" w:rsidDel="00DF7FD4">
          <w:rPr>
            <w:rFonts w:eastAsia="맑은 고딕"/>
            <w:noProof/>
          </w:rPr>
          <w:tab/>
          <w:delText>Unknown attribute values</w:delText>
        </w:r>
        <w:r w:rsidDel="00DF7FD4">
          <w:rPr>
            <w:noProof/>
          </w:rPr>
          <w:tab/>
        </w:r>
        <w:r w:rsidDel="00DF7FD4">
          <w:rPr>
            <w:noProof/>
          </w:rPr>
          <w:fldChar w:fldCharType="begin"/>
        </w:r>
        <w:r w:rsidDel="00DF7FD4">
          <w:rPr>
            <w:noProof/>
          </w:rPr>
          <w:delInstrText xml:space="preserve"> PAGEREF _Toc152232582 \h </w:delInstrText>
        </w:r>
        <w:r w:rsidDel="00DF7FD4">
          <w:rPr>
            <w:noProof/>
          </w:rPr>
        </w:r>
        <w:r w:rsidDel="00DF7FD4">
          <w:rPr>
            <w:noProof/>
          </w:rPr>
          <w:fldChar w:fldCharType="separate"/>
        </w:r>
        <w:r w:rsidDel="00DF7FD4">
          <w:rPr>
            <w:noProof/>
          </w:rPr>
          <w:delText>18</w:delText>
        </w:r>
        <w:r w:rsidDel="00DF7FD4">
          <w:rPr>
            <w:noProof/>
          </w:rPr>
          <w:fldChar w:fldCharType="end"/>
        </w:r>
      </w:del>
    </w:p>
    <w:p w14:paraId="46779BF2" w14:textId="7F8E03CB" w:rsidR="001F4712" w:rsidDel="00DF7FD4" w:rsidRDefault="001F4712">
      <w:pPr>
        <w:pStyle w:val="11"/>
        <w:rPr>
          <w:del w:id="787" w:author="Greenblue" w:date="2024-02-15T19:35:00Z"/>
          <w:rFonts w:ascii="Calibri" w:eastAsia="맑은 고딕" w:hAnsi="Calibri"/>
          <w:b w:val="0"/>
          <w:noProof/>
          <w:kern w:val="2"/>
        </w:rPr>
        <w:pPrChange w:id="788" w:author="Greenblue" w:date="2024-02-15T19:35:00Z">
          <w:pPr>
            <w:pStyle w:val="28"/>
          </w:pPr>
        </w:pPrChange>
      </w:pPr>
      <w:del w:id="789" w:author="Greenblue" w:date="2024-02-15T19:35:00Z">
        <w:r w:rsidRPr="00BE597A" w:rsidDel="00DF7FD4">
          <w:rPr>
            <w:rFonts w:eastAsia="맑은 고딕"/>
            <w:noProof/>
          </w:rPr>
          <w:delText>10.7</w:delText>
        </w:r>
        <w:r w:rsidRPr="00BE597A" w:rsidDel="00DF7FD4">
          <w:rPr>
            <w:rFonts w:eastAsia="맑은 고딕"/>
            <w:noProof/>
          </w:rPr>
          <w:tab/>
          <w:delText>Structure of dataset files</w:delText>
        </w:r>
        <w:r w:rsidDel="00DF7FD4">
          <w:rPr>
            <w:noProof/>
          </w:rPr>
          <w:tab/>
        </w:r>
        <w:r w:rsidDel="00DF7FD4">
          <w:rPr>
            <w:noProof/>
          </w:rPr>
          <w:fldChar w:fldCharType="begin"/>
        </w:r>
        <w:r w:rsidDel="00DF7FD4">
          <w:rPr>
            <w:noProof/>
          </w:rPr>
          <w:delInstrText xml:space="preserve"> PAGEREF _Toc152232583 \h </w:delInstrText>
        </w:r>
        <w:r w:rsidDel="00DF7FD4">
          <w:rPr>
            <w:noProof/>
          </w:rPr>
        </w:r>
        <w:r w:rsidDel="00DF7FD4">
          <w:rPr>
            <w:noProof/>
          </w:rPr>
          <w:fldChar w:fldCharType="separate"/>
        </w:r>
        <w:r w:rsidDel="00DF7FD4">
          <w:rPr>
            <w:noProof/>
          </w:rPr>
          <w:delText>18</w:delText>
        </w:r>
        <w:r w:rsidDel="00DF7FD4">
          <w:rPr>
            <w:noProof/>
          </w:rPr>
          <w:fldChar w:fldCharType="end"/>
        </w:r>
      </w:del>
    </w:p>
    <w:p w14:paraId="75A66269" w14:textId="0C49EDAA" w:rsidR="001F4712" w:rsidDel="00DF7FD4" w:rsidRDefault="001F4712">
      <w:pPr>
        <w:pStyle w:val="11"/>
        <w:rPr>
          <w:del w:id="790" w:author="Greenblue" w:date="2024-02-15T19:35:00Z"/>
          <w:rFonts w:ascii="Calibri" w:eastAsia="맑은 고딕" w:hAnsi="Calibri"/>
          <w:b w:val="0"/>
          <w:noProof/>
          <w:kern w:val="2"/>
        </w:rPr>
        <w:pPrChange w:id="791" w:author="Greenblue" w:date="2024-02-15T19:35:00Z">
          <w:pPr>
            <w:pStyle w:val="37"/>
          </w:pPr>
        </w:pPrChange>
      </w:pPr>
      <w:del w:id="792" w:author="Greenblue" w:date="2024-02-15T19:35:00Z">
        <w:r w:rsidDel="00DF7FD4">
          <w:rPr>
            <w:noProof/>
            <w:lang w:eastAsia="en-US"/>
          </w:rPr>
          <w:delText>10.7.1</w:delText>
        </w:r>
        <w:r w:rsidDel="00DF7FD4">
          <w:rPr>
            <w:noProof/>
            <w:lang w:eastAsia="en-US"/>
          </w:rPr>
          <w:tab/>
          <w:delText>Sequence of objects</w:delText>
        </w:r>
        <w:r w:rsidDel="00DF7FD4">
          <w:rPr>
            <w:noProof/>
          </w:rPr>
          <w:tab/>
        </w:r>
        <w:r w:rsidDel="00DF7FD4">
          <w:rPr>
            <w:noProof/>
          </w:rPr>
          <w:fldChar w:fldCharType="begin"/>
        </w:r>
        <w:r w:rsidDel="00DF7FD4">
          <w:rPr>
            <w:noProof/>
          </w:rPr>
          <w:delInstrText xml:space="preserve"> PAGEREF _Toc152232584 \h </w:delInstrText>
        </w:r>
        <w:r w:rsidDel="00DF7FD4">
          <w:rPr>
            <w:noProof/>
          </w:rPr>
        </w:r>
        <w:r w:rsidDel="00DF7FD4">
          <w:rPr>
            <w:noProof/>
          </w:rPr>
          <w:fldChar w:fldCharType="separate"/>
        </w:r>
        <w:r w:rsidDel="00DF7FD4">
          <w:rPr>
            <w:noProof/>
          </w:rPr>
          <w:delText>18</w:delText>
        </w:r>
        <w:r w:rsidDel="00DF7FD4">
          <w:rPr>
            <w:noProof/>
          </w:rPr>
          <w:fldChar w:fldCharType="end"/>
        </w:r>
      </w:del>
    </w:p>
    <w:p w14:paraId="0B1A4BA3" w14:textId="1BD43F70" w:rsidR="001F4712" w:rsidDel="00DF7FD4" w:rsidRDefault="001F4712">
      <w:pPr>
        <w:pStyle w:val="11"/>
        <w:rPr>
          <w:del w:id="793" w:author="Greenblue" w:date="2024-02-15T19:35:00Z"/>
          <w:rFonts w:ascii="Calibri" w:eastAsia="맑은 고딕" w:hAnsi="Calibri"/>
          <w:b w:val="0"/>
          <w:noProof/>
          <w:kern w:val="2"/>
        </w:rPr>
        <w:pPrChange w:id="794" w:author="Greenblue" w:date="2024-02-15T19:35:00Z">
          <w:pPr>
            <w:pStyle w:val="28"/>
          </w:pPr>
        </w:pPrChange>
      </w:pPr>
      <w:del w:id="795" w:author="Greenblue" w:date="2024-02-15T19:35:00Z">
        <w:r w:rsidRPr="00BE597A" w:rsidDel="00DF7FD4">
          <w:rPr>
            <w:rFonts w:eastAsia="맑은 고딕"/>
            <w:noProof/>
          </w:rPr>
          <w:delText>10.8</w:delText>
        </w:r>
        <w:r w:rsidRPr="00BE597A" w:rsidDel="00DF7FD4">
          <w:rPr>
            <w:rFonts w:eastAsia="맑은 고딕"/>
            <w:noProof/>
          </w:rPr>
          <w:tab/>
          <w:delText>Object identifiers</w:delText>
        </w:r>
        <w:r w:rsidDel="00DF7FD4">
          <w:rPr>
            <w:noProof/>
          </w:rPr>
          <w:tab/>
        </w:r>
        <w:r w:rsidDel="00DF7FD4">
          <w:rPr>
            <w:noProof/>
          </w:rPr>
          <w:fldChar w:fldCharType="begin"/>
        </w:r>
        <w:r w:rsidDel="00DF7FD4">
          <w:rPr>
            <w:noProof/>
          </w:rPr>
          <w:delInstrText xml:space="preserve"> PAGEREF _Toc152232585 \h </w:delInstrText>
        </w:r>
        <w:r w:rsidDel="00DF7FD4">
          <w:rPr>
            <w:noProof/>
          </w:rPr>
        </w:r>
        <w:r w:rsidDel="00DF7FD4">
          <w:rPr>
            <w:noProof/>
          </w:rPr>
          <w:fldChar w:fldCharType="separate"/>
        </w:r>
        <w:r w:rsidDel="00DF7FD4">
          <w:rPr>
            <w:noProof/>
          </w:rPr>
          <w:delText>19</w:delText>
        </w:r>
        <w:r w:rsidDel="00DF7FD4">
          <w:rPr>
            <w:noProof/>
          </w:rPr>
          <w:fldChar w:fldCharType="end"/>
        </w:r>
      </w:del>
    </w:p>
    <w:p w14:paraId="0AD45880" w14:textId="6F7DC251" w:rsidR="001F4712" w:rsidDel="00DF7FD4" w:rsidRDefault="001F4712">
      <w:pPr>
        <w:pStyle w:val="11"/>
        <w:rPr>
          <w:del w:id="796" w:author="Greenblue" w:date="2024-02-15T19:35:00Z"/>
          <w:rFonts w:ascii="Calibri" w:eastAsia="맑은 고딕" w:hAnsi="Calibri"/>
          <w:b w:val="0"/>
          <w:noProof/>
          <w:kern w:val="2"/>
        </w:rPr>
        <w:pPrChange w:id="797" w:author="Greenblue" w:date="2024-02-15T19:35:00Z">
          <w:pPr>
            <w:pStyle w:val="28"/>
          </w:pPr>
        </w:pPrChange>
      </w:pPr>
      <w:del w:id="798" w:author="Greenblue" w:date="2024-02-15T19:35:00Z">
        <w:r w:rsidRPr="00BE597A" w:rsidDel="00DF7FD4">
          <w:rPr>
            <w:rFonts w:eastAsia="맑은 고딕"/>
            <w:noProof/>
          </w:rPr>
          <w:delText>10.9</w:delText>
        </w:r>
        <w:r w:rsidRPr="00BE597A" w:rsidDel="00DF7FD4">
          <w:rPr>
            <w:rFonts w:eastAsia="맑은 고딕"/>
            <w:noProof/>
          </w:rPr>
          <w:tab/>
          <w:delText>Data overlap</w:delText>
        </w:r>
        <w:r w:rsidDel="00DF7FD4">
          <w:rPr>
            <w:noProof/>
          </w:rPr>
          <w:tab/>
        </w:r>
        <w:r w:rsidDel="00DF7FD4">
          <w:rPr>
            <w:noProof/>
          </w:rPr>
          <w:fldChar w:fldCharType="begin"/>
        </w:r>
        <w:r w:rsidDel="00DF7FD4">
          <w:rPr>
            <w:noProof/>
          </w:rPr>
          <w:delInstrText xml:space="preserve"> PAGEREF _Toc152232586 \h </w:delInstrText>
        </w:r>
        <w:r w:rsidDel="00DF7FD4">
          <w:rPr>
            <w:noProof/>
          </w:rPr>
        </w:r>
        <w:r w:rsidDel="00DF7FD4">
          <w:rPr>
            <w:noProof/>
          </w:rPr>
          <w:fldChar w:fldCharType="separate"/>
        </w:r>
        <w:r w:rsidDel="00DF7FD4">
          <w:rPr>
            <w:noProof/>
          </w:rPr>
          <w:delText>19</w:delText>
        </w:r>
        <w:r w:rsidDel="00DF7FD4">
          <w:rPr>
            <w:noProof/>
          </w:rPr>
          <w:fldChar w:fldCharType="end"/>
        </w:r>
      </w:del>
    </w:p>
    <w:p w14:paraId="0F53E764" w14:textId="7A3A0F76" w:rsidR="001F4712" w:rsidDel="00DF7FD4" w:rsidRDefault="001F4712">
      <w:pPr>
        <w:pStyle w:val="11"/>
        <w:rPr>
          <w:del w:id="799" w:author="Greenblue" w:date="2024-02-15T19:35:00Z"/>
          <w:rFonts w:ascii="Calibri" w:eastAsia="맑은 고딕" w:hAnsi="Calibri"/>
          <w:b w:val="0"/>
          <w:noProof/>
          <w:kern w:val="2"/>
        </w:rPr>
        <w:pPrChange w:id="800" w:author="Greenblue" w:date="2024-02-15T19:35:00Z">
          <w:pPr>
            <w:pStyle w:val="28"/>
          </w:pPr>
        </w:pPrChange>
      </w:pPr>
      <w:del w:id="801" w:author="Greenblue" w:date="2024-02-15T19:35:00Z">
        <w:r w:rsidRPr="00BE597A" w:rsidDel="00DF7FD4">
          <w:rPr>
            <w:rFonts w:eastAsia="맑은 고딕"/>
            <w:noProof/>
          </w:rPr>
          <w:delText>10.10</w:delText>
        </w:r>
        <w:r w:rsidRPr="00BE597A" w:rsidDel="00DF7FD4">
          <w:rPr>
            <w:rFonts w:eastAsia="맑은 고딕"/>
            <w:noProof/>
          </w:rPr>
          <w:tab/>
          <w:delText>Data extent</w:delText>
        </w:r>
        <w:r w:rsidDel="00DF7FD4">
          <w:rPr>
            <w:noProof/>
          </w:rPr>
          <w:tab/>
        </w:r>
        <w:r w:rsidDel="00DF7FD4">
          <w:rPr>
            <w:noProof/>
          </w:rPr>
          <w:fldChar w:fldCharType="begin"/>
        </w:r>
        <w:r w:rsidDel="00DF7FD4">
          <w:rPr>
            <w:noProof/>
          </w:rPr>
          <w:delInstrText xml:space="preserve"> PAGEREF _Toc152232587 \h </w:delInstrText>
        </w:r>
        <w:r w:rsidDel="00DF7FD4">
          <w:rPr>
            <w:noProof/>
          </w:rPr>
        </w:r>
        <w:r w:rsidDel="00DF7FD4">
          <w:rPr>
            <w:noProof/>
          </w:rPr>
          <w:fldChar w:fldCharType="separate"/>
        </w:r>
        <w:r w:rsidDel="00DF7FD4">
          <w:rPr>
            <w:noProof/>
          </w:rPr>
          <w:delText>19</w:delText>
        </w:r>
        <w:r w:rsidDel="00DF7FD4">
          <w:rPr>
            <w:noProof/>
          </w:rPr>
          <w:fldChar w:fldCharType="end"/>
        </w:r>
      </w:del>
    </w:p>
    <w:p w14:paraId="20E0A658" w14:textId="54623843" w:rsidR="001F4712" w:rsidDel="00DF7FD4" w:rsidRDefault="001F4712">
      <w:pPr>
        <w:pStyle w:val="11"/>
        <w:rPr>
          <w:del w:id="802" w:author="Greenblue" w:date="2024-02-15T19:35:00Z"/>
          <w:rFonts w:ascii="Calibri" w:eastAsia="맑은 고딕" w:hAnsi="Calibri"/>
          <w:b w:val="0"/>
          <w:noProof/>
          <w:kern w:val="2"/>
        </w:rPr>
      </w:pPr>
      <w:del w:id="803" w:author="Greenblue" w:date="2024-02-15T19:35:00Z">
        <w:r w:rsidDel="00DF7FD4">
          <w:rPr>
            <w:noProof/>
          </w:rPr>
          <w:delText>11</w:delText>
        </w:r>
        <w:r w:rsidDel="00DF7FD4">
          <w:rPr>
            <w:noProof/>
          </w:rPr>
          <w:tab/>
          <w:delText>Data Product Delivery</w:delText>
        </w:r>
        <w:r w:rsidDel="00DF7FD4">
          <w:rPr>
            <w:noProof/>
          </w:rPr>
          <w:tab/>
        </w:r>
        <w:r w:rsidDel="00DF7FD4">
          <w:rPr>
            <w:noProof/>
          </w:rPr>
          <w:fldChar w:fldCharType="begin"/>
        </w:r>
        <w:r w:rsidDel="00DF7FD4">
          <w:rPr>
            <w:noProof/>
          </w:rPr>
          <w:delInstrText xml:space="preserve"> PAGEREF _Toc152232588 \h </w:delInstrText>
        </w:r>
        <w:r w:rsidDel="00DF7FD4">
          <w:rPr>
            <w:noProof/>
          </w:rPr>
        </w:r>
        <w:r w:rsidDel="00DF7FD4">
          <w:rPr>
            <w:noProof/>
          </w:rPr>
          <w:fldChar w:fldCharType="separate"/>
        </w:r>
        <w:r w:rsidDel="00DF7FD4">
          <w:rPr>
            <w:noProof/>
          </w:rPr>
          <w:delText>19</w:delText>
        </w:r>
        <w:r w:rsidDel="00DF7FD4">
          <w:rPr>
            <w:noProof/>
          </w:rPr>
          <w:fldChar w:fldCharType="end"/>
        </w:r>
      </w:del>
    </w:p>
    <w:p w14:paraId="655A4E97" w14:textId="1FB20EB2" w:rsidR="001F4712" w:rsidDel="00DF7FD4" w:rsidRDefault="001F4712">
      <w:pPr>
        <w:pStyle w:val="11"/>
        <w:rPr>
          <w:del w:id="804" w:author="Greenblue" w:date="2024-02-15T19:35:00Z"/>
          <w:rFonts w:ascii="Calibri" w:eastAsia="맑은 고딕" w:hAnsi="Calibri"/>
          <w:b w:val="0"/>
          <w:noProof/>
          <w:kern w:val="2"/>
        </w:rPr>
        <w:pPrChange w:id="805" w:author="Greenblue" w:date="2024-02-15T19:35:00Z">
          <w:pPr>
            <w:pStyle w:val="28"/>
          </w:pPr>
        </w:pPrChange>
      </w:pPr>
      <w:del w:id="806" w:author="Greenblue" w:date="2024-02-15T19:35:00Z">
        <w:r w:rsidDel="00DF7FD4">
          <w:rPr>
            <w:noProof/>
          </w:rPr>
          <w:delText>11.1</w:delText>
        </w:r>
        <w:r w:rsidDel="00DF7FD4">
          <w:rPr>
            <w:noProof/>
          </w:rPr>
          <w:tab/>
          <w:delText>Data product delivery information</w:delText>
        </w:r>
        <w:r w:rsidDel="00DF7FD4">
          <w:rPr>
            <w:noProof/>
          </w:rPr>
          <w:tab/>
        </w:r>
        <w:r w:rsidDel="00DF7FD4">
          <w:rPr>
            <w:noProof/>
          </w:rPr>
          <w:fldChar w:fldCharType="begin"/>
        </w:r>
        <w:r w:rsidDel="00DF7FD4">
          <w:rPr>
            <w:noProof/>
          </w:rPr>
          <w:delInstrText xml:space="preserve"> PAGEREF _Toc152232589 \h </w:delInstrText>
        </w:r>
        <w:r w:rsidDel="00DF7FD4">
          <w:rPr>
            <w:noProof/>
          </w:rPr>
        </w:r>
        <w:r w:rsidDel="00DF7FD4">
          <w:rPr>
            <w:noProof/>
          </w:rPr>
          <w:fldChar w:fldCharType="separate"/>
        </w:r>
        <w:r w:rsidDel="00DF7FD4">
          <w:rPr>
            <w:noProof/>
          </w:rPr>
          <w:delText>19</w:delText>
        </w:r>
        <w:r w:rsidDel="00DF7FD4">
          <w:rPr>
            <w:noProof/>
          </w:rPr>
          <w:fldChar w:fldCharType="end"/>
        </w:r>
      </w:del>
    </w:p>
    <w:p w14:paraId="5485E1C7" w14:textId="686F7D1B" w:rsidR="001F4712" w:rsidDel="00DF7FD4" w:rsidRDefault="001F4712">
      <w:pPr>
        <w:pStyle w:val="11"/>
        <w:rPr>
          <w:del w:id="807" w:author="Greenblue" w:date="2024-02-15T19:35:00Z"/>
          <w:rFonts w:ascii="Calibri" w:eastAsia="맑은 고딕" w:hAnsi="Calibri"/>
          <w:b w:val="0"/>
          <w:noProof/>
          <w:kern w:val="2"/>
        </w:rPr>
        <w:pPrChange w:id="808" w:author="Greenblue" w:date="2024-02-15T19:35:00Z">
          <w:pPr>
            <w:pStyle w:val="37"/>
          </w:pPr>
        </w:pPrChange>
      </w:pPr>
      <w:del w:id="809" w:author="Greenblue" w:date="2024-02-15T19:35:00Z">
        <w:r w:rsidDel="00DF7FD4">
          <w:rPr>
            <w:noProof/>
            <w:lang w:eastAsia="en-US"/>
          </w:rPr>
          <w:delText>11.1.1</w:delText>
        </w:r>
        <w:r w:rsidDel="00DF7FD4">
          <w:rPr>
            <w:noProof/>
            <w:lang w:eastAsia="en-US"/>
          </w:rPr>
          <w:tab/>
          <w:delText>Datasets  loading</w:delText>
        </w:r>
        <w:r w:rsidDel="00DF7FD4">
          <w:rPr>
            <w:noProof/>
          </w:rPr>
          <w:tab/>
        </w:r>
        <w:r w:rsidDel="00DF7FD4">
          <w:rPr>
            <w:noProof/>
          </w:rPr>
          <w:fldChar w:fldCharType="begin"/>
        </w:r>
        <w:r w:rsidDel="00DF7FD4">
          <w:rPr>
            <w:noProof/>
          </w:rPr>
          <w:delInstrText xml:space="preserve"> PAGEREF _Toc152232590 \h </w:delInstrText>
        </w:r>
        <w:r w:rsidDel="00DF7FD4">
          <w:rPr>
            <w:noProof/>
          </w:rPr>
        </w:r>
        <w:r w:rsidDel="00DF7FD4">
          <w:rPr>
            <w:noProof/>
          </w:rPr>
          <w:fldChar w:fldCharType="separate"/>
        </w:r>
        <w:r w:rsidDel="00DF7FD4">
          <w:rPr>
            <w:noProof/>
          </w:rPr>
          <w:delText>20</w:delText>
        </w:r>
        <w:r w:rsidDel="00DF7FD4">
          <w:rPr>
            <w:noProof/>
          </w:rPr>
          <w:fldChar w:fldCharType="end"/>
        </w:r>
      </w:del>
    </w:p>
    <w:p w14:paraId="2F3370DA" w14:textId="25E1E903" w:rsidR="001F4712" w:rsidDel="00DF7FD4" w:rsidRDefault="001F4712">
      <w:pPr>
        <w:pStyle w:val="11"/>
        <w:rPr>
          <w:del w:id="810" w:author="Greenblue" w:date="2024-02-15T19:35:00Z"/>
          <w:rFonts w:ascii="Calibri" w:eastAsia="맑은 고딕" w:hAnsi="Calibri"/>
          <w:b w:val="0"/>
          <w:noProof/>
          <w:kern w:val="2"/>
        </w:rPr>
        <w:pPrChange w:id="811" w:author="Greenblue" w:date="2024-02-15T19:35:00Z">
          <w:pPr>
            <w:pStyle w:val="37"/>
          </w:pPr>
        </w:pPrChange>
      </w:pPr>
      <w:del w:id="812" w:author="Greenblue" w:date="2024-02-15T19:35:00Z">
        <w:r w:rsidDel="00DF7FD4">
          <w:rPr>
            <w:noProof/>
            <w:lang w:eastAsia="en-US"/>
          </w:rPr>
          <w:delText>11.1.2</w:delText>
        </w:r>
        <w:r w:rsidDel="00DF7FD4">
          <w:rPr>
            <w:noProof/>
            <w:lang w:eastAsia="en-US"/>
          </w:rPr>
          <w:tab/>
          <w:delText>New Editions</w:delText>
        </w:r>
        <w:r w:rsidDel="00DF7FD4">
          <w:rPr>
            <w:noProof/>
          </w:rPr>
          <w:tab/>
        </w:r>
        <w:r w:rsidDel="00DF7FD4">
          <w:rPr>
            <w:noProof/>
          </w:rPr>
          <w:fldChar w:fldCharType="begin"/>
        </w:r>
        <w:r w:rsidDel="00DF7FD4">
          <w:rPr>
            <w:noProof/>
          </w:rPr>
          <w:delInstrText xml:space="preserve"> PAGEREF _Toc152232591 \h </w:delInstrText>
        </w:r>
        <w:r w:rsidDel="00DF7FD4">
          <w:rPr>
            <w:noProof/>
          </w:rPr>
        </w:r>
        <w:r w:rsidDel="00DF7FD4">
          <w:rPr>
            <w:noProof/>
          </w:rPr>
          <w:fldChar w:fldCharType="separate"/>
        </w:r>
        <w:r w:rsidDel="00DF7FD4">
          <w:rPr>
            <w:noProof/>
          </w:rPr>
          <w:delText>20</w:delText>
        </w:r>
        <w:r w:rsidDel="00DF7FD4">
          <w:rPr>
            <w:noProof/>
          </w:rPr>
          <w:fldChar w:fldCharType="end"/>
        </w:r>
      </w:del>
    </w:p>
    <w:p w14:paraId="637D21B3" w14:textId="151F553B" w:rsidR="001F4712" w:rsidDel="00DF7FD4" w:rsidRDefault="001F4712">
      <w:pPr>
        <w:pStyle w:val="11"/>
        <w:rPr>
          <w:del w:id="813" w:author="Greenblue" w:date="2024-02-15T19:35:00Z"/>
          <w:rFonts w:ascii="Calibri" w:eastAsia="맑은 고딕" w:hAnsi="Calibri"/>
          <w:b w:val="0"/>
          <w:noProof/>
          <w:kern w:val="2"/>
        </w:rPr>
        <w:pPrChange w:id="814" w:author="Greenblue" w:date="2024-02-15T19:35:00Z">
          <w:pPr>
            <w:pStyle w:val="28"/>
          </w:pPr>
        </w:pPrChange>
      </w:pPr>
      <w:del w:id="815" w:author="Greenblue" w:date="2024-02-15T19:35:00Z">
        <w:r w:rsidDel="00DF7FD4">
          <w:rPr>
            <w:noProof/>
            <w:lang w:eastAsia="en-US"/>
          </w:rPr>
          <w:delText>11.2</w:delText>
        </w:r>
        <w:r w:rsidDel="00DF7FD4">
          <w:rPr>
            <w:noProof/>
            <w:lang w:eastAsia="en-US"/>
          </w:rPr>
          <w:tab/>
          <w:delText>Dataset</w:delText>
        </w:r>
        <w:r w:rsidDel="00DF7FD4">
          <w:rPr>
            <w:noProof/>
          </w:rPr>
          <w:tab/>
        </w:r>
        <w:r w:rsidDel="00DF7FD4">
          <w:rPr>
            <w:noProof/>
          </w:rPr>
          <w:fldChar w:fldCharType="begin"/>
        </w:r>
        <w:r w:rsidDel="00DF7FD4">
          <w:rPr>
            <w:noProof/>
          </w:rPr>
          <w:delInstrText xml:space="preserve"> PAGEREF _Toc152232592 \h </w:delInstrText>
        </w:r>
        <w:r w:rsidDel="00DF7FD4">
          <w:rPr>
            <w:noProof/>
          </w:rPr>
        </w:r>
        <w:r w:rsidDel="00DF7FD4">
          <w:rPr>
            <w:noProof/>
          </w:rPr>
          <w:fldChar w:fldCharType="separate"/>
        </w:r>
        <w:r w:rsidDel="00DF7FD4">
          <w:rPr>
            <w:noProof/>
          </w:rPr>
          <w:delText>20</w:delText>
        </w:r>
        <w:r w:rsidDel="00DF7FD4">
          <w:rPr>
            <w:noProof/>
          </w:rPr>
          <w:fldChar w:fldCharType="end"/>
        </w:r>
      </w:del>
    </w:p>
    <w:p w14:paraId="5282CD4E" w14:textId="26097381" w:rsidR="001F4712" w:rsidDel="00DF7FD4" w:rsidRDefault="001F4712">
      <w:pPr>
        <w:pStyle w:val="11"/>
        <w:rPr>
          <w:del w:id="816" w:author="Greenblue" w:date="2024-02-15T19:35:00Z"/>
          <w:rFonts w:ascii="Calibri" w:eastAsia="맑은 고딕" w:hAnsi="Calibri"/>
          <w:b w:val="0"/>
          <w:noProof/>
          <w:kern w:val="2"/>
        </w:rPr>
        <w:pPrChange w:id="817" w:author="Greenblue" w:date="2024-02-15T19:35:00Z">
          <w:pPr>
            <w:pStyle w:val="37"/>
          </w:pPr>
        </w:pPrChange>
      </w:pPr>
      <w:del w:id="818" w:author="Greenblue" w:date="2024-02-15T19:35:00Z">
        <w:r w:rsidDel="00DF7FD4">
          <w:rPr>
            <w:noProof/>
            <w:lang w:eastAsia="en-US"/>
          </w:rPr>
          <w:delText>11.2.1</w:delText>
        </w:r>
        <w:r w:rsidDel="00DF7FD4">
          <w:rPr>
            <w:noProof/>
            <w:lang w:eastAsia="en-US"/>
          </w:rPr>
          <w:tab/>
          <w:delText>Datasets</w:delText>
        </w:r>
        <w:r w:rsidDel="00DF7FD4">
          <w:rPr>
            <w:noProof/>
          </w:rPr>
          <w:tab/>
        </w:r>
        <w:r w:rsidDel="00DF7FD4">
          <w:rPr>
            <w:noProof/>
          </w:rPr>
          <w:fldChar w:fldCharType="begin"/>
        </w:r>
        <w:r w:rsidDel="00DF7FD4">
          <w:rPr>
            <w:noProof/>
          </w:rPr>
          <w:delInstrText xml:space="preserve"> PAGEREF _Toc152232593 \h </w:delInstrText>
        </w:r>
        <w:r w:rsidDel="00DF7FD4">
          <w:rPr>
            <w:noProof/>
          </w:rPr>
        </w:r>
        <w:r w:rsidDel="00DF7FD4">
          <w:rPr>
            <w:noProof/>
          </w:rPr>
          <w:fldChar w:fldCharType="separate"/>
        </w:r>
        <w:r w:rsidDel="00DF7FD4">
          <w:rPr>
            <w:noProof/>
          </w:rPr>
          <w:delText>20</w:delText>
        </w:r>
        <w:r w:rsidDel="00DF7FD4">
          <w:rPr>
            <w:noProof/>
          </w:rPr>
          <w:fldChar w:fldCharType="end"/>
        </w:r>
      </w:del>
    </w:p>
    <w:p w14:paraId="7F0B1E25" w14:textId="3F0668F6" w:rsidR="001F4712" w:rsidDel="00DF7FD4" w:rsidRDefault="001F4712">
      <w:pPr>
        <w:pStyle w:val="11"/>
        <w:rPr>
          <w:del w:id="819" w:author="Greenblue" w:date="2024-02-15T19:35:00Z"/>
          <w:rFonts w:ascii="Calibri" w:eastAsia="맑은 고딕" w:hAnsi="Calibri"/>
          <w:b w:val="0"/>
          <w:noProof/>
          <w:kern w:val="2"/>
        </w:rPr>
        <w:pPrChange w:id="820" w:author="Greenblue" w:date="2024-02-15T19:35:00Z">
          <w:pPr>
            <w:pStyle w:val="37"/>
          </w:pPr>
        </w:pPrChange>
      </w:pPr>
      <w:del w:id="821" w:author="Greenblue" w:date="2024-02-15T19:35:00Z">
        <w:r w:rsidDel="00DF7FD4">
          <w:rPr>
            <w:noProof/>
            <w:lang w:eastAsia="en-US"/>
          </w:rPr>
          <w:delText>11.2.2</w:delText>
        </w:r>
        <w:r w:rsidDel="00DF7FD4">
          <w:rPr>
            <w:noProof/>
            <w:lang w:eastAsia="en-US"/>
          </w:rPr>
          <w:tab/>
          <w:delText>Dataset file naming</w:delText>
        </w:r>
        <w:r w:rsidDel="00DF7FD4">
          <w:rPr>
            <w:noProof/>
          </w:rPr>
          <w:tab/>
        </w:r>
        <w:r w:rsidDel="00DF7FD4">
          <w:rPr>
            <w:noProof/>
          </w:rPr>
          <w:fldChar w:fldCharType="begin"/>
        </w:r>
        <w:r w:rsidDel="00DF7FD4">
          <w:rPr>
            <w:noProof/>
          </w:rPr>
          <w:delInstrText xml:space="preserve"> PAGEREF _Toc152232594 \h </w:delInstrText>
        </w:r>
        <w:r w:rsidDel="00DF7FD4">
          <w:rPr>
            <w:noProof/>
          </w:rPr>
        </w:r>
        <w:r w:rsidDel="00DF7FD4">
          <w:rPr>
            <w:noProof/>
          </w:rPr>
          <w:fldChar w:fldCharType="separate"/>
        </w:r>
        <w:r w:rsidDel="00DF7FD4">
          <w:rPr>
            <w:noProof/>
          </w:rPr>
          <w:delText>21</w:delText>
        </w:r>
        <w:r w:rsidDel="00DF7FD4">
          <w:rPr>
            <w:noProof/>
          </w:rPr>
          <w:fldChar w:fldCharType="end"/>
        </w:r>
      </w:del>
    </w:p>
    <w:p w14:paraId="68907876" w14:textId="1FAA0578" w:rsidR="001F4712" w:rsidDel="00DF7FD4" w:rsidRDefault="001F4712">
      <w:pPr>
        <w:pStyle w:val="11"/>
        <w:rPr>
          <w:del w:id="822" w:author="Greenblue" w:date="2024-02-15T19:35:00Z"/>
          <w:rFonts w:ascii="Calibri" w:eastAsia="맑은 고딕" w:hAnsi="Calibri"/>
          <w:b w:val="0"/>
          <w:noProof/>
          <w:kern w:val="2"/>
        </w:rPr>
        <w:pPrChange w:id="823" w:author="Greenblue" w:date="2024-02-15T19:35:00Z">
          <w:pPr>
            <w:pStyle w:val="37"/>
          </w:pPr>
        </w:pPrChange>
      </w:pPr>
      <w:del w:id="824" w:author="Greenblue" w:date="2024-02-15T19:35:00Z">
        <w:r w:rsidDel="00DF7FD4">
          <w:rPr>
            <w:noProof/>
            <w:lang w:eastAsia="en-US"/>
          </w:rPr>
          <w:delText>11.2.3</w:delText>
        </w:r>
        <w:r w:rsidDel="00DF7FD4">
          <w:rPr>
            <w:noProof/>
            <w:lang w:eastAsia="en-US"/>
          </w:rPr>
          <w:tab/>
          <w:delText>Update dataset file naming</w:delText>
        </w:r>
        <w:r w:rsidDel="00DF7FD4">
          <w:rPr>
            <w:noProof/>
          </w:rPr>
          <w:tab/>
        </w:r>
        <w:r w:rsidDel="00DF7FD4">
          <w:rPr>
            <w:noProof/>
          </w:rPr>
          <w:fldChar w:fldCharType="begin"/>
        </w:r>
        <w:r w:rsidDel="00DF7FD4">
          <w:rPr>
            <w:noProof/>
          </w:rPr>
          <w:delInstrText xml:space="preserve"> PAGEREF _Toc152232595 \h </w:delInstrText>
        </w:r>
        <w:r w:rsidDel="00DF7FD4">
          <w:rPr>
            <w:noProof/>
          </w:rPr>
        </w:r>
        <w:r w:rsidDel="00DF7FD4">
          <w:rPr>
            <w:noProof/>
          </w:rPr>
          <w:fldChar w:fldCharType="separate"/>
        </w:r>
        <w:r w:rsidDel="00DF7FD4">
          <w:rPr>
            <w:noProof/>
          </w:rPr>
          <w:delText>21</w:delText>
        </w:r>
        <w:r w:rsidDel="00DF7FD4">
          <w:rPr>
            <w:noProof/>
          </w:rPr>
          <w:fldChar w:fldCharType="end"/>
        </w:r>
      </w:del>
    </w:p>
    <w:p w14:paraId="096A2D00" w14:textId="74342756" w:rsidR="001F4712" w:rsidDel="00DF7FD4" w:rsidRDefault="001F4712">
      <w:pPr>
        <w:pStyle w:val="11"/>
        <w:rPr>
          <w:del w:id="825" w:author="Greenblue" w:date="2024-02-15T19:35:00Z"/>
          <w:rFonts w:ascii="Calibri" w:eastAsia="맑은 고딕" w:hAnsi="Calibri"/>
          <w:b w:val="0"/>
          <w:noProof/>
          <w:kern w:val="2"/>
        </w:rPr>
        <w:pPrChange w:id="826" w:author="Greenblue" w:date="2024-02-15T19:35:00Z">
          <w:pPr>
            <w:pStyle w:val="28"/>
          </w:pPr>
        </w:pPrChange>
      </w:pPr>
      <w:del w:id="827" w:author="Greenblue" w:date="2024-02-15T19:35:00Z">
        <w:r w:rsidRPr="00BE597A" w:rsidDel="00DF7FD4">
          <w:rPr>
            <w:rFonts w:eastAsia="맑은 고딕"/>
            <w:noProof/>
          </w:rPr>
          <w:delText>11.3</w:delText>
        </w:r>
        <w:r w:rsidRPr="00BE597A" w:rsidDel="00DF7FD4">
          <w:rPr>
            <w:rFonts w:eastAsia="맑은 고딕"/>
            <w:noProof/>
          </w:rPr>
          <w:tab/>
          <w:delText>Catalogue file naming</w:delText>
        </w:r>
        <w:r w:rsidDel="00DF7FD4">
          <w:rPr>
            <w:noProof/>
          </w:rPr>
          <w:tab/>
        </w:r>
        <w:r w:rsidDel="00DF7FD4">
          <w:rPr>
            <w:noProof/>
          </w:rPr>
          <w:fldChar w:fldCharType="begin"/>
        </w:r>
        <w:r w:rsidDel="00DF7FD4">
          <w:rPr>
            <w:noProof/>
          </w:rPr>
          <w:delInstrText xml:space="preserve"> PAGEREF _Toc152232596 \h </w:delInstrText>
        </w:r>
        <w:r w:rsidDel="00DF7FD4">
          <w:rPr>
            <w:noProof/>
          </w:rPr>
        </w:r>
        <w:r w:rsidDel="00DF7FD4">
          <w:rPr>
            <w:noProof/>
          </w:rPr>
          <w:fldChar w:fldCharType="separate"/>
        </w:r>
        <w:r w:rsidDel="00DF7FD4">
          <w:rPr>
            <w:noProof/>
          </w:rPr>
          <w:delText>22</w:delText>
        </w:r>
        <w:r w:rsidDel="00DF7FD4">
          <w:rPr>
            <w:noProof/>
          </w:rPr>
          <w:fldChar w:fldCharType="end"/>
        </w:r>
      </w:del>
    </w:p>
    <w:p w14:paraId="494CFC37" w14:textId="6F66B28A" w:rsidR="001F4712" w:rsidDel="00DF7FD4" w:rsidRDefault="001F4712">
      <w:pPr>
        <w:pStyle w:val="11"/>
        <w:rPr>
          <w:del w:id="828" w:author="Greenblue" w:date="2024-02-15T19:35:00Z"/>
          <w:rFonts w:ascii="Calibri" w:eastAsia="맑은 고딕" w:hAnsi="Calibri"/>
          <w:b w:val="0"/>
          <w:noProof/>
          <w:kern w:val="2"/>
        </w:rPr>
        <w:pPrChange w:id="829" w:author="Greenblue" w:date="2024-02-15T19:35:00Z">
          <w:pPr>
            <w:pStyle w:val="28"/>
          </w:pPr>
        </w:pPrChange>
      </w:pPr>
      <w:del w:id="830" w:author="Greenblue" w:date="2024-02-15T19:35:00Z">
        <w:r w:rsidDel="00DF7FD4">
          <w:rPr>
            <w:noProof/>
            <w:lang w:eastAsia="en-US"/>
          </w:rPr>
          <w:delText>11.4</w:delText>
        </w:r>
        <w:r w:rsidDel="00DF7FD4">
          <w:rPr>
            <w:noProof/>
            <w:lang w:eastAsia="en-US"/>
          </w:rPr>
          <w:tab/>
          <w:delText>Support Files</w:delText>
        </w:r>
        <w:r w:rsidDel="00DF7FD4">
          <w:rPr>
            <w:noProof/>
          </w:rPr>
          <w:tab/>
        </w:r>
        <w:r w:rsidDel="00DF7FD4">
          <w:rPr>
            <w:noProof/>
          </w:rPr>
          <w:fldChar w:fldCharType="begin"/>
        </w:r>
        <w:r w:rsidDel="00DF7FD4">
          <w:rPr>
            <w:noProof/>
          </w:rPr>
          <w:delInstrText xml:space="preserve"> PAGEREF _Toc152232597 \h </w:delInstrText>
        </w:r>
        <w:r w:rsidDel="00DF7FD4">
          <w:rPr>
            <w:noProof/>
          </w:rPr>
        </w:r>
        <w:r w:rsidDel="00DF7FD4">
          <w:rPr>
            <w:noProof/>
          </w:rPr>
          <w:fldChar w:fldCharType="separate"/>
        </w:r>
        <w:r w:rsidDel="00DF7FD4">
          <w:rPr>
            <w:noProof/>
          </w:rPr>
          <w:delText>22</w:delText>
        </w:r>
        <w:r w:rsidDel="00DF7FD4">
          <w:rPr>
            <w:noProof/>
          </w:rPr>
          <w:fldChar w:fldCharType="end"/>
        </w:r>
      </w:del>
    </w:p>
    <w:p w14:paraId="2974B20F" w14:textId="1B8CC9BD" w:rsidR="001F4712" w:rsidDel="00DF7FD4" w:rsidRDefault="001F4712">
      <w:pPr>
        <w:pStyle w:val="11"/>
        <w:rPr>
          <w:del w:id="831" w:author="Greenblue" w:date="2024-02-15T19:35:00Z"/>
          <w:rFonts w:ascii="Calibri" w:eastAsia="맑은 고딕" w:hAnsi="Calibri"/>
          <w:b w:val="0"/>
          <w:noProof/>
          <w:kern w:val="2"/>
        </w:rPr>
        <w:pPrChange w:id="832" w:author="Greenblue" w:date="2024-02-15T19:35:00Z">
          <w:pPr>
            <w:pStyle w:val="37"/>
          </w:pPr>
        </w:pPrChange>
      </w:pPr>
      <w:del w:id="833" w:author="Greenblue" w:date="2024-02-15T19:35:00Z">
        <w:r w:rsidDel="00DF7FD4">
          <w:rPr>
            <w:noProof/>
          </w:rPr>
          <w:delText>11.4.1</w:delText>
        </w:r>
        <w:r w:rsidDel="00DF7FD4">
          <w:rPr>
            <w:noProof/>
          </w:rPr>
          <w:tab/>
          <w:delText>Support File Naming</w:delText>
        </w:r>
        <w:r w:rsidDel="00DF7FD4">
          <w:rPr>
            <w:noProof/>
          </w:rPr>
          <w:tab/>
        </w:r>
        <w:r w:rsidDel="00DF7FD4">
          <w:rPr>
            <w:noProof/>
          </w:rPr>
          <w:fldChar w:fldCharType="begin"/>
        </w:r>
        <w:r w:rsidDel="00DF7FD4">
          <w:rPr>
            <w:noProof/>
          </w:rPr>
          <w:delInstrText xml:space="preserve"> PAGEREF _Toc152232598 \h </w:delInstrText>
        </w:r>
        <w:r w:rsidDel="00DF7FD4">
          <w:rPr>
            <w:noProof/>
          </w:rPr>
        </w:r>
        <w:r w:rsidDel="00DF7FD4">
          <w:rPr>
            <w:noProof/>
          </w:rPr>
          <w:fldChar w:fldCharType="separate"/>
        </w:r>
        <w:r w:rsidDel="00DF7FD4">
          <w:rPr>
            <w:noProof/>
          </w:rPr>
          <w:delText>22</w:delText>
        </w:r>
        <w:r w:rsidDel="00DF7FD4">
          <w:rPr>
            <w:noProof/>
          </w:rPr>
          <w:fldChar w:fldCharType="end"/>
        </w:r>
      </w:del>
    </w:p>
    <w:p w14:paraId="7CDFA863" w14:textId="4707A669" w:rsidR="001F4712" w:rsidDel="00DF7FD4" w:rsidRDefault="001F4712">
      <w:pPr>
        <w:pStyle w:val="11"/>
        <w:rPr>
          <w:del w:id="834" w:author="Greenblue" w:date="2024-02-15T19:35:00Z"/>
          <w:rFonts w:ascii="Calibri" w:eastAsia="맑은 고딕" w:hAnsi="Calibri"/>
          <w:b w:val="0"/>
          <w:noProof/>
          <w:kern w:val="2"/>
        </w:rPr>
        <w:pPrChange w:id="835" w:author="Greenblue" w:date="2024-02-15T19:35:00Z">
          <w:pPr>
            <w:pStyle w:val="28"/>
          </w:pPr>
        </w:pPrChange>
      </w:pPr>
      <w:del w:id="836" w:author="Greenblue" w:date="2024-02-15T19:35:00Z">
        <w:r w:rsidRPr="00BE597A" w:rsidDel="00DF7FD4">
          <w:rPr>
            <w:rFonts w:eastAsia="맑은 고딕"/>
            <w:noProof/>
          </w:rPr>
          <w:delText>11.5</w:delText>
        </w:r>
        <w:r w:rsidRPr="00BE597A" w:rsidDel="00DF7FD4">
          <w:rPr>
            <w:rFonts w:eastAsia="맑은 고딕"/>
            <w:noProof/>
          </w:rPr>
          <w:tab/>
          <w:delText>Exchange Set</w:delText>
        </w:r>
        <w:r w:rsidDel="00DF7FD4">
          <w:rPr>
            <w:noProof/>
          </w:rPr>
          <w:tab/>
        </w:r>
        <w:r w:rsidDel="00DF7FD4">
          <w:rPr>
            <w:noProof/>
          </w:rPr>
          <w:fldChar w:fldCharType="begin"/>
        </w:r>
        <w:r w:rsidDel="00DF7FD4">
          <w:rPr>
            <w:noProof/>
          </w:rPr>
          <w:delInstrText xml:space="preserve"> PAGEREF _Toc152232599 \h </w:delInstrText>
        </w:r>
        <w:r w:rsidDel="00DF7FD4">
          <w:rPr>
            <w:noProof/>
          </w:rPr>
        </w:r>
        <w:r w:rsidDel="00DF7FD4">
          <w:rPr>
            <w:noProof/>
          </w:rPr>
          <w:fldChar w:fldCharType="separate"/>
        </w:r>
        <w:r w:rsidDel="00DF7FD4">
          <w:rPr>
            <w:noProof/>
          </w:rPr>
          <w:delText>23</w:delText>
        </w:r>
        <w:r w:rsidDel="00DF7FD4">
          <w:rPr>
            <w:noProof/>
          </w:rPr>
          <w:fldChar w:fldCharType="end"/>
        </w:r>
      </w:del>
    </w:p>
    <w:p w14:paraId="2B4BCDFC" w14:textId="65EB8A94" w:rsidR="001F4712" w:rsidDel="00DF7FD4" w:rsidRDefault="001F4712">
      <w:pPr>
        <w:pStyle w:val="11"/>
        <w:rPr>
          <w:del w:id="837" w:author="Greenblue" w:date="2024-02-15T19:35:00Z"/>
          <w:rFonts w:ascii="Calibri" w:eastAsia="맑은 고딕" w:hAnsi="Calibri"/>
          <w:b w:val="0"/>
          <w:noProof/>
          <w:kern w:val="2"/>
        </w:rPr>
      </w:pPr>
      <w:del w:id="838" w:author="Greenblue" w:date="2024-02-15T19:35:00Z">
        <w:r w:rsidDel="00DF7FD4">
          <w:rPr>
            <w:noProof/>
          </w:rPr>
          <w:delText>12</w:delText>
        </w:r>
        <w:r w:rsidDel="00DF7FD4">
          <w:rPr>
            <w:noProof/>
          </w:rPr>
          <w:tab/>
          <w:delText>Metadata</w:delText>
        </w:r>
        <w:r w:rsidDel="00DF7FD4">
          <w:rPr>
            <w:noProof/>
          </w:rPr>
          <w:tab/>
        </w:r>
        <w:r w:rsidDel="00DF7FD4">
          <w:rPr>
            <w:noProof/>
          </w:rPr>
          <w:fldChar w:fldCharType="begin"/>
        </w:r>
        <w:r w:rsidDel="00DF7FD4">
          <w:rPr>
            <w:noProof/>
          </w:rPr>
          <w:delInstrText xml:space="preserve"> PAGEREF _Toc152232600 \h </w:delInstrText>
        </w:r>
        <w:r w:rsidDel="00DF7FD4">
          <w:rPr>
            <w:noProof/>
          </w:rPr>
        </w:r>
        <w:r w:rsidDel="00DF7FD4">
          <w:rPr>
            <w:noProof/>
          </w:rPr>
          <w:fldChar w:fldCharType="separate"/>
        </w:r>
        <w:r w:rsidDel="00DF7FD4">
          <w:rPr>
            <w:noProof/>
          </w:rPr>
          <w:delText>23</w:delText>
        </w:r>
        <w:r w:rsidDel="00DF7FD4">
          <w:rPr>
            <w:noProof/>
          </w:rPr>
          <w:fldChar w:fldCharType="end"/>
        </w:r>
      </w:del>
    </w:p>
    <w:p w14:paraId="162A054E" w14:textId="5AED7D1A" w:rsidR="001F4712" w:rsidDel="00DF7FD4" w:rsidRDefault="001F4712">
      <w:pPr>
        <w:pStyle w:val="11"/>
        <w:rPr>
          <w:del w:id="839" w:author="Greenblue" w:date="2024-02-15T19:35:00Z"/>
          <w:rFonts w:ascii="Calibri" w:eastAsia="맑은 고딕" w:hAnsi="Calibri"/>
          <w:b w:val="0"/>
          <w:noProof/>
          <w:kern w:val="2"/>
        </w:rPr>
        <w:pPrChange w:id="840" w:author="Greenblue" w:date="2024-02-15T19:35:00Z">
          <w:pPr>
            <w:pStyle w:val="28"/>
          </w:pPr>
        </w:pPrChange>
      </w:pPr>
      <w:del w:id="841" w:author="Greenblue" w:date="2024-02-15T19:35:00Z">
        <w:r w:rsidDel="00DF7FD4">
          <w:rPr>
            <w:noProof/>
          </w:rPr>
          <w:delText>12.1</w:delText>
        </w:r>
        <w:r w:rsidDel="00DF7FD4">
          <w:rPr>
            <w:noProof/>
          </w:rPr>
          <w:tab/>
          <w:delText>Introduction</w:delText>
        </w:r>
        <w:r w:rsidDel="00DF7FD4">
          <w:rPr>
            <w:noProof/>
          </w:rPr>
          <w:tab/>
        </w:r>
        <w:r w:rsidDel="00DF7FD4">
          <w:rPr>
            <w:noProof/>
          </w:rPr>
          <w:fldChar w:fldCharType="begin"/>
        </w:r>
        <w:r w:rsidDel="00DF7FD4">
          <w:rPr>
            <w:noProof/>
          </w:rPr>
          <w:delInstrText xml:space="preserve"> PAGEREF _Toc152232601 \h </w:delInstrText>
        </w:r>
        <w:r w:rsidDel="00DF7FD4">
          <w:rPr>
            <w:noProof/>
          </w:rPr>
        </w:r>
        <w:r w:rsidDel="00DF7FD4">
          <w:rPr>
            <w:noProof/>
          </w:rPr>
          <w:fldChar w:fldCharType="separate"/>
        </w:r>
        <w:r w:rsidDel="00DF7FD4">
          <w:rPr>
            <w:noProof/>
          </w:rPr>
          <w:delText>23</w:delText>
        </w:r>
        <w:r w:rsidDel="00DF7FD4">
          <w:rPr>
            <w:noProof/>
          </w:rPr>
          <w:fldChar w:fldCharType="end"/>
        </w:r>
      </w:del>
    </w:p>
    <w:p w14:paraId="651A431F" w14:textId="2229958B" w:rsidR="001F4712" w:rsidDel="00DF7FD4" w:rsidRDefault="001F4712">
      <w:pPr>
        <w:pStyle w:val="11"/>
        <w:rPr>
          <w:del w:id="842" w:author="Greenblue" w:date="2024-02-15T19:35:00Z"/>
          <w:rFonts w:ascii="Calibri" w:eastAsia="맑은 고딕" w:hAnsi="Calibri"/>
          <w:b w:val="0"/>
          <w:noProof/>
          <w:kern w:val="2"/>
        </w:rPr>
        <w:pPrChange w:id="843" w:author="Greenblue" w:date="2024-02-15T19:35:00Z">
          <w:pPr>
            <w:pStyle w:val="28"/>
          </w:pPr>
        </w:pPrChange>
      </w:pPr>
      <w:del w:id="844" w:author="Greenblue" w:date="2024-02-15T19:35:00Z">
        <w:r w:rsidRPr="00BE597A" w:rsidDel="00DF7FD4">
          <w:rPr>
            <w:rFonts w:eastAsia="맑은 고딕"/>
            <w:noProof/>
          </w:rPr>
          <w:delText>12.2</w:delText>
        </w:r>
        <w:r w:rsidRPr="00BE597A" w:rsidDel="00DF7FD4">
          <w:rPr>
            <w:rFonts w:eastAsia="맑은 고딕"/>
            <w:noProof/>
          </w:rPr>
          <w:tab/>
          <w:delText>Dataset metadata</w:delText>
        </w:r>
        <w:r w:rsidDel="00DF7FD4">
          <w:rPr>
            <w:noProof/>
          </w:rPr>
          <w:tab/>
        </w:r>
        <w:r w:rsidDel="00DF7FD4">
          <w:rPr>
            <w:noProof/>
          </w:rPr>
          <w:fldChar w:fldCharType="begin"/>
        </w:r>
        <w:r w:rsidDel="00DF7FD4">
          <w:rPr>
            <w:noProof/>
          </w:rPr>
          <w:delInstrText xml:space="preserve"> PAGEREF _Toc152232602 \h </w:delInstrText>
        </w:r>
        <w:r w:rsidDel="00DF7FD4">
          <w:rPr>
            <w:noProof/>
          </w:rPr>
        </w:r>
        <w:r w:rsidDel="00DF7FD4">
          <w:rPr>
            <w:noProof/>
          </w:rPr>
          <w:fldChar w:fldCharType="separate"/>
        </w:r>
        <w:r w:rsidDel="00DF7FD4">
          <w:rPr>
            <w:noProof/>
          </w:rPr>
          <w:delText>26</w:delText>
        </w:r>
        <w:r w:rsidDel="00DF7FD4">
          <w:rPr>
            <w:noProof/>
          </w:rPr>
          <w:fldChar w:fldCharType="end"/>
        </w:r>
      </w:del>
    </w:p>
    <w:p w14:paraId="3B8DE889" w14:textId="567DA19E" w:rsidR="001F4712" w:rsidDel="00DF7FD4" w:rsidRDefault="001F4712">
      <w:pPr>
        <w:pStyle w:val="11"/>
        <w:rPr>
          <w:del w:id="845" w:author="Greenblue" w:date="2024-02-15T19:35:00Z"/>
          <w:rFonts w:ascii="Calibri" w:eastAsia="맑은 고딕" w:hAnsi="Calibri"/>
          <w:b w:val="0"/>
          <w:noProof/>
          <w:kern w:val="2"/>
        </w:rPr>
        <w:pPrChange w:id="846" w:author="Greenblue" w:date="2024-02-15T19:35:00Z">
          <w:pPr>
            <w:pStyle w:val="37"/>
          </w:pPr>
        </w:pPrChange>
      </w:pPr>
      <w:del w:id="847" w:author="Greenblue" w:date="2024-02-15T19:35:00Z">
        <w:r w:rsidDel="00DF7FD4">
          <w:rPr>
            <w:noProof/>
          </w:rPr>
          <w:delText>12.2.1</w:delText>
        </w:r>
        <w:r w:rsidDel="00DF7FD4">
          <w:rPr>
            <w:noProof/>
          </w:rPr>
          <w:tab/>
          <w:delText>Metadata for new datasets and New Editions</w:delText>
        </w:r>
        <w:r w:rsidDel="00DF7FD4">
          <w:rPr>
            <w:noProof/>
          </w:rPr>
          <w:tab/>
        </w:r>
        <w:r w:rsidDel="00DF7FD4">
          <w:rPr>
            <w:noProof/>
          </w:rPr>
          <w:fldChar w:fldCharType="begin"/>
        </w:r>
        <w:r w:rsidDel="00DF7FD4">
          <w:rPr>
            <w:noProof/>
          </w:rPr>
          <w:delInstrText xml:space="preserve"> PAGEREF _Toc152232603 \h </w:delInstrText>
        </w:r>
        <w:r w:rsidDel="00DF7FD4">
          <w:rPr>
            <w:noProof/>
          </w:rPr>
        </w:r>
        <w:r w:rsidDel="00DF7FD4">
          <w:rPr>
            <w:noProof/>
          </w:rPr>
          <w:fldChar w:fldCharType="separate"/>
        </w:r>
        <w:r w:rsidDel="00DF7FD4">
          <w:rPr>
            <w:noProof/>
          </w:rPr>
          <w:delText>26</w:delText>
        </w:r>
        <w:r w:rsidDel="00DF7FD4">
          <w:rPr>
            <w:noProof/>
          </w:rPr>
          <w:fldChar w:fldCharType="end"/>
        </w:r>
      </w:del>
    </w:p>
    <w:p w14:paraId="4E1E954D" w14:textId="1465B975" w:rsidR="001F4712" w:rsidDel="00DF7FD4" w:rsidRDefault="001F4712">
      <w:pPr>
        <w:pStyle w:val="11"/>
        <w:rPr>
          <w:del w:id="848" w:author="Greenblue" w:date="2024-02-15T19:35:00Z"/>
          <w:rFonts w:ascii="Calibri" w:eastAsia="맑은 고딕" w:hAnsi="Calibri"/>
          <w:b w:val="0"/>
          <w:noProof/>
          <w:kern w:val="2"/>
        </w:rPr>
        <w:pPrChange w:id="849" w:author="Greenblue" w:date="2024-02-15T19:35:00Z">
          <w:pPr>
            <w:pStyle w:val="37"/>
          </w:pPr>
        </w:pPrChange>
      </w:pPr>
      <w:del w:id="850" w:author="Greenblue" w:date="2024-02-15T19:35:00Z">
        <w:r w:rsidDel="00DF7FD4">
          <w:rPr>
            <w:noProof/>
          </w:rPr>
          <w:delText>12.2.2</w:delText>
        </w:r>
        <w:r w:rsidDel="00DF7FD4">
          <w:rPr>
            <w:noProof/>
          </w:rPr>
          <w:tab/>
          <w:delText>Update and cancellation dataset metadata</w:delText>
        </w:r>
        <w:r w:rsidDel="00DF7FD4">
          <w:rPr>
            <w:noProof/>
          </w:rPr>
          <w:tab/>
        </w:r>
        <w:r w:rsidDel="00DF7FD4">
          <w:rPr>
            <w:noProof/>
          </w:rPr>
          <w:fldChar w:fldCharType="begin"/>
        </w:r>
        <w:r w:rsidDel="00DF7FD4">
          <w:rPr>
            <w:noProof/>
          </w:rPr>
          <w:delInstrText xml:space="preserve"> PAGEREF _Toc152232604 \h </w:delInstrText>
        </w:r>
        <w:r w:rsidDel="00DF7FD4">
          <w:rPr>
            <w:noProof/>
          </w:rPr>
        </w:r>
        <w:r w:rsidDel="00DF7FD4">
          <w:rPr>
            <w:noProof/>
          </w:rPr>
          <w:fldChar w:fldCharType="separate"/>
        </w:r>
        <w:r w:rsidDel="00DF7FD4">
          <w:rPr>
            <w:noProof/>
          </w:rPr>
          <w:delText>26</w:delText>
        </w:r>
        <w:r w:rsidDel="00DF7FD4">
          <w:rPr>
            <w:noProof/>
          </w:rPr>
          <w:fldChar w:fldCharType="end"/>
        </w:r>
      </w:del>
    </w:p>
    <w:p w14:paraId="06529A65" w14:textId="54E702C3" w:rsidR="001F4712" w:rsidDel="00DF7FD4" w:rsidRDefault="001F4712">
      <w:pPr>
        <w:pStyle w:val="11"/>
        <w:rPr>
          <w:del w:id="851" w:author="Greenblue" w:date="2024-02-15T19:35:00Z"/>
          <w:rFonts w:ascii="Calibri" w:eastAsia="맑은 고딕" w:hAnsi="Calibri"/>
          <w:b w:val="0"/>
          <w:noProof/>
          <w:kern w:val="2"/>
        </w:rPr>
        <w:pPrChange w:id="852" w:author="Greenblue" w:date="2024-02-15T19:35:00Z">
          <w:pPr>
            <w:pStyle w:val="28"/>
          </w:pPr>
        </w:pPrChange>
      </w:pPr>
      <w:del w:id="853" w:author="Greenblue" w:date="2024-02-15T19:35:00Z">
        <w:r w:rsidRPr="00BE597A" w:rsidDel="00DF7FD4">
          <w:rPr>
            <w:rFonts w:eastAsia="맑은 고딕"/>
            <w:noProof/>
          </w:rPr>
          <w:delText>12.3</w:delText>
        </w:r>
        <w:r w:rsidRPr="00BE597A" w:rsidDel="00DF7FD4">
          <w:rPr>
            <w:rFonts w:eastAsia="맑은 고딕"/>
            <w:noProof/>
          </w:rPr>
          <w:tab/>
          <w:delText>Support file metadata</w:delText>
        </w:r>
        <w:r w:rsidDel="00DF7FD4">
          <w:rPr>
            <w:noProof/>
          </w:rPr>
          <w:tab/>
        </w:r>
        <w:r w:rsidDel="00DF7FD4">
          <w:rPr>
            <w:noProof/>
          </w:rPr>
          <w:fldChar w:fldCharType="begin"/>
        </w:r>
        <w:r w:rsidDel="00DF7FD4">
          <w:rPr>
            <w:noProof/>
          </w:rPr>
          <w:delInstrText xml:space="preserve"> PAGEREF _Toc152232605 \h </w:delInstrText>
        </w:r>
        <w:r w:rsidDel="00DF7FD4">
          <w:rPr>
            <w:noProof/>
          </w:rPr>
        </w:r>
        <w:r w:rsidDel="00DF7FD4">
          <w:rPr>
            <w:noProof/>
          </w:rPr>
          <w:fldChar w:fldCharType="separate"/>
        </w:r>
        <w:r w:rsidDel="00DF7FD4">
          <w:rPr>
            <w:noProof/>
          </w:rPr>
          <w:delText>26</w:delText>
        </w:r>
        <w:r w:rsidDel="00DF7FD4">
          <w:rPr>
            <w:noProof/>
          </w:rPr>
          <w:fldChar w:fldCharType="end"/>
        </w:r>
      </w:del>
    </w:p>
    <w:p w14:paraId="29F9CBFD" w14:textId="65B66741" w:rsidR="001F4712" w:rsidDel="00DF7FD4" w:rsidRDefault="001F4712">
      <w:pPr>
        <w:pStyle w:val="11"/>
        <w:rPr>
          <w:del w:id="854" w:author="Greenblue" w:date="2024-02-15T19:35:00Z"/>
          <w:rFonts w:ascii="Calibri" w:eastAsia="맑은 고딕" w:hAnsi="Calibri"/>
          <w:b w:val="0"/>
          <w:noProof/>
          <w:kern w:val="2"/>
        </w:rPr>
        <w:pPrChange w:id="855" w:author="Greenblue" w:date="2024-02-15T19:35:00Z">
          <w:pPr>
            <w:pStyle w:val="28"/>
          </w:pPr>
        </w:pPrChange>
      </w:pPr>
      <w:del w:id="856" w:author="Greenblue" w:date="2024-02-15T19:35:00Z">
        <w:r w:rsidRPr="00BE597A" w:rsidDel="00DF7FD4">
          <w:rPr>
            <w:rFonts w:eastAsia="맑은 고딕"/>
            <w:noProof/>
          </w:rPr>
          <w:delText>12.4</w:delText>
        </w:r>
        <w:r w:rsidRPr="00BE597A" w:rsidDel="00DF7FD4">
          <w:rPr>
            <w:rFonts w:eastAsia="맑은 고딕"/>
            <w:noProof/>
          </w:rPr>
          <w:tab/>
          <w:delText>Exchange Set Catalogue and metadata</w:delText>
        </w:r>
        <w:r w:rsidDel="00DF7FD4">
          <w:rPr>
            <w:noProof/>
          </w:rPr>
          <w:tab/>
        </w:r>
        <w:r w:rsidDel="00DF7FD4">
          <w:rPr>
            <w:noProof/>
          </w:rPr>
          <w:fldChar w:fldCharType="begin"/>
        </w:r>
        <w:r w:rsidDel="00DF7FD4">
          <w:rPr>
            <w:noProof/>
          </w:rPr>
          <w:delInstrText xml:space="preserve"> PAGEREF _Toc152232606 \h </w:delInstrText>
        </w:r>
        <w:r w:rsidDel="00DF7FD4">
          <w:rPr>
            <w:noProof/>
          </w:rPr>
        </w:r>
        <w:r w:rsidDel="00DF7FD4">
          <w:rPr>
            <w:noProof/>
          </w:rPr>
          <w:fldChar w:fldCharType="separate"/>
        </w:r>
        <w:r w:rsidDel="00DF7FD4">
          <w:rPr>
            <w:noProof/>
          </w:rPr>
          <w:delText>26</w:delText>
        </w:r>
        <w:r w:rsidDel="00DF7FD4">
          <w:rPr>
            <w:noProof/>
          </w:rPr>
          <w:fldChar w:fldCharType="end"/>
        </w:r>
      </w:del>
    </w:p>
    <w:p w14:paraId="6F1384B2" w14:textId="7726F6DA" w:rsidR="001F4712" w:rsidDel="00DF7FD4" w:rsidRDefault="001F4712">
      <w:pPr>
        <w:pStyle w:val="11"/>
        <w:rPr>
          <w:del w:id="857" w:author="Greenblue" w:date="2024-02-15T19:35:00Z"/>
          <w:rFonts w:ascii="Calibri" w:eastAsia="맑은 고딕" w:hAnsi="Calibri"/>
          <w:b w:val="0"/>
          <w:noProof/>
          <w:kern w:val="2"/>
        </w:rPr>
        <w:pPrChange w:id="858" w:author="Greenblue" w:date="2024-02-15T19:35:00Z">
          <w:pPr>
            <w:pStyle w:val="37"/>
          </w:pPr>
        </w:pPrChange>
      </w:pPr>
      <w:del w:id="859" w:author="Greenblue" w:date="2024-02-15T19:35:00Z">
        <w:r w:rsidDel="00DF7FD4">
          <w:rPr>
            <w:noProof/>
          </w:rPr>
          <w:delText>12.4.1</w:delText>
        </w:r>
        <w:r w:rsidDel="00DF7FD4">
          <w:rPr>
            <w:noProof/>
          </w:rPr>
          <w:tab/>
          <w:delText>Catalogue file metadata</w:delText>
        </w:r>
        <w:r w:rsidDel="00DF7FD4">
          <w:rPr>
            <w:noProof/>
          </w:rPr>
          <w:tab/>
        </w:r>
        <w:r w:rsidDel="00DF7FD4">
          <w:rPr>
            <w:noProof/>
          </w:rPr>
          <w:fldChar w:fldCharType="begin"/>
        </w:r>
        <w:r w:rsidDel="00DF7FD4">
          <w:rPr>
            <w:noProof/>
          </w:rPr>
          <w:delInstrText xml:space="preserve"> PAGEREF _Toc152232607 \h </w:delInstrText>
        </w:r>
        <w:r w:rsidDel="00DF7FD4">
          <w:rPr>
            <w:noProof/>
          </w:rPr>
        </w:r>
        <w:r w:rsidDel="00DF7FD4">
          <w:rPr>
            <w:noProof/>
          </w:rPr>
          <w:fldChar w:fldCharType="separate"/>
        </w:r>
        <w:r w:rsidDel="00DF7FD4">
          <w:rPr>
            <w:noProof/>
          </w:rPr>
          <w:delText>26</w:delText>
        </w:r>
        <w:r w:rsidDel="00DF7FD4">
          <w:rPr>
            <w:noProof/>
          </w:rPr>
          <w:fldChar w:fldCharType="end"/>
        </w:r>
      </w:del>
    </w:p>
    <w:p w14:paraId="5AD68E0F" w14:textId="1F7EB652" w:rsidR="001F4712" w:rsidDel="00DF7FD4" w:rsidRDefault="001F4712">
      <w:pPr>
        <w:pStyle w:val="11"/>
        <w:rPr>
          <w:del w:id="860" w:author="Greenblue" w:date="2024-02-15T19:35:00Z"/>
          <w:rFonts w:ascii="Calibri" w:eastAsia="맑은 고딕" w:hAnsi="Calibri"/>
          <w:b w:val="0"/>
          <w:noProof/>
          <w:kern w:val="2"/>
        </w:rPr>
        <w:pPrChange w:id="861" w:author="Greenblue" w:date="2024-02-15T19:35:00Z">
          <w:pPr>
            <w:pStyle w:val="28"/>
          </w:pPr>
        </w:pPrChange>
      </w:pPr>
      <w:del w:id="862" w:author="Greenblue" w:date="2024-02-15T19:35:00Z">
        <w:r w:rsidRPr="00BE597A" w:rsidDel="00DF7FD4">
          <w:rPr>
            <w:rFonts w:eastAsia="맑은 고딕"/>
            <w:noProof/>
          </w:rPr>
          <w:delText>12.5</w:delText>
        </w:r>
        <w:r w:rsidRPr="00BE597A" w:rsidDel="00DF7FD4">
          <w:rPr>
            <w:rFonts w:eastAsia="맑은 고딕"/>
            <w:noProof/>
          </w:rPr>
          <w:tab/>
          <w:delText>Metadata about Feature and other Catalogues</w:delText>
        </w:r>
        <w:r w:rsidDel="00DF7FD4">
          <w:rPr>
            <w:noProof/>
          </w:rPr>
          <w:tab/>
        </w:r>
        <w:r w:rsidDel="00DF7FD4">
          <w:rPr>
            <w:noProof/>
          </w:rPr>
          <w:fldChar w:fldCharType="begin"/>
        </w:r>
        <w:r w:rsidDel="00DF7FD4">
          <w:rPr>
            <w:noProof/>
          </w:rPr>
          <w:delInstrText xml:space="preserve"> PAGEREF _Toc152232608 \h </w:delInstrText>
        </w:r>
        <w:r w:rsidDel="00DF7FD4">
          <w:rPr>
            <w:noProof/>
          </w:rPr>
        </w:r>
        <w:r w:rsidDel="00DF7FD4">
          <w:rPr>
            <w:noProof/>
          </w:rPr>
          <w:fldChar w:fldCharType="separate"/>
        </w:r>
        <w:r w:rsidDel="00DF7FD4">
          <w:rPr>
            <w:noProof/>
          </w:rPr>
          <w:delText>27</w:delText>
        </w:r>
        <w:r w:rsidDel="00DF7FD4">
          <w:rPr>
            <w:noProof/>
          </w:rPr>
          <w:fldChar w:fldCharType="end"/>
        </w:r>
      </w:del>
    </w:p>
    <w:p w14:paraId="7414B6C7" w14:textId="29D851AD" w:rsidR="001F4712" w:rsidDel="00DF7FD4" w:rsidRDefault="001F4712">
      <w:pPr>
        <w:pStyle w:val="11"/>
        <w:rPr>
          <w:del w:id="863" w:author="Greenblue" w:date="2024-02-15T19:35:00Z"/>
          <w:rFonts w:ascii="Calibri" w:eastAsia="맑은 고딕" w:hAnsi="Calibri"/>
          <w:b w:val="0"/>
          <w:noProof/>
          <w:kern w:val="2"/>
        </w:rPr>
        <w:pPrChange w:id="864" w:author="Greenblue" w:date="2024-02-15T19:35:00Z">
          <w:pPr>
            <w:pStyle w:val="28"/>
          </w:pPr>
        </w:pPrChange>
      </w:pPr>
      <w:del w:id="865" w:author="Greenblue" w:date="2024-02-15T19:35:00Z">
        <w:r w:rsidDel="00DF7FD4">
          <w:rPr>
            <w:noProof/>
          </w:rPr>
          <w:delText>12.6</w:delText>
        </w:r>
        <w:r w:rsidDel="00DF7FD4">
          <w:rPr>
            <w:noProof/>
          </w:rPr>
          <w:tab/>
          <w:delText>S100_ExchangeCatalogue</w:delText>
        </w:r>
        <w:r w:rsidDel="00DF7FD4">
          <w:rPr>
            <w:noProof/>
          </w:rPr>
          <w:tab/>
        </w:r>
        <w:r w:rsidDel="00DF7FD4">
          <w:rPr>
            <w:noProof/>
          </w:rPr>
          <w:fldChar w:fldCharType="begin"/>
        </w:r>
        <w:r w:rsidDel="00DF7FD4">
          <w:rPr>
            <w:noProof/>
          </w:rPr>
          <w:delInstrText xml:space="preserve"> PAGEREF _Toc152232609 \h </w:delInstrText>
        </w:r>
        <w:r w:rsidDel="00DF7FD4">
          <w:rPr>
            <w:noProof/>
          </w:rPr>
        </w:r>
        <w:r w:rsidDel="00DF7FD4">
          <w:rPr>
            <w:noProof/>
          </w:rPr>
          <w:fldChar w:fldCharType="separate"/>
        </w:r>
        <w:r w:rsidDel="00DF7FD4">
          <w:rPr>
            <w:noProof/>
          </w:rPr>
          <w:delText>28</w:delText>
        </w:r>
        <w:r w:rsidDel="00DF7FD4">
          <w:rPr>
            <w:noProof/>
          </w:rPr>
          <w:fldChar w:fldCharType="end"/>
        </w:r>
      </w:del>
    </w:p>
    <w:p w14:paraId="59B4EE9F" w14:textId="293999D9" w:rsidR="001F4712" w:rsidDel="00DF7FD4" w:rsidRDefault="001F4712">
      <w:pPr>
        <w:pStyle w:val="11"/>
        <w:rPr>
          <w:del w:id="866" w:author="Greenblue" w:date="2024-02-15T19:35:00Z"/>
          <w:rFonts w:ascii="Calibri" w:eastAsia="맑은 고딕" w:hAnsi="Calibri"/>
          <w:b w:val="0"/>
          <w:noProof/>
          <w:kern w:val="2"/>
        </w:rPr>
        <w:pPrChange w:id="867" w:author="Greenblue" w:date="2024-02-15T19:35:00Z">
          <w:pPr>
            <w:pStyle w:val="37"/>
          </w:pPr>
        </w:pPrChange>
      </w:pPr>
      <w:del w:id="868" w:author="Greenblue" w:date="2024-02-15T19:35:00Z">
        <w:r w:rsidDel="00DF7FD4">
          <w:rPr>
            <w:noProof/>
          </w:rPr>
          <w:delText>12.6.1</w:delText>
        </w:r>
        <w:r w:rsidDel="00DF7FD4">
          <w:rPr>
            <w:noProof/>
          </w:rPr>
          <w:tab/>
          <w:delText>S100_CatalogueIdentifier</w:delText>
        </w:r>
        <w:r w:rsidDel="00DF7FD4">
          <w:rPr>
            <w:noProof/>
          </w:rPr>
          <w:tab/>
        </w:r>
        <w:r w:rsidDel="00DF7FD4">
          <w:rPr>
            <w:noProof/>
          </w:rPr>
          <w:fldChar w:fldCharType="begin"/>
        </w:r>
        <w:r w:rsidDel="00DF7FD4">
          <w:rPr>
            <w:noProof/>
          </w:rPr>
          <w:delInstrText xml:space="preserve"> PAGEREF _Toc152232610 \h </w:delInstrText>
        </w:r>
        <w:r w:rsidDel="00DF7FD4">
          <w:rPr>
            <w:noProof/>
          </w:rPr>
        </w:r>
        <w:r w:rsidDel="00DF7FD4">
          <w:rPr>
            <w:noProof/>
          </w:rPr>
          <w:fldChar w:fldCharType="separate"/>
        </w:r>
        <w:r w:rsidDel="00DF7FD4">
          <w:rPr>
            <w:noProof/>
          </w:rPr>
          <w:delText>29</w:delText>
        </w:r>
        <w:r w:rsidDel="00DF7FD4">
          <w:rPr>
            <w:noProof/>
          </w:rPr>
          <w:fldChar w:fldCharType="end"/>
        </w:r>
      </w:del>
    </w:p>
    <w:p w14:paraId="0D332D32" w14:textId="0CE22E7F" w:rsidR="001F4712" w:rsidDel="00DF7FD4" w:rsidRDefault="001F4712">
      <w:pPr>
        <w:pStyle w:val="11"/>
        <w:rPr>
          <w:del w:id="869" w:author="Greenblue" w:date="2024-02-15T19:35:00Z"/>
          <w:rFonts w:ascii="Calibri" w:eastAsia="맑은 고딕" w:hAnsi="Calibri"/>
          <w:b w:val="0"/>
          <w:noProof/>
          <w:kern w:val="2"/>
        </w:rPr>
        <w:pPrChange w:id="870" w:author="Greenblue" w:date="2024-02-15T19:35:00Z">
          <w:pPr>
            <w:pStyle w:val="37"/>
          </w:pPr>
        </w:pPrChange>
      </w:pPr>
      <w:del w:id="871" w:author="Greenblue" w:date="2024-02-15T19:35:00Z">
        <w:r w:rsidDel="00DF7FD4">
          <w:rPr>
            <w:noProof/>
          </w:rPr>
          <w:delText>12.6.2</w:delText>
        </w:r>
        <w:r w:rsidDel="00DF7FD4">
          <w:rPr>
            <w:noProof/>
          </w:rPr>
          <w:tab/>
          <w:delText>S100_CataloguePointofContact</w:delText>
        </w:r>
        <w:r w:rsidDel="00DF7FD4">
          <w:rPr>
            <w:noProof/>
          </w:rPr>
          <w:tab/>
        </w:r>
        <w:r w:rsidDel="00DF7FD4">
          <w:rPr>
            <w:noProof/>
          </w:rPr>
          <w:fldChar w:fldCharType="begin"/>
        </w:r>
        <w:r w:rsidDel="00DF7FD4">
          <w:rPr>
            <w:noProof/>
          </w:rPr>
          <w:delInstrText xml:space="preserve"> PAGEREF _Toc152232611 \h </w:delInstrText>
        </w:r>
        <w:r w:rsidDel="00DF7FD4">
          <w:rPr>
            <w:noProof/>
          </w:rPr>
        </w:r>
        <w:r w:rsidDel="00DF7FD4">
          <w:rPr>
            <w:noProof/>
          </w:rPr>
          <w:fldChar w:fldCharType="separate"/>
        </w:r>
        <w:r w:rsidDel="00DF7FD4">
          <w:rPr>
            <w:noProof/>
          </w:rPr>
          <w:delText>29</w:delText>
        </w:r>
        <w:r w:rsidDel="00DF7FD4">
          <w:rPr>
            <w:noProof/>
          </w:rPr>
          <w:fldChar w:fldCharType="end"/>
        </w:r>
      </w:del>
    </w:p>
    <w:p w14:paraId="7F598C0F" w14:textId="0AB2BEF9" w:rsidR="001F4712" w:rsidDel="00DF7FD4" w:rsidRDefault="001F4712">
      <w:pPr>
        <w:pStyle w:val="11"/>
        <w:rPr>
          <w:del w:id="872" w:author="Greenblue" w:date="2024-02-15T19:35:00Z"/>
          <w:rFonts w:ascii="Calibri" w:eastAsia="맑은 고딕" w:hAnsi="Calibri"/>
          <w:b w:val="0"/>
          <w:noProof/>
          <w:kern w:val="2"/>
        </w:rPr>
        <w:pPrChange w:id="873" w:author="Greenblue" w:date="2024-02-15T19:35:00Z">
          <w:pPr>
            <w:pStyle w:val="37"/>
          </w:pPr>
        </w:pPrChange>
      </w:pPr>
      <w:del w:id="874" w:author="Greenblue" w:date="2024-02-15T19:35:00Z">
        <w:r w:rsidDel="00DF7FD4">
          <w:rPr>
            <w:noProof/>
          </w:rPr>
          <w:delText>12.6.3</w:delText>
        </w:r>
        <w:r w:rsidDel="00DF7FD4">
          <w:rPr>
            <w:noProof/>
          </w:rPr>
          <w:tab/>
          <w:delText>S100_Dataset</w:delText>
        </w:r>
        <w:r w:rsidDel="00DF7FD4">
          <w:rPr>
            <w:noProof/>
          </w:rPr>
          <w:tab/>
        </w:r>
        <w:r w:rsidDel="00DF7FD4">
          <w:rPr>
            <w:noProof/>
          </w:rPr>
          <w:fldChar w:fldCharType="begin"/>
        </w:r>
        <w:r w:rsidDel="00DF7FD4">
          <w:rPr>
            <w:noProof/>
          </w:rPr>
          <w:delInstrText xml:space="preserve"> PAGEREF _Toc152232612 \h </w:delInstrText>
        </w:r>
        <w:r w:rsidDel="00DF7FD4">
          <w:rPr>
            <w:noProof/>
          </w:rPr>
        </w:r>
        <w:r w:rsidDel="00DF7FD4">
          <w:rPr>
            <w:noProof/>
          </w:rPr>
          <w:fldChar w:fldCharType="separate"/>
        </w:r>
        <w:r w:rsidDel="00DF7FD4">
          <w:rPr>
            <w:noProof/>
          </w:rPr>
          <w:delText>30</w:delText>
        </w:r>
        <w:r w:rsidDel="00DF7FD4">
          <w:rPr>
            <w:noProof/>
          </w:rPr>
          <w:fldChar w:fldCharType="end"/>
        </w:r>
      </w:del>
    </w:p>
    <w:p w14:paraId="295F24CB" w14:textId="3BCE9C8E" w:rsidR="001F4712" w:rsidDel="00DF7FD4" w:rsidRDefault="001F4712">
      <w:pPr>
        <w:pStyle w:val="11"/>
        <w:rPr>
          <w:del w:id="875" w:author="Greenblue" w:date="2024-02-15T19:35:00Z"/>
          <w:rFonts w:ascii="Calibri" w:eastAsia="맑은 고딕" w:hAnsi="Calibri"/>
          <w:b w:val="0"/>
          <w:noProof/>
          <w:kern w:val="2"/>
        </w:rPr>
        <w:pPrChange w:id="876" w:author="Greenblue" w:date="2024-02-15T19:35:00Z">
          <w:pPr>
            <w:pStyle w:val="28"/>
          </w:pPr>
        </w:pPrChange>
      </w:pPr>
      <w:del w:id="877" w:author="Greenblue" w:date="2024-02-15T19:35:00Z">
        <w:r w:rsidDel="00DF7FD4">
          <w:rPr>
            <w:noProof/>
          </w:rPr>
          <w:delText>12.7</w:delText>
        </w:r>
        <w:r w:rsidDel="00DF7FD4">
          <w:rPr>
            <w:noProof/>
          </w:rPr>
          <w:tab/>
          <w:delText>S100_DatasetDiscoveryMetadata</w:delText>
        </w:r>
        <w:r w:rsidDel="00DF7FD4">
          <w:rPr>
            <w:noProof/>
          </w:rPr>
          <w:tab/>
        </w:r>
        <w:r w:rsidDel="00DF7FD4">
          <w:rPr>
            <w:noProof/>
          </w:rPr>
          <w:fldChar w:fldCharType="begin"/>
        </w:r>
        <w:r w:rsidDel="00DF7FD4">
          <w:rPr>
            <w:noProof/>
          </w:rPr>
          <w:delInstrText xml:space="preserve"> PAGEREF _Toc152232613 \h </w:delInstrText>
        </w:r>
        <w:r w:rsidDel="00DF7FD4">
          <w:rPr>
            <w:noProof/>
          </w:rPr>
        </w:r>
        <w:r w:rsidDel="00DF7FD4">
          <w:rPr>
            <w:noProof/>
          </w:rPr>
          <w:fldChar w:fldCharType="separate"/>
        </w:r>
        <w:r w:rsidDel="00DF7FD4">
          <w:rPr>
            <w:noProof/>
          </w:rPr>
          <w:delText>30</w:delText>
        </w:r>
        <w:r w:rsidDel="00DF7FD4">
          <w:rPr>
            <w:noProof/>
          </w:rPr>
          <w:fldChar w:fldCharType="end"/>
        </w:r>
      </w:del>
    </w:p>
    <w:p w14:paraId="421357A3" w14:textId="51F84EBA" w:rsidR="001F4712" w:rsidDel="00DF7FD4" w:rsidRDefault="001F4712">
      <w:pPr>
        <w:pStyle w:val="11"/>
        <w:rPr>
          <w:del w:id="878" w:author="Greenblue" w:date="2024-02-15T19:35:00Z"/>
          <w:rFonts w:ascii="Calibri" w:eastAsia="맑은 고딕" w:hAnsi="Calibri"/>
          <w:b w:val="0"/>
          <w:noProof/>
          <w:kern w:val="2"/>
        </w:rPr>
        <w:pPrChange w:id="879" w:author="Greenblue" w:date="2024-02-15T19:35:00Z">
          <w:pPr>
            <w:pStyle w:val="37"/>
          </w:pPr>
        </w:pPrChange>
      </w:pPr>
      <w:del w:id="880" w:author="Greenblue" w:date="2024-02-15T19:35:00Z">
        <w:r w:rsidDel="00DF7FD4">
          <w:rPr>
            <w:noProof/>
          </w:rPr>
          <w:delText>12.7.1</w:delText>
        </w:r>
        <w:r w:rsidDel="00DF7FD4">
          <w:rPr>
            <w:noProof/>
          </w:rPr>
          <w:tab/>
          <w:delText>S100_DataCoverage</w:delText>
        </w:r>
        <w:r w:rsidDel="00DF7FD4">
          <w:rPr>
            <w:noProof/>
          </w:rPr>
          <w:tab/>
        </w:r>
        <w:r w:rsidDel="00DF7FD4">
          <w:rPr>
            <w:noProof/>
          </w:rPr>
          <w:fldChar w:fldCharType="begin"/>
        </w:r>
        <w:r w:rsidDel="00DF7FD4">
          <w:rPr>
            <w:noProof/>
          </w:rPr>
          <w:delInstrText xml:space="preserve"> PAGEREF _Toc152232614 \h </w:delInstrText>
        </w:r>
        <w:r w:rsidDel="00DF7FD4">
          <w:rPr>
            <w:noProof/>
          </w:rPr>
        </w:r>
        <w:r w:rsidDel="00DF7FD4">
          <w:rPr>
            <w:noProof/>
          </w:rPr>
          <w:fldChar w:fldCharType="separate"/>
        </w:r>
        <w:r w:rsidDel="00DF7FD4">
          <w:rPr>
            <w:noProof/>
          </w:rPr>
          <w:delText>33</w:delText>
        </w:r>
        <w:r w:rsidDel="00DF7FD4">
          <w:rPr>
            <w:noProof/>
          </w:rPr>
          <w:fldChar w:fldCharType="end"/>
        </w:r>
      </w:del>
    </w:p>
    <w:p w14:paraId="7B15E486" w14:textId="2D31BF7C" w:rsidR="001F4712" w:rsidDel="00DF7FD4" w:rsidRDefault="001F4712">
      <w:pPr>
        <w:pStyle w:val="11"/>
        <w:rPr>
          <w:del w:id="881" w:author="Greenblue" w:date="2024-02-15T19:35:00Z"/>
          <w:rFonts w:ascii="Calibri" w:eastAsia="맑은 고딕" w:hAnsi="Calibri"/>
          <w:b w:val="0"/>
          <w:noProof/>
          <w:kern w:val="2"/>
        </w:rPr>
        <w:pPrChange w:id="882" w:author="Greenblue" w:date="2024-02-15T19:35:00Z">
          <w:pPr>
            <w:pStyle w:val="37"/>
          </w:pPr>
        </w:pPrChange>
      </w:pPr>
      <w:del w:id="883" w:author="Greenblue" w:date="2024-02-15T19:35:00Z">
        <w:r w:rsidDel="00DF7FD4">
          <w:rPr>
            <w:noProof/>
          </w:rPr>
          <w:delText>12.7.2</w:delText>
        </w:r>
        <w:r w:rsidDel="00DF7FD4">
          <w:rPr>
            <w:noProof/>
          </w:rPr>
          <w:tab/>
          <w:delText>S100_DigitalSignature</w:delText>
        </w:r>
        <w:r w:rsidDel="00DF7FD4">
          <w:rPr>
            <w:noProof/>
          </w:rPr>
          <w:tab/>
        </w:r>
        <w:r w:rsidDel="00DF7FD4">
          <w:rPr>
            <w:noProof/>
          </w:rPr>
          <w:fldChar w:fldCharType="begin"/>
        </w:r>
        <w:r w:rsidDel="00DF7FD4">
          <w:rPr>
            <w:noProof/>
          </w:rPr>
          <w:delInstrText xml:space="preserve"> PAGEREF _Toc152232615 \h </w:delInstrText>
        </w:r>
        <w:r w:rsidDel="00DF7FD4">
          <w:rPr>
            <w:noProof/>
          </w:rPr>
        </w:r>
        <w:r w:rsidDel="00DF7FD4">
          <w:rPr>
            <w:noProof/>
          </w:rPr>
          <w:fldChar w:fldCharType="separate"/>
        </w:r>
        <w:r w:rsidDel="00DF7FD4">
          <w:rPr>
            <w:noProof/>
          </w:rPr>
          <w:delText>34</w:delText>
        </w:r>
        <w:r w:rsidDel="00DF7FD4">
          <w:rPr>
            <w:noProof/>
          </w:rPr>
          <w:fldChar w:fldCharType="end"/>
        </w:r>
      </w:del>
    </w:p>
    <w:p w14:paraId="11ECE07E" w14:textId="7E7E6B41" w:rsidR="001F4712" w:rsidDel="00DF7FD4" w:rsidRDefault="001F4712">
      <w:pPr>
        <w:pStyle w:val="11"/>
        <w:rPr>
          <w:del w:id="884" w:author="Greenblue" w:date="2024-02-15T19:35:00Z"/>
          <w:rFonts w:ascii="Calibri" w:eastAsia="맑은 고딕" w:hAnsi="Calibri"/>
          <w:b w:val="0"/>
          <w:noProof/>
          <w:kern w:val="2"/>
        </w:rPr>
        <w:pPrChange w:id="885" w:author="Greenblue" w:date="2024-02-15T19:35:00Z">
          <w:pPr>
            <w:pStyle w:val="37"/>
          </w:pPr>
        </w:pPrChange>
      </w:pPr>
      <w:del w:id="886" w:author="Greenblue" w:date="2024-02-15T19:35:00Z">
        <w:r w:rsidDel="00DF7FD4">
          <w:rPr>
            <w:noProof/>
          </w:rPr>
          <w:delText>12.7.3</w:delText>
        </w:r>
        <w:r w:rsidDel="00DF7FD4">
          <w:rPr>
            <w:noProof/>
          </w:rPr>
          <w:tab/>
          <w:delText>S100_DigitalSignatureValue</w:delText>
        </w:r>
        <w:r w:rsidDel="00DF7FD4">
          <w:rPr>
            <w:noProof/>
          </w:rPr>
          <w:tab/>
        </w:r>
        <w:r w:rsidDel="00DF7FD4">
          <w:rPr>
            <w:noProof/>
          </w:rPr>
          <w:fldChar w:fldCharType="begin"/>
        </w:r>
        <w:r w:rsidDel="00DF7FD4">
          <w:rPr>
            <w:noProof/>
          </w:rPr>
          <w:delInstrText xml:space="preserve"> PAGEREF _Toc152232616 \h </w:delInstrText>
        </w:r>
        <w:r w:rsidDel="00DF7FD4">
          <w:rPr>
            <w:noProof/>
          </w:rPr>
        </w:r>
        <w:r w:rsidDel="00DF7FD4">
          <w:rPr>
            <w:noProof/>
          </w:rPr>
          <w:fldChar w:fldCharType="separate"/>
        </w:r>
        <w:r w:rsidDel="00DF7FD4">
          <w:rPr>
            <w:noProof/>
          </w:rPr>
          <w:delText>34</w:delText>
        </w:r>
        <w:r w:rsidDel="00DF7FD4">
          <w:rPr>
            <w:noProof/>
          </w:rPr>
          <w:fldChar w:fldCharType="end"/>
        </w:r>
      </w:del>
    </w:p>
    <w:p w14:paraId="476D0655" w14:textId="1BB48D7D" w:rsidR="001F4712" w:rsidDel="00DF7FD4" w:rsidRDefault="001F4712">
      <w:pPr>
        <w:pStyle w:val="11"/>
        <w:rPr>
          <w:del w:id="887" w:author="Greenblue" w:date="2024-02-15T19:35:00Z"/>
          <w:rFonts w:ascii="Calibri" w:eastAsia="맑은 고딕" w:hAnsi="Calibri"/>
          <w:b w:val="0"/>
          <w:noProof/>
          <w:kern w:val="2"/>
        </w:rPr>
        <w:pPrChange w:id="888" w:author="Greenblue" w:date="2024-02-15T19:35:00Z">
          <w:pPr>
            <w:pStyle w:val="37"/>
          </w:pPr>
        </w:pPrChange>
      </w:pPr>
      <w:del w:id="889" w:author="Greenblue" w:date="2024-02-15T19:35:00Z">
        <w:r w:rsidDel="00DF7FD4">
          <w:rPr>
            <w:noProof/>
          </w:rPr>
          <w:delText>12.7.4</w:delText>
        </w:r>
        <w:r w:rsidDel="00DF7FD4">
          <w:rPr>
            <w:noProof/>
          </w:rPr>
          <w:tab/>
          <w:delText>S100_VerticalAndSoundingDatum</w:delText>
        </w:r>
        <w:r w:rsidDel="00DF7FD4">
          <w:rPr>
            <w:noProof/>
          </w:rPr>
          <w:tab/>
        </w:r>
        <w:r w:rsidDel="00DF7FD4">
          <w:rPr>
            <w:noProof/>
          </w:rPr>
          <w:fldChar w:fldCharType="begin"/>
        </w:r>
        <w:r w:rsidDel="00DF7FD4">
          <w:rPr>
            <w:noProof/>
          </w:rPr>
          <w:delInstrText xml:space="preserve"> PAGEREF _Toc152232617 \h </w:delInstrText>
        </w:r>
        <w:r w:rsidDel="00DF7FD4">
          <w:rPr>
            <w:noProof/>
          </w:rPr>
        </w:r>
        <w:r w:rsidDel="00DF7FD4">
          <w:rPr>
            <w:noProof/>
          </w:rPr>
          <w:fldChar w:fldCharType="separate"/>
        </w:r>
        <w:r w:rsidDel="00DF7FD4">
          <w:rPr>
            <w:noProof/>
          </w:rPr>
          <w:delText>34</w:delText>
        </w:r>
        <w:r w:rsidDel="00DF7FD4">
          <w:rPr>
            <w:noProof/>
          </w:rPr>
          <w:fldChar w:fldCharType="end"/>
        </w:r>
      </w:del>
    </w:p>
    <w:p w14:paraId="3C98CC70" w14:textId="7BC98116" w:rsidR="001F4712" w:rsidDel="00DF7FD4" w:rsidRDefault="001F4712">
      <w:pPr>
        <w:pStyle w:val="11"/>
        <w:rPr>
          <w:del w:id="890" w:author="Greenblue" w:date="2024-02-15T19:35:00Z"/>
          <w:rFonts w:ascii="Calibri" w:eastAsia="맑은 고딕" w:hAnsi="Calibri"/>
          <w:b w:val="0"/>
          <w:noProof/>
          <w:kern w:val="2"/>
        </w:rPr>
        <w:pPrChange w:id="891" w:author="Greenblue" w:date="2024-02-15T19:35:00Z">
          <w:pPr>
            <w:pStyle w:val="37"/>
          </w:pPr>
        </w:pPrChange>
      </w:pPr>
      <w:del w:id="892" w:author="Greenblue" w:date="2024-02-15T19:35:00Z">
        <w:r w:rsidDel="00DF7FD4">
          <w:rPr>
            <w:noProof/>
          </w:rPr>
          <w:delText>12.7.5</w:delText>
        </w:r>
        <w:r w:rsidDel="00DF7FD4">
          <w:rPr>
            <w:noProof/>
          </w:rPr>
          <w:tab/>
          <w:delText>S100_DataFormat</w:delText>
        </w:r>
        <w:r w:rsidDel="00DF7FD4">
          <w:rPr>
            <w:noProof/>
          </w:rPr>
          <w:tab/>
        </w:r>
        <w:r w:rsidDel="00DF7FD4">
          <w:rPr>
            <w:noProof/>
          </w:rPr>
          <w:fldChar w:fldCharType="begin"/>
        </w:r>
        <w:r w:rsidDel="00DF7FD4">
          <w:rPr>
            <w:noProof/>
          </w:rPr>
          <w:delInstrText xml:space="preserve"> PAGEREF _Toc152232618 \h </w:delInstrText>
        </w:r>
        <w:r w:rsidDel="00DF7FD4">
          <w:rPr>
            <w:noProof/>
          </w:rPr>
        </w:r>
        <w:r w:rsidDel="00DF7FD4">
          <w:rPr>
            <w:noProof/>
          </w:rPr>
          <w:fldChar w:fldCharType="separate"/>
        </w:r>
        <w:r w:rsidDel="00DF7FD4">
          <w:rPr>
            <w:noProof/>
          </w:rPr>
          <w:delText>36</w:delText>
        </w:r>
        <w:r w:rsidDel="00DF7FD4">
          <w:rPr>
            <w:noProof/>
          </w:rPr>
          <w:fldChar w:fldCharType="end"/>
        </w:r>
      </w:del>
    </w:p>
    <w:p w14:paraId="4CE7AB32" w14:textId="528EAA64" w:rsidR="001F4712" w:rsidDel="00DF7FD4" w:rsidRDefault="001F4712">
      <w:pPr>
        <w:pStyle w:val="11"/>
        <w:rPr>
          <w:del w:id="893" w:author="Greenblue" w:date="2024-02-15T19:35:00Z"/>
          <w:rFonts w:ascii="Calibri" w:eastAsia="맑은 고딕" w:hAnsi="Calibri"/>
          <w:b w:val="0"/>
          <w:noProof/>
          <w:kern w:val="2"/>
        </w:rPr>
        <w:pPrChange w:id="894" w:author="Greenblue" w:date="2024-02-15T19:35:00Z">
          <w:pPr>
            <w:pStyle w:val="37"/>
          </w:pPr>
        </w:pPrChange>
      </w:pPr>
      <w:del w:id="895" w:author="Greenblue" w:date="2024-02-15T19:35:00Z">
        <w:r w:rsidDel="00DF7FD4">
          <w:rPr>
            <w:noProof/>
          </w:rPr>
          <w:delText>12.7.6</w:delText>
        </w:r>
        <w:r w:rsidDel="00DF7FD4">
          <w:rPr>
            <w:noProof/>
          </w:rPr>
          <w:tab/>
          <w:delText>S100_ProductSpecification</w:delText>
        </w:r>
        <w:r w:rsidDel="00DF7FD4">
          <w:rPr>
            <w:noProof/>
          </w:rPr>
          <w:tab/>
        </w:r>
        <w:r w:rsidDel="00DF7FD4">
          <w:rPr>
            <w:noProof/>
          </w:rPr>
          <w:fldChar w:fldCharType="begin"/>
        </w:r>
        <w:r w:rsidDel="00DF7FD4">
          <w:rPr>
            <w:noProof/>
          </w:rPr>
          <w:delInstrText xml:space="preserve"> PAGEREF _Toc152232619 \h </w:delInstrText>
        </w:r>
        <w:r w:rsidDel="00DF7FD4">
          <w:rPr>
            <w:noProof/>
          </w:rPr>
        </w:r>
        <w:r w:rsidDel="00DF7FD4">
          <w:rPr>
            <w:noProof/>
          </w:rPr>
          <w:fldChar w:fldCharType="separate"/>
        </w:r>
        <w:r w:rsidDel="00DF7FD4">
          <w:rPr>
            <w:noProof/>
          </w:rPr>
          <w:delText>36</w:delText>
        </w:r>
        <w:r w:rsidDel="00DF7FD4">
          <w:rPr>
            <w:noProof/>
          </w:rPr>
          <w:fldChar w:fldCharType="end"/>
        </w:r>
      </w:del>
    </w:p>
    <w:p w14:paraId="6E9F7414" w14:textId="37669AA1" w:rsidR="001F4712" w:rsidDel="00DF7FD4" w:rsidRDefault="001F4712">
      <w:pPr>
        <w:pStyle w:val="11"/>
        <w:rPr>
          <w:del w:id="896" w:author="Greenblue" w:date="2024-02-15T19:35:00Z"/>
          <w:rFonts w:ascii="Calibri" w:eastAsia="맑은 고딕" w:hAnsi="Calibri"/>
          <w:b w:val="0"/>
          <w:noProof/>
          <w:kern w:val="2"/>
        </w:rPr>
        <w:pPrChange w:id="897" w:author="Greenblue" w:date="2024-02-15T19:35:00Z">
          <w:pPr>
            <w:pStyle w:val="37"/>
          </w:pPr>
        </w:pPrChange>
      </w:pPr>
      <w:del w:id="898" w:author="Greenblue" w:date="2024-02-15T19:35:00Z">
        <w:r w:rsidDel="00DF7FD4">
          <w:rPr>
            <w:noProof/>
          </w:rPr>
          <w:delText>12.7.7</w:delText>
        </w:r>
        <w:r w:rsidDel="00DF7FD4">
          <w:rPr>
            <w:noProof/>
          </w:rPr>
          <w:tab/>
          <w:delText>S100_ProtectionScheme</w:delText>
        </w:r>
        <w:r w:rsidDel="00DF7FD4">
          <w:rPr>
            <w:noProof/>
          </w:rPr>
          <w:tab/>
        </w:r>
        <w:r w:rsidDel="00DF7FD4">
          <w:rPr>
            <w:noProof/>
          </w:rPr>
          <w:fldChar w:fldCharType="begin"/>
        </w:r>
        <w:r w:rsidDel="00DF7FD4">
          <w:rPr>
            <w:noProof/>
          </w:rPr>
          <w:delInstrText xml:space="preserve"> PAGEREF _Toc152232620 \h </w:delInstrText>
        </w:r>
        <w:r w:rsidDel="00DF7FD4">
          <w:rPr>
            <w:noProof/>
          </w:rPr>
        </w:r>
        <w:r w:rsidDel="00DF7FD4">
          <w:rPr>
            <w:noProof/>
          </w:rPr>
          <w:fldChar w:fldCharType="separate"/>
        </w:r>
        <w:r w:rsidDel="00DF7FD4">
          <w:rPr>
            <w:noProof/>
          </w:rPr>
          <w:delText>37</w:delText>
        </w:r>
        <w:r w:rsidDel="00DF7FD4">
          <w:rPr>
            <w:noProof/>
          </w:rPr>
          <w:fldChar w:fldCharType="end"/>
        </w:r>
      </w:del>
    </w:p>
    <w:p w14:paraId="76351813" w14:textId="779D0AE3" w:rsidR="001F4712" w:rsidDel="00DF7FD4" w:rsidRDefault="001F4712">
      <w:pPr>
        <w:pStyle w:val="11"/>
        <w:rPr>
          <w:del w:id="899" w:author="Greenblue" w:date="2024-02-15T19:35:00Z"/>
          <w:rFonts w:ascii="Calibri" w:eastAsia="맑은 고딕" w:hAnsi="Calibri"/>
          <w:b w:val="0"/>
          <w:noProof/>
          <w:kern w:val="2"/>
        </w:rPr>
        <w:pPrChange w:id="900" w:author="Greenblue" w:date="2024-02-15T19:35:00Z">
          <w:pPr>
            <w:pStyle w:val="28"/>
          </w:pPr>
        </w:pPrChange>
      </w:pPr>
      <w:del w:id="901" w:author="Greenblue" w:date="2024-02-15T19:35:00Z">
        <w:r w:rsidDel="00DF7FD4">
          <w:rPr>
            <w:noProof/>
          </w:rPr>
          <w:delText>12.8</w:delText>
        </w:r>
        <w:r w:rsidDel="00DF7FD4">
          <w:rPr>
            <w:noProof/>
          </w:rPr>
          <w:tab/>
          <w:delText>S100_SupportFileDiscoveryMetadata</w:delText>
        </w:r>
        <w:r w:rsidDel="00DF7FD4">
          <w:rPr>
            <w:noProof/>
          </w:rPr>
          <w:tab/>
        </w:r>
        <w:r w:rsidDel="00DF7FD4">
          <w:rPr>
            <w:noProof/>
          </w:rPr>
          <w:fldChar w:fldCharType="begin"/>
        </w:r>
        <w:r w:rsidDel="00DF7FD4">
          <w:rPr>
            <w:noProof/>
          </w:rPr>
          <w:delInstrText xml:space="preserve"> PAGEREF _Toc152232621 \h </w:delInstrText>
        </w:r>
        <w:r w:rsidDel="00DF7FD4">
          <w:rPr>
            <w:noProof/>
          </w:rPr>
        </w:r>
        <w:r w:rsidDel="00DF7FD4">
          <w:rPr>
            <w:noProof/>
          </w:rPr>
          <w:fldChar w:fldCharType="separate"/>
        </w:r>
        <w:r w:rsidDel="00DF7FD4">
          <w:rPr>
            <w:noProof/>
          </w:rPr>
          <w:delText>37</w:delText>
        </w:r>
        <w:r w:rsidDel="00DF7FD4">
          <w:rPr>
            <w:noProof/>
          </w:rPr>
          <w:fldChar w:fldCharType="end"/>
        </w:r>
      </w:del>
    </w:p>
    <w:p w14:paraId="6DE997FF" w14:textId="29FC6C52" w:rsidR="001F4712" w:rsidDel="00DF7FD4" w:rsidRDefault="001F4712">
      <w:pPr>
        <w:pStyle w:val="11"/>
        <w:rPr>
          <w:del w:id="902" w:author="Greenblue" w:date="2024-02-15T19:35:00Z"/>
          <w:rFonts w:ascii="Calibri" w:eastAsia="맑은 고딕" w:hAnsi="Calibri"/>
          <w:b w:val="0"/>
          <w:noProof/>
          <w:kern w:val="2"/>
        </w:rPr>
        <w:pPrChange w:id="903" w:author="Greenblue" w:date="2024-02-15T19:35:00Z">
          <w:pPr>
            <w:pStyle w:val="37"/>
          </w:pPr>
        </w:pPrChange>
      </w:pPr>
      <w:del w:id="904" w:author="Greenblue" w:date="2024-02-15T19:35:00Z">
        <w:r w:rsidDel="00DF7FD4">
          <w:rPr>
            <w:noProof/>
          </w:rPr>
          <w:delText>12.8.1</w:delText>
        </w:r>
        <w:r w:rsidDel="00DF7FD4">
          <w:rPr>
            <w:noProof/>
          </w:rPr>
          <w:tab/>
          <w:delText>S100_SupportFileFormat</w:delText>
        </w:r>
        <w:r w:rsidDel="00DF7FD4">
          <w:rPr>
            <w:noProof/>
          </w:rPr>
          <w:tab/>
        </w:r>
        <w:r w:rsidDel="00DF7FD4">
          <w:rPr>
            <w:noProof/>
          </w:rPr>
          <w:fldChar w:fldCharType="begin"/>
        </w:r>
        <w:r w:rsidDel="00DF7FD4">
          <w:rPr>
            <w:noProof/>
          </w:rPr>
          <w:delInstrText xml:space="preserve"> PAGEREF _Toc152232622 \h </w:delInstrText>
        </w:r>
        <w:r w:rsidDel="00DF7FD4">
          <w:rPr>
            <w:noProof/>
          </w:rPr>
        </w:r>
        <w:r w:rsidDel="00DF7FD4">
          <w:rPr>
            <w:noProof/>
          </w:rPr>
          <w:fldChar w:fldCharType="separate"/>
        </w:r>
        <w:r w:rsidDel="00DF7FD4">
          <w:rPr>
            <w:noProof/>
          </w:rPr>
          <w:delText>38</w:delText>
        </w:r>
        <w:r w:rsidDel="00DF7FD4">
          <w:rPr>
            <w:noProof/>
          </w:rPr>
          <w:fldChar w:fldCharType="end"/>
        </w:r>
      </w:del>
    </w:p>
    <w:p w14:paraId="3578FEA9" w14:textId="118870EC" w:rsidR="001F4712" w:rsidDel="00DF7FD4" w:rsidRDefault="001F4712">
      <w:pPr>
        <w:pStyle w:val="11"/>
        <w:rPr>
          <w:del w:id="905" w:author="Greenblue" w:date="2024-02-15T19:35:00Z"/>
          <w:rFonts w:ascii="Calibri" w:eastAsia="맑은 고딕" w:hAnsi="Calibri"/>
          <w:b w:val="0"/>
          <w:noProof/>
          <w:kern w:val="2"/>
        </w:rPr>
        <w:pPrChange w:id="906" w:author="Greenblue" w:date="2024-02-15T19:35:00Z">
          <w:pPr>
            <w:pStyle w:val="37"/>
          </w:pPr>
        </w:pPrChange>
      </w:pPr>
      <w:del w:id="907" w:author="Greenblue" w:date="2024-02-15T19:35:00Z">
        <w:r w:rsidDel="00DF7FD4">
          <w:rPr>
            <w:noProof/>
          </w:rPr>
          <w:delText>12.8.2</w:delText>
        </w:r>
        <w:r w:rsidDel="00DF7FD4">
          <w:rPr>
            <w:noProof/>
          </w:rPr>
          <w:tab/>
          <w:delText>S100_SupportFilePurpose</w:delText>
        </w:r>
        <w:r w:rsidDel="00DF7FD4">
          <w:rPr>
            <w:noProof/>
          </w:rPr>
          <w:tab/>
        </w:r>
        <w:r w:rsidDel="00DF7FD4">
          <w:rPr>
            <w:noProof/>
          </w:rPr>
          <w:fldChar w:fldCharType="begin"/>
        </w:r>
        <w:r w:rsidDel="00DF7FD4">
          <w:rPr>
            <w:noProof/>
          </w:rPr>
          <w:delInstrText xml:space="preserve"> PAGEREF _Toc152232623 \h </w:delInstrText>
        </w:r>
        <w:r w:rsidDel="00DF7FD4">
          <w:rPr>
            <w:noProof/>
          </w:rPr>
        </w:r>
        <w:r w:rsidDel="00DF7FD4">
          <w:rPr>
            <w:noProof/>
          </w:rPr>
          <w:fldChar w:fldCharType="separate"/>
        </w:r>
        <w:r w:rsidDel="00DF7FD4">
          <w:rPr>
            <w:noProof/>
          </w:rPr>
          <w:delText>39</w:delText>
        </w:r>
        <w:r w:rsidDel="00DF7FD4">
          <w:rPr>
            <w:noProof/>
          </w:rPr>
          <w:fldChar w:fldCharType="end"/>
        </w:r>
      </w:del>
    </w:p>
    <w:p w14:paraId="7DCE57F5" w14:textId="72F31AAF" w:rsidR="001F4712" w:rsidDel="00DF7FD4" w:rsidRDefault="001F4712">
      <w:pPr>
        <w:pStyle w:val="11"/>
        <w:rPr>
          <w:del w:id="908" w:author="Greenblue" w:date="2024-02-15T19:35:00Z"/>
          <w:rFonts w:ascii="Calibri" w:eastAsia="맑은 고딕" w:hAnsi="Calibri"/>
          <w:b w:val="0"/>
          <w:noProof/>
          <w:kern w:val="2"/>
        </w:rPr>
        <w:pPrChange w:id="909" w:author="Greenblue" w:date="2024-02-15T19:35:00Z">
          <w:pPr>
            <w:pStyle w:val="37"/>
          </w:pPr>
        </w:pPrChange>
      </w:pPr>
      <w:del w:id="910" w:author="Greenblue" w:date="2024-02-15T19:35:00Z">
        <w:r w:rsidDel="00DF7FD4">
          <w:rPr>
            <w:noProof/>
          </w:rPr>
          <w:delText>12.8.3</w:delText>
        </w:r>
        <w:r w:rsidDel="00DF7FD4">
          <w:rPr>
            <w:noProof/>
          </w:rPr>
          <w:tab/>
          <w:delText>S100_SupportFileSpecification</w:delText>
        </w:r>
        <w:r w:rsidDel="00DF7FD4">
          <w:rPr>
            <w:noProof/>
          </w:rPr>
          <w:tab/>
        </w:r>
        <w:r w:rsidDel="00DF7FD4">
          <w:rPr>
            <w:noProof/>
          </w:rPr>
          <w:fldChar w:fldCharType="begin"/>
        </w:r>
        <w:r w:rsidDel="00DF7FD4">
          <w:rPr>
            <w:noProof/>
          </w:rPr>
          <w:delInstrText xml:space="preserve"> PAGEREF _Toc152232624 \h </w:delInstrText>
        </w:r>
        <w:r w:rsidDel="00DF7FD4">
          <w:rPr>
            <w:noProof/>
          </w:rPr>
        </w:r>
        <w:r w:rsidDel="00DF7FD4">
          <w:rPr>
            <w:noProof/>
          </w:rPr>
          <w:fldChar w:fldCharType="separate"/>
        </w:r>
        <w:r w:rsidDel="00DF7FD4">
          <w:rPr>
            <w:noProof/>
          </w:rPr>
          <w:delText>39</w:delText>
        </w:r>
        <w:r w:rsidDel="00DF7FD4">
          <w:rPr>
            <w:noProof/>
          </w:rPr>
          <w:fldChar w:fldCharType="end"/>
        </w:r>
      </w:del>
    </w:p>
    <w:p w14:paraId="7011458A" w14:textId="4A277BF1" w:rsidR="001F4712" w:rsidDel="00DF7FD4" w:rsidRDefault="001F4712">
      <w:pPr>
        <w:pStyle w:val="11"/>
        <w:rPr>
          <w:del w:id="911" w:author="Greenblue" w:date="2024-02-15T19:35:00Z"/>
          <w:rFonts w:ascii="Calibri" w:eastAsia="맑은 고딕" w:hAnsi="Calibri"/>
          <w:b w:val="0"/>
          <w:noProof/>
          <w:kern w:val="2"/>
        </w:rPr>
        <w:pPrChange w:id="912" w:author="Greenblue" w:date="2024-02-15T19:35:00Z">
          <w:pPr>
            <w:pStyle w:val="28"/>
          </w:pPr>
        </w:pPrChange>
      </w:pPr>
      <w:del w:id="913" w:author="Greenblue" w:date="2024-02-15T19:35:00Z">
        <w:r w:rsidDel="00DF7FD4">
          <w:rPr>
            <w:noProof/>
          </w:rPr>
          <w:delText>12.9</w:delText>
        </w:r>
        <w:r w:rsidDel="00DF7FD4">
          <w:rPr>
            <w:noProof/>
          </w:rPr>
          <w:tab/>
          <w:delText>S100_CatalogueMetadata</w:delText>
        </w:r>
        <w:r w:rsidDel="00DF7FD4">
          <w:rPr>
            <w:noProof/>
          </w:rPr>
          <w:tab/>
        </w:r>
        <w:r w:rsidDel="00DF7FD4">
          <w:rPr>
            <w:noProof/>
          </w:rPr>
          <w:fldChar w:fldCharType="begin"/>
        </w:r>
        <w:r w:rsidDel="00DF7FD4">
          <w:rPr>
            <w:noProof/>
          </w:rPr>
          <w:delInstrText xml:space="preserve"> PAGEREF _Toc152232625 \h </w:delInstrText>
        </w:r>
        <w:r w:rsidDel="00DF7FD4">
          <w:rPr>
            <w:noProof/>
          </w:rPr>
        </w:r>
        <w:r w:rsidDel="00DF7FD4">
          <w:rPr>
            <w:noProof/>
          </w:rPr>
          <w:fldChar w:fldCharType="separate"/>
        </w:r>
        <w:r w:rsidDel="00DF7FD4">
          <w:rPr>
            <w:noProof/>
          </w:rPr>
          <w:delText>39</w:delText>
        </w:r>
        <w:r w:rsidDel="00DF7FD4">
          <w:rPr>
            <w:noProof/>
          </w:rPr>
          <w:fldChar w:fldCharType="end"/>
        </w:r>
      </w:del>
    </w:p>
    <w:p w14:paraId="61A5C2EE" w14:textId="51C75019" w:rsidR="001F4712" w:rsidDel="00DF7FD4" w:rsidRDefault="001F4712">
      <w:pPr>
        <w:pStyle w:val="11"/>
        <w:rPr>
          <w:del w:id="914" w:author="Greenblue" w:date="2024-02-15T19:35:00Z"/>
          <w:rFonts w:ascii="Calibri" w:eastAsia="맑은 고딕" w:hAnsi="Calibri"/>
          <w:b w:val="0"/>
          <w:noProof/>
          <w:kern w:val="2"/>
        </w:rPr>
        <w:pPrChange w:id="915" w:author="Greenblue" w:date="2024-02-15T19:35:00Z">
          <w:pPr>
            <w:pStyle w:val="37"/>
          </w:pPr>
        </w:pPrChange>
      </w:pPr>
      <w:del w:id="916" w:author="Greenblue" w:date="2024-02-15T19:35:00Z">
        <w:r w:rsidDel="00DF7FD4">
          <w:rPr>
            <w:noProof/>
          </w:rPr>
          <w:delText>12.9.1</w:delText>
        </w:r>
        <w:r w:rsidDel="00DF7FD4">
          <w:rPr>
            <w:noProof/>
          </w:rPr>
          <w:tab/>
          <w:delText>S100_CatalogueScope</w:delText>
        </w:r>
        <w:r w:rsidDel="00DF7FD4">
          <w:rPr>
            <w:noProof/>
          </w:rPr>
          <w:tab/>
        </w:r>
        <w:r w:rsidDel="00DF7FD4">
          <w:rPr>
            <w:noProof/>
          </w:rPr>
          <w:fldChar w:fldCharType="begin"/>
        </w:r>
        <w:r w:rsidDel="00DF7FD4">
          <w:rPr>
            <w:noProof/>
          </w:rPr>
          <w:delInstrText xml:space="preserve"> PAGEREF _Toc152232626 \h </w:delInstrText>
        </w:r>
        <w:r w:rsidDel="00DF7FD4">
          <w:rPr>
            <w:noProof/>
          </w:rPr>
        </w:r>
        <w:r w:rsidDel="00DF7FD4">
          <w:rPr>
            <w:noProof/>
          </w:rPr>
          <w:fldChar w:fldCharType="separate"/>
        </w:r>
        <w:r w:rsidDel="00DF7FD4">
          <w:rPr>
            <w:noProof/>
          </w:rPr>
          <w:delText>40</w:delText>
        </w:r>
        <w:r w:rsidDel="00DF7FD4">
          <w:rPr>
            <w:noProof/>
          </w:rPr>
          <w:fldChar w:fldCharType="end"/>
        </w:r>
      </w:del>
    </w:p>
    <w:p w14:paraId="2F3411C8" w14:textId="5C676D53" w:rsidR="001F4712" w:rsidDel="00DF7FD4" w:rsidRDefault="001F4712">
      <w:pPr>
        <w:pStyle w:val="11"/>
        <w:rPr>
          <w:del w:id="917" w:author="Greenblue" w:date="2024-02-15T19:36:00Z"/>
          <w:rFonts w:ascii="Calibri" w:eastAsia="맑은 고딕" w:hAnsi="Calibri"/>
          <w:b w:val="0"/>
          <w:noProof/>
          <w:kern w:val="2"/>
        </w:rPr>
        <w:pPrChange w:id="918" w:author="Greenblue" w:date="2024-02-15T19:35:00Z">
          <w:pPr>
            <w:pStyle w:val="37"/>
          </w:pPr>
        </w:pPrChange>
      </w:pPr>
      <w:del w:id="919" w:author="Greenblue" w:date="2024-02-15T19:35:00Z">
        <w:r w:rsidDel="00DF7FD4">
          <w:rPr>
            <w:noProof/>
          </w:rPr>
          <w:delText>12.9.2</w:delText>
        </w:r>
        <w:r w:rsidDel="00DF7FD4">
          <w:rPr>
            <w:noProof/>
          </w:rPr>
          <w:tab/>
          <w:delText>PT_Locale</w:delText>
        </w:r>
      </w:del>
      <w:del w:id="920" w:author="Greenblue" w:date="2024-02-15T19:36:00Z">
        <w:r w:rsidDel="00DF7FD4">
          <w:rPr>
            <w:noProof/>
          </w:rPr>
          <w:tab/>
        </w:r>
        <w:r w:rsidDel="00DF7FD4">
          <w:rPr>
            <w:noProof/>
          </w:rPr>
          <w:fldChar w:fldCharType="begin"/>
        </w:r>
        <w:r w:rsidDel="00DF7FD4">
          <w:rPr>
            <w:noProof/>
          </w:rPr>
          <w:delInstrText xml:space="preserve"> PAGEREF _Toc152232627 \h </w:delInstrText>
        </w:r>
        <w:r w:rsidDel="00DF7FD4">
          <w:rPr>
            <w:noProof/>
          </w:rPr>
        </w:r>
        <w:r w:rsidDel="00DF7FD4">
          <w:rPr>
            <w:noProof/>
          </w:rPr>
          <w:fldChar w:fldCharType="separate"/>
        </w:r>
        <w:r w:rsidDel="00DF7FD4">
          <w:rPr>
            <w:noProof/>
          </w:rPr>
          <w:delText>40</w:delText>
        </w:r>
        <w:r w:rsidDel="00DF7FD4">
          <w:rPr>
            <w:noProof/>
          </w:rPr>
          <w:fldChar w:fldCharType="end"/>
        </w:r>
      </w:del>
    </w:p>
    <w:p w14:paraId="23E4B6C9" w14:textId="06D9E5FE" w:rsidR="00394A4C" w:rsidRPr="009063C9" w:rsidRDefault="00487533" w:rsidP="00100A96">
      <w:pPr>
        <w:tabs>
          <w:tab w:val="right" w:leader="dot" w:pos="8789"/>
        </w:tabs>
        <w:spacing w:after="0" w:line="360" w:lineRule="auto"/>
        <w:rPr>
          <w:lang w:val="fr-FR"/>
        </w:rPr>
      </w:pPr>
      <w:del w:id="921" w:author="Greenblue" w:date="2024-02-15T19:36:00Z">
        <w:r w:rsidRPr="008169B5" w:rsidDel="00DF7FD4">
          <w:rPr>
            <w:b/>
          </w:rPr>
          <w:fldChar w:fldCharType="end"/>
        </w:r>
      </w:del>
    </w:p>
    <w:p w14:paraId="2B3D821B" w14:textId="77777777" w:rsidR="002F6A0C" w:rsidRPr="00F073CC" w:rsidRDefault="002F6A0C" w:rsidP="00500883">
      <w:pPr>
        <w:spacing w:after="0"/>
      </w:pPr>
    </w:p>
    <w:p w14:paraId="71B52005" w14:textId="77777777" w:rsidR="00D0524F" w:rsidRPr="00F073CC" w:rsidRDefault="00D0524F" w:rsidP="00500883">
      <w:pPr>
        <w:spacing w:after="0"/>
      </w:pPr>
    </w:p>
    <w:p w14:paraId="2935477D" w14:textId="6C001276" w:rsidR="000620F8" w:rsidRDefault="000620F8" w:rsidP="00FF4151">
      <w:pPr>
        <w:spacing w:after="0" w:line="240" w:lineRule="auto"/>
        <w:jc w:val="center"/>
        <w:rPr>
          <w:b/>
          <w:sz w:val="28"/>
          <w:szCs w:val="28"/>
        </w:rPr>
      </w:pPr>
      <w:r>
        <w:br w:type="page"/>
      </w:r>
      <w:r w:rsidRPr="00FF4151">
        <w:rPr>
          <w:b/>
          <w:sz w:val="28"/>
          <w:szCs w:val="28"/>
        </w:rPr>
        <w:lastRenderedPageBreak/>
        <w:t xml:space="preserve">Document </w:t>
      </w:r>
      <w:r w:rsidR="007D4CFE">
        <w:rPr>
          <w:b/>
          <w:sz w:val="28"/>
          <w:szCs w:val="28"/>
        </w:rPr>
        <w:t>History</w:t>
      </w:r>
    </w:p>
    <w:p w14:paraId="7F744DD3" w14:textId="77777777" w:rsidR="007D4CFE" w:rsidRPr="007D4CFE" w:rsidRDefault="007D4CFE" w:rsidP="00FF4151">
      <w:pPr>
        <w:spacing w:after="0" w:line="240" w:lineRule="auto"/>
        <w:jc w:val="center"/>
        <w:rPr>
          <w:b/>
          <w:sz w:val="10"/>
          <w:szCs w:val="10"/>
        </w:rPr>
      </w:pPr>
    </w:p>
    <w:p w14:paraId="1A9B9BC3" w14:textId="6F802594" w:rsidR="000620F8" w:rsidRDefault="007D4CFE" w:rsidP="00C53B69">
      <w:pPr>
        <w:spacing w:after="0" w:line="240" w:lineRule="auto"/>
      </w:pPr>
      <w:r>
        <w:rPr>
          <w:rFonts w:eastAsia="맑은 고딕" w:hint="eastAsia"/>
        </w:rPr>
        <w:t>C</w:t>
      </w:r>
      <w:r>
        <w:rPr>
          <w:rFonts w:eastAsia="맑은 고딕"/>
        </w:rPr>
        <w:t xml:space="preserve">hanges to this Product </w:t>
      </w:r>
      <w:r>
        <w:t>Specification are coordinated by the IHO Nautical Information Provision</w:t>
      </w:r>
      <w:r>
        <w:rPr>
          <w:spacing w:val="1"/>
        </w:rPr>
        <w:t xml:space="preserve"> </w:t>
      </w:r>
      <w:r>
        <w:t>Working</w:t>
      </w:r>
      <w:r>
        <w:rPr>
          <w:spacing w:val="-11"/>
        </w:rPr>
        <w:t xml:space="preserve"> </w:t>
      </w:r>
      <w:r>
        <w:t>Group</w:t>
      </w:r>
      <w:r>
        <w:rPr>
          <w:spacing w:val="-9"/>
        </w:rPr>
        <w:t xml:space="preserve"> </w:t>
      </w:r>
      <w:r>
        <w:t>(NIPWG).</w:t>
      </w:r>
      <w:r>
        <w:rPr>
          <w:spacing w:val="-10"/>
        </w:rPr>
        <w:t xml:space="preserve"> </w:t>
      </w:r>
      <w:r>
        <w:t>New</w:t>
      </w:r>
      <w:r>
        <w:rPr>
          <w:spacing w:val="-11"/>
        </w:rPr>
        <w:t xml:space="preserve"> </w:t>
      </w:r>
      <w:r>
        <w:t>editions</w:t>
      </w:r>
      <w:r>
        <w:rPr>
          <w:spacing w:val="-7"/>
        </w:rPr>
        <w:t xml:space="preserve"> </w:t>
      </w:r>
      <w:r>
        <w:t>will</w:t>
      </w:r>
      <w:r>
        <w:rPr>
          <w:spacing w:val="-9"/>
        </w:rPr>
        <w:t xml:space="preserve"> </w:t>
      </w:r>
      <w:r>
        <w:t>be</w:t>
      </w:r>
      <w:r>
        <w:rPr>
          <w:spacing w:val="-10"/>
        </w:rPr>
        <w:t xml:space="preserve"> </w:t>
      </w:r>
      <w:r>
        <w:t>made</w:t>
      </w:r>
      <w:r>
        <w:rPr>
          <w:spacing w:val="-9"/>
        </w:rPr>
        <w:t xml:space="preserve"> </w:t>
      </w:r>
      <w:r>
        <w:t>available</w:t>
      </w:r>
      <w:r>
        <w:rPr>
          <w:spacing w:val="-8"/>
        </w:rPr>
        <w:t xml:space="preserve"> </w:t>
      </w:r>
      <w:r>
        <w:t>via</w:t>
      </w:r>
      <w:r>
        <w:rPr>
          <w:spacing w:val="-10"/>
        </w:rPr>
        <w:t xml:space="preserve"> </w:t>
      </w:r>
      <w:r>
        <w:t>the</w:t>
      </w:r>
      <w:r>
        <w:rPr>
          <w:spacing w:val="-10"/>
        </w:rPr>
        <w:t xml:space="preserve"> </w:t>
      </w:r>
      <w:r>
        <w:t>IHO</w:t>
      </w:r>
      <w:r>
        <w:rPr>
          <w:spacing w:val="-7"/>
        </w:rPr>
        <w:t xml:space="preserve"> </w:t>
      </w:r>
      <w:r>
        <w:t>web</w:t>
      </w:r>
      <w:r>
        <w:rPr>
          <w:spacing w:val="-9"/>
        </w:rPr>
        <w:t xml:space="preserve"> </w:t>
      </w:r>
      <w:r>
        <w:t>site.</w:t>
      </w:r>
      <w:r>
        <w:rPr>
          <w:spacing w:val="-8"/>
        </w:rPr>
        <w:t xml:space="preserve"> </w:t>
      </w:r>
      <w:r>
        <w:t>Maintenance</w:t>
      </w:r>
      <w:r>
        <w:rPr>
          <w:spacing w:val="-7"/>
        </w:rPr>
        <w:t xml:space="preserve"> </w:t>
      </w:r>
      <w:r>
        <w:t>of</w:t>
      </w:r>
      <w:r>
        <w:rPr>
          <w:spacing w:val="-8"/>
        </w:rPr>
        <w:t xml:space="preserve"> </w:t>
      </w:r>
      <w:r>
        <w:t>the</w:t>
      </w:r>
      <w:r>
        <w:rPr>
          <w:spacing w:val="-53"/>
        </w:rPr>
        <w:t xml:space="preserve"> </w:t>
      </w:r>
      <w:r>
        <w:t>Product Specification</w:t>
      </w:r>
      <w:r>
        <w:rPr>
          <w:spacing w:val="-2"/>
        </w:rPr>
        <w:t xml:space="preserve"> </w:t>
      </w:r>
      <w:r>
        <w:t>shall</w:t>
      </w:r>
      <w:r>
        <w:rPr>
          <w:spacing w:val="3"/>
        </w:rPr>
        <w:t xml:space="preserve"> </w:t>
      </w:r>
      <w:r>
        <w:t>conform</w:t>
      </w:r>
      <w:r>
        <w:rPr>
          <w:spacing w:val="3"/>
        </w:rPr>
        <w:t xml:space="preserve"> </w:t>
      </w:r>
      <w:r>
        <w:t>to</w:t>
      </w:r>
      <w:r>
        <w:rPr>
          <w:spacing w:val="-2"/>
        </w:rPr>
        <w:t xml:space="preserve"> </w:t>
      </w:r>
      <w:r>
        <w:t>IHO Technical</w:t>
      </w:r>
      <w:r>
        <w:rPr>
          <w:spacing w:val="-1"/>
        </w:rPr>
        <w:t xml:space="preserve"> </w:t>
      </w:r>
      <w:r>
        <w:t>Resolution</w:t>
      </w:r>
      <w:r>
        <w:rPr>
          <w:spacing w:val="-2"/>
        </w:rPr>
        <w:t xml:space="preserve"> </w:t>
      </w:r>
      <w:r>
        <w:t>2/2007</w:t>
      </w:r>
      <w:r>
        <w:rPr>
          <w:spacing w:val="-1"/>
        </w:rPr>
        <w:t xml:space="preserve"> </w:t>
      </w:r>
      <w:r>
        <w:t>(as</w:t>
      </w:r>
      <w:r>
        <w:rPr>
          <w:spacing w:val="-1"/>
        </w:rPr>
        <w:t xml:space="preserve"> </w:t>
      </w:r>
      <w:r>
        <w:t>amended).</w:t>
      </w:r>
    </w:p>
    <w:p w14:paraId="2580563C" w14:textId="77777777" w:rsidR="007D4CFE" w:rsidRDefault="007D4CFE" w:rsidP="00C53B69">
      <w:pPr>
        <w:spacing w:after="0" w:line="240" w:lineRule="auto"/>
        <w:rPr>
          <w:rFonts w:eastAsia="맑은 고딕"/>
          <w:sz w:val="14"/>
          <w:szCs w:val="14"/>
        </w:rPr>
      </w:pPr>
    </w:p>
    <w:tbl>
      <w:tblPr>
        <w:tblW w:w="9066"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1416"/>
        <w:gridCol w:w="1559"/>
        <w:gridCol w:w="4536"/>
      </w:tblGrid>
      <w:tr w:rsidR="00BB6AB0" w14:paraId="6D52822A" w14:textId="77777777" w:rsidTr="003D2B95">
        <w:trPr>
          <w:trHeight w:val="580"/>
        </w:trPr>
        <w:tc>
          <w:tcPr>
            <w:tcW w:w="1555" w:type="dxa"/>
            <w:shd w:val="clear" w:color="auto" w:fill="D9D9D9"/>
          </w:tcPr>
          <w:p w14:paraId="49C63838" w14:textId="77777777" w:rsidR="007D4CFE" w:rsidRDefault="007D4CFE">
            <w:pPr>
              <w:pStyle w:val="TableParagraph"/>
              <w:spacing w:before="54"/>
              <w:ind w:right="654"/>
              <w:rPr>
                <w:b/>
                <w:sz w:val="20"/>
              </w:rPr>
            </w:pPr>
            <w:r>
              <w:rPr>
                <w:b/>
                <w:sz w:val="20"/>
              </w:rPr>
              <w:t>Version</w:t>
            </w:r>
            <w:r>
              <w:rPr>
                <w:b/>
                <w:spacing w:val="-53"/>
                <w:sz w:val="20"/>
              </w:rPr>
              <w:t xml:space="preserve"> </w:t>
            </w:r>
            <w:r>
              <w:rPr>
                <w:b/>
                <w:sz w:val="20"/>
              </w:rPr>
              <w:t>Number</w:t>
            </w:r>
          </w:p>
        </w:tc>
        <w:tc>
          <w:tcPr>
            <w:tcW w:w="1416" w:type="dxa"/>
            <w:shd w:val="clear" w:color="auto" w:fill="D9D9D9"/>
          </w:tcPr>
          <w:p w14:paraId="5467A7CA" w14:textId="77777777" w:rsidR="007D4CFE" w:rsidRDefault="007D4CFE">
            <w:pPr>
              <w:pStyle w:val="TableParagraph"/>
              <w:spacing w:before="54"/>
              <w:rPr>
                <w:b/>
                <w:sz w:val="20"/>
              </w:rPr>
            </w:pPr>
            <w:r>
              <w:rPr>
                <w:b/>
                <w:sz w:val="20"/>
              </w:rPr>
              <w:t>Date</w:t>
            </w:r>
          </w:p>
        </w:tc>
        <w:tc>
          <w:tcPr>
            <w:tcW w:w="1559" w:type="dxa"/>
            <w:shd w:val="clear" w:color="auto" w:fill="D9D9D9"/>
          </w:tcPr>
          <w:p w14:paraId="279CDC5B" w14:textId="77777777" w:rsidR="007D4CFE" w:rsidRDefault="007D4CFE">
            <w:pPr>
              <w:pStyle w:val="TableParagraph"/>
              <w:spacing w:before="54"/>
              <w:rPr>
                <w:b/>
                <w:sz w:val="20"/>
              </w:rPr>
            </w:pPr>
            <w:r>
              <w:rPr>
                <w:b/>
                <w:sz w:val="20"/>
              </w:rPr>
              <w:t>Approved</w:t>
            </w:r>
            <w:r>
              <w:rPr>
                <w:b/>
                <w:spacing w:val="-4"/>
                <w:sz w:val="20"/>
              </w:rPr>
              <w:t xml:space="preserve"> </w:t>
            </w:r>
            <w:r>
              <w:rPr>
                <w:b/>
                <w:sz w:val="20"/>
              </w:rPr>
              <w:t>By</w:t>
            </w:r>
          </w:p>
        </w:tc>
        <w:tc>
          <w:tcPr>
            <w:tcW w:w="4536" w:type="dxa"/>
            <w:shd w:val="clear" w:color="auto" w:fill="D9D9D9"/>
          </w:tcPr>
          <w:p w14:paraId="47BE5F15" w14:textId="77777777" w:rsidR="007D4CFE" w:rsidRDefault="007D4CFE">
            <w:pPr>
              <w:pStyle w:val="TableParagraph"/>
              <w:spacing w:before="54"/>
              <w:ind w:left="116"/>
              <w:rPr>
                <w:b/>
                <w:sz w:val="20"/>
              </w:rPr>
            </w:pPr>
            <w:r>
              <w:rPr>
                <w:b/>
                <w:sz w:val="20"/>
              </w:rPr>
              <w:t>Purpose</w:t>
            </w:r>
          </w:p>
        </w:tc>
      </w:tr>
      <w:tr w:rsidR="00BB6AB0" w14:paraId="351E72E1" w14:textId="77777777" w:rsidTr="003D2B95">
        <w:trPr>
          <w:trHeight w:val="350"/>
        </w:trPr>
        <w:tc>
          <w:tcPr>
            <w:tcW w:w="1555" w:type="dxa"/>
            <w:shd w:val="clear" w:color="auto" w:fill="auto"/>
          </w:tcPr>
          <w:p w14:paraId="115887C9" w14:textId="77777777" w:rsidR="007D4CFE" w:rsidRDefault="007D4CFE">
            <w:pPr>
              <w:pStyle w:val="TableParagraph"/>
              <w:spacing w:before="57"/>
              <w:rPr>
                <w:sz w:val="20"/>
              </w:rPr>
            </w:pPr>
            <w:r>
              <w:rPr>
                <w:sz w:val="20"/>
              </w:rPr>
              <w:t>0.0.1</w:t>
            </w:r>
          </w:p>
        </w:tc>
        <w:tc>
          <w:tcPr>
            <w:tcW w:w="1416" w:type="dxa"/>
            <w:shd w:val="clear" w:color="auto" w:fill="auto"/>
          </w:tcPr>
          <w:p w14:paraId="0C5DEDAF" w14:textId="77777777" w:rsidR="007D4CFE" w:rsidRDefault="007D4CFE">
            <w:pPr>
              <w:pStyle w:val="TableParagraph"/>
              <w:spacing w:before="57"/>
              <w:rPr>
                <w:sz w:val="20"/>
              </w:rPr>
            </w:pPr>
            <w:r>
              <w:rPr>
                <w:sz w:val="20"/>
              </w:rPr>
              <w:t>28</w:t>
            </w:r>
            <w:r>
              <w:rPr>
                <w:spacing w:val="-3"/>
                <w:sz w:val="20"/>
              </w:rPr>
              <w:t xml:space="preserve"> </w:t>
            </w:r>
            <w:r>
              <w:rPr>
                <w:sz w:val="20"/>
              </w:rPr>
              <w:t>Dec 2018</w:t>
            </w:r>
          </w:p>
        </w:tc>
        <w:tc>
          <w:tcPr>
            <w:tcW w:w="1559" w:type="dxa"/>
            <w:shd w:val="clear" w:color="auto" w:fill="auto"/>
          </w:tcPr>
          <w:p w14:paraId="0A7406E1" w14:textId="77777777" w:rsidR="007D4CFE" w:rsidRDefault="007D4CFE">
            <w:pPr>
              <w:pStyle w:val="TableParagraph"/>
              <w:spacing w:before="57"/>
              <w:rPr>
                <w:sz w:val="20"/>
              </w:rPr>
            </w:pPr>
            <w:r>
              <w:rPr>
                <w:sz w:val="20"/>
              </w:rPr>
              <w:t>KHOA</w:t>
            </w:r>
          </w:p>
        </w:tc>
        <w:tc>
          <w:tcPr>
            <w:tcW w:w="4536" w:type="dxa"/>
            <w:shd w:val="clear" w:color="auto" w:fill="auto"/>
          </w:tcPr>
          <w:p w14:paraId="203890F9" w14:textId="77777777" w:rsidR="007D4CFE" w:rsidRDefault="007D4CFE">
            <w:pPr>
              <w:pStyle w:val="TableParagraph"/>
              <w:spacing w:before="57"/>
              <w:ind w:left="116"/>
              <w:rPr>
                <w:sz w:val="20"/>
              </w:rPr>
            </w:pPr>
            <w:r>
              <w:rPr>
                <w:sz w:val="20"/>
              </w:rPr>
              <w:t>First</w:t>
            </w:r>
            <w:r>
              <w:rPr>
                <w:spacing w:val="-3"/>
                <w:sz w:val="20"/>
              </w:rPr>
              <w:t xml:space="preserve"> </w:t>
            </w:r>
            <w:r>
              <w:rPr>
                <w:sz w:val="20"/>
              </w:rPr>
              <w:t>Draft</w:t>
            </w:r>
          </w:p>
        </w:tc>
      </w:tr>
      <w:tr w:rsidR="00BB6AB0" w14:paraId="350BF169" w14:textId="77777777" w:rsidTr="003D2B95">
        <w:trPr>
          <w:trHeight w:val="350"/>
        </w:trPr>
        <w:tc>
          <w:tcPr>
            <w:tcW w:w="1555" w:type="dxa"/>
            <w:shd w:val="clear" w:color="auto" w:fill="auto"/>
          </w:tcPr>
          <w:p w14:paraId="6C29F415" w14:textId="77777777" w:rsidR="007D4CFE" w:rsidRDefault="007D4CFE">
            <w:pPr>
              <w:pStyle w:val="TableParagraph"/>
              <w:spacing w:before="57"/>
              <w:rPr>
                <w:sz w:val="20"/>
              </w:rPr>
            </w:pPr>
            <w:r>
              <w:rPr>
                <w:sz w:val="20"/>
              </w:rPr>
              <w:t>0.7.5</w:t>
            </w:r>
          </w:p>
        </w:tc>
        <w:tc>
          <w:tcPr>
            <w:tcW w:w="1416" w:type="dxa"/>
            <w:shd w:val="clear" w:color="auto" w:fill="auto"/>
          </w:tcPr>
          <w:p w14:paraId="2085BB5F" w14:textId="77777777" w:rsidR="007D4CFE" w:rsidRDefault="007D4CFE">
            <w:pPr>
              <w:pStyle w:val="TableParagraph"/>
              <w:spacing w:before="57"/>
              <w:rPr>
                <w:sz w:val="20"/>
              </w:rPr>
            </w:pPr>
            <w:r>
              <w:rPr>
                <w:sz w:val="20"/>
              </w:rPr>
              <w:t>20</w:t>
            </w:r>
            <w:r>
              <w:rPr>
                <w:spacing w:val="-3"/>
                <w:sz w:val="20"/>
              </w:rPr>
              <w:t xml:space="preserve"> </w:t>
            </w:r>
            <w:r>
              <w:rPr>
                <w:sz w:val="20"/>
              </w:rPr>
              <w:t>Nov</w:t>
            </w:r>
            <w:r>
              <w:rPr>
                <w:spacing w:val="-1"/>
                <w:sz w:val="20"/>
              </w:rPr>
              <w:t xml:space="preserve"> </w:t>
            </w:r>
            <w:r>
              <w:rPr>
                <w:sz w:val="20"/>
              </w:rPr>
              <w:t>2019</w:t>
            </w:r>
          </w:p>
        </w:tc>
        <w:tc>
          <w:tcPr>
            <w:tcW w:w="1559" w:type="dxa"/>
            <w:shd w:val="clear" w:color="auto" w:fill="auto"/>
          </w:tcPr>
          <w:p w14:paraId="4571FB29" w14:textId="77777777" w:rsidR="007D4CFE" w:rsidRDefault="007D4CFE">
            <w:pPr>
              <w:pStyle w:val="TableParagraph"/>
              <w:spacing w:before="57"/>
              <w:rPr>
                <w:sz w:val="20"/>
              </w:rPr>
            </w:pPr>
            <w:r>
              <w:rPr>
                <w:sz w:val="20"/>
              </w:rPr>
              <w:t>KHOA</w:t>
            </w:r>
          </w:p>
        </w:tc>
        <w:tc>
          <w:tcPr>
            <w:tcW w:w="4536" w:type="dxa"/>
            <w:shd w:val="clear" w:color="auto" w:fill="auto"/>
          </w:tcPr>
          <w:p w14:paraId="40BD30F5" w14:textId="77777777" w:rsidR="007D4CFE" w:rsidRDefault="007D4CFE">
            <w:pPr>
              <w:pStyle w:val="TableParagraph"/>
              <w:spacing w:before="57"/>
              <w:ind w:left="116"/>
              <w:rPr>
                <w:sz w:val="20"/>
              </w:rPr>
            </w:pPr>
            <w:r>
              <w:rPr>
                <w:sz w:val="20"/>
              </w:rPr>
              <w:t>Working</w:t>
            </w:r>
            <w:r>
              <w:rPr>
                <w:spacing w:val="-2"/>
                <w:sz w:val="20"/>
              </w:rPr>
              <w:t xml:space="preserve"> </w:t>
            </w:r>
            <w:r>
              <w:rPr>
                <w:sz w:val="20"/>
              </w:rPr>
              <w:t>Draft</w:t>
            </w:r>
          </w:p>
        </w:tc>
      </w:tr>
      <w:tr w:rsidR="00BB6AB0" w14:paraId="72A345FC" w14:textId="77777777" w:rsidTr="003D2B95">
        <w:trPr>
          <w:trHeight w:val="349"/>
        </w:trPr>
        <w:tc>
          <w:tcPr>
            <w:tcW w:w="1555" w:type="dxa"/>
            <w:shd w:val="clear" w:color="auto" w:fill="auto"/>
          </w:tcPr>
          <w:p w14:paraId="26390AC9" w14:textId="77777777" w:rsidR="007D4CFE" w:rsidRDefault="007D4CFE">
            <w:pPr>
              <w:pStyle w:val="TableParagraph"/>
              <w:spacing w:before="57"/>
              <w:rPr>
                <w:sz w:val="20"/>
              </w:rPr>
            </w:pPr>
            <w:r>
              <w:rPr>
                <w:sz w:val="20"/>
              </w:rPr>
              <w:t>1.0.0</w:t>
            </w:r>
          </w:p>
        </w:tc>
        <w:tc>
          <w:tcPr>
            <w:tcW w:w="1416" w:type="dxa"/>
            <w:shd w:val="clear" w:color="auto" w:fill="auto"/>
          </w:tcPr>
          <w:p w14:paraId="755F78FD" w14:textId="77777777" w:rsidR="007D4CFE" w:rsidRDefault="007D4CFE">
            <w:pPr>
              <w:pStyle w:val="TableParagraph"/>
              <w:spacing w:before="57"/>
              <w:rPr>
                <w:sz w:val="20"/>
              </w:rPr>
            </w:pPr>
            <w:r>
              <w:rPr>
                <w:sz w:val="20"/>
              </w:rPr>
              <w:t>11</w:t>
            </w:r>
            <w:r>
              <w:rPr>
                <w:spacing w:val="-3"/>
                <w:sz w:val="20"/>
              </w:rPr>
              <w:t xml:space="preserve"> </w:t>
            </w:r>
            <w:r>
              <w:rPr>
                <w:sz w:val="20"/>
              </w:rPr>
              <w:t>Mar</w:t>
            </w:r>
            <w:r>
              <w:rPr>
                <w:spacing w:val="-2"/>
                <w:sz w:val="20"/>
              </w:rPr>
              <w:t xml:space="preserve"> </w:t>
            </w:r>
            <w:r>
              <w:rPr>
                <w:sz w:val="20"/>
              </w:rPr>
              <w:t>2022</w:t>
            </w:r>
          </w:p>
        </w:tc>
        <w:tc>
          <w:tcPr>
            <w:tcW w:w="1559" w:type="dxa"/>
            <w:shd w:val="clear" w:color="auto" w:fill="auto"/>
          </w:tcPr>
          <w:p w14:paraId="6AB1760C" w14:textId="77777777" w:rsidR="007D4CFE" w:rsidRDefault="007D4CFE">
            <w:pPr>
              <w:pStyle w:val="TableParagraph"/>
              <w:spacing w:before="57"/>
              <w:rPr>
                <w:sz w:val="20"/>
              </w:rPr>
            </w:pPr>
            <w:r>
              <w:rPr>
                <w:sz w:val="20"/>
              </w:rPr>
              <w:t>KHOA</w:t>
            </w:r>
          </w:p>
        </w:tc>
        <w:tc>
          <w:tcPr>
            <w:tcW w:w="4536" w:type="dxa"/>
            <w:shd w:val="clear" w:color="auto" w:fill="auto"/>
          </w:tcPr>
          <w:p w14:paraId="350A992E" w14:textId="77777777" w:rsidR="007D4CFE" w:rsidRDefault="007D4CFE">
            <w:pPr>
              <w:pStyle w:val="TableParagraph"/>
              <w:spacing w:before="57"/>
              <w:ind w:left="116"/>
              <w:rPr>
                <w:sz w:val="20"/>
              </w:rPr>
            </w:pPr>
            <w:r>
              <w:rPr>
                <w:sz w:val="20"/>
              </w:rPr>
              <w:t>Release</w:t>
            </w:r>
            <w:r>
              <w:rPr>
                <w:spacing w:val="-4"/>
                <w:sz w:val="20"/>
              </w:rPr>
              <w:t xml:space="preserve"> </w:t>
            </w:r>
            <w:r>
              <w:rPr>
                <w:sz w:val="20"/>
              </w:rPr>
              <w:t>1.0.0</w:t>
            </w:r>
          </w:p>
        </w:tc>
      </w:tr>
      <w:tr w:rsidR="00BB6AB0" w14:paraId="48074691" w14:textId="77777777" w:rsidTr="003D2B95">
        <w:trPr>
          <w:trHeight w:val="578"/>
        </w:trPr>
        <w:tc>
          <w:tcPr>
            <w:tcW w:w="1555" w:type="dxa"/>
            <w:shd w:val="clear" w:color="auto" w:fill="auto"/>
          </w:tcPr>
          <w:p w14:paraId="7CC0D14D" w14:textId="77777777" w:rsidR="007D4CFE" w:rsidRDefault="007D4CFE">
            <w:pPr>
              <w:pStyle w:val="TableParagraph"/>
              <w:spacing w:before="57"/>
              <w:rPr>
                <w:sz w:val="20"/>
              </w:rPr>
            </w:pPr>
            <w:r>
              <w:rPr>
                <w:sz w:val="20"/>
              </w:rPr>
              <w:t>1.0.0</w:t>
            </w:r>
          </w:p>
        </w:tc>
        <w:tc>
          <w:tcPr>
            <w:tcW w:w="1416" w:type="dxa"/>
            <w:shd w:val="clear" w:color="auto" w:fill="auto"/>
          </w:tcPr>
          <w:p w14:paraId="0C2A6173" w14:textId="77777777" w:rsidR="007D4CFE" w:rsidRDefault="007D4CFE">
            <w:pPr>
              <w:pStyle w:val="TableParagraph"/>
              <w:spacing w:before="57"/>
              <w:rPr>
                <w:sz w:val="20"/>
              </w:rPr>
            </w:pPr>
            <w:r>
              <w:rPr>
                <w:sz w:val="20"/>
              </w:rPr>
              <w:t>May</w:t>
            </w:r>
            <w:r>
              <w:rPr>
                <w:spacing w:val="-3"/>
                <w:sz w:val="20"/>
              </w:rPr>
              <w:t xml:space="preserve"> </w:t>
            </w:r>
            <w:r>
              <w:rPr>
                <w:sz w:val="20"/>
              </w:rPr>
              <w:t>2022</w:t>
            </w:r>
          </w:p>
        </w:tc>
        <w:tc>
          <w:tcPr>
            <w:tcW w:w="1559" w:type="dxa"/>
            <w:shd w:val="clear" w:color="auto" w:fill="auto"/>
          </w:tcPr>
          <w:p w14:paraId="50E93099" w14:textId="77777777" w:rsidR="007D4CFE" w:rsidRDefault="007D4CFE">
            <w:pPr>
              <w:pStyle w:val="TableParagraph"/>
              <w:spacing w:before="57"/>
              <w:rPr>
                <w:sz w:val="20"/>
              </w:rPr>
            </w:pPr>
            <w:r>
              <w:rPr>
                <w:sz w:val="20"/>
              </w:rPr>
              <w:t>HSSC</w:t>
            </w:r>
          </w:p>
        </w:tc>
        <w:tc>
          <w:tcPr>
            <w:tcW w:w="4536" w:type="dxa"/>
            <w:shd w:val="clear" w:color="auto" w:fill="auto"/>
          </w:tcPr>
          <w:p w14:paraId="1CFA43C9" w14:textId="77777777" w:rsidR="007D4CFE" w:rsidRDefault="007D4CFE">
            <w:pPr>
              <w:pStyle w:val="TableParagraph"/>
              <w:spacing w:before="57"/>
              <w:ind w:left="116" w:right="680"/>
              <w:rPr>
                <w:sz w:val="20"/>
              </w:rPr>
            </w:pPr>
            <w:r>
              <w:rPr>
                <w:sz w:val="20"/>
              </w:rPr>
              <w:t>Initial</w:t>
            </w:r>
            <w:r>
              <w:rPr>
                <w:spacing w:val="-5"/>
                <w:sz w:val="20"/>
              </w:rPr>
              <w:t xml:space="preserve"> </w:t>
            </w:r>
            <w:r>
              <w:rPr>
                <w:sz w:val="20"/>
              </w:rPr>
              <w:t>published</w:t>
            </w:r>
            <w:r>
              <w:rPr>
                <w:spacing w:val="-3"/>
                <w:sz w:val="20"/>
              </w:rPr>
              <w:t xml:space="preserve"> </w:t>
            </w:r>
            <w:r>
              <w:rPr>
                <w:sz w:val="20"/>
              </w:rPr>
              <w:t>version</w:t>
            </w:r>
            <w:r>
              <w:rPr>
                <w:spacing w:val="-3"/>
                <w:sz w:val="20"/>
              </w:rPr>
              <w:t xml:space="preserve"> </w:t>
            </w:r>
            <w:r>
              <w:rPr>
                <w:sz w:val="20"/>
              </w:rPr>
              <w:t>for evaluation</w:t>
            </w:r>
            <w:r>
              <w:rPr>
                <w:spacing w:val="-4"/>
                <w:sz w:val="20"/>
              </w:rPr>
              <w:t xml:space="preserve"> </w:t>
            </w:r>
            <w:r>
              <w:rPr>
                <w:sz w:val="20"/>
              </w:rPr>
              <w:t>and</w:t>
            </w:r>
            <w:r>
              <w:rPr>
                <w:spacing w:val="-52"/>
                <w:sz w:val="20"/>
              </w:rPr>
              <w:t xml:space="preserve"> </w:t>
            </w:r>
            <w:r>
              <w:rPr>
                <w:sz w:val="20"/>
              </w:rPr>
              <w:t>testing.</w:t>
            </w:r>
          </w:p>
        </w:tc>
      </w:tr>
      <w:tr w:rsidR="009629B2" w14:paraId="7CC60B59" w14:textId="77777777" w:rsidTr="003D2B95">
        <w:trPr>
          <w:trHeight w:val="350"/>
        </w:trPr>
        <w:tc>
          <w:tcPr>
            <w:tcW w:w="1555" w:type="dxa"/>
            <w:shd w:val="clear" w:color="auto" w:fill="auto"/>
            <w:tcMar>
              <w:top w:w="85" w:type="dxa"/>
              <w:left w:w="85" w:type="dxa"/>
            </w:tcMar>
          </w:tcPr>
          <w:p w14:paraId="5A2B0CA1" w14:textId="3CC34334" w:rsidR="009629B2" w:rsidRDefault="009629B2" w:rsidP="009629B2">
            <w:pPr>
              <w:pStyle w:val="TableParagraph"/>
              <w:spacing w:before="0"/>
              <w:ind w:left="0"/>
              <w:rPr>
                <w:rFonts w:ascii="Times New Roman"/>
                <w:sz w:val="18"/>
              </w:rPr>
            </w:pPr>
            <w:r>
              <w:rPr>
                <w:sz w:val="20"/>
              </w:rPr>
              <w:t>1.1.0</w:t>
            </w:r>
          </w:p>
        </w:tc>
        <w:tc>
          <w:tcPr>
            <w:tcW w:w="1416" w:type="dxa"/>
            <w:shd w:val="clear" w:color="auto" w:fill="auto"/>
          </w:tcPr>
          <w:p w14:paraId="4090622B" w14:textId="5D440097" w:rsidR="009629B2" w:rsidRDefault="009629B2" w:rsidP="004406E8">
            <w:pPr>
              <w:pStyle w:val="TableParagraph"/>
              <w:spacing w:before="0"/>
              <w:ind w:left="0" w:firstLineChars="50" w:firstLine="100"/>
              <w:rPr>
                <w:rFonts w:ascii="Times New Roman"/>
                <w:sz w:val="18"/>
              </w:rPr>
            </w:pPr>
            <w:r>
              <w:rPr>
                <w:sz w:val="20"/>
              </w:rPr>
              <w:t>Oct</w:t>
            </w:r>
            <w:del w:id="922" w:author="Greenblue" w:date="2024-02-13T14:59:00Z">
              <w:r w:rsidDel="003F5FC2">
                <w:rPr>
                  <w:sz w:val="20"/>
                </w:rPr>
                <w:delText>ober</w:delText>
              </w:r>
            </w:del>
            <w:r>
              <w:rPr>
                <w:spacing w:val="-3"/>
                <w:sz w:val="20"/>
              </w:rPr>
              <w:t xml:space="preserve"> </w:t>
            </w:r>
            <w:r>
              <w:rPr>
                <w:sz w:val="20"/>
              </w:rPr>
              <w:t>2023</w:t>
            </w:r>
          </w:p>
        </w:tc>
        <w:tc>
          <w:tcPr>
            <w:tcW w:w="1559" w:type="dxa"/>
            <w:shd w:val="clear" w:color="auto" w:fill="auto"/>
          </w:tcPr>
          <w:p w14:paraId="7E12D1C0" w14:textId="0BC7FC90" w:rsidR="009629B2" w:rsidRDefault="009629B2" w:rsidP="004406E8">
            <w:pPr>
              <w:pStyle w:val="TableParagraph"/>
              <w:spacing w:before="0"/>
              <w:ind w:left="0" w:firstLineChars="50" w:firstLine="100"/>
              <w:rPr>
                <w:rFonts w:ascii="Times New Roman" w:eastAsia="맑은 고딕"/>
                <w:sz w:val="18"/>
                <w:lang w:eastAsia="ko-KR"/>
              </w:rPr>
            </w:pPr>
            <w:r>
              <w:rPr>
                <w:sz w:val="20"/>
              </w:rPr>
              <w:t>KHOA</w:t>
            </w:r>
          </w:p>
        </w:tc>
        <w:tc>
          <w:tcPr>
            <w:tcW w:w="4536" w:type="dxa"/>
            <w:shd w:val="clear" w:color="auto" w:fill="auto"/>
          </w:tcPr>
          <w:p w14:paraId="3305B38E" w14:textId="6DA2E093" w:rsidR="009629B2" w:rsidRPr="003F5FC2" w:rsidRDefault="009629B2" w:rsidP="009629B2">
            <w:pPr>
              <w:pStyle w:val="TableParagraph"/>
              <w:spacing w:before="0"/>
              <w:ind w:left="0" w:firstLineChars="50" w:firstLine="100"/>
              <w:rPr>
                <w:rFonts w:ascii="Times New Roman"/>
                <w:sz w:val="20"/>
              </w:rPr>
            </w:pPr>
            <w:r w:rsidRPr="003F5FC2">
              <w:rPr>
                <w:sz w:val="20"/>
              </w:rPr>
              <w:t>Updated to align with S-100 Edition 5.0.0</w:t>
            </w:r>
          </w:p>
        </w:tc>
      </w:tr>
      <w:tr w:rsidR="003F5FC2" w:rsidRPr="003F5FC2" w14:paraId="61BCE39D" w14:textId="77777777" w:rsidTr="003D2B95">
        <w:trPr>
          <w:trHeight w:val="350"/>
        </w:trPr>
        <w:tc>
          <w:tcPr>
            <w:tcW w:w="1555" w:type="dxa"/>
            <w:shd w:val="clear" w:color="auto" w:fill="auto"/>
            <w:tcMar>
              <w:top w:w="85" w:type="dxa"/>
              <w:left w:w="85" w:type="dxa"/>
            </w:tcMar>
          </w:tcPr>
          <w:p w14:paraId="00C954CB" w14:textId="47019182" w:rsidR="003F5FC2" w:rsidRPr="003F5FC2" w:rsidRDefault="003F5FC2" w:rsidP="003F5FC2">
            <w:pPr>
              <w:pStyle w:val="TableParagraph"/>
              <w:spacing w:before="0"/>
              <w:ind w:left="0" w:firstLineChars="6" w:firstLine="12"/>
              <w:rPr>
                <w:sz w:val="20"/>
              </w:rPr>
            </w:pPr>
            <w:ins w:id="923" w:author="Greenblue" w:date="2024-02-13T14:56:00Z">
              <w:r w:rsidRPr="008755D3">
                <w:rPr>
                  <w:rFonts w:eastAsia="맑은 고딕" w:hint="eastAsia"/>
                  <w:sz w:val="20"/>
                  <w:lang w:eastAsia="ko-KR"/>
                </w:rPr>
                <w:t>1</w:t>
              </w:r>
              <w:r w:rsidRPr="008755D3">
                <w:rPr>
                  <w:rFonts w:eastAsia="맑은 고딕"/>
                  <w:sz w:val="20"/>
                  <w:lang w:eastAsia="ko-KR"/>
                </w:rPr>
                <w:t>.2.0</w:t>
              </w:r>
            </w:ins>
          </w:p>
        </w:tc>
        <w:tc>
          <w:tcPr>
            <w:tcW w:w="1416" w:type="dxa"/>
            <w:shd w:val="clear" w:color="auto" w:fill="auto"/>
          </w:tcPr>
          <w:p w14:paraId="46C6B069" w14:textId="1E0FB516" w:rsidR="003F5FC2" w:rsidRPr="003F5FC2" w:rsidRDefault="003F5FC2" w:rsidP="003F5FC2">
            <w:pPr>
              <w:pStyle w:val="TableParagraph"/>
              <w:spacing w:before="0"/>
              <w:ind w:left="0" w:firstLineChars="50" w:firstLine="100"/>
              <w:rPr>
                <w:sz w:val="20"/>
              </w:rPr>
            </w:pPr>
            <w:ins w:id="924" w:author="Greenblue" w:date="2024-02-13T14:58:00Z">
              <w:r w:rsidRPr="00047037">
                <w:rPr>
                  <w:sz w:val="20"/>
                </w:rPr>
                <w:t>Feb 2024</w:t>
              </w:r>
            </w:ins>
          </w:p>
        </w:tc>
        <w:tc>
          <w:tcPr>
            <w:tcW w:w="1559" w:type="dxa"/>
            <w:shd w:val="clear" w:color="auto" w:fill="auto"/>
          </w:tcPr>
          <w:p w14:paraId="4F6A7C9E" w14:textId="69BAD311" w:rsidR="003F5FC2" w:rsidRPr="00047037" w:rsidRDefault="003F5FC2" w:rsidP="003F5FC2">
            <w:pPr>
              <w:pStyle w:val="TableParagraph"/>
              <w:spacing w:before="0"/>
              <w:ind w:left="0" w:firstLineChars="50" w:firstLine="100"/>
              <w:rPr>
                <w:sz w:val="20"/>
              </w:rPr>
            </w:pPr>
            <w:ins w:id="925" w:author="Greenblue" w:date="2024-02-13T14:58:00Z">
              <w:r w:rsidRPr="00047037">
                <w:rPr>
                  <w:rFonts w:hint="eastAsia"/>
                  <w:sz w:val="20"/>
                </w:rPr>
                <w:t>K</w:t>
              </w:r>
              <w:r w:rsidRPr="00047037">
                <w:rPr>
                  <w:sz w:val="20"/>
                </w:rPr>
                <w:t>HOA</w:t>
              </w:r>
            </w:ins>
          </w:p>
        </w:tc>
        <w:tc>
          <w:tcPr>
            <w:tcW w:w="4536" w:type="dxa"/>
            <w:shd w:val="clear" w:color="auto" w:fill="auto"/>
          </w:tcPr>
          <w:p w14:paraId="433BA1D9" w14:textId="20F340B6" w:rsidR="003F5FC2" w:rsidRPr="003F5FC2" w:rsidRDefault="003F5FC2" w:rsidP="003F5FC2">
            <w:pPr>
              <w:pStyle w:val="TableParagraph"/>
              <w:spacing w:before="0"/>
              <w:ind w:left="0" w:firstLineChars="50" w:firstLine="100"/>
              <w:rPr>
                <w:sz w:val="20"/>
              </w:rPr>
            </w:pPr>
            <w:ins w:id="926" w:author="Greenblue" w:date="2024-02-13T14:59:00Z">
              <w:r w:rsidRPr="00047037">
                <w:rPr>
                  <w:sz w:val="20"/>
                </w:rPr>
                <w:t>Revised Data Modeling</w:t>
              </w:r>
            </w:ins>
          </w:p>
        </w:tc>
      </w:tr>
      <w:tr w:rsidR="003D2B95" w14:paraId="54E83BC1" w14:textId="77777777" w:rsidTr="00884EAD">
        <w:trPr>
          <w:trHeight w:val="350"/>
        </w:trPr>
        <w:tc>
          <w:tcPr>
            <w:tcW w:w="1555" w:type="dxa"/>
            <w:shd w:val="clear" w:color="auto" w:fill="auto"/>
            <w:vAlign w:val="center"/>
          </w:tcPr>
          <w:p w14:paraId="3A74FDB3" w14:textId="507137B1" w:rsidR="003D2B95" w:rsidRPr="003D2B95" w:rsidRDefault="003D2B95" w:rsidP="00884EAD">
            <w:pPr>
              <w:pStyle w:val="TableParagraph"/>
              <w:spacing w:before="0"/>
              <w:ind w:left="0" w:firstLineChars="50" w:firstLine="100"/>
              <w:jc w:val="both"/>
              <w:rPr>
                <w:sz w:val="20"/>
              </w:rPr>
            </w:pPr>
            <w:ins w:id="927" w:author="USER" w:date="2024-03-14T09:16:00Z">
              <w:r>
                <w:rPr>
                  <w:sz w:val="20"/>
                </w:rPr>
                <w:t>2.0.0</w:t>
              </w:r>
            </w:ins>
          </w:p>
        </w:tc>
        <w:tc>
          <w:tcPr>
            <w:tcW w:w="1416" w:type="dxa"/>
            <w:shd w:val="clear" w:color="auto" w:fill="auto"/>
            <w:vAlign w:val="center"/>
          </w:tcPr>
          <w:p w14:paraId="353590FF" w14:textId="3FCA5CB8" w:rsidR="003D2B95" w:rsidRPr="003D2B95" w:rsidRDefault="003D2B95" w:rsidP="00884EAD">
            <w:pPr>
              <w:pStyle w:val="TableParagraph"/>
              <w:spacing w:before="0"/>
              <w:ind w:left="0" w:firstLineChars="50" w:firstLine="100"/>
              <w:jc w:val="both"/>
              <w:rPr>
                <w:sz w:val="20"/>
              </w:rPr>
            </w:pPr>
            <w:ins w:id="928" w:author="USER" w:date="2024-03-14T09:16:00Z">
              <w:r>
                <w:rPr>
                  <w:sz w:val="20"/>
                </w:rPr>
                <w:t>Mar</w:t>
              </w:r>
              <w:r w:rsidRPr="003D2B95">
                <w:rPr>
                  <w:sz w:val="20"/>
                </w:rPr>
                <w:t xml:space="preserve"> </w:t>
              </w:r>
              <w:r>
                <w:rPr>
                  <w:sz w:val="20"/>
                </w:rPr>
                <w:t>202</w:t>
              </w:r>
            </w:ins>
            <w:ins w:id="929" w:author="USER" w:date="2024-03-18T19:19:00Z">
              <w:r w:rsidR="00E43CD3">
                <w:rPr>
                  <w:sz w:val="20"/>
                </w:rPr>
                <w:t>4</w:t>
              </w:r>
            </w:ins>
          </w:p>
        </w:tc>
        <w:tc>
          <w:tcPr>
            <w:tcW w:w="1559" w:type="dxa"/>
            <w:shd w:val="clear" w:color="auto" w:fill="auto"/>
            <w:vAlign w:val="center"/>
          </w:tcPr>
          <w:p w14:paraId="63085FBA" w14:textId="335749DA" w:rsidR="003D2B95" w:rsidRPr="003D2B95" w:rsidRDefault="003D2B95" w:rsidP="00884EAD">
            <w:pPr>
              <w:pStyle w:val="TableParagraph"/>
              <w:spacing w:before="0"/>
              <w:ind w:left="0" w:firstLineChars="50" w:firstLine="100"/>
              <w:jc w:val="both"/>
              <w:rPr>
                <w:sz w:val="20"/>
              </w:rPr>
            </w:pPr>
            <w:ins w:id="930" w:author="USER" w:date="2024-03-14T09:16:00Z">
              <w:r>
                <w:rPr>
                  <w:sz w:val="20"/>
                </w:rPr>
                <w:t>KHOA</w:t>
              </w:r>
            </w:ins>
          </w:p>
        </w:tc>
        <w:tc>
          <w:tcPr>
            <w:tcW w:w="4536" w:type="dxa"/>
            <w:shd w:val="clear" w:color="auto" w:fill="auto"/>
            <w:vAlign w:val="center"/>
          </w:tcPr>
          <w:p w14:paraId="534D3B49" w14:textId="35ACD0AE" w:rsidR="003D2B95" w:rsidRPr="003D2B95" w:rsidRDefault="003D2B95" w:rsidP="00884EAD">
            <w:pPr>
              <w:pStyle w:val="TableParagraph"/>
              <w:spacing w:before="57"/>
              <w:ind w:left="116" w:right="680"/>
              <w:jc w:val="both"/>
              <w:rPr>
                <w:sz w:val="20"/>
              </w:rPr>
            </w:pPr>
            <w:ins w:id="931" w:author="USER" w:date="2024-03-14T09:16:00Z">
              <w:r w:rsidRPr="003F5FC2">
                <w:rPr>
                  <w:sz w:val="20"/>
                </w:rPr>
                <w:t>Updated to align with S-100 Edition 5.</w:t>
              </w:r>
            </w:ins>
            <w:ins w:id="932" w:author="USER" w:date="2024-03-14T09:17:00Z">
              <w:r>
                <w:rPr>
                  <w:sz w:val="20"/>
                </w:rPr>
                <w:t>2</w:t>
              </w:r>
            </w:ins>
            <w:ins w:id="933" w:author="USER" w:date="2024-03-14T09:16:00Z">
              <w:r w:rsidRPr="003F5FC2">
                <w:rPr>
                  <w:sz w:val="20"/>
                </w:rPr>
                <w:t>.0</w:t>
              </w:r>
            </w:ins>
            <w:ins w:id="934" w:author="USER" w:date="2024-03-14T09:18:00Z">
              <w:r>
                <w:rPr>
                  <w:sz w:val="20"/>
                </w:rPr>
                <w:t xml:space="preserve"> and </w:t>
              </w:r>
              <w:r w:rsidRPr="003D2B95">
                <w:rPr>
                  <w:sz w:val="20"/>
                </w:rPr>
                <w:t>Applied feedback from NIPWG</w:t>
              </w:r>
            </w:ins>
          </w:p>
        </w:tc>
      </w:tr>
      <w:tr w:rsidR="00884EAD" w14:paraId="560F6612" w14:textId="77777777" w:rsidTr="00884EAD">
        <w:trPr>
          <w:trHeight w:val="350"/>
        </w:trPr>
        <w:tc>
          <w:tcPr>
            <w:tcW w:w="1555" w:type="dxa"/>
            <w:shd w:val="clear" w:color="auto" w:fill="auto"/>
            <w:vAlign w:val="center"/>
          </w:tcPr>
          <w:p w14:paraId="6C494BF4" w14:textId="16018FFD" w:rsidR="00884EAD" w:rsidRPr="00884EAD" w:rsidRDefault="00884EAD" w:rsidP="00884EAD">
            <w:pPr>
              <w:pStyle w:val="TableParagraph"/>
              <w:spacing w:before="0"/>
              <w:ind w:left="0" w:firstLineChars="50" w:firstLine="100"/>
              <w:jc w:val="both"/>
              <w:rPr>
                <w:sz w:val="20"/>
              </w:rPr>
            </w:pPr>
            <w:ins w:id="935" w:author="USER" w:date="2024-06-28T10:49:00Z">
              <w:r>
                <w:rPr>
                  <w:sz w:val="20"/>
                </w:rPr>
                <w:t>2.0.0</w:t>
              </w:r>
            </w:ins>
          </w:p>
        </w:tc>
        <w:tc>
          <w:tcPr>
            <w:tcW w:w="1416" w:type="dxa"/>
            <w:shd w:val="clear" w:color="auto" w:fill="auto"/>
            <w:vAlign w:val="center"/>
          </w:tcPr>
          <w:p w14:paraId="52F3BE9C" w14:textId="5373F6F8" w:rsidR="00884EAD" w:rsidRPr="00884EAD" w:rsidRDefault="00884EAD" w:rsidP="00884EAD">
            <w:pPr>
              <w:pStyle w:val="TableParagraph"/>
              <w:spacing w:before="0"/>
              <w:ind w:left="0" w:firstLineChars="50" w:firstLine="100"/>
              <w:jc w:val="both"/>
              <w:rPr>
                <w:sz w:val="20"/>
              </w:rPr>
            </w:pPr>
            <w:ins w:id="936" w:author="USER" w:date="2024-06-28T10:50:00Z">
              <w:r>
                <w:rPr>
                  <w:sz w:val="20"/>
                </w:rPr>
                <w:t>July</w:t>
              </w:r>
            </w:ins>
            <w:ins w:id="937" w:author="USER" w:date="2024-06-28T10:49:00Z">
              <w:r w:rsidRPr="003D2B95">
                <w:rPr>
                  <w:sz w:val="20"/>
                </w:rPr>
                <w:t xml:space="preserve"> </w:t>
              </w:r>
              <w:r>
                <w:rPr>
                  <w:sz w:val="20"/>
                </w:rPr>
                <w:t>2024</w:t>
              </w:r>
            </w:ins>
          </w:p>
        </w:tc>
        <w:tc>
          <w:tcPr>
            <w:tcW w:w="1559" w:type="dxa"/>
            <w:shd w:val="clear" w:color="auto" w:fill="auto"/>
            <w:vAlign w:val="center"/>
          </w:tcPr>
          <w:p w14:paraId="6BE440F5" w14:textId="1EB5B659" w:rsidR="00884EAD" w:rsidRPr="00884EAD" w:rsidRDefault="00884EAD" w:rsidP="00884EAD">
            <w:pPr>
              <w:pStyle w:val="TableParagraph"/>
              <w:spacing w:before="0"/>
              <w:ind w:left="0" w:firstLineChars="50" w:firstLine="100"/>
              <w:jc w:val="both"/>
              <w:rPr>
                <w:sz w:val="20"/>
              </w:rPr>
            </w:pPr>
            <w:ins w:id="938" w:author="USER" w:date="2024-06-28T10:49:00Z">
              <w:r>
                <w:rPr>
                  <w:sz w:val="20"/>
                </w:rPr>
                <w:t>KHOA</w:t>
              </w:r>
            </w:ins>
          </w:p>
        </w:tc>
        <w:tc>
          <w:tcPr>
            <w:tcW w:w="4536" w:type="dxa"/>
            <w:shd w:val="clear" w:color="auto" w:fill="auto"/>
            <w:vAlign w:val="center"/>
          </w:tcPr>
          <w:p w14:paraId="2E9CF27D" w14:textId="043011B9" w:rsidR="00884EAD" w:rsidRDefault="00884EAD" w:rsidP="00884EAD">
            <w:pPr>
              <w:pStyle w:val="TableParagraph"/>
              <w:spacing w:before="57"/>
              <w:ind w:left="116" w:right="680"/>
              <w:jc w:val="both"/>
              <w:rPr>
                <w:rFonts w:ascii="Times New Roman"/>
                <w:sz w:val="18"/>
              </w:rPr>
            </w:pPr>
            <w:ins w:id="939" w:author="USER" w:date="2024-06-28T10:49:00Z">
              <w:r w:rsidRPr="003D2B95">
                <w:rPr>
                  <w:sz w:val="20"/>
                </w:rPr>
                <w:t>Applied feedback from NIPWG</w:t>
              </w:r>
            </w:ins>
          </w:p>
        </w:tc>
      </w:tr>
      <w:tr w:rsidR="00884EAD" w14:paraId="226FF2B1" w14:textId="77777777" w:rsidTr="003D2B95">
        <w:trPr>
          <w:trHeight w:val="350"/>
        </w:trPr>
        <w:tc>
          <w:tcPr>
            <w:tcW w:w="1555" w:type="dxa"/>
            <w:shd w:val="clear" w:color="auto" w:fill="auto"/>
          </w:tcPr>
          <w:p w14:paraId="27CBB761" w14:textId="5AFD4A80" w:rsidR="00884EAD" w:rsidRPr="004862C2" w:rsidRDefault="00884EAD" w:rsidP="00884EAD">
            <w:pPr>
              <w:pStyle w:val="TableParagraph"/>
              <w:spacing w:before="0"/>
              <w:ind w:left="0"/>
              <w:rPr>
                <w:rFonts w:ascii="Times New Roman" w:eastAsiaTheme="minorEastAsia"/>
                <w:sz w:val="18"/>
                <w:lang w:eastAsia="ko-KR"/>
              </w:rPr>
            </w:pPr>
          </w:p>
        </w:tc>
        <w:tc>
          <w:tcPr>
            <w:tcW w:w="1416" w:type="dxa"/>
            <w:shd w:val="clear" w:color="auto" w:fill="auto"/>
          </w:tcPr>
          <w:p w14:paraId="4D46BADC" w14:textId="77777777" w:rsidR="00884EAD" w:rsidRDefault="00884EAD" w:rsidP="00884EAD">
            <w:pPr>
              <w:pStyle w:val="TableParagraph"/>
              <w:spacing w:before="0"/>
              <w:ind w:left="0"/>
              <w:rPr>
                <w:rFonts w:ascii="Times New Roman"/>
                <w:sz w:val="18"/>
              </w:rPr>
            </w:pPr>
          </w:p>
        </w:tc>
        <w:tc>
          <w:tcPr>
            <w:tcW w:w="1559" w:type="dxa"/>
            <w:shd w:val="clear" w:color="auto" w:fill="auto"/>
          </w:tcPr>
          <w:p w14:paraId="2D7B73B9" w14:textId="77777777" w:rsidR="00884EAD" w:rsidRDefault="00884EAD" w:rsidP="00884EAD">
            <w:pPr>
              <w:pStyle w:val="TableParagraph"/>
              <w:spacing w:before="0"/>
              <w:ind w:left="0"/>
              <w:rPr>
                <w:rFonts w:ascii="Times New Roman"/>
                <w:sz w:val="18"/>
              </w:rPr>
            </w:pPr>
          </w:p>
        </w:tc>
        <w:tc>
          <w:tcPr>
            <w:tcW w:w="4536" w:type="dxa"/>
            <w:shd w:val="clear" w:color="auto" w:fill="auto"/>
          </w:tcPr>
          <w:p w14:paraId="741345F6" w14:textId="77777777" w:rsidR="00884EAD" w:rsidRDefault="00884EAD" w:rsidP="00884EAD">
            <w:pPr>
              <w:pStyle w:val="TableParagraph"/>
              <w:spacing w:before="0"/>
              <w:ind w:left="0"/>
              <w:rPr>
                <w:rFonts w:ascii="Times New Roman"/>
                <w:sz w:val="18"/>
              </w:rPr>
            </w:pPr>
          </w:p>
        </w:tc>
      </w:tr>
      <w:tr w:rsidR="00884EAD" w14:paraId="46A518C3" w14:textId="77777777" w:rsidTr="003D2B95">
        <w:trPr>
          <w:trHeight w:val="350"/>
        </w:trPr>
        <w:tc>
          <w:tcPr>
            <w:tcW w:w="1555" w:type="dxa"/>
            <w:shd w:val="clear" w:color="auto" w:fill="auto"/>
          </w:tcPr>
          <w:p w14:paraId="3BBE41C0" w14:textId="77777777" w:rsidR="00884EAD" w:rsidRDefault="00884EAD" w:rsidP="00884EAD">
            <w:pPr>
              <w:pStyle w:val="TableParagraph"/>
              <w:spacing w:before="0"/>
              <w:ind w:left="0"/>
              <w:rPr>
                <w:rFonts w:ascii="Times New Roman"/>
                <w:sz w:val="18"/>
              </w:rPr>
            </w:pPr>
          </w:p>
        </w:tc>
        <w:tc>
          <w:tcPr>
            <w:tcW w:w="1416" w:type="dxa"/>
            <w:shd w:val="clear" w:color="auto" w:fill="auto"/>
          </w:tcPr>
          <w:p w14:paraId="0CED273D" w14:textId="77777777" w:rsidR="00884EAD" w:rsidRDefault="00884EAD" w:rsidP="00884EAD">
            <w:pPr>
              <w:pStyle w:val="TableParagraph"/>
              <w:spacing w:before="0"/>
              <w:ind w:left="0"/>
              <w:rPr>
                <w:rFonts w:ascii="Times New Roman"/>
                <w:sz w:val="18"/>
              </w:rPr>
            </w:pPr>
          </w:p>
        </w:tc>
        <w:tc>
          <w:tcPr>
            <w:tcW w:w="1559" w:type="dxa"/>
            <w:shd w:val="clear" w:color="auto" w:fill="auto"/>
          </w:tcPr>
          <w:p w14:paraId="01070364" w14:textId="77777777" w:rsidR="00884EAD" w:rsidRDefault="00884EAD" w:rsidP="00884EAD">
            <w:pPr>
              <w:pStyle w:val="TableParagraph"/>
              <w:spacing w:before="0"/>
              <w:ind w:left="0"/>
              <w:rPr>
                <w:rFonts w:ascii="Times New Roman"/>
                <w:sz w:val="18"/>
              </w:rPr>
            </w:pPr>
          </w:p>
        </w:tc>
        <w:tc>
          <w:tcPr>
            <w:tcW w:w="4536" w:type="dxa"/>
            <w:shd w:val="clear" w:color="auto" w:fill="auto"/>
          </w:tcPr>
          <w:p w14:paraId="0519B799" w14:textId="77777777" w:rsidR="00884EAD" w:rsidRDefault="00884EAD" w:rsidP="00884EAD">
            <w:pPr>
              <w:pStyle w:val="TableParagraph"/>
              <w:spacing w:before="0"/>
              <w:ind w:left="0"/>
              <w:rPr>
                <w:rFonts w:ascii="Times New Roman"/>
                <w:sz w:val="18"/>
              </w:rPr>
            </w:pPr>
          </w:p>
        </w:tc>
      </w:tr>
      <w:tr w:rsidR="00884EAD" w14:paraId="4685217E" w14:textId="77777777" w:rsidTr="003D2B95">
        <w:trPr>
          <w:trHeight w:val="350"/>
        </w:trPr>
        <w:tc>
          <w:tcPr>
            <w:tcW w:w="1555" w:type="dxa"/>
            <w:shd w:val="clear" w:color="auto" w:fill="auto"/>
          </w:tcPr>
          <w:p w14:paraId="46B3CE4F" w14:textId="77777777" w:rsidR="00884EAD" w:rsidRDefault="00884EAD" w:rsidP="00884EAD">
            <w:pPr>
              <w:pStyle w:val="TableParagraph"/>
              <w:spacing w:before="0"/>
              <w:ind w:left="0"/>
              <w:rPr>
                <w:rFonts w:ascii="Times New Roman"/>
                <w:sz w:val="18"/>
              </w:rPr>
            </w:pPr>
          </w:p>
        </w:tc>
        <w:tc>
          <w:tcPr>
            <w:tcW w:w="1416" w:type="dxa"/>
            <w:shd w:val="clear" w:color="auto" w:fill="auto"/>
          </w:tcPr>
          <w:p w14:paraId="7AFE82A4" w14:textId="77777777" w:rsidR="00884EAD" w:rsidRDefault="00884EAD" w:rsidP="00884EAD">
            <w:pPr>
              <w:pStyle w:val="TableParagraph"/>
              <w:spacing w:before="0"/>
              <w:ind w:left="0"/>
              <w:rPr>
                <w:rFonts w:ascii="Times New Roman"/>
                <w:sz w:val="18"/>
              </w:rPr>
            </w:pPr>
          </w:p>
        </w:tc>
        <w:tc>
          <w:tcPr>
            <w:tcW w:w="1559" w:type="dxa"/>
            <w:shd w:val="clear" w:color="auto" w:fill="auto"/>
          </w:tcPr>
          <w:p w14:paraId="10E6B488" w14:textId="77777777" w:rsidR="00884EAD" w:rsidRDefault="00884EAD" w:rsidP="00884EAD">
            <w:pPr>
              <w:pStyle w:val="TableParagraph"/>
              <w:spacing w:before="0"/>
              <w:ind w:left="0"/>
              <w:rPr>
                <w:rFonts w:ascii="Times New Roman"/>
                <w:sz w:val="18"/>
              </w:rPr>
            </w:pPr>
          </w:p>
        </w:tc>
        <w:tc>
          <w:tcPr>
            <w:tcW w:w="4536" w:type="dxa"/>
            <w:shd w:val="clear" w:color="auto" w:fill="auto"/>
          </w:tcPr>
          <w:p w14:paraId="7DA88F0F" w14:textId="77777777" w:rsidR="00884EAD" w:rsidRDefault="00884EAD" w:rsidP="00884EAD">
            <w:pPr>
              <w:pStyle w:val="TableParagraph"/>
              <w:spacing w:before="0"/>
              <w:ind w:left="0"/>
              <w:rPr>
                <w:rFonts w:ascii="Times New Roman"/>
                <w:sz w:val="18"/>
              </w:rPr>
            </w:pPr>
          </w:p>
        </w:tc>
      </w:tr>
      <w:tr w:rsidR="00884EAD" w14:paraId="72B8066C" w14:textId="77777777" w:rsidTr="003D2B95">
        <w:trPr>
          <w:trHeight w:val="350"/>
        </w:trPr>
        <w:tc>
          <w:tcPr>
            <w:tcW w:w="1555" w:type="dxa"/>
            <w:shd w:val="clear" w:color="auto" w:fill="auto"/>
          </w:tcPr>
          <w:p w14:paraId="7C62C01A" w14:textId="77777777" w:rsidR="00884EAD" w:rsidRDefault="00884EAD" w:rsidP="00884EAD">
            <w:pPr>
              <w:pStyle w:val="TableParagraph"/>
              <w:spacing w:before="0"/>
              <w:ind w:left="0"/>
              <w:rPr>
                <w:rFonts w:ascii="Times New Roman"/>
                <w:sz w:val="18"/>
              </w:rPr>
            </w:pPr>
          </w:p>
        </w:tc>
        <w:tc>
          <w:tcPr>
            <w:tcW w:w="1416" w:type="dxa"/>
            <w:shd w:val="clear" w:color="auto" w:fill="auto"/>
          </w:tcPr>
          <w:p w14:paraId="7370A3C6" w14:textId="77777777" w:rsidR="00884EAD" w:rsidRDefault="00884EAD" w:rsidP="00884EAD">
            <w:pPr>
              <w:pStyle w:val="TableParagraph"/>
              <w:spacing w:before="0"/>
              <w:ind w:left="0"/>
              <w:rPr>
                <w:rFonts w:ascii="Times New Roman"/>
                <w:sz w:val="18"/>
              </w:rPr>
            </w:pPr>
          </w:p>
        </w:tc>
        <w:tc>
          <w:tcPr>
            <w:tcW w:w="1559" w:type="dxa"/>
            <w:shd w:val="clear" w:color="auto" w:fill="auto"/>
          </w:tcPr>
          <w:p w14:paraId="4347C65C" w14:textId="77777777" w:rsidR="00884EAD" w:rsidRDefault="00884EAD" w:rsidP="00884EAD">
            <w:pPr>
              <w:pStyle w:val="TableParagraph"/>
              <w:spacing w:before="0"/>
              <w:ind w:left="0"/>
              <w:rPr>
                <w:rFonts w:ascii="Times New Roman"/>
                <w:sz w:val="18"/>
              </w:rPr>
            </w:pPr>
          </w:p>
        </w:tc>
        <w:tc>
          <w:tcPr>
            <w:tcW w:w="4536" w:type="dxa"/>
            <w:shd w:val="clear" w:color="auto" w:fill="auto"/>
          </w:tcPr>
          <w:p w14:paraId="339192C3" w14:textId="77777777" w:rsidR="00884EAD" w:rsidRDefault="00884EAD" w:rsidP="00884EAD">
            <w:pPr>
              <w:pStyle w:val="TableParagraph"/>
              <w:spacing w:before="0"/>
              <w:ind w:left="0"/>
              <w:rPr>
                <w:rFonts w:ascii="Times New Roman"/>
                <w:sz w:val="18"/>
              </w:rPr>
            </w:pPr>
          </w:p>
        </w:tc>
      </w:tr>
      <w:tr w:rsidR="00884EAD" w14:paraId="77CAFB14" w14:textId="77777777" w:rsidTr="003D2B95">
        <w:trPr>
          <w:trHeight w:val="352"/>
        </w:trPr>
        <w:tc>
          <w:tcPr>
            <w:tcW w:w="1555" w:type="dxa"/>
            <w:shd w:val="clear" w:color="auto" w:fill="auto"/>
          </w:tcPr>
          <w:p w14:paraId="18DB574C" w14:textId="77777777" w:rsidR="00884EAD" w:rsidRDefault="00884EAD" w:rsidP="00884EAD">
            <w:pPr>
              <w:pStyle w:val="TableParagraph"/>
              <w:spacing w:before="0"/>
              <w:ind w:left="0"/>
              <w:rPr>
                <w:rFonts w:ascii="Times New Roman"/>
                <w:sz w:val="18"/>
              </w:rPr>
            </w:pPr>
          </w:p>
        </w:tc>
        <w:tc>
          <w:tcPr>
            <w:tcW w:w="1416" w:type="dxa"/>
            <w:shd w:val="clear" w:color="auto" w:fill="auto"/>
          </w:tcPr>
          <w:p w14:paraId="31B0AE0A" w14:textId="77777777" w:rsidR="00884EAD" w:rsidRDefault="00884EAD" w:rsidP="00884EAD">
            <w:pPr>
              <w:pStyle w:val="TableParagraph"/>
              <w:spacing w:before="0"/>
              <w:ind w:left="0"/>
              <w:rPr>
                <w:rFonts w:ascii="Times New Roman"/>
                <w:sz w:val="18"/>
              </w:rPr>
            </w:pPr>
          </w:p>
        </w:tc>
        <w:tc>
          <w:tcPr>
            <w:tcW w:w="1559" w:type="dxa"/>
            <w:shd w:val="clear" w:color="auto" w:fill="auto"/>
          </w:tcPr>
          <w:p w14:paraId="62118EA5" w14:textId="77777777" w:rsidR="00884EAD" w:rsidRDefault="00884EAD" w:rsidP="00884EAD">
            <w:pPr>
              <w:pStyle w:val="TableParagraph"/>
              <w:spacing w:before="0"/>
              <w:ind w:left="0"/>
              <w:rPr>
                <w:rFonts w:ascii="Times New Roman"/>
                <w:sz w:val="18"/>
              </w:rPr>
            </w:pPr>
          </w:p>
        </w:tc>
        <w:tc>
          <w:tcPr>
            <w:tcW w:w="4536" w:type="dxa"/>
            <w:shd w:val="clear" w:color="auto" w:fill="auto"/>
          </w:tcPr>
          <w:p w14:paraId="569A480D" w14:textId="77777777" w:rsidR="00884EAD" w:rsidRDefault="00884EAD" w:rsidP="00884EAD">
            <w:pPr>
              <w:pStyle w:val="TableParagraph"/>
              <w:spacing w:before="0"/>
              <w:ind w:left="0"/>
              <w:rPr>
                <w:rFonts w:ascii="Times New Roman"/>
                <w:sz w:val="18"/>
              </w:rPr>
            </w:pPr>
          </w:p>
        </w:tc>
      </w:tr>
    </w:tbl>
    <w:p w14:paraId="7EC43A28" w14:textId="77777777" w:rsidR="00A174B6" w:rsidRDefault="00A174B6" w:rsidP="00C53B69">
      <w:pPr>
        <w:spacing w:after="0" w:line="240" w:lineRule="auto"/>
      </w:pPr>
    </w:p>
    <w:p w14:paraId="58E1353A" w14:textId="48AC8E60" w:rsidR="00A174B6" w:rsidRDefault="00A174B6" w:rsidP="00C53B69">
      <w:pPr>
        <w:spacing w:after="0" w:line="240" w:lineRule="auto"/>
      </w:pPr>
      <w:r>
        <w:br w:type="page"/>
      </w:r>
    </w:p>
    <w:p w14:paraId="68A38F9E" w14:textId="77777777" w:rsidR="00A174B6" w:rsidRPr="009063C9" w:rsidRDefault="00A174B6" w:rsidP="00A174B6">
      <w:pPr>
        <w:suppressAutoHyphens/>
        <w:rPr>
          <w:b/>
          <w:sz w:val="28"/>
          <w:lang w:eastAsia="en-GB"/>
        </w:rPr>
      </w:pPr>
    </w:p>
    <w:p w14:paraId="65C9913D" w14:textId="77777777" w:rsidR="00A174B6" w:rsidRPr="009063C9" w:rsidRDefault="00A174B6" w:rsidP="00A174B6">
      <w:pPr>
        <w:suppressAutoHyphens/>
        <w:spacing w:after="0" w:line="240" w:lineRule="auto"/>
        <w:rPr>
          <w:b/>
          <w:sz w:val="28"/>
          <w:lang w:eastAsia="en-GB"/>
        </w:rPr>
      </w:pPr>
    </w:p>
    <w:p w14:paraId="00D5C022" w14:textId="77777777" w:rsidR="00A174B6" w:rsidRPr="009063C9" w:rsidRDefault="00A174B6" w:rsidP="00A174B6">
      <w:pPr>
        <w:suppressAutoHyphens/>
        <w:spacing w:after="0" w:line="240" w:lineRule="auto"/>
        <w:jc w:val="center"/>
        <w:rPr>
          <w:b/>
          <w:sz w:val="28"/>
          <w:lang w:eastAsia="en-GB"/>
        </w:rPr>
      </w:pPr>
    </w:p>
    <w:p w14:paraId="23388C34" w14:textId="77777777" w:rsidR="00A174B6" w:rsidRPr="009063C9" w:rsidRDefault="00A174B6" w:rsidP="00A174B6">
      <w:pPr>
        <w:suppressAutoHyphens/>
        <w:spacing w:after="0" w:line="240" w:lineRule="auto"/>
        <w:jc w:val="center"/>
        <w:rPr>
          <w:b/>
          <w:sz w:val="28"/>
          <w:lang w:eastAsia="en-GB"/>
        </w:rPr>
      </w:pPr>
    </w:p>
    <w:p w14:paraId="4B67750B" w14:textId="77777777" w:rsidR="00A174B6" w:rsidRPr="009063C9" w:rsidRDefault="00A174B6" w:rsidP="00A174B6">
      <w:pPr>
        <w:suppressAutoHyphens/>
        <w:spacing w:after="0" w:line="240" w:lineRule="auto"/>
        <w:jc w:val="center"/>
        <w:rPr>
          <w:b/>
          <w:sz w:val="28"/>
          <w:lang w:eastAsia="en-GB"/>
        </w:rPr>
      </w:pPr>
    </w:p>
    <w:p w14:paraId="5B01F748" w14:textId="77777777" w:rsidR="00A174B6" w:rsidRPr="009063C9" w:rsidRDefault="00A174B6" w:rsidP="00A174B6">
      <w:pPr>
        <w:suppressAutoHyphens/>
        <w:spacing w:after="0" w:line="240" w:lineRule="auto"/>
        <w:jc w:val="center"/>
        <w:rPr>
          <w:b/>
          <w:sz w:val="28"/>
          <w:lang w:eastAsia="en-GB"/>
        </w:rPr>
      </w:pPr>
    </w:p>
    <w:p w14:paraId="757863DD" w14:textId="77777777" w:rsidR="00A174B6" w:rsidRPr="009063C9" w:rsidRDefault="00A174B6" w:rsidP="00A174B6">
      <w:pPr>
        <w:suppressAutoHyphens/>
        <w:spacing w:after="0" w:line="240" w:lineRule="auto"/>
        <w:jc w:val="center"/>
        <w:rPr>
          <w:b/>
          <w:sz w:val="28"/>
          <w:lang w:eastAsia="en-GB"/>
        </w:rPr>
      </w:pPr>
    </w:p>
    <w:p w14:paraId="269C05E7" w14:textId="77777777" w:rsidR="00A174B6" w:rsidRPr="009063C9" w:rsidRDefault="00A174B6" w:rsidP="00A174B6">
      <w:pPr>
        <w:suppressAutoHyphens/>
        <w:spacing w:after="0" w:line="240" w:lineRule="auto"/>
        <w:jc w:val="center"/>
        <w:rPr>
          <w:b/>
          <w:sz w:val="28"/>
          <w:lang w:eastAsia="en-GB"/>
        </w:rPr>
      </w:pPr>
    </w:p>
    <w:p w14:paraId="4A9B490E" w14:textId="77777777" w:rsidR="00A174B6" w:rsidRPr="009063C9" w:rsidRDefault="00A174B6" w:rsidP="00A174B6">
      <w:pPr>
        <w:suppressAutoHyphens/>
        <w:spacing w:after="0" w:line="240" w:lineRule="auto"/>
        <w:jc w:val="center"/>
        <w:rPr>
          <w:b/>
          <w:sz w:val="28"/>
          <w:lang w:eastAsia="en-GB"/>
        </w:rPr>
      </w:pPr>
    </w:p>
    <w:p w14:paraId="424E8BA2" w14:textId="77777777" w:rsidR="00A174B6" w:rsidRPr="009063C9" w:rsidRDefault="00A174B6" w:rsidP="00A174B6">
      <w:pPr>
        <w:suppressAutoHyphens/>
        <w:spacing w:after="0" w:line="240" w:lineRule="auto"/>
        <w:jc w:val="center"/>
        <w:rPr>
          <w:b/>
          <w:sz w:val="28"/>
          <w:lang w:eastAsia="en-GB"/>
        </w:rPr>
      </w:pPr>
    </w:p>
    <w:p w14:paraId="5A4F8EC1" w14:textId="77777777" w:rsidR="00A174B6" w:rsidRPr="009063C9" w:rsidRDefault="00A174B6" w:rsidP="00A174B6">
      <w:pPr>
        <w:suppressAutoHyphens/>
        <w:spacing w:after="0" w:line="240" w:lineRule="auto"/>
        <w:jc w:val="center"/>
        <w:rPr>
          <w:b/>
          <w:sz w:val="28"/>
          <w:lang w:eastAsia="en-GB"/>
        </w:rPr>
      </w:pPr>
    </w:p>
    <w:p w14:paraId="39247833" w14:textId="77777777" w:rsidR="00A174B6" w:rsidRPr="009063C9" w:rsidRDefault="00A174B6" w:rsidP="00A174B6">
      <w:pPr>
        <w:pBdr>
          <w:top w:val="single" w:sz="8" w:space="0" w:color="000000" w:shadow="1"/>
          <w:left w:val="single" w:sz="8" w:space="0" w:color="000000" w:shadow="1"/>
          <w:bottom w:val="single" w:sz="8" w:space="0" w:color="000000" w:shadow="1"/>
          <w:right w:val="single" w:sz="8" w:space="0" w:color="000000" w:shadow="1"/>
        </w:pBdr>
        <w:suppressAutoHyphens/>
        <w:spacing w:after="0" w:line="240" w:lineRule="auto"/>
        <w:jc w:val="center"/>
        <w:rPr>
          <w:rFonts w:ascii="Arial Narrow" w:hAnsi="Arial Narrow"/>
          <w:lang w:val="de-DE" w:eastAsia="en-GB"/>
        </w:rPr>
      </w:pPr>
      <w:r w:rsidRPr="009063C9">
        <w:rPr>
          <w:rFonts w:ascii="Arial Narrow" w:hAnsi="Arial Narrow"/>
          <w:lang w:val="de-DE" w:eastAsia="en-GB"/>
        </w:rPr>
        <w:t>Page intentionally left blank</w:t>
      </w:r>
    </w:p>
    <w:p w14:paraId="39E68481" w14:textId="42A1EBD5" w:rsidR="00A174B6" w:rsidRPr="00F073CC" w:rsidRDefault="00A174B6" w:rsidP="00C53B69">
      <w:pPr>
        <w:spacing w:after="0" w:line="240" w:lineRule="auto"/>
        <w:sectPr w:rsidR="00A174B6" w:rsidRPr="00F073CC" w:rsidSect="00A174B6">
          <w:headerReference w:type="even" r:id="rId15"/>
          <w:headerReference w:type="default" r:id="rId16"/>
          <w:footerReference w:type="even" r:id="rId17"/>
          <w:footerReference w:type="default" r:id="rId18"/>
          <w:headerReference w:type="first" r:id="rId19"/>
          <w:pgSz w:w="11906" w:h="16838" w:code="9"/>
          <w:pgMar w:top="485" w:right="1400" w:bottom="1440" w:left="1400" w:header="709" w:footer="283" w:gutter="0"/>
          <w:pgNumType w:fmt="lowerRoman"/>
          <w:cols w:space="720"/>
          <w:titlePg/>
          <w:docGrid w:linePitch="272"/>
        </w:sectPr>
      </w:pPr>
    </w:p>
    <w:p w14:paraId="57A205BD" w14:textId="77777777" w:rsidR="00A0577E" w:rsidRPr="001C2735" w:rsidRDefault="00A0577E" w:rsidP="001C2735">
      <w:pPr>
        <w:pStyle w:val="1"/>
      </w:pPr>
      <w:bookmarkStart w:id="961" w:name="_Toc225648272"/>
      <w:bookmarkStart w:id="962" w:name="_Toc225065129"/>
      <w:bookmarkStart w:id="963" w:name="_Toc152232529"/>
      <w:bookmarkStart w:id="964" w:name="_Toc170717180"/>
      <w:r w:rsidRPr="001C2735">
        <w:lastRenderedPageBreak/>
        <w:t>Overview</w:t>
      </w:r>
      <w:bookmarkEnd w:id="961"/>
      <w:bookmarkEnd w:id="962"/>
      <w:bookmarkEnd w:id="963"/>
      <w:bookmarkEnd w:id="964"/>
    </w:p>
    <w:p w14:paraId="3C198DF5" w14:textId="77777777" w:rsidR="00E831A7" w:rsidRPr="00972855" w:rsidRDefault="00C623C0" w:rsidP="00666E30">
      <w:pPr>
        <w:pStyle w:val="20"/>
      </w:pPr>
      <w:r w:rsidRPr="00972855">
        <w:t xml:space="preserve"> </w:t>
      </w:r>
      <w:bookmarkStart w:id="965" w:name="_Toc152232530"/>
      <w:bookmarkStart w:id="966" w:name="_Toc170717181"/>
      <w:r w:rsidR="000F2AEA" w:rsidRPr="00972855">
        <w:t>Introduction</w:t>
      </w:r>
      <w:bookmarkEnd w:id="965"/>
      <w:bookmarkEnd w:id="966"/>
    </w:p>
    <w:p w14:paraId="6524C1EB" w14:textId="77777777" w:rsidR="007D4CFE" w:rsidRPr="007D4CFE" w:rsidRDefault="007D4CFE" w:rsidP="0066308B">
      <w:r w:rsidRPr="007D4CFE">
        <w:t>This document has been produced by the IHO Nautical Information Provision Working Group (NIPWG) in response to a requirement to produce a data product that can be used as a Nautical Publication Information Overlay (NPIO) within an Electronic Chart Display and Information System (ECDIS). It is based on the IHO S-100 framework Specification and the ISO 19100 series of standards. It is a vector Product Specification that is primarily intended for encoding the content of Catalogues of Nautical Products, for navigational purposes.</w:t>
      </w:r>
    </w:p>
    <w:p w14:paraId="03518854" w14:textId="155228AD" w:rsidR="007D4CFE" w:rsidRPr="007D4CFE" w:rsidRDefault="007D4CFE" w:rsidP="0066308B">
      <w:r w:rsidRPr="007D4CFE">
        <w:t>Catalogue of Nautical Products (CNP) datasets describe the availability of paper charts, ENCs and other nautical products, applications for navigational purposes, online services and e-Navigation services. This includes their issue date, status, producing agency, and coverage.</w:t>
      </w:r>
    </w:p>
    <w:p w14:paraId="17837779" w14:textId="77777777" w:rsidR="00816736" w:rsidRPr="00972855" w:rsidRDefault="00AC2813" w:rsidP="00666E30">
      <w:pPr>
        <w:pStyle w:val="20"/>
      </w:pPr>
      <w:bookmarkStart w:id="967" w:name="_Toc152232531"/>
      <w:bookmarkStart w:id="968" w:name="_Toc170717182"/>
      <w:r w:rsidRPr="00972855">
        <w:t>References</w:t>
      </w:r>
      <w:bookmarkEnd w:id="967"/>
      <w:bookmarkEnd w:id="968"/>
    </w:p>
    <w:p w14:paraId="298B0D70" w14:textId="04F2F6CC" w:rsidR="00C61F76" w:rsidRDefault="00C61F76" w:rsidP="00C53B69">
      <w:pPr>
        <w:rPr>
          <w:lang w:eastAsia="en-GB"/>
        </w:rPr>
      </w:pPr>
      <w:r>
        <w:rPr>
          <w:lang w:eastAsia="en-GB"/>
        </w:rPr>
        <w:t>S-100</w:t>
      </w:r>
      <w:r w:rsidR="0066308B">
        <w:rPr>
          <w:lang w:eastAsia="en-GB"/>
        </w:rPr>
        <w:t xml:space="preserve">: </w:t>
      </w:r>
      <w:r>
        <w:rPr>
          <w:lang w:eastAsia="en-GB"/>
        </w:rPr>
        <w:t xml:space="preserve">IHO </w:t>
      </w:r>
      <w:r w:rsidRPr="009F0E60">
        <w:rPr>
          <w:lang w:eastAsia="en-GB"/>
        </w:rPr>
        <w:t xml:space="preserve">Universal </w:t>
      </w:r>
      <w:r w:rsidR="001D74D7" w:rsidRPr="009F0E60">
        <w:rPr>
          <w:lang w:eastAsia="en-GB"/>
        </w:rPr>
        <w:t xml:space="preserve">Hydrographic </w:t>
      </w:r>
      <w:r w:rsidRPr="009F0E60">
        <w:rPr>
          <w:lang w:eastAsia="en-GB"/>
        </w:rPr>
        <w:t>Data</w:t>
      </w:r>
      <w:r>
        <w:rPr>
          <w:lang w:eastAsia="en-GB"/>
        </w:rPr>
        <w:t xml:space="preserve"> Model</w:t>
      </w:r>
      <w:r w:rsidR="0066308B">
        <w:rPr>
          <w:lang w:eastAsia="en-GB"/>
        </w:rPr>
        <w:t xml:space="preserve">, Edition </w:t>
      </w:r>
      <w:del w:id="969" w:author="USER" w:date="2024-03-14T09:23:00Z">
        <w:r w:rsidR="0066308B" w:rsidDel="00A16A44">
          <w:rPr>
            <w:lang w:eastAsia="en-GB"/>
          </w:rPr>
          <w:delText>5.0.0</w:delText>
        </w:r>
      </w:del>
      <w:ins w:id="970" w:author="USER" w:date="2024-03-14T09:23:00Z">
        <w:r w:rsidR="00A16A44">
          <w:rPr>
            <w:lang w:eastAsia="en-GB"/>
          </w:rPr>
          <w:t>5.2.0</w:t>
        </w:r>
      </w:ins>
    </w:p>
    <w:p w14:paraId="1749C97A" w14:textId="1EB17ADB" w:rsidR="0066308B" w:rsidRPr="00C8160E" w:rsidRDefault="0066308B" w:rsidP="00C53B69">
      <w:pPr>
        <w:rPr>
          <w:ins w:id="971" w:author="Greenblue" w:date="2024-02-13T15:29:00Z"/>
          <w:spacing w:val="-14"/>
        </w:rPr>
      </w:pPr>
      <w:r w:rsidRPr="00C8160E">
        <w:rPr>
          <w:rFonts w:eastAsia="맑은 고딕" w:hint="eastAsia"/>
          <w:spacing w:val="-14"/>
        </w:rPr>
        <w:t>I</w:t>
      </w:r>
      <w:r w:rsidRPr="00C8160E">
        <w:rPr>
          <w:rFonts w:eastAsia="맑은 고딕"/>
          <w:spacing w:val="-14"/>
        </w:rPr>
        <w:t xml:space="preserve">SO 8601:2004: </w:t>
      </w:r>
      <w:r w:rsidRPr="00C8160E">
        <w:rPr>
          <w:i/>
          <w:spacing w:val="-14"/>
        </w:rPr>
        <w:t>Data elements and interchange formats - Information interchange - Representation of dates and times</w:t>
      </w:r>
      <w:ins w:id="972" w:author="Greenblue" w:date="2024-02-13T15:19:00Z">
        <w:r w:rsidR="00C14682" w:rsidRPr="00C8160E">
          <w:rPr>
            <w:i/>
            <w:spacing w:val="-14"/>
          </w:rPr>
          <w:t>.</w:t>
        </w:r>
      </w:ins>
      <w:del w:id="973" w:author="Greenblue" w:date="2024-02-13T15:19:00Z">
        <w:r w:rsidRPr="00C8160E" w:rsidDel="00474D60">
          <w:rPr>
            <w:spacing w:val="-14"/>
          </w:rPr>
          <w:delText>, 2004</w:delText>
        </w:r>
      </w:del>
    </w:p>
    <w:p w14:paraId="19C2D9A9" w14:textId="36217148" w:rsidR="00E61348" w:rsidRPr="00E61348" w:rsidRDefault="00E61348" w:rsidP="00E61348">
      <w:ins w:id="974" w:author="Greenblue" w:date="2024-02-13T15:29:00Z">
        <w:r>
          <w:rPr>
            <w:rFonts w:eastAsia="맑은 고딕"/>
          </w:rPr>
          <w:t xml:space="preserve">ISO 19101-1:2014: </w:t>
        </w:r>
        <w:r>
          <w:t>G</w:t>
        </w:r>
        <w:r>
          <w:rPr>
            <w:i/>
          </w:rPr>
          <w:t xml:space="preserve">eographic Information - </w:t>
        </w:r>
        <w:r w:rsidRPr="00E61348">
          <w:rPr>
            <w:i/>
            <w:color w:val="000000"/>
          </w:rPr>
          <w:t>Reference Model</w:t>
        </w:r>
        <w:r w:rsidRPr="00E61348">
          <w:rPr>
            <w:i/>
            <w:color w:val="000000"/>
            <w:spacing w:val="1"/>
          </w:rPr>
          <w:t xml:space="preserve"> </w:t>
        </w:r>
        <w:r w:rsidRPr="00E61348">
          <w:rPr>
            <w:i/>
            <w:color w:val="000000"/>
          </w:rPr>
          <w:t>- Part 1- Fundamentals</w:t>
        </w:r>
      </w:ins>
    </w:p>
    <w:p w14:paraId="267FB1C4" w14:textId="27CD61D9" w:rsidR="007C39AF" w:rsidRPr="007C39AF" w:rsidRDefault="0066308B" w:rsidP="00C14682">
      <w:pPr>
        <w:tabs>
          <w:tab w:val="left" w:pos="7385"/>
        </w:tabs>
        <w:rPr>
          <w:ins w:id="975" w:author="Greenblue" w:date="2024-02-13T16:41:00Z"/>
          <w:rFonts w:eastAsia="맑은 고딕"/>
        </w:rPr>
      </w:pPr>
      <w:r>
        <w:t>ISO 19101-2:20</w:t>
      </w:r>
      <w:del w:id="976" w:author="Greenblue" w:date="2024-02-13T15:20:00Z">
        <w:r w:rsidDel="00C14682">
          <w:delText>0</w:delText>
        </w:r>
      </w:del>
      <w:ins w:id="977" w:author="Greenblue" w:date="2024-02-13T15:20:00Z">
        <w:r w:rsidR="00C14682">
          <w:t>1</w:t>
        </w:r>
      </w:ins>
      <w:r>
        <w:t xml:space="preserve">8: </w:t>
      </w:r>
      <w:bookmarkStart w:id="978" w:name="_Hlk158730600"/>
      <w:r>
        <w:t>G</w:t>
      </w:r>
      <w:r>
        <w:rPr>
          <w:i/>
        </w:rPr>
        <w:t xml:space="preserve">eographic Information - </w:t>
      </w:r>
      <w:bookmarkEnd w:id="978"/>
      <w:del w:id="979" w:author="Greenblue" w:date="2024-02-13T15:07:00Z">
        <w:r w:rsidDel="00D83461">
          <w:rPr>
            <w:i/>
          </w:rPr>
          <w:delText>Rules for Application Schema</w:delText>
        </w:r>
      </w:del>
      <w:ins w:id="980" w:author="Greenblue" w:date="2024-02-13T15:07:00Z">
        <w:r w:rsidR="00D83461">
          <w:rPr>
            <w:i/>
          </w:rPr>
          <w:t>Reference model</w:t>
        </w:r>
      </w:ins>
      <w:r>
        <w:rPr>
          <w:rFonts w:eastAsia="맑은 고딕"/>
        </w:rPr>
        <w:t>.</w:t>
      </w:r>
    </w:p>
    <w:p w14:paraId="0EC31E66" w14:textId="77777777" w:rsidR="009B2F93" w:rsidRDefault="0066308B" w:rsidP="0066308B">
      <w:pPr>
        <w:rPr>
          <w:ins w:id="981" w:author="Greenblue" w:date="2024-02-13T15:01:00Z"/>
          <w:spacing w:val="-53"/>
        </w:rPr>
      </w:pPr>
      <w:r>
        <w:t>ISO/TS 19103:2005: G</w:t>
      </w:r>
      <w:r>
        <w:rPr>
          <w:i/>
        </w:rPr>
        <w:t>eographic Information - Conceptual schema language</w:t>
      </w:r>
      <w:r>
        <w:t>.</w:t>
      </w:r>
      <w:r>
        <w:rPr>
          <w:spacing w:val="-53"/>
        </w:rPr>
        <w:t xml:space="preserve"> </w:t>
      </w:r>
    </w:p>
    <w:p w14:paraId="037A957D" w14:textId="62DE33E6" w:rsidR="0066308B" w:rsidRDefault="0066308B" w:rsidP="0066308B">
      <w:r>
        <w:t>ISO</w:t>
      </w:r>
      <w:r>
        <w:rPr>
          <w:spacing w:val="-1"/>
        </w:rPr>
        <w:t xml:space="preserve"> </w:t>
      </w:r>
      <w:r>
        <w:t>19106:2004</w:t>
      </w:r>
      <w:del w:id="982" w:author="Greenblue" w:date="2024-02-13T15:14:00Z">
        <w:r w:rsidDel="00905016">
          <w:delText>,</w:delText>
        </w:r>
      </w:del>
      <w:ins w:id="983" w:author="Greenblue" w:date="2024-02-13T15:14:00Z">
        <w:r w:rsidR="00905016">
          <w:t>:</w:t>
        </w:r>
      </w:ins>
      <w:r>
        <w:rPr>
          <w:spacing w:val="-1"/>
        </w:rPr>
        <w:t xml:space="preserve"> </w:t>
      </w:r>
      <w:r>
        <w:rPr>
          <w:i/>
        </w:rPr>
        <w:t>Geographic Information</w:t>
      </w:r>
      <w:r>
        <w:rPr>
          <w:i/>
          <w:spacing w:val="-2"/>
        </w:rPr>
        <w:t xml:space="preserve"> </w:t>
      </w:r>
      <w:r>
        <w:rPr>
          <w:i/>
        </w:rPr>
        <w:t>–</w:t>
      </w:r>
      <w:r>
        <w:rPr>
          <w:i/>
          <w:spacing w:val="1"/>
        </w:rPr>
        <w:t xml:space="preserve"> </w:t>
      </w:r>
      <w:r>
        <w:rPr>
          <w:i/>
        </w:rPr>
        <w:t>Profiles</w:t>
      </w:r>
      <w:r>
        <w:t>.</w:t>
      </w:r>
    </w:p>
    <w:p w14:paraId="3D74D3D5" w14:textId="3ECA1155" w:rsidR="0066308B" w:rsidRDefault="0066308B" w:rsidP="0066308B">
      <w:pPr>
        <w:rPr>
          <w:ins w:id="984" w:author="Greenblue" w:date="2024-02-13T18:32:00Z"/>
        </w:rPr>
      </w:pPr>
      <w:r>
        <w:t>ISO</w:t>
      </w:r>
      <w:r>
        <w:rPr>
          <w:spacing w:val="-2"/>
        </w:rPr>
        <w:t xml:space="preserve"> </w:t>
      </w:r>
      <w:r>
        <w:t>19107:20</w:t>
      </w:r>
      <w:del w:id="985" w:author="Greenblue" w:date="2024-02-13T15:21:00Z">
        <w:r w:rsidDel="00C14682">
          <w:delText>03</w:delText>
        </w:r>
      </w:del>
      <w:ins w:id="986" w:author="Greenblue" w:date="2024-02-13T15:21:00Z">
        <w:r w:rsidR="00C14682">
          <w:t>19</w:t>
        </w:r>
      </w:ins>
      <w:r>
        <w:t xml:space="preserve">: </w:t>
      </w:r>
      <w:r>
        <w:rPr>
          <w:i/>
        </w:rPr>
        <w:t>Geographic</w:t>
      </w:r>
      <w:r>
        <w:rPr>
          <w:i/>
          <w:spacing w:val="-1"/>
        </w:rPr>
        <w:t xml:space="preserve"> </w:t>
      </w:r>
      <w:r>
        <w:rPr>
          <w:i/>
        </w:rPr>
        <w:t>Information</w:t>
      </w:r>
      <w:r>
        <w:rPr>
          <w:i/>
          <w:spacing w:val="-2"/>
        </w:rPr>
        <w:t xml:space="preserve"> </w:t>
      </w:r>
      <w:r>
        <w:rPr>
          <w:i/>
        </w:rPr>
        <w:t>– Spatial</w:t>
      </w:r>
      <w:r>
        <w:rPr>
          <w:i/>
          <w:spacing w:val="-3"/>
        </w:rPr>
        <w:t xml:space="preserve"> </w:t>
      </w:r>
      <w:r>
        <w:rPr>
          <w:i/>
        </w:rPr>
        <w:t>schema</w:t>
      </w:r>
      <w:r>
        <w:t>.</w:t>
      </w:r>
    </w:p>
    <w:p w14:paraId="6907ACDD" w14:textId="0794810F" w:rsidR="00C8160E" w:rsidRPr="006073E9" w:rsidRDefault="00C8160E" w:rsidP="0066308B">
      <w:pPr>
        <w:rPr>
          <w:rFonts w:eastAsia="맑은 고딕"/>
        </w:rPr>
      </w:pPr>
      <w:ins w:id="987" w:author="Greenblue" w:date="2024-02-13T18:32:00Z">
        <w:r w:rsidRPr="00C8160E">
          <w:t>ISO 19108:2002:</w:t>
        </w:r>
        <w:r>
          <w:rPr>
            <w:rFonts w:eastAsia="맑은 고딕"/>
          </w:rPr>
          <w:t xml:space="preserve"> </w:t>
        </w:r>
        <w:r w:rsidRPr="00C8160E">
          <w:rPr>
            <w:i/>
          </w:rPr>
          <w:t>Geographic Information – Temporal Schema</w:t>
        </w:r>
      </w:ins>
      <w:ins w:id="988" w:author="Greenblue" w:date="2024-02-13T18:33:00Z">
        <w:r>
          <w:rPr>
            <w:i/>
          </w:rPr>
          <w:t>.</w:t>
        </w:r>
      </w:ins>
    </w:p>
    <w:p w14:paraId="38E467C3" w14:textId="4789E9FC" w:rsidR="009B2F93" w:rsidRDefault="0066308B" w:rsidP="0066308B">
      <w:pPr>
        <w:rPr>
          <w:ins w:id="989" w:author="Greenblue" w:date="2024-02-13T15:24:00Z"/>
          <w:spacing w:val="1"/>
        </w:rPr>
      </w:pPr>
      <w:r>
        <w:t>ISO</w:t>
      </w:r>
      <w:r>
        <w:rPr>
          <w:spacing w:val="6"/>
        </w:rPr>
        <w:t xml:space="preserve"> </w:t>
      </w:r>
      <w:r>
        <w:t xml:space="preserve">19109:2005: </w:t>
      </w:r>
      <w:bookmarkStart w:id="990" w:name="_Hlk158730371"/>
      <w:r>
        <w:rPr>
          <w:i/>
        </w:rPr>
        <w:t>Geographic</w:t>
      </w:r>
      <w:r>
        <w:rPr>
          <w:i/>
          <w:spacing w:val="6"/>
        </w:rPr>
        <w:t xml:space="preserve"> </w:t>
      </w:r>
      <w:r>
        <w:rPr>
          <w:i/>
        </w:rPr>
        <w:t>Information</w:t>
      </w:r>
      <w:r>
        <w:rPr>
          <w:i/>
          <w:spacing w:val="7"/>
        </w:rPr>
        <w:t xml:space="preserve"> </w:t>
      </w:r>
      <w:r>
        <w:rPr>
          <w:i/>
        </w:rPr>
        <w:t>-</w:t>
      </w:r>
      <w:r>
        <w:rPr>
          <w:i/>
          <w:spacing w:val="7"/>
        </w:rPr>
        <w:t xml:space="preserve"> </w:t>
      </w:r>
      <w:bookmarkEnd w:id="990"/>
      <w:r>
        <w:rPr>
          <w:i/>
        </w:rPr>
        <w:t>Rules</w:t>
      </w:r>
      <w:r>
        <w:rPr>
          <w:i/>
          <w:spacing w:val="6"/>
        </w:rPr>
        <w:t xml:space="preserve"> </w:t>
      </w:r>
      <w:r>
        <w:rPr>
          <w:i/>
        </w:rPr>
        <w:t>for</w:t>
      </w:r>
      <w:r>
        <w:rPr>
          <w:i/>
          <w:spacing w:val="8"/>
        </w:rPr>
        <w:t xml:space="preserve"> </w:t>
      </w:r>
      <w:r>
        <w:rPr>
          <w:i/>
        </w:rPr>
        <w:t>Application</w:t>
      </w:r>
      <w:r>
        <w:rPr>
          <w:i/>
          <w:spacing w:val="5"/>
        </w:rPr>
        <w:t xml:space="preserve"> </w:t>
      </w:r>
      <w:r>
        <w:rPr>
          <w:i/>
        </w:rPr>
        <w:t>Schema</w:t>
      </w:r>
      <w:r>
        <w:t>.</w:t>
      </w:r>
      <w:r>
        <w:rPr>
          <w:spacing w:val="1"/>
        </w:rPr>
        <w:t xml:space="preserve"> </w:t>
      </w:r>
    </w:p>
    <w:p w14:paraId="10E23F18" w14:textId="204A1C89" w:rsidR="009027CB" w:rsidRPr="00E61348" w:rsidRDefault="009027CB" w:rsidP="0066308B">
      <w:pPr>
        <w:rPr>
          <w:ins w:id="991" w:author="Greenblue" w:date="2024-02-13T15:01:00Z"/>
          <w:spacing w:val="1"/>
        </w:rPr>
      </w:pPr>
      <w:ins w:id="992" w:author="Greenblue" w:date="2024-02-13T15:25:00Z">
        <w:r w:rsidRPr="008755D3">
          <w:rPr>
            <w:rFonts w:eastAsia="맑은 고딕" w:hint="eastAsia"/>
            <w:spacing w:val="1"/>
          </w:rPr>
          <w:t>I</w:t>
        </w:r>
        <w:r w:rsidRPr="008755D3">
          <w:rPr>
            <w:rFonts w:eastAsia="맑은 고딕"/>
            <w:spacing w:val="1"/>
          </w:rPr>
          <w:t xml:space="preserve">SO 19110:2005: </w:t>
        </w:r>
        <w:r>
          <w:rPr>
            <w:i/>
          </w:rPr>
          <w:t>Geographic</w:t>
        </w:r>
        <w:r>
          <w:rPr>
            <w:i/>
            <w:spacing w:val="6"/>
          </w:rPr>
          <w:t xml:space="preserve"> </w:t>
        </w:r>
        <w:r>
          <w:rPr>
            <w:i/>
          </w:rPr>
          <w:t>Information</w:t>
        </w:r>
        <w:r>
          <w:rPr>
            <w:i/>
            <w:spacing w:val="7"/>
          </w:rPr>
          <w:t xml:space="preserve"> </w:t>
        </w:r>
        <w:r>
          <w:rPr>
            <w:i/>
          </w:rPr>
          <w:t xml:space="preserve">- </w:t>
        </w:r>
      </w:ins>
      <w:ins w:id="993" w:author="Greenblue" w:date="2024-02-13T15:26:00Z">
        <w:r w:rsidRPr="009027CB">
          <w:rPr>
            <w:i/>
            <w:color w:val="000000"/>
          </w:rPr>
          <w:t>Methodology for Feature Cataloguing</w:t>
        </w:r>
      </w:ins>
    </w:p>
    <w:p w14:paraId="2418E179" w14:textId="3AC5A87C" w:rsidR="0066308B" w:rsidRDefault="0066308B" w:rsidP="0066308B">
      <w:r>
        <w:t>ISO</w:t>
      </w:r>
      <w:r>
        <w:rPr>
          <w:spacing w:val="-3"/>
        </w:rPr>
        <w:t xml:space="preserve"> </w:t>
      </w:r>
      <w:r>
        <w:t>19111:200</w:t>
      </w:r>
      <w:del w:id="994" w:author="Greenblue" w:date="2024-02-13T15:12:00Z">
        <w:r w:rsidDel="00814981">
          <w:delText>3</w:delText>
        </w:r>
      </w:del>
      <w:ins w:id="995" w:author="Greenblue" w:date="2024-02-13T15:12:00Z">
        <w:r w:rsidR="00814981">
          <w:t>7</w:t>
        </w:r>
      </w:ins>
      <w:del w:id="996" w:author="Greenblue" w:date="2024-02-13T15:14:00Z">
        <w:r w:rsidDel="00905016">
          <w:delText>,</w:delText>
        </w:r>
      </w:del>
      <w:ins w:id="997" w:author="Greenblue" w:date="2024-02-13T15:14:00Z">
        <w:r w:rsidR="00905016">
          <w:t>:</w:t>
        </w:r>
      </w:ins>
      <w:r>
        <w:rPr>
          <w:spacing w:val="-3"/>
        </w:rPr>
        <w:t xml:space="preserve"> </w:t>
      </w:r>
      <w:r>
        <w:rPr>
          <w:i/>
        </w:rPr>
        <w:t>Geographic</w:t>
      </w:r>
      <w:r>
        <w:rPr>
          <w:i/>
          <w:spacing w:val="-3"/>
        </w:rPr>
        <w:t xml:space="preserve"> </w:t>
      </w:r>
      <w:r>
        <w:rPr>
          <w:i/>
        </w:rPr>
        <w:t>information</w:t>
      </w:r>
      <w:r>
        <w:rPr>
          <w:i/>
          <w:spacing w:val="-1"/>
        </w:rPr>
        <w:t xml:space="preserve"> </w:t>
      </w:r>
      <w:r>
        <w:rPr>
          <w:i/>
        </w:rPr>
        <w:t>- Spatial</w:t>
      </w:r>
      <w:r>
        <w:rPr>
          <w:i/>
          <w:spacing w:val="-5"/>
        </w:rPr>
        <w:t xml:space="preserve"> </w:t>
      </w:r>
      <w:r>
        <w:rPr>
          <w:i/>
        </w:rPr>
        <w:t>referencing</w:t>
      </w:r>
      <w:r>
        <w:rPr>
          <w:i/>
          <w:spacing w:val="-3"/>
        </w:rPr>
        <w:t xml:space="preserve"> </w:t>
      </w:r>
      <w:r>
        <w:rPr>
          <w:i/>
        </w:rPr>
        <w:t>by</w:t>
      </w:r>
      <w:r>
        <w:rPr>
          <w:i/>
          <w:spacing w:val="-2"/>
        </w:rPr>
        <w:t xml:space="preserve"> </w:t>
      </w:r>
      <w:r>
        <w:rPr>
          <w:i/>
        </w:rPr>
        <w:t>coordinates</w:t>
      </w:r>
      <w:r>
        <w:t>.</w:t>
      </w:r>
    </w:p>
    <w:p w14:paraId="190547A3" w14:textId="7D40EE9D" w:rsidR="0066308B" w:rsidRDefault="0066308B" w:rsidP="0066308B">
      <w:r>
        <w:t>ISO</w:t>
      </w:r>
      <w:r>
        <w:rPr>
          <w:spacing w:val="-2"/>
        </w:rPr>
        <w:t xml:space="preserve"> </w:t>
      </w:r>
      <w:r>
        <w:t>19115-1:</w:t>
      </w:r>
      <w:del w:id="998" w:author="Greenblue" w:date="2024-02-13T15:13:00Z">
        <w:r w:rsidDel="00814981">
          <w:delText>2014</w:delText>
        </w:r>
      </w:del>
      <w:ins w:id="999" w:author="Greenblue" w:date="2024-02-13T15:13:00Z">
        <w:r w:rsidR="00814981">
          <w:t>2018</w:t>
        </w:r>
      </w:ins>
      <w:r>
        <w:t xml:space="preserve">: </w:t>
      </w:r>
      <w:r>
        <w:rPr>
          <w:i/>
        </w:rPr>
        <w:t>Geographic information</w:t>
      </w:r>
      <w:r>
        <w:rPr>
          <w:i/>
          <w:spacing w:val="1"/>
        </w:rPr>
        <w:t xml:space="preserve"> </w:t>
      </w:r>
      <w:r>
        <w:rPr>
          <w:i/>
        </w:rPr>
        <w:t>– Metadata</w:t>
      </w:r>
      <w:r>
        <w:t>,</w:t>
      </w:r>
      <w:r>
        <w:rPr>
          <w:spacing w:val="-3"/>
        </w:rPr>
        <w:t xml:space="preserve"> </w:t>
      </w:r>
      <w:r>
        <w:t>Amended by</w:t>
      </w:r>
      <w:r>
        <w:rPr>
          <w:spacing w:val="-6"/>
        </w:rPr>
        <w:t xml:space="preserve"> </w:t>
      </w:r>
      <w:r>
        <w:t>Amendment</w:t>
      </w:r>
      <w:r>
        <w:rPr>
          <w:spacing w:val="-2"/>
        </w:rPr>
        <w:t xml:space="preserve"> </w:t>
      </w:r>
      <w:r>
        <w:t>1</w:t>
      </w:r>
      <w:del w:id="1000" w:author="Greenblue" w:date="2024-02-13T15:19:00Z">
        <w:r w:rsidDel="00C14682">
          <w:delText>,</w:delText>
        </w:r>
        <w:r w:rsidDel="00C14682">
          <w:rPr>
            <w:spacing w:val="-3"/>
          </w:rPr>
          <w:delText xml:space="preserve"> </w:delText>
        </w:r>
        <w:r w:rsidDel="00C14682">
          <w:delText>2018</w:delText>
        </w:r>
      </w:del>
      <w:r>
        <w:t>.</w:t>
      </w:r>
    </w:p>
    <w:p w14:paraId="702A8ECF" w14:textId="49DB310D" w:rsidR="009B2F93" w:rsidRDefault="0066308B" w:rsidP="0066308B">
      <w:pPr>
        <w:rPr>
          <w:ins w:id="1001" w:author="Greenblue" w:date="2024-02-13T15:01:00Z"/>
          <w:spacing w:val="-53"/>
        </w:rPr>
      </w:pPr>
      <w:r>
        <w:t>ISO 19115-2:20</w:t>
      </w:r>
      <w:del w:id="1002" w:author="Greenblue" w:date="2024-02-13T15:21:00Z">
        <w:r w:rsidDel="00C14682">
          <w:delText>0</w:delText>
        </w:r>
      </w:del>
      <w:ins w:id="1003" w:author="Greenblue" w:date="2024-02-13T15:21:00Z">
        <w:r w:rsidR="00C14682">
          <w:t>1</w:t>
        </w:r>
      </w:ins>
      <w:r>
        <w:t xml:space="preserve">9: </w:t>
      </w:r>
      <w:r>
        <w:rPr>
          <w:i/>
        </w:rPr>
        <w:t>Geographic information - Metadata: Extensions for imagery and gridded data</w:t>
      </w:r>
      <w:r>
        <w:t>.</w:t>
      </w:r>
      <w:r>
        <w:rPr>
          <w:spacing w:val="-53"/>
        </w:rPr>
        <w:t xml:space="preserve"> </w:t>
      </w:r>
    </w:p>
    <w:p w14:paraId="45587F11" w14:textId="52515965" w:rsidR="003A0FC7" w:rsidRPr="003A0FC7" w:rsidRDefault="003A0FC7" w:rsidP="0066308B">
      <w:pPr>
        <w:rPr>
          <w:ins w:id="1004" w:author="Greenblue" w:date="2024-02-13T15:32:00Z"/>
        </w:rPr>
      </w:pPr>
      <w:ins w:id="1005" w:author="Greenblue" w:date="2024-02-13T15:32:00Z">
        <w:r w:rsidRPr="008755D3">
          <w:rPr>
            <w:rFonts w:eastAsia="맑은 고딕" w:hint="eastAsia"/>
          </w:rPr>
          <w:t>I</w:t>
        </w:r>
        <w:r w:rsidRPr="008755D3">
          <w:rPr>
            <w:rFonts w:eastAsia="맑은 고딕"/>
          </w:rPr>
          <w:t xml:space="preserve">SO 19117:2012: </w:t>
        </w:r>
      </w:ins>
      <w:ins w:id="1006" w:author="Greenblue" w:date="2024-02-13T15:33:00Z">
        <w:r w:rsidRPr="003A0FC7">
          <w:rPr>
            <w:i/>
            <w:color w:val="000000"/>
          </w:rPr>
          <w:t>Geographic information</w:t>
        </w:r>
        <w:r w:rsidRPr="003A0FC7">
          <w:rPr>
            <w:i/>
            <w:color w:val="000000"/>
            <w:spacing w:val="1"/>
          </w:rPr>
          <w:t xml:space="preserve"> </w:t>
        </w:r>
        <w:r w:rsidRPr="003A0FC7">
          <w:rPr>
            <w:i/>
            <w:color w:val="000000"/>
          </w:rPr>
          <w:t>- Portrayal</w:t>
        </w:r>
      </w:ins>
    </w:p>
    <w:p w14:paraId="385D9263" w14:textId="794E2118" w:rsidR="0066308B" w:rsidRDefault="0066308B" w:rsidP="0066308B">
      <w:r>
        <w:t>ISO</w:t>
      </w:r>
      <w:r>
        <w:rPr>
          <w:spacing w:val="-2"/>
        </w:rPr>
        <w:t xml:space="preserve"> </w:t>
      </w:r>
      <w:r>
        <w:t>19123:2005</w:t>
      </w:r>
      <w:del w:id="1007" w:author="Greenblue" w:date="2024-02-13T15:14:00Z">
        <w:r w:rsidDel="00905016">
          <w:delText>,</w:delText>
        </w:r>
      </w:del>
      <w:ins w:id="1008" w:author="Greenblue" w:date="2024-02-13T15:14:00Z">
        <w:r w:rsidR="00905016">
          <w:t>:</w:t>
        </w:r>
      </w:ins>
      <w:r>
        <w:rPr>
          <w:spacing w:val="-2"/>
        </w:rPr>
        <w:t xml:space="preserve"> </w:t>
      </w:r>
      <w:r>
        <w:rPr>
          <w:i/>
        </w:rPr>
        <w:t>Geographic</w:t>
      </w:r>
      <w:r>
        <w:rPr>
          <w:i/>
          <w:spacing w:val="-1"/>
        </w:rPr>
        <w:t xml:space="preserve"> </w:t>
      </w:r>
      <w:r>
        <w:rPr>
          <w:i/>
        </w:rPr>
        <w:t>information -</w:t>
      </w:r>
      <w:r>
        <w:rPr>
          <w:i/>
          <w:spacing w:val="1"/>
        </w:rPr>
        <w:t xml:space="preserve"> </w:t>
      </w:r>
      <w:r>
        <w:rPr>
          <w:i/>
        </w:rPr>
        <w:t>Schema</w:t>
      </w:r>
      <w:r>
        <w:rPr>
          <w:i/>
          <w:spacing w:val="-2"/>
        </w:rPr>
        <w:t xml:space="preserve"> </w:t>
      </w:r>
      <w:r>
        <w:rPr>
          <w:i/>
        </w:rPr>
        <w:t>for</w:t>
      </w:r>
      <w:r>
        <w:rPr>
          <w:i/>
          <w:spacing w:val="-1"/>
        </w:rPr>
        <w:t xml:space="preserve"> </w:t>
      </w:r>
      <w:r>
        <w:rPr>
          <w:i/>
        </w:rPr>
        <w:t>coverage</w:t>
      </w:r>
      <w:r>
        <w:rPr>
          <w:i/>
          <w:spacing w:val="-2"/>
        </w:rPr>
        <w:t xml:space="preserve"> </w:t>
      </w:r>
      <w:r>
        <w:rPr>
          <w:i/>
        </w:rPr>
        <w:t>geometry and</w:t>
      </w:r>
      <w:r>
        <w:rPr>
          <w:i/>
          <w:spacing w:val="-2"/>
        </w:rPr>
        <w:t xml:space="preserve"> </w:t>
      </w:r>
      <w:r>
        <w:rPr>
          <w:i/>
        </w:rPr>
        <w:t>functions</w:t>
      </w:r>
      <w:r>
        <w:t>.</w:t>
      </w:r>
    </w:p>
    <w:p w14:paraId="2ED64632" w14:textId="77777777" w:rsidR="009B2F93" w:rsidRDefault="0066308B" w:rsidP="0066308B">
      <w:pPr>
        <w:rPr>
          <w:ins w:id="1009" w:author="Greenblue" w:date="2024-02-13T15:01:00Z"/>
          <w:spacing w:val="-53"/>
        </w:rPr>
      </w:pPr>
      <w:r>
        <w:t xml:space="preserve">ISO 19129:2009: </w:t>
      </w:r>
      <w:r>
        <w:rPr>
          <w:i/>
        </w:rPr>
        <w:t>Geographic information - Imagery gridded and coverage data framework</w:t>
      </w:r>
      <w:r>
        <w:t>.</w:t>
      </w:r>
      <w:r>
        <w:rPr>
          <w:spacing w:val="-53"/>
        </w:rPr>
        <w:t xml:space="preserve"> </w:t>
      </w:r>
    </w:p>
    <w:p w14:paraId="5DB42462" w14:textId="1FFB1813" w:rsidR="0066308B" w:rsidRDefault="0066308B" w:rsidP="0066308B">
      <w:r>
        <w:t>ISO</w:t>
      </w:r>
      <w:r>
        <w:rPr>
          <w:spacing w:val="-1"/>
        </w:rPr>
        <w:t xml:space="preserve"> </w:t>
      </w:r>
      <w:r>
        <w:t>19131:20</w:t>
      </w:r>
      <w:ins w:id="1010" w:author="Greenblue" w:date="2024-02-13T15:39:00Z">
        <w:r w:rsidR="00066C10">
          <w:t>08</w:t>
        </w:r>
      </w:ins>
      <w:del w:id="1011" w:author="Greenblue" w:date="2024-02-13T15:22:00Z">
        <w:r w:rsidDel="00C14682">
          <w:delText>0</w:delText>
        </w:r>
      </w:del>
      <w:del w:id="1012" w:author="Greenblue" w:date="2024-02-13T15:13:00Z">
        <w:r w:rsidDel="000140DB">
          <w:delText>7,</w:delText>
        </w:r>
      </w:del>
      <w:ins w:id="1013" w:author="Greenblue" w:date="2024-02-13T15:13:00Z">
        <w:r w:rsidR="000140DB">
          <w:t>:</w:t>
        </w:r>
      </w:ins>
      <w:r>
        <w:rPr>
          <w:spacing w:val="-1"/>
        </w:rPr>
        <w:t xml:space="preserve"> </w:t>
      </w:r>
      <w:r>
        <w:rPr>
          <w:i/>
        </w:rPr>
        <w:t>Geographic</w:t>
      </w:r>
      <w:r>
        <w:rPr>
          <w:i/>
          <w:spacing w:val="-1"/>
        </w:rPr>
        <w:t xml:space="preserve"> </w:t>
      </w:r>
      <w:r>
        <w:rPr>
          <w:i/>
        </w:rPr>
        <w:t>information</w:t>
      </w:r>
      <w:r>
        <w:rPr>
          <w:i/>
          <w:spacing w:val="1"/>
        </w:rPr>
        <w:t xml:space="preserve"> </w:t>
      </w:r>
      <w:r>
        <w:rPr>
          <w:i/>
        </w:rPr>
        <w:t>- Data product</w:t>
      </w:r>
      <w:r>
        <w:rPr>
          <w:i/>
          <w:spacing w:val="-1"/>
        </w:rPr>
        <w:t xml:space="preserve"> </w:t>
      </w:r>
      <w:r>
        <w:rPr>
          <w:i/>
        </w:rPr>
        <w:t>specifications</w:t>
      </w:r>
      <w:r>
        <w:t>.</w:t>
      </w:r>
    </w:p>
    <w:p w14:paraId="0613F8BD" w14:textId="5EF58A8C" w:rsidR="009B2F93" w:rsidRDefault="0066308B" w:rsidP="0066308B">
      <w:pPr>
        <w:rPr>
          <w:ins w:id="1014" w:author="Greenblue" w:date="2024-02-13T15:01:00Z"/>
          <w:spacing w:val="1"/>
        </w:rPr>
      </w:pPr>
      <w:r>
        <w:t>ISO 19136:20</w:t>
      </w:r>
      <w:ins w:id="1015" w:author="Greenblue" w:date="2024-02-13T15:22:00Z">
        <w:r w:rsidR="00C14682">
          <w:t>20</w:t>
        </w:r>
      </w:ins>
      <w:del w:id="1016" w:author="Greenblue" w:date="2024-02-13T15:22:00Z">
        <w:r w:rsidDel="00C14682">
          <w:delText>07</w:delText>
        </w:r>
      </w:del>
      <w:r>
        <w:t xml:space="preserve">: </w:t>
      </w:r>
      <w:r>
        <w:rPr>
          <w:i/>
        </w:rPr>
        <w:t>Geographic Information – Geography Markup Language</w:t>
      </w:r>
      <w:r>
        <w:t>.</w:t>
      </w:r>
      <w:r>
        <w:rPr>
          <w:spacing w:val="1"/>
        </w:rPr>
        <w:t xml:space="preserve"> </w:t>
      </w:r>
    </w:p>
    <w:p w14:paraId="6D1EE7C8" w14:textId="53CA96F9" w:rsidR="0066308B" w:rsidRDefault="0066308B" w:rsidP="0066308B">
      <w:r>
        <w:t>ISO</w:t>
      </w:r>
      <w:r>
        <w:rPr>
          <w:spacing w:val="-3"/>
        </w:rPr>
        <w:t xml:space="preserve"> </w:t>
      </w:r>
      <w:r>
        <w:t>19136-2:2015</w:t>
      </w:r>
      <w:del w:id="1017" w:author="Greenblue" w:date="2024-02-13T15:14:00Z">
        <w:r w:rsidDel="00905016">
          <w:delText>,</w:delText>
        </w:r>
      </w:del>
      <w:ins w:id="1018" w:author="Greenblue" w:date="2024-02-13T15:14:00Z">
        <w:r w:rsidR="00905016">
          <w:t>:</w:t>
        </w:r>
      </w:ins>
      <w:r>
        <w:rPr>
          <w:spacing w:val="-4"/>
        </w:rPr>
        <w:t xml:space="preserve"> </w:t>
      </w:r>
      <w:r>
        <w:rPr>
          <w:i/>
        </w:rPr>
        <w:t>Geographic</w:t>
      </w:r>
      <w:r>
        <w:rPr>
          <w:i/>
          <w:spacing w:val="-3"/>
        </w:rPr>
        <w:t xml:space="preserve"> </w:t>
      </w:r>
      <w:r>
        <w:rPr>
          <w:i/>
        </w:rPr>
        <w:t>Information</w:t>
      </w:r>
      <w:r>
        <w:rPr>
          <w:i/>
          <w:spacing w:val="-2"/>
        </w:rPr>
        <w:t xml:space="preserve"> </w:t>
      </w:r>
      <w:r>
        <w:rPr>
          <w:i/>
        </w:rPr>
        <w:t>–</w:t>
      </w:r>
      <w:r>
        <w:rPr>
          <w:i/>
          <w:spacing w:val="-2"/>
        </w:rPr>
        <w:t xml:space="preserve"> </w:t>
      </w:r>
      <w:r>
        <w:rPr>
          <w:i/>
        </w:rPr>
        <w:t>Geography</w:t>
      </w:r>
      <w:r>
        <w:rPr>
          <w:i/>
          <w:spacing w:val="-1"/>
        </w:rPr>
        <w:t xml:space="preserve"> </w:t>
      </w:r>
      <w:r>
        <w:rPr>
          <w:i/>
        </w:rPr>
        <w:t>Markup</w:t>
      </w:r>
      <w:r>
        <w:rPr>
          <w:i/>
          <w:spacing w:val="-2"/>
        </w:rPr>
        <w:t xml:space="preserve"> </w:t>
      </w:r>
      <w:r>
        <w:rPr>
          <w:i/>
        </w:rPr>
        <w:t>Language</w:t>
      </w:r>
      <w:r>
        <w:t>.</w:t>
      </w:r>
    </w:p>
    <w:p w14:paraId="55176461" w14:textId="27633275" w:rsidR="0066308B" w:rsidRDefault="0066308B" w:rsidP="00C53B69">
      <w:pPr>
        <w:rPr>
          <w:rFonts w:eastAsia="맑은 고딕"/>
        </w:rPr>
      </w:pPr>
      <w:r>
        <w:t>ISO/TS</w:t>
      </w:r>
      <w:r>
        <w:rPr>
          <w:spacing w:val="-4"/>
        </w:rPr>
        <w:t xml:space="preserve"> </w:t>
      </w:r>
      <w:r>
        <w:t>19139:</w:t>
      </w:r>
      <w:ins w:id="1019" w:author="Greenblue" w:date="2024-02-13T15:23:00Z">
        <w:r w:rsidR="00C14682">
          <w:t>2007</w:t>
        </w:r>
      </w:ins>
      <w:r>
        <w:rPr>
          <w:spacing w:val="-3"/>
        </w:rPr>
        <w:t xml:space="preserve"> </w:t>
      </w:r>
      <w:r>
        <w:rPr>
          <w:i/>
        </w:rPr>
        <w:t>Geographic</w:t>
      </w:r>
      <w:r>
        <w:rPr>
          <w:i/>
          <w:spacing w:val="-3"/>
        </w:rPr>
        <w:t xml:space="preserve"> </w:t>
      </w:r>
      <w:r>
        <w:rPr>
          <w:i/>
        </w:rPr>
        <w:t>Information</w:t>
      </w:r>
      <w:r>
        <w:rPr>
          <w:i/>
          <w:spacing w:val="1"/>
        </w:rPr>
        <w:t xml:space="preserve"> </w:t>
      </w:r>
      <w:r>
        <w:rPr>
          <w:i/>
        </w:rPr>
        <w:t>–</w:t>
      </w:r>
      <w:r>
        <w:rPr>
          <w:i/>
          <w:spacing w:val="-2"/>
        </w:rPr>
        <w:t xml:space="preserve"> </w:t>
      </w:r>
      <w:r>
        <w:rPr>
          <w:i/>
        </w:rPr>
        <w:t>Metadata</w:t>
      </w:r>
      <w:r>
        <w:rPr>
          <w:i/>
          <w:spacing w:val="-2"/>
        </w:rPr>
        <w:t xml:space="preserve"> </w:t>
      </w:r>
      <w:r>
        <w:rPr>
          <w:i/>
        </w:rPr>
        <w:t>–</w:t>
      </w:r>
      <w:r>
        <w:rPr>
          <w:i/>
          <w:spacing w:val="-1"/>
        </w:rPr>
        <w:t xml:space="preserve"> </w:t>
      </w:r>
      <w:r>
        <w:rPr>
          <w:i/>
        </w:rPr>
        <w:t>XML</w:t>
      </w:r>
      <w:r>
        <w:rPr>
          <w:i/>
          <w:spacing w:val="-2"/>
        </w:rPr>
        <w:t xml:space="preserve"> </w:t>
      </w:r>
      <w:r>
        <w:rPr>
          <w:i/>
        </w:rPr>
        <w:t>schema</w:t>
      </w:r>
      <w:r>
        <w:rPr>
          <w:i/>
          <w:spacing w:val="-1"/>
        </w:rPr>
        <w:t xml:space="preserve"> </w:t>
      </w:r>
      <w:r>
        <w:rPr>
          <w:i/>
        </w:rPr>
        <w:t>implementation</w:t>
      </w:r>
      <w:r>
        <w:t>.</w:t>
      </w:r>
    </w:p>
    <w:p w14:paraId="568F492B" w14:textId="77777777" w:rsidR="00F61C52" w:rsidRPr="008233BF" w:rsidRDefault="00F61C52" w:rsidP="00666E30">
      <w:pPr>
        <w:pStyle w:val="20"/>
      </w:pPr>
      <w:bookmarkStart w:id="1020" w:name="_Toc225648274"/>
      <w:bookmarkStart w:id="1021" w:name="_Toc225065131"/>
      <w:bookmarkStart w:id="1022" w:name="_Toc152232532"/>
      <w:bookmarkStart w:id="1023" w:name="_Toc170717183"/>
      <w:r w:rsidRPr="008233BF">
        <w:lastRenderedPageBreak/>
        <w:t xml:space="preserve">Terms, </w:t>
      </w:r>
      <w:r w:rsidRPr="00666E30">
        <w:t>definitions</w:t>
      </w:r>
      <w:r w:rsidRPr="008233BF">
        <w:t xml:space="preserve"> and abbreviations</w:t>
      </w:r>
      <w:bookmarkEnd w:id="1020"/>
      <w:bookmarkEnd w:id="1021"/>
      <w:bookmarkEnd w:id="1022"/>
      <w:bookmarkEnd w:id="1023"/>
    </w:p>
    <w:p w14:paraId="51F6DB66" w14:textId="4986E803" w:rsidR="00BF254A" w:rsidRDefault="00BF254A" w:rsidP="00481CAF">
      <w:pPr>
        <w:pStyle w:val="30"/>
        <w:ind w:hanging="8092"/>
      </w:pPr>
      <w:bookmarkStart w:id="1024" w:name="_Toc152232533"/>
      <w:bookmarkStart w:id="1025" w:name="_Toc225648275"/>
      <w:bookmarkStart w:id="1026" w:name="_Toc225065132"/>
      <w:del w:id="1027" w:author="USER" w:date="2024-03-22T18:40:00Z">
        <w:r w:rsidDel="006A1896">
          <w:delText xml:space="preserve">Use of </w:delText>
        </w:r>
      </w:del>
      <w:bookmarkStart w:id="1028" w:name="_Toc170717184"/>
      <w:r w:rsidR="00481CAF">
        <w:t>Use of Language</w:t>
      </w:r>
      <w:bookmarkEnd w:id="1024"/>
      <w:bookmarkEnd w:id="1028"/>
    </w:p>
    <w:p w14:paraId="22B7BB90" w14:textId="77777777" w:rsidR="00BF254A" w:rsidRPr="006B54D2" w:rsidRDefault="00BF254A" w:rsidP="00DB035D">
      <w:pPr>
        <w:spacing w:after="120"/>
        <w:rPr>
          <w:lang w:val="en-AU"/>
        </w:rPr>
      </w:pPr>
      <w:r w:rsidRPr="006B54D2">
        <w:rPr>
          <w:lang w:val="en-AU"/>
        </w:rPr>
        <w:t>Within this document:</w:t>
      </w:r>
    </w:p>
    <w:p w14:paraId="7DA33B81" w14:textId="77777777" w:rsidR="00BF254A" w:rsidRPr="006B54D2" w:rsidRDefault="00BF254A">
      <w:pPr>
        <w:numPr>
          <w:ilvl w:val="0"/>
          <w:numId w:val="9"/>
        </w:numPr>
        <w:spacing w:after="0" w:line="240" w:lineRule="auto"/>
        <w:rPr>
          <w:lang w:val="en-AU"/>
        </w:rPr>
      </w:pPr>
      <w:r w:rsidRPr="006B54D2">
        <w:rPr>
          <w:lang w:val="en-AU"/>
        </w:rPr>
        <w:t>“Must” indicates a mandatory requirement.</w:t>
      </w:r>
    </w:p>
    <w:p w14:paraId="7A2ECCE7" w14:textId="77777777" w:rsidR="00BF254A" w:rsidRPr="006B54D2" w:rsidRDefault="00BF254A">
      <w:pPr>
        <w:pStyle w:val="24"/>
        <w:numPr>
          <w:ilvl w:val="0"/>
          <w:numId w:val="9"/>
        </w:numPr>
        <w:spacing w:after="0" w:line="240" w:lineRule="auto"/>
        <w:rPr>
          <w:lang w:val="en-AU"/>
        </w:rPr>
      </w:pPr>
      <w:r w:rsidRPr="006B54D2">
        <w:rPr>
          <w:lang w:val="en-AU"/>
        </w:rPr>
        <w:t>“Should” indicates an optional requirement, that is the recommended process to be followed, but is not mandatory.</w:t>
      </w:r>
    </w:p>
    <w:p w14:paraId="7077C2A9" w14:textId="77777777" w:rsidR="00BF254A" w:rsidRDefault="00BF254A">
      <w:pPr>
        <w:numPr>
          <w:ilvl w:val="0"/>
          <w:numId w:val="9"/>
        </w:numPr>
        <w:spacing w:after="0" w:line="240" w:lineRule="auto"/>
        <w:rPr>
          <w:lang w:val="en-AU"/>
        </w:rPr>
      </w:pPr>
      <w:r w:rsidRPr="006B54D2">
        <w:rPr>
          <w:lang w:val="en-AU"/>
        </w:rPr>
        <w:t>“May” means “allowed to” or “could possibly”, and is not mandatory.</w:t>
      </w:r>
    </w:p>
    <w:p w14:paraId="3D73BA44" w14:textId="77777777" w:rsidR="00C53B69" w:rsidRDefault="00C53B69" w:rsidP="00C43CD4">
      <w:pPr>
        <w:spacing w:after="0" w:line="240" w:lineRule="auto"/>
        <w:rPr>
          <w:lang w:val="en-AU"/>
        </w:rPr>
      </w:pPr>
    </w:p>
    <w:p w14:paraId="3E507CAC" w14:textId="77777777" w:rsidR="00B1567B" w:rsidRPr="008233BF" w:rsidRDefault="00B1567B" w:rsidP="00B1567B">
      <w:pPr>
        <w:pStyle w:val="30"/>
        <w:ind w:hanging="8092"/>
      </w:pPr>
      <w:bookmarkStart w:id="1029" w:name="_Toc152232534"/>
      <w:bookmarkStart w:id="1030" w:name="_Toc170717185"/>
      <w:bookmarkEnd w:id="1025"/>
      <w:bookmarkEnd w:id="1026"/>
      <w:r w:rsidRPr="008233BF">
        <w:t>Terms and Definitions</w:t>
      </w:r>
      <w:bookmarkEnd w:id="1029"/>
      <w:bookmarkEnd w:id="1030"/>
    </w:p>
    <w:p w14:paraId="48884E3C" w14:textId="4DAA471B" w:rsidR="00C43CD4" w:rsidRDefault="00C43CD4" w:rsidP="00C43CD4">
      <w:r w:rsidRPr="00C43CD4">
        <w:t xml:space="preserve">The S-100 framework is based on the ISO 19100 series of geographic standards. The terms and definitions provided here are used to standardize the nomenclature found within that framework, whenever possible. They are taken from the references cited in clause </w:t>
      </w:r>
      <w:ins w:id="1031" w:author="Greenblue" w:date="2024-02-13T15:27:00Z">
        <w:r w:rsidR="00E61348">
          <w:t>1.2</w:t>
        </w:r>
      </w:ins>
      <w:del w:id="1032" w:author="Greenblue" w:date="2024-02-13T15:27:00Z">
        <w:r w:rsidRPr="00C43CD4" w:rsidDel="00E61348">
          <w:delText>2.1</w:delText>
        </w:r>
      </w:del>
      <w:r w:rsidRPr="00C43CD4">
        <w:t xml:space="preserve">. Modifications have been made when necessary. </w:t>
      </w:r>
    </w:p>
    <w:p w14:paraId="7488AFAE" w14:textId="77777777" w:rsidR="00C43CD4" w:rsidRPr="00C43CD4" w:rsidRDefault="00C43CD4" w:rsidP="002243FE">
      <w:pPr>
        <w:pStyle w:val="afff7"/>
        <w:spacing w:line="276" w:lineRule="auto"/>
        <w:rPr>
          <w:b/>
          <w:bCs/>
        </w:rPr>
      </w:pPr>
      <w:r w:rsidRPr="00C43CD4">
        <w:rPr>
          <w:b/>
          <w:bCs/>
        </w:rPr>
        <w:t xml:space="preserve">Application </w:t>
      </w:r>
    </w:p>
    <w:p w14:paraId="2618DF26" w14:textId="37A3DB23" w:rsidR="00613C3A" w:rsidRPr="00613C3A" w:rsidRDefault="00C43CD4" w:rsidP="002243FE">
      <w:pPr>
        <w:pStyle w:val="afff7"/>
        <w:spacing w:after="100" w:line="276" w:lineRule="auto"/>
      </w:pPr>
      <w:r w:rsidRPr="00C43CD4">
        <w:t>Manipulation and processing of data in support of user requirements (ISO 19101).</w:t>
      </w:r>
    </w:p>
    <w:p w14:paraId="2F2D82A3" w14:textId="77777777" w:rsidR="00C43CD4" w:rsidRPr="00C43CD4" w:rsidRDefault="00C43CD4" w:rsidP="002243FE">
      <w:pPr>
        <w:pStyle w:val="afff7"/>
        <w:spacing w:line="276" w:lineRule="auto"/>
        <w:rPr>
          <w:b/>
          <w:bCs/>
        </w:rPr>
      </w:pPr>
      <w:r w:rsidRPr="00C43CD4">
        <w:rPr>
          <w:b/>
          <w:bCs/>
        </w:rPr>
        <w:t xml:space="preserve">Application Schema </w:t>
      </w:r>
    </w:p>
    <w:p w14:paraId="05B4C893" w14:textId="09123E83" w:rsidR="00613C3A" w:rsidRPr="00613C3A" w:rsidRDefault="00C43CD4" w:rsidP="002243FE">
      <w:pPr>
        <w:pStyle w:val="afff7"/>
        <w:spacing w:after="100" w:line="276" w:lineRule="auto"/>
      </w:pPr>
      <w:r w:rsidRPr="00C43CD4">
        <w:t>Conceptual schema for data required by one or more applications (ISO 19101).</w:t>
      </w:r>
    </w:p>
    <w:p w14:paraId="7A9E5D12" w14:textId="77777777" w:rsidR="00C43CD4" w:rsidRPr="00C43CD4" w:rsidRDefault="00C43CD4" w:rsidP="002243FE">
      <w:pPr>
        <w:pStyle w:val="afff7"/>
        <w:spacing w:line="276" w:lineRule="auto"/>
        <w:rPr>
          <w:b/>
          <w:bCs/>
        </w:rPr>
      </w:pPr>
      <w:r w:rsidRPr="00C43CD4">
        <w:rPr>
          <w:b/>
          <w:bCs/>
        </w:rPr>
        <w:t xml:space="preserve">Conceptual Model </w:t>
      </w:r>
    </w:p>
    <w:p w14:paraId="50FCBA92" w14:textId="7C006EB4" w:rsidR="00613C3A" w:rsidRPr="00613C3A" w:rsidRDefault="00C43CD4" w:rsidP="002243FE">
      <w:pPr>
        <w:pStyle w:val="afff7"/>
        <w:spacing w:after="100" w:line="276" w:lineRule="auto"/>
      </w:pPr>
      <w:r w:rsidRPr="00C43CD4">
        <w:t>Model that defines concepts of a universe of discourse (ISO 19101).</w:t>
      </w:r>
    </w:p>
    <w:p w14:paraId="4F13B8F0" w14:textId="68639FF7" w:rsidR="00C43CD4" w:rsidRPr="00C43CD4" w:rsidRDefault="00C43CD4" w:rsidP="002243FE">
      <w:pPr>
        <w:pStyle w:val="afff7"/>
        <w:spacing w:line="276" w:lineRule="auto"/>
        <w:rPr>
          <w:b/>
          <w:bCs/>
        </w:rPr>
      </w:pPr>
      <w:r w:rsidRPr="00C43CD4">
        <w:rPr>
          <w:b/>
          <w:bCs/>
        </w:rPr>
        <w:t xml:space="preserve">Conceptual Schema </w:t>
      </w:r>
    </w:p>
    <w:p w14:paraId="0F19F192" w14:textId="5AE0C55D" w:rsidR="00613C3A" w:rsidRPr="00613C3A" w:rsidRDefault="00C43CD4" w:rsidP="002243FE">
      <w:pPr>
        <w:pStyle w:val="afff7"/>
        <w:spacing w:after="100" w:line="276" w:lineRule="auto"/>
      </w:pPr>
      <w:r w:rsidRPr="00C43CD4">
        <w:t>Formal description of a conceptual model (ISO 19101).</w:t>
      </w:r>
    </w:p>
    <w:p w14:paraId="6A7210EF" w14:textId="2EBD07B5" w:rsidR="00613C3A" w:rsidRPr="00613C3A" w:rsidRDefault="00C43CD4" w:rsidP="002243FE">
      <w:pPr>
        <w:pStyle w:val="afff7"/>
        <w:spacing w:line="276" w:lineRule="auto"/>
        <w:rPr>
          <w:b/>
          <w:bCs/>
        </w:rPr>
      </w:pPr>
      <w:r w:rsidRPr="00C43CD4">
        <w:rPr>
          <w:b/>
          <w:bCs/>
        </w:rPr>
        <w:t xml:space="preserve">Coverage </w:t>
      </w:r>
    </w:p>
    <w:p w14:paraId="45EAE83F" w14:textId="241AAF59" w:rsidR="00C43CD4" w:rsidRDefault="00C43CD4" w:rsidP="002243FE">
      <w:pPr>
        <w:pStyle w:val="afff7"/>
        <w:spacing w:line="276" w:lineRule="auto"/>
      </w:pPr>
      <w:r w:rsidRPr="00C43CD4">
        <w:rPr>
          <w:b/>
          <w:bCs/>
        </w:rPr>
        <w:t>Feature</w:t>
      </w:r>
      <w:r w:rsidRPr="00C43CD4">
        <w:t xml:space="preserve"> that acts as a function to return values from its range for any direct position within its spatial, temporal or spatiotemporal </w:t>
      </w:r>
      <w:r w:rsidRPr="00C43CD4">
        <w:rPr>
          <w:b/>
          <w:bCs/>
        </w:rPr>
        <w:t>domain</w:t>
      </w:r>
      <w:r w:rsidRPr="00C43CD4">
        <w:t xml:space="preserve"> (ISO 19123).</w:t>
      </w:r>
    </w:p>
    <w:p w14:paraId="5ABFD2E4" w14:textId="64C7A674" w:rsidR="002243FE" w:rsidRPr="00613C3A" w:rsidRDefault="00C43CD4" w:rsidP="002243FE">
      <w:pPr>
        <w:pStyle w:val="afff7"/>
        <w:spacing w:after="120" w:line="276" w:lineRule="auto"/>
      </w:pPr>
      <w:r w:rsidRPr="00C43CD4">
        <w:t>EXAMPLE: Raster image, polygon overlay, digital elevation matrix.</w:t>
      </w:r>
    </w:p>
    <w:p w14:paraId="73425502" w14:textId="4F09D562" w:rsidR="00C43CD4" w:rsidRPr="00C43CD4" w:rsidRDefault="00C43CD4" w:rsidP="002243FE">
      <w:pPr>
        <w:pStyle w:val="afff7"/>
        <w:spacing w:line="276" w:lineRule="auto"/>
        <w:rPr>
          <w:b/>
          <w:bCs/>
        </w:rPr>
      </w:pPr>
      <w:r w:rsidRPr="00C43CD4">
        <w:rPr>
          <w:b/>
          <w:bCs/>
        </w:rPr>
        <w:t xml:space="preserve">Data Product </w:t>
      </w:r>
    </w:p>
    <w:p w14:paraId="7B4699AD" w14:textId="4231E62F" w:rsidR="00613C3A" w:rsidRPr="00613C3A" w:rsidRDefault="00C43CD4" w:rsidP="002243FE">
      <w:pPr>
        <w:pStyle w:val="afff7"/>
        <w:spacing w:after="100" w:line="276" w:lineRule="auto"/>
      </w:pPr>
      <w:r w:rsidRPr="00C43CD4">
        <w:rPr>
          <w:b/>
          <w:bCs/>
        </w:rPr>
        <w:t>Dataset</w:t>
      </w:r>
      <w:r w:rsidRPr="00C43CD4">
        <w:t xml:space="preserve"> or </w:t>
      </w:r>
      <w:r w:rsidRPr="00C43CD4">
        <w:rPr>
          <w:b/>
          <w:bCs/>
        </w:rPr>
        <w:t>dataset series</w:t>
      </w:r>
      <w:r w:rsidRPr="00C43CD4">
        <w:t xml:space="preserve"> that conforms to a </w:t>
      </w:r>
      <w:r w:rsidRPr="00C43CD4">
        <w:rPr>
          <w:b/>
          <w:bCs/>
        </w:rPr>
        <w:t>data Product Specification</w:t>
      </w:r>
      <w:r w:rsidRPr="00C43CD4">
        <w:t>.</w:t>
      </w:r>
    </w:p>
    <w:p w14:paraId="1AB32722" w14:textId="49B68CDB" w:rsidR="00C43CD4" w:rsidRPr="00C43CD4" w:rsidRDefault="00C43CD4" w:rsidP="002243FE">
      <w:pPr>
        <w:pStyle w:val="afff7"/>
        <w:spacing w:line="276" w:lineRule="auto"/>
        <w:rPr>
          <w:b/>
          <w:bCs/>
        </w:rPr>
      </w:pPr>
      <w:r w:rsidRPr="00C43CD4">
        <w:rPr>
          <w:b/>
          <w:bCs/>
        </w:rPr>
        <w:t xml:space="preserve">Data Product Specification </w:t>
      </w:r>
    </w:p>
    <w:p w14:paraId="680ED6A0" w14:textId="240488D9" w:rsidR="00C43CD4" w:rsidRDefault="00C43CD4" w:rsidP="002243FE">
      <w:pPr>
        <w:pStyle w:val="afff7"/>
        <w:spacing w:line="276" w:lineRule="auto"/>
      </w:pPr>
      <w:r w:rsidRPr="00C43CD4">
        <w:t xml:space="preserve">Detailed description of a </w:t>
      </w:r>
      <w:r w:rsidRPr="00C43CD4">
        <w:rPr>
          <w:b/>
          <w:bCs/>
        </w:rPr>
        <w:t>dataset</w:t>
      </w:r>
      <w:r w:rsidRPr="00C43CD4">
        <w:t xml:space="preserve"> or </w:t>
      </w:r>
      <w:r w:rsidRPr="00C43CD4">
        <w:rPr>
          <w:b/>
          <w:bCs/>
        </w:rPr>
        <w:t>dataset series</w:t>
      </w:r>
      <w:r w:rsidRPr="00C43CD4">
        <w:t xml:space="preserve"> together with additional information that will enable it to be created, supplied to, and used by another party</w:t>
      </w:r>
      <w:r w:rsidR="00613C3A">
        <w:t>.</w:t>
      </w:r>
    </w:p>
    <w:p w14:paraId="43FAFAB3" w14:textId="427CAB2C" w:rsidR="00C43CD4" w:rsidRDefault="00C43CD4" w:rsidP="002243FE">
      <w:pPr>
        <w:pStyle w:val="afff7"/>
        <w:spacing w:after="100" w:line="276" w:lineRule="auto"/>
      </w:pPr>
      <w:r w:rsidRPr="00C43CD4">
        <w:t>NOTE: A data Product Specification provides a description of the universe of discourse and a specification for mapping the universe of discourse to a dataset. It may be used for production, sales, end-use, or other purpose</w:t>
      </w:r>
      <w:r w:rsidR="00613C3A" w:rsidRPr="00C43CD4">
        <w:t>.</w:t>
      </w:r>
    </w:p>
    <w:p w14:paraId="34A18CB3" w14:textId="4FFF77BC" w:rsidR="00C43CD4" w:rsidRPr="00C43CD4" w:rsidRDefault="00C43CD4" w:rsidP="002243FE">
      <w:pPr>
        <w:pStyle w:val="afff7"/>
        <w:spacing w:line="276" w:lineRule="auto"/>
        <w:rPr>
          <w:b/>
          <w:bCs/>
        </w:rPr>
      </w:pPr>
      <w:r w:rsidRPr="00C43CD4">
        <w:rPr>
          <w:b/>
          <w:bCs/>
        </w:rPr>
        <w:t xml:space="preserve">Dataset </w:t>
      </w:r>
    </w:p>
    <w:p w14:paraId="64D45B07" w14:textId="77777777" w:rsidR="00C43CD4" w:rsidRDefault="00C43CD4" w:rsidP="002243FE">
      <w:pPr>
        <w:pStyle w:val="afff7"/>
        <w:spacing w:line="276" w:lineRule="auto"/>
      </w:pPr>
      <w:r w:rsidRPr="00C43CD4">
        <w:t xml:space="preserve">Identifiable collection of data (ISO 19115). </w:t>
      </w:r>
    </w:p>
    <w:p w14:paraId="5B04CAEC" w14:textId="77777777" w:rsidR="00C43CD4" w:rsidRDefault="00C43CD4" w:rsidP="002243FE">
      <w:pPr>
        <w:pStyle w:val="afff7"/>
        <w:spacing w:after="100" w:line="276" w:lineRule="auto"/>
      </w:pPr>
      <w:r w:rsidRPr="00C43CD4">
        <w:t xml:space="preserve">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 </w:t>
      </w:r>
    </w:p>
    <w:p w14:paraId="3CC5A395" w14:textId="77777777" w:rsidR="00C43CD4" w:rsidRPr="00C43CD4" w:rsidRDefault="00C43CD4" w:rsidP="002243FE">
      <w:pPr>
        <w:pStyle w:val="afff7"/>
        <w:spacing w:line="276" w:lineRule="auto"/>
        <w:rPr>
          <w:b/>
          <w:bCs/>
        </w:rPr>
      </w:pPr>
      <w:r w:rsidRPr="00C43CD4">
        <w:rPr>
          <w:b/>
          <w:bCs/>
        </w:rPr>
        <w:t xml:space="preserve">Dataset Series </w:t>
      </w:r>
    </w:p>
    <w:p w14:paraId="59C6AD4C" w14:textId="220BD58C" w:rsidR="00C43CD4" w:rsidRDefault="00C43CD4" w:rsidP="002243FE">
      <w:pPr>
        <w:pStyle w:val="afff7"/>
        <w:spacing w:after="100" w:line="276" w:lineRule="auto"/>
      </w:pPr>
      <w:r w:rsidRPr="00C43CD4">
        <w:t xml:space="preserve">Collection of </w:t>
      </w:r>
      <w:r w:rsidRPr="00C43CD4">
        <w:rPr>
          <w:b/>
          <w:bCs/>
        </w:rPr>
        <w:t>datasets</w:t>
      </w:r>
      <w:r w:rsidRPr="00C43CD4">
        <w:t xml:space="preserve"> sharing common characteristics (ISO </w:t>
      </w:r>
      <w:ins w:id="1033" w:author="Greenblue" w:date="2024-10-02T17:57:00Z">
        <w:r w:rsidR="007A54FD">
          <w:t>c</w:t>
        </w:r>
      </w:ins>
      <w:r w:rsidRPr="00C43CD4">
        <w:t>19115).</w:t>
      </w:r>
    </w:p>
    <w:p w14:paraId="4BAAF4B0" w14:textId="77777777" w:rsidR="00C43CD4" w:rsidRPr="00C43CD4" w:rsidRDefault="00C43CD4" w:rsidP="002243FE">
      <w:pPr>
        <w:pStyle w:val="afff7"/>
        <w:spacing w:line="276" w:lineRule="auto"/>
        <w:rPr>
          <w:b/>
          <w:bCs/>
        </w:rPr>
      </w:pPr>
      <w:r w:rsidRPr="00C43CD4">
        <w:rPr>
          <w:b/>
          <w:bCs/>
        </w:rPr>
        <w:t xml:space="preserve">Domain </w:t>
      </w:r>
    </w:p>
    <w:p w14:paraId="76B6A788" w14:textId="77777777" w:rsidR="00C43CD4" w:rsidRDefault="00C43CD4" w:rsidP="002243FE">
      <w:pPr>
        <w:pStyle w:val="afff7"/>
        <w:spacing w:line="276" w:lineRule="auto"/>
      </w:pPr>
      <w:r w:rsidRPr="00C43CD4">
        <w:t xml:space="preserve">Well-defined set (ISO/TS 19103). </w:t>
      </w:r>
    </w:p>
    <w:p w14:paraId="0F5C3115" w14:textId="77777777" w:rsidR="00C43CD4" w:rsidRDefault="00C43CD4" w:rsidP="002243FE">
      <w:pPr>
        <w:pStyle w:val="afff7"/>
        <w:spacing w:after="100" w:line="276" w:lineRule="auto"/>
      </w:pPr>
      <w:r w:rsidRPr="00C43CD4">
        <w:lastRenderedPageBreak/>
        <w:t xml:space="preserve">NOTE: Well-defined means that the definition is both necessary and sufficient, as everything that satisfies the definition is in the set and everything that does not satisfy the definition is necessarily outside the set. </w:t>
      </w:r>
    </w:p>
    <w:p w14:paraId="785BCE31" w14:textId="77777777" w:rsidR="00C43CD4" w:rsidRPr="00613C3A" w:rsidRDefault="00C43CD4" w:rsidP="002243FE">
      <w:pPr>
        <w:pStyle w:val="afff7"/>
        <w:spacing w:line="276" w:lineRule="auto"/>
        <w:rPr>
          <w:b/>
          <w:bCs/>
        </w:rPr>
      </w:pPr>
      <w:r w:rsidRPr="00613C3A">
        <w:rPr>
          <w:b/>
          <w:bCs/>
        </w:rPr>
        <w:t xml:space="preserve">Feature </w:t>
      </w:r>
    </w:p>
    <w:p w14:paraId="7112FDDE" w14:textId="77777777" w:rsidR="00C43CD4" w:rsidRDefault="00C43CD4" w:rsidP="002243FE">
      <w:pPr>
        <w:pStyle w:val="afff7"/>
        <w:spacing w:line="276" w:lineRule="auto"/>
      </w:pPr>
      <w:r w:rsidRPr="00C43CD4">
        <w:t xml:space="preserve">Abstraction of real world phenomena (ISO 19101). </w:t>
      </w:r>
    </w:p>
    <w:p w14:paraId="35B61D70" w14:textId="31E26EAD" w:rsidR="00C43CD4" w:rsidRDefault="00C43CD4" w:rsidP="002243FE">
      <w:pPr>
        <w:pStyle w:val="afff7"/>
        <w:spacing w:after="100" w:line="276" w:lineRule="auto"/>
      </w:pPr>
      <w:r w:rsidRPr="00C43CD4">
        <w:t>NOTE: A feature can occur as a type or an instance. Feature type or feature instance will be used when only one is meant.</w:t>
      </w:r>
    </w:p>
    <w:p w14:paraId="1A06B1DE" w14:textId="77777777" w:rsidR="00C43CD4" w:rsidRPr="00613C3A" w:rsidRDefault="00C43CD4" w:rsidP="002243FE">
      <w:pPr>
        <w:pStyle w:val="afff7"/>
        <w:spacing w:line="276" w:lineRule="auto"/>
        <w:rPr>
          <w:b/>
          <w:bCs/>
        </w:rPr>
      </w:pPr>
      <w:r w:rsidRPr="00613C3A">
        <w:rPr>
          <w:b/>
          <w:bCs/>
        </w:rPr>
        <w:t xml:space="preserve">Feature Association </w:t>
      </w:r>
    </w:p>
    <w:p w14:paraId="4068216C" w14:textId="77777777" w:rsidR="00C43CD4" w:rsidRDefault="00C43CD4" w:rsidP="002243FE">
      <w:pPr>
        <w:pStyle w:val="afff7"/>
        <w:spacing w:after="100" w:line="276" w:lineRule="auto"/>
      </w:pPr>
      <w:r w:rsidRPr="00C43CD4">
        <w:t xml:space="preserve">Relationship that links instances of one </w:t>
      </w:r>
      <w:r w:rsidRPr="00613C3A">
        <w:rPr>
          <w:b/>
          <w:bCs/>
        </w:rPr>
        <w:t>feature</w:t>
      </w:r>
      <w:r w:rsidRPr="00C43CD4">
        <w:t xml:space="preserve"> type with instances of the same or a different </w:t>
      </w:r>
      <w:r w:rsidRPr="00613C3A">
        <w:rPr>
          <w:b/>
          <w:bCs/>
        </w:rPr>
        <w:t>feature</w:t>
      </w:r>
      <w:r w:rsidRPr="00C43CD4">
        <w:t xml:space="preserve"> type (ISO19110). </w:t>
      </w:r>
    </w:p>
    <w:p w14:paraId="536A4B96" w14:textId="77777777" w:rsidR="00C43CD4" w:rsidRPr="00613C3A" w:rsidRDefault="00C43CD4" w:rsidP="002243FE">
      <w:pPr>
        <w:pStyle w:val="afff7"/>
        <w:spacing w:line="276" w:lineRule="auto"/>
        <w:rPr>
          <w:b/>
          <w:bCs/>
        </w:rPr>
      </w:pPr>
      <w:r w:rsidRPr="00613C3A">
        <w:rPr>
          <w:b/>
          <w:bCs/>
        </w:rPr>
        <w:t xml:space="preserve">Feature Attribute </w:t>
      </w:r>
    </w:p>
    <w:p w14:paraId="20F9040A" w14:textId="77777777" w:rsidR="00C43CD4" w:rsidRDefault="00C43CD4" w:rsidP="002243FE">
      <w:pPr>
        <w:pStyle w:val="afff7"/>
        <w:spacing w:line="276" w:lineRule="auto"/>
      </w:pPr>
      <w:r w:rsidRPr="00C43CD4">
        <w:t xml:space="preserve">Characteristic of a </w:t>
      </w:r>
      <w:r w:rsidRPr="00613C3A">
        <w:rPr>
          <w:b/>
          <w:bCs/>
        </w:rPr>
        <w:t>feature</w:t>
      </w:r>
      <w:r w:rsidRPr="00C43CD4">
        <w:t xml:space="preserve"> (ISO 19101-1:2014, 4.1.12). </w:t>
      </w:r>
    </w:p>
    <w:p w14:paraId="42606D8D" w14:textId="2E2501AD" w:rsidR="00C43CD4" w:rsidRDefault="00C43CD4" w:rsidP="002243FE">
      <w:pPr>
        <w:pStyle w:val="afff7"/>
        <w:spacing w:line="276" w:lineRule="auto"/>
      </w:pPr>
      <w:r w:rsidRPr="00C43CD4">
        <w:t>EXAMPLE 1: A feature attribute named “colour” can have an attribute value “green” which belongs to the data type “text”.</w:t>
      </w:r>
      <w:del w:id="1034" w:author="Greenblue" w:date="2024-02-13T15:34:00Z">
        <w:r w:rsidRPr="00C43CD4" w:rsidDel="00CD54C0">
          <w:delText xml:space="preserve"> Catalogue of Nautical Products 3 S-128 May 2022 Edition 1.0.0</w:delText>
        </w:r>
      </w:del>
      <w:r w:rsidRPr="00C43CD4">
        <w:t xml:space="preserve"> </w:t>
      </w:r>
    </w:p>
    <w:p w14:paraId="2259812D" w14:textId="6B7F4CA5" w:rsidR="00C43CD4" w:rsidRDefault="00C43CD4" w:rsidP="002243FE">
      <w:pPr>
        <w:pStyle w:val="afff7"/>
        <w:spacing w:line="276" w:lineRule="auto"/>
      </w:pPr>
      <w:r w:rsidRPr="00C43CD4">
        <w:t>EXAMPLE 2: A feature attribute named length can have an attribute value “82</w:t>
      </w:r>
      <w:del w:id="1035" w:author="Greenblue" w:date="2024-02-13T15:34:00Z">
        <w:r w:rsidRPr="00C43CD4" w:rsidDel="00CD54C0">
          <w:delText>,</w:delText>
        </w:r>
      </w:del>
      <w:ins w:id="1036" w:author="Greenblue" w:date="2024-02-13T15:34:00Z">
        <w:r w:rsidR="00CD54C0">
          <w:t>.</w:t>
        </w:r>
      </w:ins>
      <w:r w:rsidRPr="00C43CD4">
        <w:t xml:space="preserve">4” which belongs to the data type “real”. </w:t>
      </w:r>
    </w:p>
    <w:p w14:paraId="23A1D6FE" w14:textId="77777777" w:rsidR="00C43CD4" w:rsidRDefault="00C43CD4" w:rsidP="002243FE">
      <w:pPr>
        <w:pStyle w:val="afff7"/>
        <w:spacing w:line="276" w:lineRule="auto"/>
      </w:pPr>
      <w:r w:rsidRPr="00C43CD4">
        <w:t>NOTE 1: A feature attribute has a type name, a data type and a value domain associated to it. A feature attribute for a feature instance also has an attribute value taken from the value domain.</w:t>
      </w:r>
    </w:p>
    <w:p w14:paraId="296C7703" w14:textId="77777777" w:rsidR="00C43CD4" w:rsidRDefault="00C43CD4" w:rsidP="002243FE">
      <w:pPr>
        <w:pStyle w:val="afff7"/>
        <w:spacing w:line="276" w:lineRule="auto"/>
      </w:pPr>
      <w:r w:rsidRPr="00C43CD4">
        <w:t xml:space="preserve">NOTE 2: In a Feature Catalogue a feature attribute can include a value domain but does not specify attribute values for feature instance. </w:t>
      </w:r>
    </w:p>
    <w:p w14:paraId="4BA4E362" w14:textId="77777777" w:rsidR="00C43CD4" w:rsidRDefault="00C43CD4" w:rsidP="002243FE">
      <w:pPr>
        <w:pStyle w:val="afff7"/>
        <w:spacing w:line="276" w:lineRule="auto"/>
      </w:pPr>
      <w:r w:rsidRPr="00C43CD4">
        <w:t xml:space="preserve">NOTE 3: In UML, attribute associations and operations are representation types and are not fundamental to the type of a characteristic nor to the type of feature. All three are equally capable of representing the same characteristics of a feature. Every implementation of a characteristic is allowed to use the representation type that is most appropriate and can use several different representations for a single characteristic if required. </w:t>
      </w:r>
    </w:p>
    <w:p w14:paraId="06C6E922" w14:textId="77777777" w:rsidR="00C43CD4" w:rsidRDefault="00C43CD4" w:rsidP="002243FE">
      <w:pPr>
        <w:pStyle w:val="afff7"/>
        <w:spacing w:after="100" w:line="276" w:lineRule="auto"/>
      </w:pPr>
      <w:r w:rsidRPr="00C43CD4">
        <w:t xml:space="preserve">Feature associations and feature operations therefore are different types of feature attribute, the distinction between them being based on storage and access mechanism rather than semantics. </w:t>
      </w:r>
    </w:p>
    <w:p w14:paraId="17CC28A1" w14:textId="77777777" w:rsidR="00C43CD4" w:rsidRPr="00613C3A" w:rsidRDefault="00C43CD4" w:rsidP="002243FE">
      <w:pPr>
        <w:pStyle w:val="afff7"/>
        <w:spacing w:line="276" w:lineRule="auto"/>
        <w:rPr>
          <w:b/>
          <w:bCs/>
        </w:rPr>
      </w:pPr>
      <w:r w:rsidRPr="00613C3A">
        <w:rPr>
          <w:b/>
          <w:bCs/>
        </w:rPr>
        <w:t xml:space="preserve">Geographic Data </w:t>
      </w:r>
    </w:p>
    <w:p w14:paraId="332A5CB3" w14:textId="77777777" w:rsidR="00C43CD4" w:rsidRDefault="00C43CD4" w:rsidP="002243FE">
      <w:pPr>
        <w:pStyle w:val="afff7"/>
        <w:spacing w:line="276" w:lineRule="auto"/>
      </w:pPr>
      <w:r w:rsidRPr="00C43CD4">
        <w:t xml:space="preserve">Data with implicit or explicit reference to a location relative to the Earth (ISO 19109). </w:t>
      </w:r>
    </w:p>
    <w:p w14:paraId="725C2DAC" w14:textId="4F25C7EB" w:rsidR="00C43CD4" w:rsidRDefault="00C43CD4" w:rsidP="002243FE">
      <w:pPr>
        <w:pStyle w:val="afff7"/>
        <w:spacing w:after="100" w:line="276" w:lineRule="auto"/>
      </w:pPr>
      <w:r w:rsidRPr="00C43CD4">
        <w:t>NOTE: Geographic information is also used as a term for information concerning phenomena implicitly or explicitly associated with a location relative to the Earth.</w:t>
      </w:r>
    </w:p>
    <w:p w14:paraId="211498E6" w14:textId="77777777" w:rsidR="00C43CD4" w:rsidRPr="00613C3A" w:rsidRDefault="00C43CD4" w:rsidP="002243FE">
      <w:pPr>
        <w:pStyle w:val="afff7"/>
        <w:spacing w:line="276" w:lineRule="auto"/>
        <w:rPr>
          <w:b/>
          <w:bCs/>
        </w:rPr>
      </w:pPr>
      <w:r w:rsidRPr="00613C3A">
        <w:rPr>
          <w:b/>
          <w:bCs/>
        </w:rPr>
        <w:t xml:space="preserve">Metadata </w:t>
      </w:r>
    </w:p>
    <w:p w14:paraId="12630B28" w14:textId="14E06CA4" w:rsidR="00C43CD4" w:rsidRDefault="00C43CD4" w:rsidP="002243FE">
      <w:pPr>
        <w:pStyle w:val="afff7"/>
        <w:spacing w:after="100" w:line="276" w:lineRule="auto"/>
      </w:pPr>
      <w:r w:rsidRPr="00C43CD4">
        <w:t>Information about a resource</w:t>
      </w:r>
      <w:del w:id="1037" w:author="Greenblue" w:date="2024-02-13T15:34:00Z">
        <w:r w:rsidRPr="00C43CD4" w:rsidDel="00CD54C0">
          <w:delText>”</w:delText>
        </w:r>
      </w:del>
      <w:r w:rsidRPr="00C43CD4">
        <w:t xml:space="preserve"> (ISO 19115 – 1: 2014, 4.10). </w:t>
      </w:r>
    </w:p>
    <w:p w14:paraId="7D233481" w14:textId="77777777" w:rsidR="00C43CD4" w:rsidRPr="00613C3A" w:rsidRDefault="00C43CD4" w:rsidP="002243FE">
      <w:pPr>
        <w:pStyle w:val="afff7"/>
        <w:spacing w:line="276" w:lineRule="auto"/>
        <w:rPr>
          <w:b/>
          <w:bCs/>
        </w:rPr>
      </w:pPr>
      <w:r w:rsidRPr="00613C3A">
        <w:rPr>
          <w:b/>
          <w:bCs/>
        </w:rPr>
        <w:t xml:space="preserve">Model </w:t>
      </w:r>
    </w:p>
    <w:p w14:paraId="4C519479" w14:textId="77777777" w:rsidR="00C43CD4" w:rsidRDefault="00C43CD4" w:rsidP="002243FE">
      <w:pPr>
        <w:pStyle w:val="afff7"/>
        <w:spacing w:after="100" w:line="276" w:lineRule="auto"/>
      </w:pPr>
      <w:r w:rsidRPr="00C43CD4">
        <w:t xml:space="preserve">Abstraction of some aspects of reality (ISO 19109). </w:t>
      </w:r>
    </w:p>
    <w:p w14:paraId="23A34864" w14:textId="77777777" w:rsidR="00C43CD4" w:rsidRPr="00613C3A" w:rsidRDefault="00C43CD4" w:rsidP="002243FE">
      <w:pPr>
        <w:pStyle w:val="afff7"/>
        <w:spacing w:line="276" w:lineRule="auto"/>
        <w:rPr>
          <w:b/>
          <w:bCs/>
        </w:rPr>
      </w:pPr>
      <w:r w:rsidRPr="00613C3A">
        <w:rPr>
          <w:b/>
          <w:bCs/>
        </w:rPr>
        <w:t xml:space="preserve">Portrayal </w:t>
      </w:r>
    </w:p>
    <w:p w14:paraId="53D9DA1B" w14:textId="77777777" w:rsidR="00C43CD4" w:rsidRDefault="00C43CD4" w:rsidP="002243FE">
      <w:pPr>
        <w:pStyle w:val="afff7"/>
        <w:spacing w:line="276" w:lineRule="auto"/>
      </w:pPr>
      <w:r w:rsidRPr="00C43CD4">
        <w:t xml:space="preserve">Presentation of information to humans (ISO 19117). </w:t>
      </w:r>
    </w:p>
    <w:p w14:paraId="44001015" w14:textId="77777777" w:rsidR="00C43CD4" w:rsidRDefault="00C43CD4" w:rsidP="002243FE">
      <w:pPr>
        <w:pStyle w:val="afff7"/>
        <w:spacing w:after="100" w:line="276" w:lineRule="auto"/>
      </w:pPr>
      <w:r w:rsidRPr="00C43CD4">
        <w:t xml:space="preserve">NOTE: Within the scope of this International Standard Portrayal is restricted to the portrayal of geographic information” (ISO 19117:2012; 4.20). </w:t>
      </w:r>
    </w:p>
    <w:p w14:paraId="2D26DCFA" w14:textId="77777777" w:rsidR="00C43CD4" w:rsidRPr="00613C3A" w:rsidRDefault="00C43CD4" w:rsidP="002243FE">
      <w:pPr>
        <w:pStyle w:val="afff7"/>
        <w:spacing w:line="276" w:lineRule="auto"/>
        <w:rPr>
          <w:b/>
          <w:bCs/>
        </w:rPr>
      </w:pPr>
      <w:r w:rsidRPr="00613C3A">
        <w:rPr>
          <w:b/>
          <w:bCs/>
        </w:rPr>
        <w:t xml:space="preserve">Quality </w:t>
      </w:r>
    </w:p>
    <w:p w14:paraId="3B4A7BEE" w14:textId="77777777" w:rsidR="00C43CD4" w:rsidRDefault="00C43CD4" w:rsidP="002243FE">
      <w:pPr>
        <w:pStyle w:val="afff7"/>
        <w:spacing w:after="100" w:line="276" w:lineRule="auto"/>
      </w:pPr>
      <w:r w:rsidRPr="00C43CD4">
        <w:t xml:space="preserve">Totality of characteristics of a product that bear on its ability to satisfy stated and implied needs (ISO 19101). </w:t>
      </w:r>
    </w:p>
    <w:p w14:paraId="7EAB21DD" w14:textId="77777777" w:rsidR="00C43CD4" w:rsidRPr="00613C3A" w:rsidRDefault="00C43CD4" w:rsidP="002243FE">
      <w:pPr>
        <w:pStyle w:val="afff7"/>
        <w:spacing w:line="276" w:lineRule="auto"/>
        <w:rPr>
          <w:b/>
          <w:bCs/>
        </w:rPr>
      </w:pPr>
      <w:r w:rsidRPr="00613C3A">
        <w:rPr>
          <w:b/>
          <w:bCs/>
        </w:rPr>
        <w:t xml:space="preserve">Universe of Discourse </w:t>
      </w:r>
    </w:p>
    <w:p w14:paraId="53BE1715" w14:textId="338133C0" w:rsidR="00DA4B97" w:rsidRDefault="00C43CD4" w:rsidP="002243FE">
      <w:pPr>
        <w:pStyle w:val="afff7"/>
        <w:spacing w:line="276" w:lineRule="auto"/>
      </w:pPr>
      <w:r w:rsidRPr="00C43CD4">
        <w:t>View of the real or hypothetical world that includes everything of interest (ISO 19101).</w:t>
      </w:r>
    </w:p>
    <w:p w14:paraId="40084565" w14:textId="77777777" w:rsidR="00C43CD4" w:rsidRPr="00C43CD4" w:rsidRDefault="00C43CD4" w:rsidP="00C43CD4">
      <w:pPr>
        <w:pStyle w:val="afff7"/>
      </w:pPr>
    </w:p>
    <w:p w14:paraId="5332F358" w14:textId="77777777" w:rsidR="009D5DE0" w:rsidRPr="008233BF" w:rsidRDefault="009D5DE0" w:rsidP="009D5DE0">
      <w:pPr>
        <w:pStyle w:val="30"/>
        <w:ind w:left="1418" w:hanging="1418"/>
      </w:pPr>
      <w:bookmarkStart w:id="1038" w:name="_Toc225648276"/>
      <w:bookmarkStart w:id="1039" w:name="_Toc225065133"/>
      <w:bookmarkStart w:id="1040" w:name="_Toc152232535"/>
      <w:bookmarkStart w:id="1041" w:name="_Toc170717186"/>
      <w:r w:rsidRPr="008233BF">
        <w:t>Abbreviations</w:t>
      </w:r>
      <w:bookmarkEnd w:id="1038"/>
      <w:bookmarkEnd w:id="1039"/>
      <w:bookmarkEnd w:id="1040"/>
      <w:bookmarkEnd w:id="1041"/>
    </w:p>
    <w:p w14:paraId="106AFA9D" w14:textId="4C83CA6F" w:rsidR="00724FEE" w:rsidRPr="00B436FA" w:rsidRDefault="00B436FA" w:rsidP="00972855">
      <w:pPr>
        <w:pStyle w:val="note0"/>
        <w:rPr>
          <w:i w:val="0"/>
          <w:iCs/>
          <w:color w:val="auto"/>
        </w:rPr>
      </w:pPr>
      <w:r w:rsidRPr="00B436FA">
        <w:rPr>
          <w:i w:val="0"/>
          <w:iCs/>
          <w:color w:val="auto"/>
        </w:rPr>
        <w:t>This Product Specification adopts the following conve</w:t>
      </w:r>
      <w:ins w:id="1042" w:author="Greenblue" w:date="2024-02-13T15:33:00Z">
        <w:r w:rsidR="00562AA8">
          <w:rPr>
            <w:i w:val="0"/>
            <w:iCs/>
            <w:color w:val="auto"/>
          </w:rPr>
          <w:t>n</w:t>
        </w:r>
      </w:ins>
      <w:r w:rsidRPr="00B436FA">
        <w:rPr>
          <w:i w:val="0"/>
          <w:iCs/>
          <w:color w:val="auto"/>
        </w:rPr>
        <w:t xml:space="preserve">tion for symbols and abbreviated terms: </w:t>
      </w:r>
    </w:p>
    <w:p w14:paraId="05743A70" w14:textId="71FA2284" w:rsidR="00B436FA" w:rsidRDefault="00B436FA" w:rsidP="00E92F09">
      <w:pPr>
        <w:pStyle w:val="afff7"/>
        <w:spacing w:after="100"/>
        <w:rPr>
          <w:ins w:id="1043" w:author="Greenblue" w:date="2024-09-10T10:14:00Z"/>
        </w:rPr>
      </w:pPr>
      <w:r w:rsidRPr="00B436FA">
        <w:lastRenderedPageBreak/>
        <w:t>ASCII</w:t>
      </w:r>
      <w:r w:rsidR="00E92F09">
        <w:tab/>
      </w:r>
      <w:r w:rsidR="00E92F09">
        <w:tab/>
        <w:t>American</w:t>
      </w:r>
      <w:r w:rsidR="00E92F09">
        <w:rPr>
          <w:spacing w:val="-2"/>
        </w:rPr>
        <w:t xml:space="preserve"> </w:t>
      </w:r>
      <w:r w:rsidR="00E92F09">
        <w:t>Standard</w:t>
      </w:r>
      <w:r w:rsidR="00E92F09">
        <w:rPr>
          <w:spacing w:val="2"/>
        </w:rPr>
        <w:t xml:space="preserve"> </w:t>
      </w:r>
      <w:r w:rsidR="00E92F09">
        <w:t>Code</w:t>
      </w:r>
      <w:r w:rsidR="00E92F09">
        <w:rPr>
          <w:spacing w:val="-1"/>
        </w:rPr>
        <w:t xml:space="preserve"> </w:t>
      </w:r>
      <w:r w:rsidR="00E92F09">
        <w:t>for</w:t>
      </w:r>
      <w:r w:rsidR="00E92F09">
        <w:rPr>
          <w:spacing w:val="-1"/>
        </w:rPr>
        <w:t xml:space="preserve"> </w:t>
      </w:r>
      <w:r w:rsidR="00E92F09">
        <w:t>Information</w:t>
      </w:r>
      <w:r w:rsidR="00E92F09">
        <w:rPr>
          <w:spacing w:val="-2"/>
        </w:rPr>
        <w:t xml:space="preserve"> </w:t>
      </w:r>
      <w:r w:rsidR="00E92F09">
        <w:t>Interchange</w:t>
      </w:r>
    </w:p>
    <w:p w14:paraId="240B12F2" w14:textId="1F0E0FBE" w:rsidR="00D02008" w:rsidRPr="00D02008" w:rsidRDefault="00D02008" w:rsidP="00E92F09">
      <w:pPr>
        <w:pStyle w:val="afff7"/>
        <w:spacing w:after="100"/>
        <w:rPr>
          <w:ins w:id="1044" w:author="Greenblue" w:date="2024-09-10T10:13:00Z"/>
          <w:rFonts w:eastAsiaTheme="minorEastAsia"/>
          <w:lang w:eastAsia="ko-KR"/>
        </w:rPr>
      </w:pPr>
      <w:ins w:id="1045" w:author="Greenblue" w:date="2024-09-10T10:14:00Z">
        <w:r>
          <w:rPr>
            <w:rFonts w:eastAsiaTheme="minorEastAsia" w:hint="eastAsia"/>
            <w:lang w:eastAsia="ko-KR"/>
          </w:rPr>
          <w:t>C</w:t>
        </w:r>
        <w:r>
          <w:rPr>
            <w:rFonts w:eastAsiaTheme="minorEastAsia"/>
            <w:lang w:eastAsia="ko-KR"/>
          </w:rPr>
          <w:t>NP           Catalogue</w:t>
        </w:r>
        <w:r w:rsidR="00556F1C">
          <w:rPr>
            <w:rFonts w:eastAsiaTheme="minorEastAsia"/>
            <w:lang w:eastAsia="ko-KR"/>
          </w:rPr>
          <w:t xml:space="preserve"> of</w:t>
        </w:r>
        <w:r>
          <w:rPr>
            <w:rFonts w:eastAsiaTheme="minorEastAsia"/>
            <w:lang w:eastAsia="ko-KR"/>
          </w:rPr>
          <w:t xml:space="preserve"> Nautical Product</w:t>
        </w:r>
        <w:r w:rsidR="00556F1C">
          <w:rPr>
            <w:rFonts w:eastAsiaTheme="minorEastAsia"/>
            <w:lang w:eastAsia="ko-KR"/>
          </w:rPr>
          <w:t>s</w:t>
        </w:r>
      </w:ins>
    </w:p>
    <w:p w14:paraId="21D025D8" w14:textId="327AC9E6" w:rsidR="00BA7A85" w:rsidRPr="00BA7A85" w:rsidRDefault="00BA7A85" w:rsidP="00E92F09">
      <w:pPr>
        <w:pStyle w:val="afff7"/>
        <w:spacing w:after="100"/>
        <w:rPr>
          <w:rFonts w:eastAsiaTheme="minorEastAsia"/>
          <w:lang w:eastAsia="ko-KR"/>
        </w:rPr>
      </w:pPr>
      <w:ins w:id="1046" w:author="Greenblue" w:date="2024-09-10T10:13:00Z">
        <w:r>
          <w:rPr>
            <w:rFonts w:eastAsiaTheme="minorEastAsia"/>
            <w:lang w:eastAsia="ko-KR"/>
          </w:rPr>
          <w:t>DCEG        Data Classification and Encoding Guide</w:t>
        </w:r>
      </w:ins>
    </w:p>
    <w:p w14:paraId="2EE3D2E0" w14:textId="77793787" w:rsidR="00E92F09" w:rsidRDefault="00E92F09" w:rsidP="00E92F09">
      <w:pPr>
        <w:pStyle w:val="afff7"/>
        <w:spacing w:after="100"/>
      </w:pPr>
      <w:r>
        <w:t>ECDIS</w:t>
      </w:r>
      <w:r>
        <w:tab/>
      </w:r>
      <w:r>
        <w:tab/>
        <w:t>Electronic Chart Display and Information Systems</w:t>
      </w:r>
    </w:p>
    <w:p w14:paraId="5A3BDC59" w14:textId="77A662D7" w:rsidR="00E92F09" w:rsidRDefault="00E92F09" w:rsidP="00E92F09">
      <w:pPr>
        <w:pStyle w:val="afff7"/>
        <w:spacing w:after="100"/>
      </w:pPr>
      <w:r>
        <w:t xml:space="preserve">ENC </w:t>
      </w:r>
      <w:r>
        <w:tab/>
      </w:r>
      <w:r>
        <w:tab/>
        <w:t>Electronic</w:t>
      </w:r>
      <w:r>
        <w:rPr>
          <w:spacing w:val="-1"/>
        </w:rPr>
        <w:t xml:space="preserve"> </w:t>
      </w:r>
      <w:r>
        <w:t>Navigational</w:t>
      </w:r>
      <w:r>
        <w:rPr>
          <w:spacing w:val="-2"/>
        </w:rPr>
        <w:t xml:space="preserve"> </w:t>
      </w:r>
      <w:r>
        <w:t>Chart</w:t>
      </w:r>
    </w:p>
    <w:p w14:paraId="40FEF133" w14:textId="2DD865AC" w:rsidR="00E92F09" w:rsidRDefault="00E92F09" w:rsidP="00E92F09">
      <w:pPr>
        <w:pStyle w:val="afff7"/>
        <w:spacing w:after="100"/>
      </w:pPr>
      <w:r>
        <w:t xml:space="preserve">GML </w:t>
      </w:r>
      <w:r>
        <w:tab/>
      </w:r>
      <w:r>
        <w:tab/>
        <w:t>Geography</w:t>
      </w:r>
      <w:r>
        <w:rPr>
          <w:spacing w:val="-4"/>
        </w:rPr>
        <w:t xml:space="preserve"> </w:t>
      </w:r>
      <w:r>
        <w:t>Markup</w:t>
      </w:r>
      <w:r>
        <w:rPr>
          <w:spacing w:val="-2"/>
        </w:rPr>
        <w:t xml:space="preserve"> </w:t>
      </w:r>
      <w:r>
        <w:t>Language</w:t>
      </w:r>
    </w:p>
    <w:p w14:paraId="0E612315" w14:textId="29C9E9E5" w:rsidR="00E92F09" w:rsidRDefault="00E92F09" w:rsidP="00E92F09">
      <w:pPr>
        <w:pStyle w:val="afff7"/>
        <w:spacing w:after="100"/>
      </w:pPr>
      <w:r>
        <w:t xml:space="preserve">IHO </w:t>
      </w:r>
      <w:r>
        <w:tab/>
      </w:r>
      <w:r>
        <w:tab/>
        <w:t>International Hydrographic Organization</w:t>
      </w:r>
    </w:p>
    <w:p w14:paraId="6A109C68" w14:textId="3EE75AB4" w:rsidR="00E92F09" w:rsidRDefault="00E92F09" w:rsidP="00E92F09">
      <w:pPr>
        <w:pStyle w:val="afff7"/>
        <w:spacing w:after="100"/>
      </w:pPr>
      <w:r>
        <w:rPr>
          <w:rFonts w:eastAsia="맑은 고딕" w:hint="eastAsia"/>
          <w:lang w:eastAsia="ko-KR"/>
        </w:rPr>
        <w:t>I</w:t>
      </w:r>
      <w:r>
        <w:rPr>
          <w:rFonts w:eastAsia="맑은 고딕"/>
          <w:lang w:eastAsia="ko-KR"/>
        </w:rPr>
        <w:t xml:space="preserve">OC </w:t>
      </w:r>
      <w:r>
        <w:tab/>
      </w:r>
      <w:r>
        <w:tab/>
      </w:r>
      <w:r>
        <w:rPr>
          <w:rFonts w:eastAsia="맑은 고딕"/>
          <w:lang w:eastAsia="ko-KR"/>
        </w:rPr>
        <w:t xml:space="preserve">International </w:t>
      </w:r>
      <w:r>
        <w:t>Oceanographic</w:t>
      </w:r>
      <w:r>
        <w:rPr>
          <w:spacing w:val="-5"/>
        </w:rPr>
        <w:t xml:space="preserve"> </w:t>
      </w:r>
      <w:r>
        <w:t>Commission</w:t>
      </w:r>
    </w:p>
    <w:p w14:paraId="5EBAA78F" w14:textId="06FE55C9" w:rsidR="00E92F09" w:rsidRDefault="00E92F09" w:rsidP="00E92F09">
      <w:pPr>
        <w:pStyle w:val="afff7"/>
        <w:spacing w:after="100"/>
        <w:rPr>
          <w:rFonts w:eastAsia="맑은 고딕"/>
          <w:lang w:eastAsia="ko-KR"/>
        </w:rPr>
      </w:pPr>
      <w:r>
        <w:t xml:space="preserve">ISO </w:t>
      </w:r>
      <w:r>
        <w:tab/>
      </w:r>
      <w:r>
        <w:tab/>
        <w:t>International Organization for Standardization</w:t>
      </w:r>
    </w:p>
    <w:p w14:paraId="010BA6B4" w14:textId="5FD7C199" w:rsidR="00E92F09" w:rsidRDefault="00E92F09" w:rsidP="00E92F09">
      <w:pPr>
        <w:pStyle w:val="afff7"/>
        <w:spacing w:after="100"/>
      </w:pPr>
      <w:r>
        <w:t>NIPWG</w:t>
      </w:r>
      <w:r>
        <w:tab/>
        <w:t xml:space="preserve"> </w:t>
      </w:r>
      <w:r>
        <w:tab/>
        <w:t>IHO</w:t>
      </w:r>
      <w:r>
        <w:rPr>
          <w:spacing w:val="-2"/>
        </w:rPr>
        <w:t xml:space="preserve"> </w:t>
      </w:r>
      <w:r>
        <w:t>Nautical</w:t>
      </w:r>
      <w:r>
        <w:rPr>
          <w:spacing w:val="-1"/>
        </w:rPr>
        <w:t xml:space="preserve"> </w:t>
      </w:r>
      <w:r>
        <w:t>Information</w:t>
      </w:r>
      <w:r>
        <w:rPr>
          <w:spacing w:val="-3"/>
        </w:rPr>
        <w:t xml:space="preserve"> </w:t>
      </w:r>
      <w:r>
        <w:t>Provision</w:t>
      </w:r>
      <w:r>
        <w:rPr>
          <w:spacing w:val="-5"/>
        </w:rPr>
        <w:t xml:space="preserve"> </w:t>
      </w:r>
      <w:r>
        <w:t>Working</w:t>
      </w:r>
      <w:r>
        <w:rPr>
          <w:spacing w:val="-2"/>
        </w:rPr>
        <w:t xml:space="preserve"> </w:t>
      </w:r>
      <w:r>
        <w:t>Group</w:t>
      </w:r>
    </w:p>
    <w:p w14:paraId="07CBF3BF" w14:textId="5C3ABEB5" w:rsidR="00E92F09" w:rsidRDefault="00E92F09" w:rsidP="00E92F09">
      <w:pPr>
        <w:pStyle w:val="afff7"/>
        <w:spacing w:after="100"/>
        <w:rPr>
          <w:lang w:eastAsia="ko-KR"/>
        </w:rPr>
      </w:pPr>
      <w:r>
        <w:t xml:space="preserve">NPIO </w:t>
      </w:r>
      <w:r>
        <w:tab/>
      </w:r>
      <w:r>
        <w:tab/>
        <w:t>Nautical</w:t>
      </w:r>
      <w:r>
        <w:rPr>
          <w:spacing w:val="-1"/>
        </w:rPr>
        <w:t xml:space="preserve"> </w:t>
      </w:r>
      <w:r>
        <w:t>Publication</w:t>
      </w:r>
      <w:r>
        <w:rPr>
          <w:spacing w:val="-1"/>
        </w:rPr>
        <w:t xml:space="preserve"> </w:t>
      </w:r>
      <w:r>
        <w:t>Information</w:t>
      </w:r>
      <w:r>
        <w:rPr>
          <w:spacing w:val="-2"/>
        </w:rPr>
        <w:t xml:space="preserve"> </w:t>
      </w:r>
      <w:r>
        <w:t>Overlay</w:t>
      </w:r>
    </w:p>
    <w:p w14:paraId="4D38E63C" w14:textId="2B31F2A3" w:rsidR="00E92F09" w:rsidRDefault="00E92F09" w:rsidP="00E92F09">
      <w:pPr>
        <w:pStyle w:val="afff7"/>
        <w:spacing w:after="100"/>
      </w:pPr>
      <w:r>
        <w:t>UML</w:t>
      </w:r>
      <w:r>
        <w:tab/>
      </w:r>
      <w:r>
        <w:tab/>
        <w:t>Unified Modeling Language</w:t>
      </w:r>
    </w:p>
    <w:p w14:paraId="6D256AA3" w14:textId="5106FB22" w:rsidR="00E92F09" w:rsidRDefault="00E92F09" w:rsidP="00E92F09">
      <w:pPr>
        <w:pStyle w:val="afff7"/>
        <w:spacing w:after="100"/>
      </w:pPr>
      <w:r>
        <w:t xml:space="preserve">URI </w:t>
      </w:r>
      <w:r>
        <w:tab/>
      </w:r>
      <w:r>
        <w:tab/>
        <w:t>Uniform</w:t>
      </w:r>
      <w:r>
        <w:rPr>
          <w:spacing w:val="-8"/>
        </w:rPr>
        <w:t xml:space="preserve"> </w:t>
      </w:r>
      <w:r>
        <w:t>Resource</w:t>
      </w:r>
      <w:r>
        <w:rPr>
          <w:spacing w:val="-11"/>
        </w:rPr>
        <w:t xml:space="preserve"> </w:t>
      </w:r>
      <w:r>
        <w:t>Identifier</w:t>
      </w:r>
    </w:p>
    <w:p w14:paraId="7179BEA8" w14:textId="26711809" w:rsidR="00E92F09" w:rsidRDefault="00E92F09" w:rsidP="00E92F09">
      <w:pPr>
        <w:pStyle w:val="afff7"/>
        <w:spacing w:after="100"/>
      </w:pPr>
      <w:r>
        <w:t xml:space="preserve">URL </w:t>
      </w:r>
      <w:r>
        <w:tab/>
      </w:r>
      <w:r>
        <w:tab/>
        <w:t>Uniform</w:t>
      </w:r>
      <w:r>
        <w:rPr>
          <w:spacing w:val="-2"/>
        </w:rPr>
        <w:t xml:space="preserve"> </w:t>
      </w:r>
      <w:r>
        <w:t>Resource</w:t>
      </w:r>
      <w:r>
        <w:rPr>
          <w:spacing w:val="-7"/>
        </w:rPr>
        <w:t xml:space="preserve"> </w:t>
      </w:r>
      <w:r>
        <w:t>Locator</w:t>
      </w:r>
    </w:p>
    <w:p w14:paraId="1D6E0C5F" w14:textId="14184EC7" w:rsidR="00E92F09" w:rsidRDefault="00E92F09" w:rsidP="00E92F09">
      <w:pPr>
        <w:pStyle w:val="afff7"/>
        <w:spacing w:after="100"/>
      </w:pPr>
      <w:r>
        <w:t xml:space="preserve">WMS </w:t>
      </w:r>
      <w:r>
        <w:tab/>
      </w:r>
      <w:r>
        <w:tab/>
        <w:t>Web</w:t>
      </w:r>
      <w:r>
        <w:rPr>
          <w:spacing w:val="-2"/>
        </w:rPr>
        <w:t xml:space="preserve"> </w:t>
      </w:r>
      <w:r>
        <w:t>Map</w:t>
      </w:r>
      <w:r>
        <w:rPr>
          <w:spacing w:val="-2"/>
        </w:rPr>
        <w:t xml:space="preserve"> </w:t>
      </w:r>
      <w:r>
        <w:t>Service</w:t>
      </w:r>
    </w:p>
    <w:p w14:paraId="3B487437" w14:textId="4A73ACB3" w:rsidR="00E92F09" w:rsidRDefault="00E92F09" w:rsidP="00E92F09">
      <w:pPr>
        <w:pStyle w:val="afff7"/>
        <w:spacing w:after="100"/>
      </w:pPr>
      <w:r>
        <w:t xml:space="preserve">WFS </w:t>
      </w:r>
      <w:r>
        <w:tab/>
      </w:r>
      <w:r>
        <w:tab/>
        <w:t>Web</w:t>
      </w:r>
      <w:r>
        <w:rPr>
          <w:spacing w:val="-2"/>
        </w:rPr>
        <w:t xml:space="preserve"> </w:t>
      </w:r>
      <w:r>
        <w:t>Feature</w:t>
      </w:r>
      <w:r>
        <w:rPr>
          <w:spacing w:val="-3"/>
        </w:rPr>
        <w:t xml:space="preserve"> </w:t>
      </w:r>
      <w:r>
        <w:t>Service</w:t>
      </w:r>
    </w:p>
    <w:p w14:paraId="31B80C1D" w14:textId="626B8E52" w:rsidR="00E92F09" w:rsidRDefault="00E92F09" w:rsidP="00E92F09">
      <w:pPr>
        <w:pStyle w:val="afff7"/>
        <w:spacing w:after="100"/>
      </w:pPr>
      <w:r>
        <w:t xml:space="preserve">www </w:t>
      </w:r>
      <w:r>
        <w:tab/>
      </w:r>
      <w:r>
        <w:tab/>
        <w:t>World</w:t>
      </w:r>
      <w:r>
        <w:rPr>
          <w:spacing w:val="-3"/>
        </w:rPr>
        <w:t xml:space="preserve"> </w:t>
      </w:r>
      <w:r>
        <w:t>Wide</w:t>
      </w:r>
      <w:r>
        <w:rPr>
          <w:spacing w:val="-3"/>
        </w:rPr>
        <w:t xml:space="preserve"> </w:t>
      </w:r>
      <w:r>
        <w:t>Web</w:t>
      </w:r>
    </w:p>
    <w:p w14:paraId="78B62D35" w14:textId="43C01A82" w:rsidR="00E92F09" w:rsidRDefault="00E92F09" w:rsidP="00E92F09">
      <w:pPr>
        <w:pStyle w:val="afff7"/>
        <w:spacing w:after="100"/>
      </w:pPr>
      <w:r>
        <w:t xml:space="preserve">WGS </w:t>
      </w:r>
      <w:r>
        <w:tab/>
      </w:r>
      <w:r>
        <w:tab/>
        <w:t>World</w:t>
      </w:r>
      <w:r>
        <w:rPr>
          <w:spacing w:val="-3"/>
        </w:rPr>
        <w:t xml:space="preserve"> </w:t>
      </w:r>
      <w:r>
        <w:t>Geodetic</w:t>
      </w:r>
      <w:r>
        <w:rPr>
          <w:spacing w:val="-2"/>
        </w:rPr>
        <w:t xml:space="preserve"> </w:t>
      </w:r>
      <w:r>
        <w:t>System</w:t>
      </w:r>
    </w:p>
    <w:p w14:paraId="2A5CF406" w14:textId="0D2F9BD3" w:rsidR="00E92F09" w:rsidRDefault="00E92F09" w:rsidP="00E92F09">
      <w:pPr>
        <w:pStyle w:val="afff7"/>
        <w:spacing w:after="100"/>
      </w:pPr>
      <w:r>
        <w:t xml:space="preserve">XML </w:t>
      </w:r>
      <w:r>
        <w:tab/>
      </w:r>
      <w:r>
        <w:tab/>
      </w:r>
      <w:ins w:id="1047" w:author="Greenblue" w:date="2024-02-13T15:36:00Z">
        <w:r w:rsidR="00570EF2">
          <w:t>eX</w:t>
        </w:r>
      </w:ins>
      <w:del w:id="1048" w:author="Greenblue" w:date="2024-02-13T15:36:00Z">
        <w:r w:rsidDel="00570EF2">
          <w:delText>E</w:delText>
        </w:r>
      </w:del>
      <w:del w:id="1049" w:author="Greenblue" w:date="2024-02-13T16:42:00Z">
        <w:r w:rsidDel="0049589C">
          <w:delText>x</w:delText>
        </w:r>
      </w:del>
      <w:r>
        <w:t>tensible</w:t>
      </w:r>
      <w:r>
        <w:rPr>
          <w:spacing w:val="-3"/>
        </w:rPr>
        <w:t xml:space="preserve"> </w:t>
      </w:r>
      <w:r>
        <w:t>Markup</w:t>
      </w:r>
      <w:r>
        <w:rPr>
          <w:spacing w:val="-3"/>
        </w:rPr>
        <w:t xml:space="preserve"> </w:t>
      </w:r>
      <w:r>
        <w:t>Language</w:t>
      </w:r>
    </w:p>
    <w:p w14:paraId="3428D487" w14:textId="7C200AB8" w:rsidR="00E92F09" w:rsidRDefault="00E92F09" w:rsidP="00593BFB">
      <w:pPr>
        <w:pStyle w:val="afff7"/>
        <w:spacing w:after="100"/>
      </w:pPr>
      <w:r>
        <w:t xml:space="preserve">XSLT </w:t>
      </w:r>
      <w:r>
        <w:tab/>
      </w:r>
      <w:r>
        <w:tab/>
        <w:t>eXtensible</w:t>
      </w:r>
      <w:r>
        <w:rPr>
          <w:spacing w:val="-3"/>
        </w:rPr>
        <w:t xml:space="preserve"> </w:t>
      </w:r>
      <w:r>
        <w:t>Stylesheet</w:t>
      </w:r>
      <w:r>
        <w:rPr>
          <w:spacing w:val="-2"/>
        </w:rPr>
        <w:t xml:space="preserve"> </w:t>
      </w:r>
      <w:r>
        <w:t>Language</w:t>
      </w:r>
      <w:r>
        <w:rPr>
          <w:spacing w:val="-3"/>
        </w:rPr>
        <w:t xml:space="preserve"> </w:t>
      </w:r>
      <w:r>
        <w:t>Transformations</w:t>
      </w:r>
    </w:p>
    <w:p w14:paraId="418DB84A" w14:textId="77777777" w:rsidR="00E92F09" w:rsidRPr="00E92F09" w:rsidRDefault="00E92F09" w:rsidP="00E92F09">
      <w:pPr>
        <w:rPr>
          <w:rStyle w:val="afffc"/>
        </w:rPr>
      </w:pPr>
    </w:p>
    <w:p w14:paraId="731D1127" w14:textId="77777777" w:rsidR="00C92C5E" w:rsidRDefault="00C92C5E" w:rsidP="00666E30">
      <w:pPr>
        <w:pStyle w:val="20"/>
      </w:pPr>
      <w:bookmarkStart w:id="1050" w:name="_Toc225648277"/>
      <w:bookmarkStart w:id="1051" w:name="_Toc225065134"/>
      <w:bookmarkStart w:id="1052" w:name="_Toc152232536"/>
      <w:bookmarkStart w:id="1053" w:name="_Toc170717187"/>
      <w:r w:rsidRPr="008233BF">
        <w:t>General Data Product Description</w:t>
      </w:r>
      <w:bookmarkEnd w:id="1050"/>
      <w:bookmarkEnd w:id="1051"/>
      <w:bookmarkEnd w:id="1052"/>
      <w:bookmarkEnd w:id="1053"/>
    </w:p>
    <w:p w14:paraId="3D28073E" w14:textId="40EF2178" w:rsidR="00724FEE" w:rsidRPr="00593BFB" w:rsidRDefault="00593BFB" w:rsidP="00972855">
      <w:pPr>
        <w:pStyle w:val="note0"/>
        <w:rPr>
          <w:i w:val="0"/>
          <w:iCs/>
          <w:color w:val="auto"/>
        </w:rPr>
      </w:pPr>
      <w:r w:rsidRPr="00593BFB">
        <w:rPr>
          <w:i w:val="0"/>
          <w:iCs/>
          <w:color w:val="auto"/>
        </w:rPr>
        <w:t>This clause contains general information about the data product</w:t>
      </w:r>
    </w:p>
    <w:p w14:paraId="43AABBF3" w14:textId="5D6F0A77" w:rsidR="00C92C5E" w:rsidRPr="00593BFB" w:rsidRDefault="00C92C5E" w:rsidP="00B36913">
      <w:pPr>
        <w:pStyle w:val="Label1"/>
        <w:spacing w:after="120" w:line="240" w:lineRule="auto"/>
        <w:rPr>
          <w:b w:val="0"/>
          <w:bCs/>
        </w:rPr>
      </w:pPr>
      <w:r w:rsidRPr="001C2735">
        <w:t>Title:</w:t>
      </w:r>
      <w:r w:rsidRPr="001C2735">
        <w:tab/>
      </w:r>
      <w:r w:rsidR="00593BFB" w:rsidRPr="0084188A">
        <w:rPr>
          <w:b w:val="0"/>
          <w:bCs/>
          <w:sz w:val="20"/>
          <w:szCs w:val="20"/>
        </w:rPr>
        <w:t>Catalogue of Nautical Products Product Specification</w:t>
      </w:r>
    </w:p>
    <w:p w14:paraId="07F93EBC" w14:textId="28367871" w:rsidR="00C92C5E" w:rsidRPr="00593BFB" w:rsidRDefault="00C92C5E" w:rsidP="00B36913">
      <w:pPr>
        <w:pStyle w:val="Label1"/>
        <w:spacing w:after="120" w:line="240" w:lineRule="auto"/>
        <w:rPr>
          <w:b w:val="0"/>
          <w:bCs/>
        </w:rPr>
      </w:pPr>
      <w:r w:rsidRPr="00972855">
        <w:t xml:space="preserve">Abstract: </w:t>
      </w:r>
      <w:r w:rsidRPr="00972855">
        <w:tab/>
      </w:r>
      <w:r w:rsidR="00593BFB" w:rsidRPr="0084188A">
        <w:rPr>
          <w:b w:val="0"/>
          <w:bCs/>
          <w:sz w:val="20"/>
          <w:szCs w:val="20"/>
        </w:rPr>
        <w:t>Catalogue of Nautical Products (CNP) datasets describe the availability and reliability of paper chart, ENC, S-100 based nautical products, application for navigational purpose, online service and e-Navigation services. This includes their issue date, publication status, producing agency, and source indication. CNP is intended to exchange status of nautical products and to be a supplement to ENC, and therefore does not describe the geographic information in detail equal to ENC, rather it is shown as a coverage of nautical products.</w:t>
      </w:r>
    </w:p>
    <w:p w14:paraId="7FE86385" w14:textId="748D4369" w:rsidR="00C95E28" w:rsidRPr="00972855" w:rsidRDefault="00C92C5E" w:rsidP="00B36913">
      <w:pPr>
        <w:pStyle w:val="Label1"/>
        <w:spacing w:after="120" w:line="240" w:lineRule="auto"/>
      </w:pPr>
      <w:r w:rsidRPr="00972855">
        <w:t xml:space="preserve">Content: </w:t>
      </w:r>
      <w:r w:rsidRPr="00972855">
        <w:tab/>
      </w:r>
      <w:r w:rsidR="00593BFB" w:rsidRPr="0084188A">
        <w:rPr>
          <w:b w:val="0"/>
          <w:bCs/>
          <w:sz w:val="20"/>
          <w:szCs w:val="20"/>
        </w:rPr>
        <w:t xml:space="preserve">Datasets conforming to this Specification will contain Catalogues of </w:t>
      </w:r>
      <w:del w:id="1054" w:author="Greenblue" w:date="2024-09-10T10:16:00Z">
        <w:r w:rsidR="00593BFB" w:rsidRPr="0084188A" w:rsidDel="009200C8">
          <w:rPr>
            <w:b w:val="0"/>
            <w:bCs/>
            <w:sz w:val="20"/>
            <w:szCs w:val="20"/>
          </w:rPr>
          <w:delText xml:space="preserve">all </w:delText>
        </w:r>
      </w:del>
      <w:ins w:id="1055" w:author="Greenblue" w:date="2024-09-10T10:16:00Z">
        <w:r w:rsidR="009200C8">
          <w:rPr>
            <w:b w:val="0"/>
            <w:bCs/>
            <w:sz w:val="20"/>
            <w:szCs w:val="20"/>
          </w:rPr>
          <w:t>some of</w:t>
        </w:r>
        <w:r w:rsidR="009200C8" w:rsidRPr="0084188A">
          <w:rPr>
            <w:b w:val="0"/>
            <w:bCs/>
            <w:sz w:val="20"/>
            <w:szCs w:val="20"/>
          </w:rPr>
          <w:t xml:space="preserve"> </w:t>
        </w:r>
      </w:ins>
      <w:r w:rsidR="00593BFB" w:rsidRPr="0084188A">
        <w:rPr>
          <w:b w:val="0"/>
          <w:bCs/>
          <w:sz w:val="20"/>
          <w:szCs w:val="20"/>
        </w:rPr>
        <w:t>relevant nautical products information for the area of coverage such as paper chart, ENC, Nautical Publication, S-100 based nautical products and e- Navigation service.</w:t>
      </w:r>
    </w:p>
    <w:p w14:paraId="113EF27C" w14:textId="5631280B" w:rsidR="00C92C5E" w:rsidRPr="008233BF" w:rsidRDefault="00C92C5E" w:rsidP="0084188A">
      <w:pPr>
        <w:pStyle w:val="Label1"/>
        <w:spacing w:line="360" w:lineRule="auto"/>
      </w:pPr>
      <w:r w:rsidRPr="00972855">
        <w:t>Spatial Extent:</w:t>
      </w:r>
      <w:r w:rsidR="00593BFB" w:rsidRPr="00593BFB">
        <w:t xml:space="preserve"> </w:t>
      </w:r>
      <w:r w:rsidR="00593BFB" w:rsidRPr="00972855">
        <w:tab/>
      </w:r>
    </w:p>
    <w:p w14:paraId="36E93A9E" w14:textId="62E71583" w:rsidR="00D1527E" w:rsidRPr="0084188A" w:rsidRDefault="00C92C5E" w:rsidP="0084188A">
      <w:pPr>
        <w:pStyle w:val="Label2"/>
        <w:spacing w:after="120"/>
        <w:ind w:left="1361"/>
        <w:rPr>
          <w:sz w:val="18"/>
          <w:szCs w:val="18"/>
        </w:rPr>
      </w:pPr>
      <w:r w:rsidRPr="0084188A">
        <w:rPr>
          <w:sz w:val="18"/>
          <w:szCs w:val="18"/>
        </w:rPr>
        <w:t xml:space="preserve">Description: </w:t>
      </w:r>
      <w:r w:rsidR="00593BFB" w:rsidRPr="0084188A">
        <w:rPr>
          <w:b w:val="0"/>
          <w:bCs/>
          <w:sz w:val="18"/>
          <w:szCs w:val="18"/>
        </w:rPr>
        <w:t>Global coverage of maritime areas.</w:t>
      </w:r>
    </w:p>
    <w:p w14:paraId="2C7A8263" w14:textId="3EB3DB81" w:rsidR="00C92C5E" w:rsidRPr="0084188A" w:rsidRDefault="00C92C5E" w:rsidP="0084188A">
      <w:pPr>
        <w:pStyle w:val="Label2"/>
        <w:spacing w:after="120"/>
        <w:ind w:left="1361"/>
      </w:pPr>
      <w:r w:rsidRPr="0084188A">
        <w:rPr>
          <w:sz w:val="18"/>
          <w:szCs w:val="18"/>
        </w:rPr>
        <w:t xml:space="preserve">East Bounding </w:t>
      </w:r>
      <w:r w:rsidR="00F01D09" w:rsidRPr="0084188A">
        <w:rPr>
          <w:sz w:val="18"/>
          <w:szCs w:val="18"/>
        </w:rPr>
        <w:t>Longitude</w:t>
      </w:r>
      <w:r w:rsidRPr="0084188A">
        <w:rPr>
          <w:sz w:val="18"/>
          <w:szCs w:val="18"/>
        </w:rPr>
        <w:t>:</w:t>
      </w:r>
      <w:r w:rsidR="008D49AA" w:rsidRPr="0084188A">
        <w:rPr>
          <w:sz w:val="18"/>
          <w:szCs w:val="18"/>
        </w:rPr>
        <w:t xml:space="preserve"> </w:t>
      </w:r>
      <w:r w:rsidR="00593BFB" w:rsidRPr="0084188A">
        <w:rPr>
          <w:b w:val="0"/>
          <w:bCs/>
          <w:sz w:val="18"/>
          <w:szCs w:val="18"/>
        </w:rPr>
        <w:t>180°</w:t>
      </w:r>
    </w:p>
    <w:p w14:paraId="72E8D246" w14:textId="0AEE756F" w:rsidR="00C92C5E" w:rsidRPr="0084188A" w:rsidRDefault="00C92C5E" w:rsidP="0084188A">
      <w:pPr>
        <w:pStyle w:val="Label2"/>
        <w:spacing w:after="120"/>
        <w:ind w:left="1361"/>
        <w:rPr>
          <w:sz w:val="18"/>
          <w:szCs w:val="18"/>
        </w:rPr>
      </w:pPr>
      <w:r w:rsidRPr="0084188A">
        <w:rPr>
          <w:sz w:val="18"/>
          <w:szCs w:val="18"/>
        </w:rPr>
        <w:t xml:space="preserve">West Bounding </w:t>
      </w:r>
      <w:r w:rsidR="00F01D09" w:rsidRPr="0084188A">
        <w:rPr>
          <w:sz w:val="18"/>
          <w:szCs w:val="18"/>
        </w:rPr>
        <w:t xml:space="preserve">Longitude: </w:t>
      </w:r>
      <w:r w:rsidR="00593BFB" w:rsidRPr="0084188A">
        <w:rPr>
          <w:b w:val="0"/>
          <w:bCs/>
          <w:sz w:val="18"/>
          <w:szCs w:val="18"/>
        </w:rPr>
        <w:t>-180°</w:t>
      </w:r>
    </w:p>
    <w:p w14:paraId="68D7BE1D" w14:textId="380F0342" w:rsidR="00C92C5E" w:rsidRPr="0084188A" w:rsidRDefault="00C92C5E" w:rsidP="0084188A">
      <w:pPr>
        <w:pStyle w:val="Label2"/>
        <w:spacing w:after="120"/>
        <w:ind w:left="1361"/>
      </w:pPr>
      <w:r w:rsidRPr="0084188A">
        <w:rPr>
          <w:sz w:val="18"/>
          <w:szCs w:val="18"/>
        </w:rPr>
        <w:t>North Bounding</w:t>
      </w:r>
      <w:r w:rsidR="00F01D09" w:rsidRPr="0084188A">
        <w:rPr>
          <w:sz w:val="18"/>
          <w:szCs w:val="18"/>
        </w:rPr>
        <w:t xml:space="preserve"> Latitude:</w:t>
      </w:r>
      <w:r w:rsidR="008D49AA" w:rsidRPr="0084188A">
        <w:rPr>
          <w:sz w:val="18"/>
          <w:szCs w:val="18"/>
        </w:rPr>
        <w:t xml:space="preserve"> </w:t>
      </w:r>
      <w:r w:rsidR="00593BFB" w:rsidRPr="0084188A">
        <w:rPr>
          <w:b w:val="0"/>
          <w:bCs/>
          <w:sz w:val="18"/>
          <w:szCs w:val="18"/>
        </w:rPr>
        <w:t>90°</w:t>
      </w:r>
    </w:p>
    <w:p w14:paraId="37A553F3" w14:textId="63C69374" w:rsidR="009332CB" w:rsidRPr="00595A33" w:rsidRDefault="00C92C5E" w:rsidP="00B36913">
      <w:pPr>
        <w:pStyle w:val="Label2"/>
        <w:spacing w:after="120" w:line="240" w:lineRule="auto"/>
        <w:ind w:left="1361"/>
      </w:pPr>
      <w:r w:rsidRPr="0084188A">
        <w:rPr>
          <w:sz w:val="18"/>
          <w:szCs w:val="18"/>
        </w:rPr>
        <w:t xml:space="preserve">South Bounding </w:t>
      </w:r>
      <w:r w:rsidR="00F01D09" w:rsidRPr="0084188A">
        <w:rPr>
          <w:sz w:val="18"/>
          <w:szCs w:val="18"/>
        </w:rPr>
        <w:t>Latitude</w:t>
      </w:r>
      <w:r w:rsidR="00593BFB" w:rsidRPr="0084188A">
        <w:rPr>
          <w:sz w:val="18"/>
          <w:szCs w:val="18"/>
        </w:rPr>
        <w:t xml:space="preserve">: </w:t>
      </w:r>
      <w:r w:rsidR="00593BFB" w:rsidRPr="0084188A">
        <w:rPr>
          <w:b w:val="0"/>
          <w:bCs/>
          <w:sz w:val="18"/>
          <w:szCs w:val="18"/>
        </w:rPr>
        <w:t>-90°</w:t>
      </w:r>
      <w:r w:rsidR="00F01D09" w:rsidRPr="0084188A">
        <w:rPr>
          <w:sz w:val="18"/>
          <w:szCs w:val="18"/>
        </w:rPr>
        <w:t xml:space="preserve"> </w:t>
      </w:r>
      <w:r w:rsidR="009332CB" w:rsidRPr="0084188A">
        <w:tab/>
      </w:r>
      <w:r w:rsidR="009332CB">
        <w:rPr>
          <w:sz w:val="22"/>
        </w:rPr>
        <w:tab/>
      </w:r>
      <w:r w:rsidR="006022BC">
        <w:rPr>
          <w:sz w:val="22"/>
        </w:rPr>
        <w:tab/>
      </w:r>
    </w:p>
    <w:p w14:paraId="5C925CF4" w14:textId="2CF3B7BC" w:rsidR="00C92C5E" w:rsidRPr="0084188A" w:rsidRDefault="00C92C5E" w:rsidP="0084188A">
      <w:pPr>
        <w:pStyle w:val="Label1"/>
        <w:spacing w:line="240" w:lineRule="auto"/>
      </w:pPr>
      <w:r w:rsidRPr="008233BF">
        <w:lastRenderedPageBreak/>
        <w:t>Purpose:</w:t>
      </w:r>
      <w:r w:rsidRPr="008233BF">
        <w:rPr>
          <w:lang w:eastAsia="en-GB"/>
        </w:rPr>
        <w:t xml:space="preserve"> </w:t>
      </w:r>
      <w:r w:rsidRPr="008233BF">
        <w:rPr>
          <w:lang w:eastAsia="en-GB"/>
        </w:rPr>
        <w:tab/>
      </w:r>
      <w:r w:rsidR="000D6280" w:rsidRPr="0084188A">
        <w:rPr>
          <w:b w:val="0"/>
          <w:bCs/>
          <w:lang w:eastAsia="en-GB"/>
        </w:rPr>
        <w:tab/>
      </w:r>
      <w:r w:rsidR="0084188A" w:rsidRPr="0084188A">
        <w:rPr>
          <w:b w:val="0"/>
          <w:bCs/>
          <w:sz w:val="20"/>
          <w:szCs w:val="20"/>
        </w:rPr>
        <w:t>Describing status of nautical products, and to allow the producer to exchange catalogue of nautical products with interested stakeholders.</w:t>
      </w:r>
    </w:p>
    <w:p w14:paraId="7604E803" w14:textId="77777777" w:rsidR="001221F6" w:rsidRDefault="001221F6" w:rsidP="00595A33">
      <w:pPr>
        <w:autoSpaceDE w:val="0"/>
        <w:autoSpaceDN w:val="0"/>
        <w:adjustRightInd w:val="0"/>
        <w:spacing w:after="0" w:line="240" w:lineRule="auto"/>
        <w:rPr>
          <w:b/>
          <w:sz w:val="22"/>
        </w:rPr>
      </w:pPr>
    </w:p>
    <w:p w14:paraId="3545A018" w14:textId="77777777" w:rsidR="001221F6" w:rsidRDefault="001221F6" w:rsidP="00666E30">
      <w:pPr>
        <w:pStyle w:val="20"/>
      </w:pPr>
      <w:bookmarkStart w:id="1056" w:name="_Toc152232537"/>
      <w:bookmarkStart w:id="1057" w:name="_Toc170717188"/>
      <w:r>
        <w:t>Data product specification metadata</w:t>
      </w:r>
      <w:bookmarkEnd w:id="1056"/>
      <w:bookmarkEnd w:id="1057"/>
    </w:p>
    <w:p w14:paraId="4B1B8CDD" w14:textId="47481690" w:rsidR="000F2AEA" w:rsidRPr="006F19E2" w:rsidRDefault="002531E5" w:rsidP="00972855">
      <w:pPr>
        <w:pStyle w:val="note0"/>
        <w:rPr>
          <w:i w:val="0"/>
          <w:iCs/>
          <w:color w:val="auto"/>
        </w:rPr>
      </w:pPr>
      <w:r>
        <w:rPr>
          <w:i w:val="0"/>
          <w:iCs/>
          <w:color w:val="auto"/>
        </w:rPr>
        <w:t>NOTE “</w:t>
      </w:r>
      <w:r w:rsidR="006F19E2">
        <w:rPr>
          <w:i w:val="0"/>
          <w:iCs/>
          <w:color w:val="auto"/>
        </w:rPr>
        <w:t>T</w:t>
      </w:r>
      <w:r w:rsidR="000F2AEA" w:rsidRPr="006F19E2">
        <w:rPr>
          <w:i w:val="0"/>
          <w:iCs/>
          <w:color w:val="auto"/>
        </w:rPr>
        <w:t xml:space="preserve">his information uniquely identifies this </w:t>
      </w:r>
      <w:r w:rsidR="00B366A1" w:rsidRPr="006F19E2">
        <w:rPr>
          <w:i w:val="0"/>
          <w:iCs/>
          <w:color w:val="auto"/>
        </w:rPr>
        <w:t xml:space="preserve">Product Specification </w:t>
      </w:r>
      <w:r w:rsidR="000F2AEA" w:rsidRPr="006F19E2">
        <w:rPr>
          <w:i w:val="0"/>
          <w:iCs/>
          <w:color w:val="auto"/>
        </w:rPr>
        <w:t>and provides information about its creation and maintenance.</w:t>
      </w:r>
      <w:r w:rsidR="00595A33" w:rsidRPr="006F19E2">
        <w:rPr>
          <w:i w:val="0"/>
          <w:iCs/>
          <w:color w:val="auto"/>
        </w:rPr>
        <w:t xml:space="preserve">  For further information o</w:t>
      </w:r>
      <w:r w:rsidR="008D49AA" w:rsidRPr="006F19E2">
        <w:rPr>
          <w:i w:val="0"/>
          <w:iCs/>
          <w:color w:val="auto"/>
        </w:rPr>
        <w:t>n dataset metadata see the metadata clause</w:t>
      </w:r>
      <w:r w:rsidR="00595A33" w:rsidRPr="006F19E2">
        <w:rPr>
          <w:i w:val="0"/>
          <w:iCs/>
          <w:color w:val="auto"/>
        </w:rPr>
        <w:t>.</w:t>
      </w:r>
    </w:p>
    <w:p w14:paraId="7AF7D372" w14:textId="701516C0" w:rsidR="000F2AEA" w:rsidRDefault="000F2AEA" w:rsidP="00B36913">
      <w:pPr>
        <w:pStyle w:val="Label1"/>
        <w:spacing w:after="120" w:line="240" w:lineRule="auto"/>
      </w:pPr>
      <w:r w:rsidRPr="008233BF">
        <w:t>Title:</w:t>
      </w:r>
      <w:r w:rsidRPr="008233BF">
        <w:tab/>
      </w:r>
      <w:r w:rsidRPr="008233BF">
        <w:tab/>
      </w:r>
      <w:r w:rsidR="006F19E2">
        <w:t>Catalogue of Nautical Products</w:t>
      </w:r>
    </w:p>
    <w:p w14:paraId="1077C277" w14:textId="37202A8C" w:rsidR="000F2AEA" w:rsidRPr="000005A4" w:rsidRDefault="000F2AEA" w:rsidP="00B36913">
      <w:pPr>
        <w:spacing w:after="120" w:line="240" w:lineRule="auto"/>
        <w:ind w:left="1695" w:hanging="1695"/>
      </w:pPr>
      <w:r w:rsidRPr="00972855">
        <w:rPr>
          <w:rStyle w:val="Label1Char"/>
        </w:rPr>
        <w:t>S-100 Version:</w:t>
      </w:r>
      <w:r w:rsidRPr="005F2E54">
        <w:rPr>
          <w:b/>
          <w:sz w:val="22"/>
        </w:rPr>
        <w:tab/>
      </w:r>
      <w:del w:id="1058" w:author="USER" w:date="2024-03-14T09:19:00Z">
        <w:r w:rsidR="006F19E2" w:rsidRPr="000005A4" w:rsidDel="003D2B95">
          <w:delText>5</w:delText>
        </w:r>
        <w:r w:rsidR="0077716C" w:rsidRPr="000005A4" w:rsidDel="003D2B95">
          <w:delText>.0.0</w:delText>
        </w:r>
      </w:del>
      <w:ins w:id="1059" w:author="USER" w:date="2024-03-14T09:19:00Z">
        <w:r w:rsidR="003D2B95">
          <w:t>5.2.0</w:t>
        </w:r>
      </w:ins>
    </w:p>
    <w:p w14:paraId="5D6C010E" w14:textId="2A47A415" w:rsidR="000F2AEA" w:rsidRPr="008233BF" w:rsidRDefault="008D49AA" w:rsidP="00B36913">
      <w:pPr>
        <w:spacing w:after="120" w:line="240" w:lineRule="auto"/>
      </w:pPr>
      <w:r w:rsidRPr="00972855">
        <w:rPr>
          <w:rStyle w:val="Label1Char"/>
        </w:rPr>
        <w:t>S-1</w:t>
      </w:r>
      <w:r w:rsidR="006F19E2">
        <w:rPr>
          <w:rStyle w:val="Label1Char"/>
        </w:rPr>
        <w:t>28</w:t>
      </w:r>
      <w:r w:rsidR="000F2AEA" w:rsidRPr="00972855">
        <w:rPr>
          <w:rStyle w:val="Label1Char"/>
        </w:rPr>
        <w:t xml:space="preserve"> Version:</w:t>
      </w:r>
      <w:r w:rsidR="000F2AEA" w:rsidRPr="008233BF">
        <w:t xml:space="preserve"> </w:t>
      </w:r>
      <w:r w:rsidR="000F2AEA">
        <w:tab/>
      </w:r>
      <w:del w:id="1060" w:author="USER" w:date="2024-03-14T09:19:00Z">
        <w:r w:rsidR="006F19E2" w:rsidDel="003D2B95">
          <w:delText>1</w:delText>
        </w:r>
        <w:r w:rsidR="00595A33" w:rsidDel="003D2B95">
          <w:delText>.</w:delText>
        </w:r>
      </w:del>
      <w:ins w:id="1061" w:author="Greenblue" w:date="2024-02-13T15:36:00Z">
        <w:del w:id="1062" w:author="USER" w:date="2024-03-14T09:19:00Z">
          <w:r w:rsidR="00570EF2" w:rsidDel="003D2B95">
            <w:delText>2</w:delText>
          </w:r>
        </w:del>
      </w:ins>
      <w:del w:id="1063" w:author="USER" w:date="2024-03-14T09:19:00Z">
        <w:r w:rsidR="006F19E2" w:rsidDel="003D2B95">
          <w:delText>1</w:delText>
        </w:r>
        <w:r w:rsidR="00595A33" w:rsidDel="003D2B95">
          <w:delText>.0</w:delText>
        </w:r>
      </w:del>
      <w:ins w:id="1064" w:author="USER" w:date="2024-03-14T09:19:00Z">
        <w:r w:rsidR="003D2B95">
          <w:t>2.0.0</w:t>
        </w:r>
      </w:ins>
    </w:p>
    <w:p w14:paraId="13716E46" w14:textId="6599CF56" w:rsidR="000F2AEA" w:rsidRPr="00BB2205" w:rsidRDefault="000F2AEA" w:rsidP="00B36913">
      <w:pPr>
        <w:pStyle w:val="Label1"/>
        <w:spacing w:after="120" w:line="240" w:lineRule="auto"/>
        <w:rPr>
          <w:lang w:val="fr-MC"/>
        </w:rPr>
      </w:pPr>
      <w:r w:rsidRPr="00BB2205">
        <w:rPr>
          <w:lang w:val="fr-MC"/>
        </w:rPr>
        <w:t>Date:</w:t>
      </w:r>
      <w:r w:rsidRPr="00BB2205">
        <w:rPr>
          <w:lang w:val="fr-MC"/>
        </w:rPr>
        <w:tab/>
      </w:r>
      <w:r w:rsidRPr="00BB2205">
        <w:rPr>
          <w:lang w:val="fr-MC"/>
        </w:rPr>
        <w:tab/>
      </w:r>
      <w:del w:id="1065" w:author="Greenblue" w:date="2024-02-13T15:37:00Z">
        <w:r w:rsidR="006F19E2" w:rsidRPr="000005A4" w:rsidDel="00570EF2">
          <w:rPr>
            <w:b w:val="0"/>
            <w:bCs/>
            <w:sz w:val="20"/>
            <w:szCs w:val="20"/>
            <w:lang w:val="fr-MC"/>
          </w:rPr>
          <w:delText>October 2023</w:delText>
        </w:r>
      </w:del>
      <w:ins w:id="1066" w:author="Greenblue" w:date="2024-02-13T15:36:00Z">
        <w:del w:id="1067" w:author="USER" w:date="2024-03-14T09:19:00Z">
          <w:r w:rsidR="00570EF2" w:rsidDel="003D2B95">
            <w:rPr>
              <w:b w:val="0"/>
              <w:bCs/>
              <w:sz w:val="20"/>
              <w:szCs w:val="20"/>
              <w:lang w:val="fr-MC"/>
            </w:rPr>
            <w:delText>February</w:delText>
          </w:r>
        </w:del>
      </w:ins>
      <w:ins w:id="1068" w:author="USER" w:date="2024-06-28T10:50:00Z">
        <w:r w:rsidR="005A5EDF">
          <w:rPr>
            <w:b w:val="0"/>
            <w:bCs/>
            <w:sz w:val="20"/>
            <w:szCs w:val="20"/>
            <w:lang w:val="fr-MC"/>
          </w:rPr>
          <w:t>July</w:t>
        </w:r>
      </w:ins>
      <w:ins w:id="1069" w:author="Greenblue" w:date="2024-02-13T15:36:00Z">
        <w:r w:rsidR="00570EF2">
          <w:rPr>
            <w:b w:val="0"/>
            <w:bCs/>
            <w:sz w:val="20"/>
            <w:szCs w:val="20"/>
            <w:lang w:val="fr-MC"/>
          </w:rPr>
          <w:t xml:space="preserve"> 2024</w:t>
        </w:r>
      </w:ins>
    </w:p>
    <w:p w14:paraId="01A03466" w14:textId="0F1C9F8E" w:rsidR="000F2AEA" w:rsidRPr="00BB2205" w:rsidRDefault="000F2AEA" w:rsidP="00B36913">
      <w:pPr>
        <w:pStyle w:val="Label1"/>
        <w:spacing w:after="120" w:line="240" w:lineRule="auto"/>
        <w:rPr>
          <w:lang w:val="fr-MC"/>
        </w:rPr>
      </w:pPr>
      <w:r w:rsidRPr="00BB2205">
        <w:rPr>
          <w:lang w:val="fr-MC"/>
        </w:rPr>
        <w:t xml:space="preserve">Language: </w:t>
      </w:r>
      <w:r w:rsidRPr="00BB2205">
        <w:rPr>
          <w:lang w:val="fr-MC"/>
        </w:rPr>
        <w:tab/>
      </w:r>
      <w:r w:rsidR="00455409" w:rsidRPr="000005A4">
        <w:rPr>
          <w:b w:val="0"/>
          <w:bCs/>
          <w:sz w:val="20"/>
          <w:szCs w:val="20"/>
          <w:lang w:val="fr-MC"/>
        </w:rPr>
        <w:t>English</w:t>
      </w:r>
    </w:p>
    <w:p w14:paraId="7A06CCAC" w14:textId="6E1178EE" w:rsidR="000F2AEA" w:rsidRPr="00BB2205" w:rsidRDefault="000F2AEA" w:rsidP="00B36913">
      <w:pPr>
        <w:pStyle w:val="Label1"/>
        <w:spacing w:after="120" w:line="240" w:lineRule="auto"/>
        <w:rPr>
          <w:lang w:val="fr-MC"/>
        </w:rPr>
      </w:pPr>
      <w:r w:rsidRPr="00BB2205">
        <w:rPr>
          <w:lang w:val="fr-MC"/>
        </w:rPr>
        <w:t xml:space="preserve">Classification: </w:t>
      </w:r>
      <w:r w:rsidRPr="00BB2205">
        <w:rPr>
          <w:lang w:val="fr-MC"/>
        </w:rPr>
        <w:tab/>
      </w:r>
      <w:r w:rsidR="00455409" w:rsidRPr="000005A4">
        <w:rPr>
          <w:b w:val="0"/>
          <w:bCs/>
          <w:sz w:val="20"/>
          <w:szCs w:val="20"/>
          <w:lang w:val="fr-MC"/>
        </w:rPr>
        <w:t>Unclassified</w:t>
      </w:r>
    </w:p>
    <w:p w14:paraId="71E6D559" w14:textId="2B611AFF" w:rsidR="00F949A2" w:rsidRPr="000005A4" w:rsidRDefault="000F2AEA" w:rsidP="00B36913">
      <w:pPr>
        <w:pStyle w:val="Label1"/>
        <w:spacing w:after="120" w:line="240" w:lineRule="auto"/>
        <w:rPr>
          <w:b w:val="0"/>
          <w:bCs/>
          <w:sz w:val="20"/>
          <w:szCs w:val="20"/>
          <w:lang w:val="fr-MC"/>
        </w:rPr>
      </w:pPr>
      <w:r w:rsidRPr="00BB2205">
        <w:rPr>
          <w:lang w:val="fr-MC"/>
        </w:rPr>
        <w:t xml:space="preserve">Contact: </w:t>
      </w:r>
      <w:r w:rsidRPr="00BB2205">
        <w:rPr>
          <w:lang w:val="fr-MC"/>
        </w:rPr>
        <w:tab/>
      </w:r>
      <w:r w:rsidRPr="00BB2205">
        <w:rPr>
          <w:lang w:val="fr-MC"/>
        </w:rPr>
        <w:tab/>
      </w:r>
      <w:r w:rsidR="00455409" w:rsidRPr="000005A4">
        <w:rPr>
          <w:b w:val="0"/>
          <w:bCs/>
          <w:sz w:val="20"/>
          <w:szCs w:val="20"/>
          <w:lang w:val="fr-MC"/>
        </w:rPr>
        <w:t>International Hydrographic Organization (IHO)</w:t>
      </w:r>
    </w:p>
    <w:p w14:paraId="35A0DDD2" w14:textId="483FAAB2" w:rsidR="00455409" w:rsidRPr="000005A4" w:rsidRDefault="00455409" w:rsidP="00B36913">
      <w:pPr>
        <w:pStyle w:val="Label1"/>
        <w:spacing w:after="120" w:line="240" w:lineRule="auto"/>
        <w:rPr>
          <w:b w:val="0"/>
          <w:bCs/>
          <w:sz w:val="20"/>
          <w:szCs w:val="20"/>
          <w:lang w:val="fr-MC"/>
        </w:rPr>
      </w:pPr>
      <w:r w:rsidRPr="000005A4">
        <w:rPr>
          <w:b w:val="0"/>
          <w:bCs/>
          <w:sz w:val="20"/>
          <w:szCs w:val="20"/>
          <w:lang w:val="fr-MC"/>
        </w:rPr>
        <w:tab/>
        <w:t>4b quai Antoine 1er,</w:t>
      </w:r>
    </w:p>
    <w:p w14:paraId="4B6F6094" w14:textId="30C47C89" w:rsidR="00455409" w:rsidRPr="000005A4" w:rsidRDefault="00455409" w:rsidP="00B36913">
      <w:pPr>
        <w:pStyle w:val="Label1"/>
        <w:spacing w:after="120" w:line="240" w:lineRule="auto"/>
        <w:rPr>
          <w:b w:val="0"/>
          <w:bCs/>
          <w:sz w:val="20"/>
          <w:szCs w:val="20"/>
          <w:lang w:val="fr-MC"/>
        </w:rPr>
      </w:pPr>
      <w:r w:rsidRPr="000005A4">
        <w:rPr>
          <w:b w:val="0"/>
          <w:bCs/>
          <w:sz w:val="20"/>
          <w:szCs w:val="20"/>
          <w:lang w:val="fr-MC"/>
        </w:rPr>
        <w:tab/>
        <w:t>B.P 445</w:t>
      </w:r>
    </w:p>
    <w:p w14:paraId="43CA4167" w14:textId="001D8E6A" w:rsidR="00455409" w:rsidRPr="000005A4" w:rsidRDefault="00455409" w:rsidP="00B36913">
      <w:pPr>
        <w:pStyle w:val="Label1"/>
        <w:spacing w:after="120" w:line="240" w:lineRule="auto"/>
        <w:rPr>
          <w:b w:val="0"/>
          <w:bCs/>
          <w:sz w:val="20"/>
          <w:szCs w:val="20"/>
          <w:lang w:val="fr-MC"/>
        </w:rPr>
      </w:pPr>
      <w:r w:rsidRPr="000005A4">
        <w:rPr>
          <w:b w:val="0"/>
          <w:bCs/>
          <w:sz w:val="20"/>
          <w:szCs w:val="20"/>
          <w:lang w:val="fr-MC"/>
        </w:rPr>
        <w:tab/>
        <w:t>MC 98011 MONACO CEDEX</w:t>
      </w:r>
    </w:p>
    <w:p w14:paraId="0F0AA539" w14:textId="6F8CC606" w:rsidR="00455409" w:rsidRPr="000005A4" w:rsidRDefault="00455409" w:rsidP="00B36913">
      <w:pPr>
        <w:pStyle w:val="Label1"/>
        <w:spacing w:after="120" w:line="240" w:lineRule="auto"/>
        <w:rPr>
          <w:b w:val="0"/>
          <w:bCs/>
          <w:sz w:val="20"/>
          <w:szCs w:val="20"/>
          <w:lang w:val="fr-MC"/>
        </w:rPr>
      </w:pPr>
      <w:r w:rsidRPr="000005A4">
        <w:rPr>
          <w:b w:val="0"/>
          <w:bCs/>
          <w:sz w:val="20"/>
          <w:szCs w:val="20"/>
          <w:lang w:val="fr-MC"/>
        </w:rPr>
        <w:tab/>
        <w:t xml:space="preserve">Telephone : </w:t>
      </w:r>
      <w:del w:id="1070" w:author="Greenblue" w:date="2024-02-13T15:37:00Z">
        <w:r w:rsidRPr="000005A4" w:rsidDel="00570EF2">
          <w:rPr>
            <w:b w:val="0"/>
            <w:bCs/>
            <w:sz w:val="20"/>
            <w:szCs w:val="20"/>
            <w:lang w:val="fr-MC"/>
          </w:rPr>
          <w:delText>-</w:delText>
        </w:r>
      </w:del>
      <w:ins w:id="1071" w:author="Greenblue" w:date="2024-02-13T15:37:00Z">
        <w:r w:rsidR="00570EF2" w:rsidRPr="000005A4">
          <w:rPr>
            <w:b w:val="0"/>
            <w:bCs/>
            <w:sz w:val="20"/>
            <w:szCs w:val="20"/>
            <w:lang w:val="fr-MC"/>
          </w:rPr>
          <w:t>+</w:t>
        </w:r>
      </w:ins>
      <w:r w:rsidRPr="000005A4">
        <w:rPr>
          <w:b w:val="0"/>
          <w:bCs/>
          <w:sz w:val="20"/>
          <w:szCs w:val="20"/>
          <w:lang w:val="fr-MC"/>
        </w:rPr>
        <w:t>377 93 10 81 00</w:t>
      </w:r>
    </w:p>
    <w:p w14:paraId="360B488A" w14:textId="1A5E08D5" w:rsidR="00455409" w:rsidRPr="000005A4" w:rsidRDefault="00455409" w:rsidP="00B36913">
      <w:pPr>
        <w:pStyle w:val="Label1"/>
        <w:spacing w:after="120" w:line="240" w:lineRule="auto"/>
        <w:rPr>
          <w:b w:val="0"/>
          <w:bCs/>
          <w:sz w:val="20"/>
          <w:szCs w:val="20"/>
          <w:lang w:val="fr-MC"/>
        </w:rPr>
      </w:pPr>
      <w:r w:rsidRPr="000005A4">
        <w:rPr>
          <w:b w:val="0"/>
          <w:bCs/>
          <w:sz w:val="20"/>
          <w:szCs w:val="20"/>
          <w:lang w:val="fr-MC"/>
        </w:rPr>
        <w:tab/>
        <w:t>Fax : + 377 93 10 81 40</w:t>
      </w:r>
    </w:p>
    <w:p w14:paraId="35A9A228" w14:textId="2D6B7E4D" w:rsidR="00455409" w:rsidRPr="000005A4" w:rsidRDefault="00455409" w:rsidP="00B36913">
      <w:pPr>
        <w:pStyle w:val="Label1"/>
        <w:spacing w:after="120" w:line="240" w:lineRule="auto"/>
        <w:rPr>
          <w:b w:val="0"/>
          <w:bCs/>
          <w:sz w:val="20"/>
          <w:szCs w:val="20"/>
          <w:lang w:val="fr-MC"/>
        </w:rPr>
      </w:pPr>
      <w:r w:rsidRPr="000005A4">
        <w:rPr>
          <w:b w:val="0"/>
          <w:bCs/>
          <w:sz w:val="20"/>
          <w:szCs w:val="20"/>
          <w:lang w:val="fr-MC"/>
        </w:rPr>
        <w:tab/>
        <w:t>Email : info@iho.int</w:t>
      </w:r>
    </w:p>
    <w:p w14:paraId="3F93AE3E" w14:textId="23A385A1" w:rsidR="000F2AEA" w:rsidRPr="000005A4" w:rsidRDefault="000F2AEA" w:rsidP="00B36913">
      <w:pPr>
        <w:pStyle w:val="Label1"/>
        <w:spacing w:after="120" w:line="240" w:lineRule="auto"/>
        <w:rPr>
          <w:sz w:val="20"/>
          <w:szCs w:val="20"/>
          <w:lang w:val="fr-MC"/>
        </w:rPr>
      </w:pPr>
      <w:r w:rsidRPr="00BB2205">
        <w:rPr>
          <w:lang w:val="fr-MC"/>
        </w:rPr>
        <w:t xml:space="preserve">URL: </w:t>
      </w:r>
      <w:r w:rsidRPr="00BB2205">
        <w:rPr>
          <w:lang w:val="fr-MC"/>
        </w:rPr>
        <w:tab/>
      </w:r>
      <w:r w:rsidRPr="00BB2205">
        <w:rPr>
          <w:lang w:val="fr-MC"/>
        </w:rPr>
        <w:tab/>
      </w:r>
      <w:r w:rsidR="00455409" w:rsidRPr="000005A4">
        <w:rPr>
          <w:b w:val="0"/>
          <w:bCs/>
          <w:sz w:val="20"/>
          <w:szCs w:val="20"/>
          <w:lang w:val="fr-MC"/>
        </w:rPr>
        <w:t>https://iho.int</w:t>
      </w:r>
    </w:p>
    <w:p w14:paraId="1F90648E" w14:textId="45AFEE4B" w:rsidR="000F2AEA" w:rsidRPr="000005A4" w:rsidRDefault="000F2AEA" w:rsidP="00B36913">
      <w:pPr>
        <w:pStyle w:val="Label1"/>
        <w:spacing w:after="120" w:line="240" w:lineRule="auto"/>
        <w:rPr>
          <w:sz w:val="20"/>
          <w:szCs w:val="20"/>
          <w:lang w:val="fr-MC"/>
        </w:rPr>
      </w:pPr>
      <w:r w:rsidRPr="00BB2205">
        <w:rPr>
          <w:lang w:val="fr-MC"/>
        </w:rPr>
        <w:t xml:space="preserve">Identifier: </w:t>
      </w:r>
      <w:r w:rsidRPr="00BB2205">
        <w:rPr>
          <w:lang w:val="fr-MC"/>
        </w:rPr>
        <w:tab/>
      </w:r>
      <w:r w:rsidRPr="00BB2205">
        <w:rPr>
          <w:lang w:val="fr-MC"/>
        </w:rPr>
        <w:tab/>
      </w:r>
      <w:r w:rsidR="00455409" w:rsidRPr="000005A4">
        <w:rPr>
          <w:b w:val="0"/>
          <w:bCs/>
          <w:sz w:val="20"/>
          <w:szCs w:val="20"/>
          <w:lang w:val="fr-MC"/>
        </w:rPr>
        <w:t>S-128</w:t>
      </w:r>
    </w:p>
    <w:p w14:paraId="016E61DF" w14:textId="63F4F471" w:rsidR="009F7443" w:rsidRPr="000005A4" w:rsidRDefault="000F2AEA" w:rsidP="00B36913">
      <w:pPr>
        <w:pStyle w:val="Label1"/>
        <w:spacing w:after="120" w:line="240" w:lineRule="auto"/>
        <w:rPr>
          <w:rFonts w:eastAsia="Times New Roman"/>
          <w:b w:val="0"/>
          <w:bCs/>
          <w:sz w:val="20"/>
          <w:szCs w:val="20"/>
          <w:lang w:eastAsia="en-GB"/>
        </w:rPr>
      </w:pPr>
      <w:r w:rsidRPr="008233BF">
        <w:t>Maintenance:</w:t>
      </w:r>
      <w:r w:rsidRPr="008233BF">
        <w:tab/>
      </w:r>
      <w:r w:rsidRPr="00455409">
        <w:rPr>
          <w:b w:val="0"/>
          <w:bCs/>
        </w:rPr>
        <w:tab/>
      </w:r>
      <w:r w:rsidR="00455409" w:rsidRPr="000005A4">
        <w:rPr>
          <w:b w:val="0"/>
          <w:bCs/>
          <w:sz w:val="20"/>
          <w:szCs w:val="20"/>
        </w:rPr>
        <w:t>Amendments to this Specification will be produced on a needs basis. For</w:t>
      </w:r>
      <w:r w:rsidR="00455409" w:rsidRPr="000005A4">
        <w:rPr>
          <w:b w:val="0"/>
          <w:bCs/>
          <w:spacing w:val="1"/>
          <w:sz w:val="20"/>
          <w:szCs w:val="20"/>
        </w:rPr>
        <w:t xml:space="preserve"> </w:t>
      </w:r>
      <w:r w:rsidR="00455409" w:rsidRPr="000005A4">
        <w:rPr>
          <w:b w:val="0"/>
          <w:bCs/>
          <w:sz w:val="20"/>
          <w:szCs w:val="20"/>
        </w:rPr>
        <w:t>reporting</w:t>
      </w:r>
      <w:r w:rsidR="00455409" w:rsidRPr="000005A4">
        <w:rPr>
          <w:b w:val="0"/>
          <w:bCs/>
          <w:spacing w:val="1"/>
          <w:sz w:val="20"/>
          <w:szCs w:val="20"/>
        </w:rPr>
        <w:t xml:space="preserve"> </w:t>
      </w:r>
      <w:r w:rsidR="00455409" w:rsidRPr="000005A4">
        <w:rPr>
          <w:b w:val="0"/>
          <w:bCs/>
          <w:sz w:val="20"/>
          <w:szCs w:val="20"/>
        </w:rPr>
        <w:t>issues</w:t>
      </w:r>
      <w:r w:rsidR="00455409" w:rsidRPr="000005A4">
        <w:rPr>
          <w:b w:val="0"/>
          <w:bCs/>
          <w:spacing w:val="1"/>
          <w:sz w:val="20"/>
          <w:szCs w:val="20"/>
        </w:rPr>
        <w:t xml:space="preserve"> </w:t>
      </w:r>
      <w:r w:rsidR="00455409" w:rsidRPr="000005A4">
        <w:rPr>
          <w:b w:val="0"/>
          <w:bCs/>
          <w:sz w:val="20"/>
          <w:szCs w:val="20"/>
        </w:rPr>
        <w:t>with</w:t>
      </w:r>
      <w:r w:rsidR="00455409" w:rsidRPr="000005A4">
        <w:rPr>
          <w:b w:val="0"/>
          <w:bCs/>
          <w:spacing w:val="1"/>
          <w:sz w:val="20"/>
          <w:szCs w:val="20"/>
        </w:rPr>
        <w:t xml:space="preserve"> </w:t>
      </w:r>
      <w:r w:rsidR="00455409" w:rsidRPr="000005A4">
        <w:rPr>
          <w:b w:val="0"/>
          <w:bCs/>
          <w:sz w:val="20"/>
          <w:szCs w:val="20"/>
        </w:rPr>
        <w:t>this</w:t>
      </w:r>
      <w:r w:rsidR="00455409" w:rsidRPr="000005A4">
        <w:rPr>
          <w:b w:val="0"/>
          <w:bCs/>
          <w:spacing w:val="1"/>
          <w:sz w:val="20"/>
          <w:szCs w:val="20"/>
        </w:rPr>
        <w:t xml:space="preserve"> </w:t>
      </w:r>
      <w:r w:rsidR="00455409" w:rsidRPr="000005A4">
        <w:rPr>
          <w:b w:val="0"/>
          <w:bCs/>
          <w:sz w:val="20"/>
          <w:szCs w:val="20"/>
        </w:rPr>
        <w:t>Specification</w:t>
      </w:r>
      <w:r w:rsidR="00455409" w:rsidRPr="000005A4">
        <w:rPr>
          <w:b w:val="0"/>
          <w:bCs/>
          <w:spacing w:val="1"/>
          <w:sz w:val="20"/>
          <w:szCs w:val="20"/>
        </w:rPr>
        <w:t xml:space="preserve"> </w:t>
      </w:r>
      <w:r w:rsidR="00455409" w:rsidRPr="000005A4">
        <w:rPr>
          <w:b w:val="0"/>
          <w:bCs/>
          <w:sz w:val="20"/>
          <w:szCs w:val="20"/>
        </w:rPr>
        <w:t>which</w:t>
      </w:r>
      <w:r w:rsidR="00455409" w:rsidRPr="000005A4">
        <w:rPr>
          <w:b w:val="0"/>
          <w:bCs/>
          <w:spacing w:val="1"/>
          <w:sz w:val="20"/>
          <w:szCs w:val="20"/>
        </w:rPr>
        <w:t xml:space="preserve"> </w:t>
      </w:r>
      <w:r w:rsidR="00455409" w:rsidRPr="000005A4">
        <w:rPr>
          <w:b w:val="0"/>
          <w:bCs/>
          <w:sz w:val="20"/>
          <w:szCs w:val="20"/>
        </w:rPr>
        <w:t>need</w:t>
      </w:r>
      <w:r w:rsidR="00455409" w:rsidRPr="000005A4">
        <w:rPr>
          <w:b w:val="0"/>
          <w:bCs/>
          <w:spacing w:val="1"/>
          <w:sz w:val="20"/>
          <w:szCs w:val="20"/>
        </w:rPr>
        <w:t xml:space="preserve"> </w:t>
      </w:r>
      <w:r w:rsidR="00455409" w:rsidRPr="000005A4">
        <w:rPr>
          <w:b w:val="0"/>
          <w:bCs/>
          <w:sz w:val="20"/>
          <w:szCs w:val="20"/>
        </w:rPr>
        <w:t>correction,</w:t>
      </w:r>
      <w:r w:rsidR="00455409" w:rsidRPr="000005A4">
        <w:rPr>
          <w:b w:val="0"/>
          <w:bCs/>
          <w:spacing w:val="1"/>
          <w:sz w:val="20"/>
          <w:szCs w:val="20"/>
        </w:rPr>
        <w:t xml:space="preserve"> </w:t>
      </w:r>
      <w:r w:rsidR="00455409" w:rsidRPr="000005A4">
        <w:rPr>
          <w:b w:val="0"/>
          <w:bCs/>
          <w:sz w:val="20"/>
          <w:szCs w:val="20"/>
        </w:rPr>
        <w:t>use</w:t>
      </w:r>
      <w:r w:rsidR="00455409" w:rsidRPr="000005A4">
        <w:rPr>
          <w:b w:val="0"/>
          <w:bCs/>
          <w:spacing w:val="1"/>
          <w:sz w:val="20"/>
          <w:szCs w:val="20"/>
        </w:rPr>
        <w:t xml:space="preserve"> </w:t>
      </w:r>
      <w:r w:rsidR="00455409" w:rsidRPr="000005A4">
        <w:rPr>
          <w:b w:val="0"/>
          <w:bCs/>
          <w:sz w:val="20"/>
          <w:szCs w:val="20"/>
        </w:rPr>
        <w:t>the</w:t>
      </w:r>
      <w:r w:rsidR="00455409" w:rsidRPr="000005A4">
        <w:rPr>
          <w:b w:val="0"/>
          <w:bCs/>
          <w:spacing w:val="1"/>
          <w:sz w:val="20"/>
          <w:szCs w:val="20"/>
        </w:rPr>
        <w:t xml:space="preserve"> </w:t>
      </w:r>
      <w:r w:rsidR="00455409" w:rsidRPr="000005A4">
        <w:rPr>
          <w:b w:val="0"/>
          <w:bCs/>
          <w:sz w:val="20"/>
          <w:szCs w:val="20"/>
        </w:rPr>
        <w:t>contact</w:t>
      </w:r>
      <w:r w:rsidR="00455409" w:rsidRPr="000005A4">
        <w:rPr>
          <w:b w:val="0"/>
          <w:bCs/>
          <w:spacing w:val="-2"/>
          <w:sz w:val="20"/>
          <w:szCs w:val="20"/>
        </w:rPr>
        <w:t xml:space="preserve"> </w:t>
      </w:r>
      <w:r w:rsidR="00455409" w:rsidRPr="000005A4">
        <w:rPr>
          <w:b w:val="0"/>
          <w:bCs/>
          <w:sz w:val="20"/>
          <w:szCs w:val="20"/>
        </w:rPr>
        <w:t>information.</w:t>
      </w:r>
    </w:p>
    <w:p w14:paraId="51C942FE" w14:textId="43D1EF31" w:rsidR="008D49AA" w:rsidRPr="008D6043" w:rsidRDefault="009F7443" w:rsidP="00972855">
      <w:pPr>
        <w:pStyle w:val="20"/>
        <w:rPr>
          <w:lang w:eastAsia="en-US"/>
        </w:rPr>
      </w:pPr>
      <w:bookmarkStart w:id="1072" w:name="_Toc152232538"/>
      <w:bookmarkStart w:id="1073" w:name="_Toc170717189"/>
      <w:r>
        <w:rPr>
          <w:lang w:eastAsia="en-US"/>
        </w:rPr>
        <w:t>IHO Product Specification Maintenance</w:t>
      </w:r>
      <w:bookmarkEnd w:id="1072"/>
      <w:bookmarkEnd w:id="1073"/>
    </w:p>
    <w:p w14:paraId="35B2956E" w14:textId="68A3CAB0" w:rsidR="00CD70BD" w:rsidRPr="008233BF" w:rsidRDefault="00101EF2" w:rsidP="00CD70BD">
      <w:pPr>
        <w:pStyle w:val="30"/>
        <w:ind w:left="1418" w:hanging="1418"/>
      </w:pPr>
      <w:bookmarkStart w:id="1074" w:name="_Toc152232539"/>
      <w:bookmarkStart w:id="1075" w:name="_Toc170717190"/>
      <w:r>
        <w:t>Introduction</w:t>
      </w:r>
      <w:bookmarkEnd w:id="1074"/>
      <w:bookmarkEnd w:id="1075"/>
    </w:p>
    <w:p w14:paraId="189E9990" w14:textId="21CE27D1" w:rsidR="009F7443" w:rsidRDefault="008D49AA" w:rsidP="00DB035D">
      <w:pPr>
        <w:spacing w:after="120"/>
        <w:rPr>
          <w:lang w:eastAsia="en-US"/>
        </w:rPr>
      </w:pPr>
      <w:r>
        <w:rPr>
          <w:lang w:eastAsia="en-US"/>
        </w:rPr>
        <w:t>Changes to S-1</w:t>
      </w:r>
      <w:r w:rsidR="00101EF2">
        <w:rPr>
          <w:lang w:eastAsia="en-US"/>
        </w:rPr>
        <w:t>28</w:t>
      </w:r>
      <w:r w:rsidR="009F7443">
        <w:rPr>
          <w:lang w:eastAsia="en-US"/>
        </w:rPr>
        <w:t xml:space="preserve"> will be released by the IHO as a new edition, revision, or clarification.  </w:t>
      </w:r>
    </w:p>
    <w:p w14:paraId="1775F631" w14:textId="7A66F772" w:rsidR="009F7443" w:rsidRPr="00CD70BD" w:rsidRDefault="00101EF2" w:rsidP="00CD70BD">
      <w:pPr>
        <w:pStyle w:val="30"/>
        <w:ind w:left="1418" w:hanging="1418"/>
      </w:pPr>
      <w:bookmarkStart w:id="1076" w:name="_Toc152232540"/>
      <w:bookmarkStart w:id="1077" w:name="_Toc170717191"/>
      <w:r>
        <w:t>New Edition</w:t>
      </w:r>
      <w:bookmarkEnd w:id="1076"/>
      <w:bookmarkEnd w:id="1077"/>
    </w:p>
    <w:p w14:paraId="23727737" w14:textId="684DDA8B" w:rsidR="008F7F95" w:rsidRPr="008F7F95" w:rsidRDefault="009F7443" w:rsidP="00DB035D">
      <w:pPr>
        <w:autoSpaceDE w:val="0"/>
        <w:autoSpaceDN w:val="0"/>
        <w:adjustRightInd w:val="0"/>
        <w:spacing w:after="120" w:line="240" w:lineRule="auto"/>
        <w:rPr>
          <w:color w:val="000000"/>
          <w:lang w:eastAsia="en-US"/>
        </w:rPr>
      </w:pPr>
      <w:r w:rsidRPr="009F7443">
        <w:rPr>
          <w:iCs/>
          <w:color w:val="000000"/>
          <w:lang w:eastAsia="en-US"/>
        </w:rPr>
        <w:t>New Editions</w:t>
      </w:r>
      <w:r w:rsidRPr="009F7443">
        <w:rPr>
          <w:i/>
          <w:iCs/>
          <w:color w:val="000000"/>
          <w:lang w:eastAsia="en-US"/>
        </w:rPr>
        <w:t xml:space="preserve"> </w:t>
      </w:r>
      <w:r w:rsidRPr="008F7F95">
        <w:rPr>
          <w:color w:val="000000"/>
          <w:lang w:eastAsia="en-US"/>
        </w:rPr>
        <w:t xml:space="preserve">of </w:t>
      </w:r>
      <w:r w:rsidR="00A217FA" w:rsidRPr="008D6043">
        <w:rPr>
          <w:lang w:eastAsia="en-US"/>
        </w:rPr>
        <w:t>S-1</w:t>
      </w:r>
      <w:r w:rsidR="008D6043" w:rsidRPr="008D6043">
        <w:rPr>
          <w:lang w:eastAsia="en-US"/>
        </w:rPr>
        <w:t>28</w:t>
      </w:r>
      <w:r w:rsidRPr="009F7443">
        <w:rPr>
          <w:color w:val="000000"/>
          <w:lang w:eastAsia="en-US"/>
        </w:rPr>
        <w:t xml:space="preserve"> introduce significant changes. </w:t>
      </w:r>
      <w:r w:rsidRPr="009F7443">
        <w:rPr>
          <w:i/>
          <w:iCs/>
          <w:color w:val="000000"/>
          <w:lang w:eastAsia="en-US"/>
        </w:rPr>
        <w:t xml:space="preserve">New Editions </w:t>
      </w:r>
      <w:r w:rsidRPr="009F7443">
        <w:rPr>
          <w:color w:val="000000"/>
          <w:lang w:eastAsia="en-US"/>
        </w:rPr>
        <w:t xml:space="preserve">enable new concepts, such as the ability to support new functions or applications, or the introduction of new constructs or data types. </w:t>
      </w:r>
      <w:r w:rsidRPr="009F7443">
        <w:rPr>
          <w:i/>
          <w:iCs/>
          <w:color w:val="000000"/>
          <w:lang w:eastAsia="en-US"/>
        </w:rPr>
        <w:t xml:space="preserve">New Editions </w:t>
      </w:r>
      <w:r w:rsidRPr="009F7443">
        <w:rPr>
          <w:color w:val="000000"/>
          <w:lang w:eastAsia="en-US"/>
        </w:rPr>
        <w:t xml:space="preserve">are likely to have a significant impact on either existing users or future users </w:t>
      </w:r>
      <w:r w:rsidR="008D49AA">
        <w:rPr>
          <w:color w:val="000000"/>
          <w:lang w:eastAsia="en-US"/>
        </w:rPr>
        <w:t>of S-10n</w:t>
      </w:r>
      <w:r w:rsidRPr="009F7443">
        <w:rPr>
          <w:color w:val="000000"/>
          <w:lang w:eastAsia="en-US"/>
        </w:rPr>
        <w:t xml:space="preserve">. </w:t>
      </w:r>
    </w:p>
    <w:p w14:paraId="15F68FBE" w14:textId="26249F77" w:rsidR="00CD70BD" w:rsidRPr="008233BF" w:rsidRDefault="00D17744" w:rsidP="00CD70BD">
      <w:pPr>
        <w:pStyle w:val="30"/>
        <w:ind w:left="1418" w:hanging="1418"/>
      </w:pPr>
      <w:bookmarkStart w:id="1078" w:name="_Toc152232541"/>
      <w:bookmarkStart w:id="1079" w:name="_Toc170717192"/>
      <w:r>
        <w:t>Revision</w:t>
      </w:r>
      <w:bookmarkEnd w:id="1078"/>
      <w:bookmarkEnd w:id="1079"/>
    </w:p>
    <w:p w14:paraId="68A007C6" w14:textId="57E24A59" w:rsidR="005E6D54" w:rsidRDefault="009F7443" w:rsidP="00DB035D">
      <w:pPr>
        <w:autoSpaceDE w:val="0"/>
        <w:autoSpaceDN w:val="0"/>
        <w:adjustRightInd w:val="0"/>
        <w:spacing w:after="120" w:line="240" w:lineRule="auto"/>
        <w:rPr>
          <w:color w:val="000000"/>
          <w:lang w:eastAsia="en-US"/>
        </w:rPr>
      </w:pPr>
      <w:r w:rsidRPr="009F7443">
        <w:rPr>
          <w:i/>
          <w:iCs/>
          <w:color w:val="000000"/>
          <w:lang w:eastAsia="en-US"/>
        </w:rPr>
        <w:t xml:space="preserve">Revisions </w:t>
      </w:r>
      <w:r w:rsidRPr="009F7443">
        <w:rPr>
          <w:color w:val="000000"/>
          <w:lang w:eastAsia="en-US"/>
        </w:rPr>
        <w:t xml:space="preserve">are defined as substantive semantic changes to </w:t>
      </w:r>
      <w:r w:rsidR="00E117D1" w:rsidRPr="008D6043">
        <w:rPr>
          <w:lang w:eastAsia="en-US"/>
        </w:rPr>
        <w:t>S-128</w:t>
      </w:r>
      <w:r w:rsidRPr="009F7443">
        <w:rPr>
          <w:color w:val="000000"/>
          <w:lang w:eastAsia="en-US"/>
        </w:rPr>
        <w:t xml:space="preserve">. Typically, revisions </w:t>
      </w:r>
      <w:r w:rsidR="00A217FA">
        <w:rPr>
          <w:color w:val="000000"/>
          <w:lang w:eastAsia="en-US"/>
        </w:rPr>
        <w:t xml:space="preserve">will change </w:t>
      </w:r>
      <w:r w:rsidR="00E117D1" w:rsidRPr="008D6043">
        <w:rPr>
          <w:lang w:eastAsia="en-US"/>
        </w:rPr>
        <w:t>S-128</w:t>
      </w:r>
      <w:r w:rsidRPr="009F7443">
        <w:rPr>
          <w:color w:val="000000"/>
          <w:lang w:eastAsia="en-US"/>
        </w:rPr>
        <w:t xml:space="preserve"> to correct factual errors; introduce necessary changes that have become evident as a result of practical experience or changing circumstances. A </w:t>
      </w:r>
      <w:r w:rsidRPr="009F7443">
        <w:rPr>
          <w:i/>
          <w:iCs/>
          <w:color w:val="000000"/>
          <w:lang w:eastAsia="en-US"/>
        </w:rPr>
        <w:t xml:space="preserve">revision </w:t>
      </w:r>
      <w:r w:rsidR="006767ED">
        <w:rPr>
          <w:color w:val="000000"/>
          <w:lang w:eastAsia="en-US"/>
        </w:rPr>
        <w:t>must</w:t>
      </w:r>
      <w:r w:rsidRPr="009F7443">
        <w:rPr>
          <w:color w:val="000000"/>
          <w:lang w:eastAsia="en-US"/>
        </w:rPr>
        <w:t xml:space="preserve"> not be classified as a clarification. </w:t>
      </w:r>
      <w:r w:rsidRPr="009F7443">
        <w:rPr>
          <w:i/>
          <w:iCs/>
          <w:color w:val="000000"/>
          <w:lang w:eastAsia="en-US"/>
        </w:rPr>
        <w:t xml:space="preserve">Revisions </w:t>
      </w:r>
      <w:r w:rsidRPr="009F7443">
        <w:rPr>
          <w:color w:val="000000"/>
          <w:lang w:eastAsia="en-US"/>
        </w:rPr>
        <w:t xml:space="preserve">could have an impact on either existing users or future users of </w:t>
      </w:r>
      <w:r w:rsidR="00AB6A93" w:rsidRPr="008D6043">
        <w:rPr>
          <w:lang w:eastAsia="en-US"/>
        </w:rPr>
        <w:t>S-128</w:t>
      </w:r>
      <w:r w:rsidRPr="009F7443">
        <w:rPr>
          <w:color w:val="000000"/>
          <w:lang w:eastAsia="en-US"/>
        </w:rPr>
        <w:t xml:space="preserve">. All cumulative </w:t>
      </w:r>
      <w:r w:rsidRPr="009F7443">
        <w:rPr>
          <w:i/>
          <w:iCs/>
          <w:color w:val="000000"/>
          <w:lang w:eastAsia="en-US"/>
        </w:rPr>
        <w:t xml:space="preserve">clarifications </w:t>
      </w:r>
      <w:r w:rsidRPr="009F7443">
        <w:rPr>
          <w:color w:val="000000"/>
          <w:lang w:eastAsia="en-US"/>
        </w:rPr>
        <w:t xml:space="preserve">must be included with the release of approved corrections revisions. </w:t>
      </w:r>
    </w:p>
    <w:p w14:paraId="516C9639" w14:textId="77777777" w:rsidR="00595A33" w:rsidRDefault="001E561A" w:rsidP="00DB035D">
      <w:pPr>
        <w:pStyle w:val="ISOSecretObservations"/>
        <w:spacing w:before="0" w:after="120" w:line="240" w:lineRule="auto"/>
        <w:jc w:val="both"/>
        <w:rPr>
          <w:sz w:val="20"/>
        </w:rPr>
      </w:pPr>
      <w:r w:rsidRPr="001E561A">
        <w:rPr>
          <w:sz w:val="20"/>
        </w:rPr>
        <w:t>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w:t>
      </w:r>
    </w:p>
    <w:p w14:paraId="70671B60" w14:textId="660665B4" w:rsidR="008F7F95" w:rsidRPr="00D17744" w:rsidRDefault="001E561A" w:rsidP="00DB035D">
      <w:pPr>
        <w:autoSpaceDE w:val="0"/>
        <w:autoSpaceDN w:val="0"/>
        <w:adjustRightInd w:val="0"/>
        <w:spacing w:after="120" w:line="240" w:lineRule="auto"/>
        <w:rPr>
          <w:color w:val="000000"/>
          <w:lang w:eastAsia="en-US"/>
        </w:rPr>
      </w:pPr>
      <w:r w:rsidRPr="008F7F95">
        <w:rPr>
          <w:color w:val="000000"/>
          <w:lang w:eastAsia="en-US"/>
        </w:rPr>
        <w:lastRenderedPageBreak/>
        <w:t>In most cases a new feature or portrayal catalogue wi</w:t>
      </w:r>
      <w:r w:rsidR="008D49AA">
        <w:rPr>
          <w:color w:val="000000"/>
          <w:lang w:eastAsia="en-US"/>
        </w:rPr>
        <w:t xml:space="preserve">ll result in a revision of </w:t>
      </w:r>
      <w:r w:rsidR="00AB6A93" w:rsidRPr="008D6043">
        <w:rPr>
          <w:lang w:eastAsia="en-US"/>
        </w:rPr>
        <w:t>S-128</w:t>
      </w:r>
      <w:r w:rsidRPr="008F7F95">
        <w:rPr>
          <w:color w:val="000000"/>
          <w:lang w:eastAsia="en-US"/>
        </w:rPr>
        <w:t>.</w:t>
      </w:r>
    </w:p>
    <w:p w14:paraId="6F33ACE2" w14:textId="56D01921" w:rsidR="00CD70BD" w:rsidRPr="008233BF" w:rsidRDefault="00D17744" w:rsidP="00CD70BD">
      <w:pPr>
        <w:pStyle w:val="30"/>
        <w:ind w:left="1418" w:hanging="1418"/>
      </w:pPr>
      <w:bookmarkStart w:id="1080" w:name="_Toc152232542"/>
      <w:bookmarkStart w:id="1081" w:name="_Toc170717193"/>
      <w:r>
        <w:t>Clarification</w:t>
      </w:r>
      <w:bookmarkEnd w:id="1080"/>
      <w:bookmarkEnd w:id="1081"/>
    </w:p>
    <w:p w14:paraId="0A05361A" w14:textId="230D0A53" w:rsidR="009F7443" w:rsidRDefault="009F7443" w:rsidP="00DB035D">
      <w:pPr>
        <w:autoSpaceDE w:val="0"/>
        <w:autoSpaceDN w:val="0"/>
        <w:adjustRightInd w:val="0"/>
        <w:spacing w:after="120" w:line="240" w:lineRule="auto"/>
        <w:rPr>
          <w:color w:val="000000"/>
          <w:lang w:eastAsia="en-US"/>
        </w:rPr>
      </w:pPr>
      <w:r w:rsidRPr="009F7443">
        <w:rPr>
          <w:color w:val="000000"/>
          <w:lang w:eastAsia="en-US"/>
        </w:rPr>
        <w:t xml:space="preserve">Clarifications are non-substantive changes to </w:t>
      </w:r>
      <w:r w:rsidR="00BA0681" w:rsidRPr="008D6043">
        <w:rPr>
          <w:lang w:eastAsia="en-US"/>
        </w:rPr>
        <w:t>S-128</w:t>
      </w:r>
      <w:r w:rsidRPr="009F7443">
        <w:rPr>
          <w:color w:val="000000"/>
          <w:lang w:eastAsia="en-US"/>
        </w:rPr>
        <w:t xml:space="preserve">. Typically, clarifications: remove ambiguity; correct grammatical and spelling errors; amend or update cross references; insert improved graphics in spelling, punctuation and grammar. A clarification must not cause any substantive semantic change to </w:t>
      </w:r>
      <w:r w:rsidR="008D49AA">
        <w:rPr>
          <w:color w:val="000000"/>
          <w:lang w:eastAsia="en-US"/>
        </w:rPr>
        <w:t>S-</w:t>
      </w:r>
      <w:r w:rsidR="00D17744">
        <w:rPr>
          <w:color w:val="000000"/>
          <w:lang w:eastAsia="en-US"/>
        </w:rPr>
        <w:t>128</w:t>
      </w:r>
      <w:r w:rsidR="008F7F95" w:rsidRPr="008F7F95">
        <w:rPr>
          <w:color w:val="000000"/>
          <w:lang w:eastAsia="en-US"/>
        </w:rPr>
        <w:t>.</w:t>
      </w:r>
      <w:r w:rsidRPr="009F7443">
        <w:rPr>
          <w:color w:val="000000"/>
          <w:lang w:eastAsia="en-US"/>
        </w:rPr>
        <w:t xml:space="preserve"> </w:t>
      </w:r>
    </w:p>
    <w:p w14:paraId="683E2796" w14:textId="09A2BDCE" w:rsidR="001E561A" w:rsidRDefault="001E561A" w:rsidP="00DB035D">
      <w:pPr>
        <w:autoSpaceDE w:val="0"/>
        <w:autoSpaceDN w:val="0"/>
        <w:adjustRightInd w:val="0"/>
        <w:spacing w:after="120" w:line="240" w:lineRule="auto"/>
        <w:rPr>
          <w:color w:val="000000"/>
          <w:lang w:eastAsia="en-US"/>
        </w:rPr>
      </w:pPr>
      <w:r>
        <w:rPr>
          <w:color w:val="000000"/>
          <w:lang w:eastAsia="en-US"/>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w:t>
      </w:r>
      <w:r w:rsidR="00357869">
        <w:rPr>
          <w:color w:val="000000"/>
          <w:lang w:eastAsia="en-US"/>
        </w:rPr>
        <w:t>P</w:t>
      </w:r>
      <w:r>
        <w:rPr>
          <w:color w:val="000000"/>
          <w:lang w:eastAsia="en-US"/>
        </w:rPr>
        <w:t xml:space="preserve">ortrayal </w:t>
      </w:r>
      <w:r w:rsidR="00357869">
        <w:rPr>
          <w:color w:val="000000"/>
          <w:lang w:eastAsia="en-US"/>
        </w:rPr>
        <w:t>C</w:t>
      </w:r>
      <w:r>
        <w:rPr>
          <w:color w:val="000000"/>
          <w:lang w:eastAsia="en-US"/>
        </w:rPr>
        <w:t xml:space="preserve">atalogue can always rely on earlier versions of the </w:t>
      </w:r>
      <w:r w:rsidR="00357869">
        <w:rPr>
          <w:color w:val="000000"/>
          <w:lang w:eastAsia="en-US"/>
        </w:rPr>
        <w:t>F</w:t>
      </w:r>
      <w:r>
        <w:rPr>
          <w:color w:val="000000"/>
          <w:lang w:eastAsia="en-US"/>
        </w:rPr>
        <w:t xml:space="preserve">eature </w:t>
      </w:r>
      <w:r w:rsidR="00357869">
        <w:rPr>
          <w:color w:val="000000"/>
          <w:lang w:eastAsia="en-US"/>
        </w:rPr>
        <w:t>C</w:t>
      </w:r>
      <w:r>
        <w:rPr>
          <w:color w:val="000000"/>
          <w:lang w:eastAsia="en-US"/>
        </w:rPr>
        <w:t>atalogues.</w:t>
      </w:r>
    </w:p>
    <w:p w14:paraId="60827095" w14:textId="60F4DFB1" w:rsidR="00CD70BD" w:rsidRPr="008233BF" w:rsidRDefault="00BD04E8" w:rsidP="00CD70BD">
      <w:pPr>
        <w:pStyle w:val="30"/>
        <w:ind w:left="1418" w:hanging="1418"/>
      </w:pPr>
      <w:bookmarkStart w:id="1082" w:name="_Toc152232543"/>
      <w:bookmarkStart w:id="1083" w:name="_Toc170717194"/>
      <w:r>
        <w:t>Version numbers</w:t>
      </w:r>
      <w:bookmarkEnd w:id="1082"/>
      <w:bookmarkEnd w:id="1083"/>
    </w:p>
    <w:p w14:paraId="76CAE047" w14:textId="0FCC4267" w:rsidR="008F7F95" w:rsidRDefault="008F7F95" w:rsidP="00DB035D">
      <w:pPr>
        <w:spacing w:after="120"/>
      </w:pPr>
      <w:r>
        <w:t xml:space="preserve">The associated version control numbering </w:t>
      </w:r>
      <w:r w:rsidR="008D49AA">
        <w:t>to identify changes (n) to S-1</w:t>
      </w:r>
      <w:r w:rsidR="00BD04E8">
        <w:t>28</w:t>
      </w:r>
      <w:r>
        <w:t xml:space="preserve"> </w:t>
      </w:r>
      <w:r w:rsidR="006767ED">
        <w:t>must</w:t>
      </w:r>
      <w:r>
        <w:t xml:space="preserve"> be as follows:</w:t>
      </w:r>
    </w:p>
    <w:p w14:paraId="600AEC3E" w14:textId="77777777" w:rsidR="008F7F95" w:rsidRDefault="008F7F95" w:rsidP="00DB035D">
      <w:pPr>
        <w:spacing w:after="120"/>
      </w:pPr>
      <w:r>
        <w:t xml:space="preserve">New Editions denoted as </w:t>
      </w:r>
      <w:r w:rsidRPr="008F7F95">
        <w:rPr>
          <w:b/>
          <w:sz w:val="32"/>
        </w:rPr>
        <w:t>n</w:t>
      </w:r>
      <w:r>
        <w:t>.0.0</w:t>
      </w:r>
    </w:p>
    <w:p w14:paraId="1E15E875" w14:textId="77777777" w:rsidR="008F7F95" w:rsidRDefault="008F7F95" w:rsidP="00DB035D">
      <w:pPr>
        <w:spacing w:after="120"/>
      </w:pPr>
      <w:r>
        <w:t>Revisions denoted as n.</w:t>
      </w:r>
      <w:r w:rsidRPr="008F7F95">
        <w:rPr>
          <w:b/>
          <w:sz w:val="28"/>
        </w:rPr>
        <w:t>n</w:t>
      </w:r>
      <w:r>
        <w:t>.0</w:t>
      </w:r>
    </w:p>
    <w:p w14:paraId="4983937D" w14:textId="77777777" w:rsidR="000F2AEA" w:rsidRDefault="008F7F95" w:rsidP="00DB035D">
      <w:pPr>
        <w:spacing w:after="120"/>
        <w:rPr>
          <w:b/>
          <w:sz w:val="28"/>
        </w:rPr>
      </w:pPr>
      <w:r>
        <w:t>Clarifications denoted as n.n.</w:t>
      </w:r>
      <w:r w:rsidRPr="008F7F95">
        <w:rPr>
          <w:b/>
          <w:sz w:val="28"/>
        </w:rPr>
        <w:t>n</w:t>
      </w:r>
    </w:p>
    <w:p w14:paraId="57BE0B15" w14:textId="77777777" w:rsidR="006435C5" w:rsidRPr="006435C5" w:rsidRDefault="006435C5" w:rsidP="006435C5"/>
    <w:p w14:paraId="30BC1B51" w14:textId="77777777" w:rsidR="00731C05" w:rsidRDefault="004B59B1" w:rsidP="001C2735">
      <w:pPr>
        <w:pStyle w:val="1"/>
      </w:pPr>
      <w:bookmarkStart w:id="1084" w:name="_Toc225648278"/>
      <w:bookmarkStart w:id="1085" w:name="_Toc225065135"/>
      <w:bookmarkStart w:id="1086" w:name="_Toc152232544"/>
      <w:bookmarkStart w:id="1087" w:name="_Toc170717195"/>
      <w:r w:rsidRPr="008233BF">
        <w:t>Specification Scopes</w:t>
      </w:r>
      <w:bookmarkEnd w:id="1084"/>
      <w:bookmarkEnd w:id="1085"/>
      <w:bookmarkEnd w:id="1086"/>
      <w:bookmarkEnd w:id="1087"/>
    </w:p>
    <w:p w14:paraId="3B70C17A" w14:textId="565B8ACB" w:rsidR="00D73CA5" w:rsidRPr="00394A5C" w:rsidRDefault="00394A5C" w:rsidP="00972855">
      <w:pPr>
        <w:pStyle w:val="note0"/>
        <w:rPr>
          <w:i w:val="0"/>
          <w:iCs/>
          <w:color w:val="auto"/>
        </w:rPr>
      </w:pPr>
      <w:r w:rsidRPr="00394A5C">
        <w:rPr>
          <w:i w:val="0"/>
          <w:iCs/>
          <w:color w:val="auto"/>
        </w:rPr>
        <w:t xml:space="preserve">This </w:t>
      </w:r>
      <w:r>
        <w:rPr>
          <w:i w:val="0"/>
          <w:iCs/>
          <w:color w:val="auto"/>
        </w:rPr>
        <w:t>Product Specification describe</w:t>
      </w:r>
      <w:del w:id="1088" w:author="USER" w:date="2024-03-22T18:40:00Z">
        <w:r w:rsidDel="006A1896">
          <w:rPr>
            <w:i w:val="0"/>
            <w:iCs/>
            <w:color w:val="auto"/>
          </w:rPr>
          <w:delText>d</w:delText>
        </w:r>
      </w:del>
      <w:r>
        <w:rPr>
          <w:i w:val="0"/>
          <w:iCs/>
          <w:color w:val="auto"/>
        </w:rPr>
        <w:t>s one data product and therefore require</w:t>
      </w:r>
      <w:del w:id="1089" w:author="USER" w:date="2024-03-22T18:40:00Z">
        <w:r w:rsidDel="006A1896">
          <w:rPr>
            <w:i w:val="0"/>
            <w:iCs/>
            <w:color w:val="auto"/>
          </w:rPr>
          <w:delText>d</w:delText>
        </w:r>
      </w:del>
      <w:r>
        <w:rPr>
          <w:i w:val="0"/>
          <w:iCs/>
          <w:color w:val="auto"/>
        </w:rPr>
        <w:t>s only one scope which is described below:</w:t>
      </w:r>
    </w:p>
    <w:p w14:paraId="6FBB30FF" w14:textId="161A75B8" w:rsidR="000D6280" w:rsidRPr="008233BF" w:rsidRDefault="000D6280" w:rsidP="00B36913">
      <w:pPr>
        <w:pStyle w:val="Label1"/>
        <w:spacing w:after="120" w:line="240" w:lineRule="auto"/>
      </w:pPr>
      <w:r w:rsidRPr="008233BF">
        <w:t xml:space="preserve">Scope ID: </w:t>
      </w:r>
      <w:r w:rsidRPr="008233BF">
        <w:tab/>
      </w:r>
      <w:r w:rsidRPr="008233BF">
        <w:tab/>
      </w:r>
      <w:r w:rsidR="00394A5C" w:rsidRPr="00394A5C">
        <w:rPr>
          <w:b w:val="0"/>
          <w:bCs/>
          <w:sz w:val="20"/>
          <w:szCs w:val="20"/>
        </w:rPr>
        <w:t>Catalogue of Nautical Products</w:t>
      </w:r>
    </w:p>
    <w:p w14:paraId="7B539201" w14:textId="63DA6C46" w:rsidR="000D6280" w:rsidRPr="008233BF" w:rsidRDefault="000D6280" w:rsidP="00B36913">
      <w:pPr>
        <w:pStyle w:val="Label1"/>
        <w:spacing w:after="120" w:line="240" w:lineRule="auto"/>
      </w:pPr>
      <w:r w:rsidRPr="008233BF">
        <w:t>Level:</w:t>
      </w:r>
      <w:r w:rsidRPr="008233BF">
        <w:tab/>
      </w:r>
      <w:r w:rsidRPr="008233BF">
        <w:tab/>
      </w:r>
      <w:r w:rsidR="00394A5C" w:rsidRPr="00394A5C">
        <w:rPr>
          <w:b w:val="0"/>
          <w:bCs/>
          <w:sz w:val="20"/>
          <w:szCs w:val="20"/>
        </w:rPr>
        <w:t>005-dataset</w:t>
      </w:r>
    </w:p>
    <w:p w14:paraId="3073BE87" w14:textId="6360FF15" w:rsidR="00400092" w:rsidRDefault="000D6280" w:rsidP="00400092">
      <w:pPr>
        <w:pStyle w:val="Label1"/>
        <w:spacing w:after="120" w:line="240" w:lineRule="auto"/>
        <w:rPr>
          <w:b w:val="0"/>
          <w:bCs/>
          <w:sz w:val="20"/>
          <w:szCs w:val="20"/>
        </w:rPr>
      </w:pPr>
      <w:r w:rsidRPr="008233BF">
        <w:t>Level name:</w:t>
      </w:r>
      <w:r w:rsidRPr="008233BF">
        <w:tab/>
      </w:r>
      <w:r w:rsidR="00394A5C" w:rsidRPr="00394A5C">
        <w:rPr>
          <w:b w:val="0"/>
          <w:bCs/>
          <w:sz w:val="20"/>
          <w:szCs w:val="20"/>
        </w:rPr>
        <w:t>CNP Dataset</w:t>
      </w:r>
      <w:bookmarkStart w:id="1090" w:name="_Toc225648279"/>
      <w:bookmarkStart w:id="1091" w:name="_Toc225065136"/>
    </w:p>
    <w:p w14:paraId="367E0CE2" w14:textId="77777777" w:rsidR="00400092" w:rsidRPr="00400092" w:rsidRDefault="00400092" w:rsidP="00400092">
      <w:pPr>
        <w:pStyle w:val="Label1"/>
        <w:spacing w:after="120" w:line="240" w:lineRule="auto"/>
        <w:rPr>
          <w:b w:val="0"/>
          <w:bCs/>
          <w:sz w:val="20"/>
          <w:szCs w:val="20"/>
        </w:rPr>
      </w:pPr>
    </w:p>
    <w:p w14:paraId="59A42906" w14:textId="4F133F64" w:rsidR="00A25DC9" w:rsidRPr="008233BF" w:rsidRDefault="00A25DC9" w:rsidP="001C2735">
      <w:pPr>
        <w:pStyle w:val="1"/>
      </w:pPr>
      <w:bookmarkStart w:id="1092" w:name="_Toc152232545"/>
      <w:bookmarkStart w:id="1093" w:name="_Toc170717196"/>
      <w:r w:rsidRPr="008233BF">
        <w:t>Data</w:t>
      </w:r>
      <w:r w:rsidR="00053ABB">
        <w:t>s</w:t>
      </w:r>
      <w:r w:rsidR="00A25574">
        <w:t xml:space="preserve">et </w:t>
      </w:r>
      <w:bookmarkEnd w:id="1090"/>
      <w:bookmarkEnd w:id="1091"/>
      <w:r w:rsidR="00A25574">
        <w:t>Identification</w:t>
      </w:r>
      <w:bookmarkEnd w:id="1092"/>
      <w:bookmarkEnd w:id="1093"/>
    </w:p>
    <w:p w14:paraId="09C6A732" w14:textId="4D8DC94D" w:rsidR="000C2C7C" w:rsidRPr="00D73CA5" w:rsidRDefault="00C241CD" w:rsidP="00C241CD">
      <w:r>
        <w:t>T</w:t>
      </w:r>
      <w:r>
        <w:rPr>
          <w:spacing w:val="-1"/>
        </w:rPr>
        <w:t>his</w:t>
      </w:r>
      <w:r>
        <w:rPr>
          <w:spacing w:val="-12"/>
        </w:rPr>
        <w:t xml:space="preserve"> </w:t>
      </w:r>
      <w:r>
        <w:rPr>
          <w:spacing w:val="-1"/>
        </w:rPr>
        <w:t>section</w:t>
      </w:r>
      <w:r>
        <w:rPr>
          <w:spacing w:val="-14"/>
        </w:rPr>
        <w:t xml:space="preserve"> </w:t>
      </w:r>
      <w:r>
        <w:rPr>
          <w:spacing w:val="-1"/>
        </w:rPr>
        <w:t>describes</w:t>
      </w:r>
      <w:r>
        <w:rPr>
          <w:spacing w:val="-12"/>
        </w:rPr>
        <w:t xml:space="preserve"> </w:t>
      </w:r>
      <w:r>
        <w:rPr>
          <w:spacing w:val="-1"/>
        </w:rPr>
        <w:t>how</w:t>
      </w:r>
      <w:r>
        <w:rPr>
          <w:spacing w:val="-13"/>
        </w:rPr>
        <w:t xml:space="preserve"> </w:t>
      </w:r>
      <w:r>
        <w:rPr>
          <w:spacing w:val="-1"/>
        </w:rPr>
        <w:t>to</w:t>
      </w:r>
      <w:r>
        <w:rPr>
          <w:spacing w:val="-13"/>
        </w:rPr>
        <w:t xml:space="preserve"> </w:t>
      </w:r>
      <w:r>
        <w:t>identify</w:t>
      </w:r>
      <w:r>
        <w:rPr>
          <w:spacing w:val="-16"/>
        </w:rPr>
        <w:t xml:space="preserve"> </w:t>
      </w:r>
      <w:r>
        <w:t>data</w:t>
      </w:r>
      <w:r>
        <w:rPr>
          <w:spacing w:val="-14"/>
        </w:rPr>
        <w:t xml:space="preserve"> </w:t>
      </w:r>
      <w:r>
        <w:t>sets</w:t>
      </w:r>
      <w:r>
        <w:rPr>
          <w:spacing w:val="-12"/>
        </w:rPr>
        <w:t xml:space="preserve"> </w:t>
      </w:r>
      <w:r>
        <w:t>that</w:t>
      </w:r>
      <w:r>
        <w:rPr>
          <w:spacing w:val="-13"/>
        </w:rPr>
        <w:t xml:space="preserve"> </w:t>
      </w:r>
      <w:r>
        <w:t>conform</w:t>
      </w:r>
      <w:r>
        <w:rPr>
          <w:spacing w:val="-11"/>
        </w:rPr>
        <w:t xml:space="preserve"> </w:t>
      </w:r>
      <w:r>
        <w:t>to</w:t>
      </w:r>
      <w:r>
        <w:rPr>
          <w:spacing w:val="-13"/>
        </w:rPr>
        <w:t xml:space="preserve"> </w:t>
      </w:r>
      <w:r>
        <w:t>the</w:t>
      </w:r>
      <w:r>
        <w:rPr>
          <w:spacing w:val="-11"/>
        </w:rPr>
        <w:t xml:space="preserve"> </w:t>
      </w:r>
      <w:r>
        <w:t>Specification.</w:t>
      </w:r>
      <w:r>
        <w:rPr>
          <w:spacing w:val="-13"/>
        </w:rPr>
        <w:t xml:space="preserve"> </w:t>
      </w:r>
      <w:r>
        <w:t>A</w:t>
      </w:r>
      <w:r>
        <w:rPr>
          <w:spacing w:val="-11"/>
        </w:rPr>
        <w:t xml:space="preserve"> </w:t>
      </w:r>
      <w:r>
        <w:t>dataset</w:t>
      </w:r>
      <w:r>
        <w:rPr>
          <w:spacing w:val="-13"/>
        </w:rPr>
        <w:t xml:space="preserve"> </w:t>
      </w:r>
      <w:r>
        <w:t>that</w:t>
      </w:r>
      <w:r>
        <w:rPr>
          <w:spacing w:val="-13"/>
        </w:rPr>
        <w:t xml:space="preserve"> </w:t>
      </w:r>
      <w:r>
        <w:t>conforms</w:t>
      </w:r>
      <w:r>
        <w:rPr>
          <w:spacing w:val="-53"/>
        </w:rPr>
        <w:t xml:space="preserve"> </w:t>
      </w:r>
      <w:r>
        <w:t xml:space="preserve">to this Product Specification may be identified by its discovery </w:t>
      </w:r>
      <w:r w:rsidRPr="008755D3">
        <w:rPr>
          <w:color w:val="000000"/>
        </w:rPr>
        <w:t>metadata as defined in clause 1</w:t>
      </w:r>
      <w:ins w:id="1094" w:author="Greenblue" w:date="2024-02-13T15:46:00Z">
        <w:r w:rsidR="00E36334" w:rsidRPr="008755D3">
          <w:rPr>
            <w:color w:val="000000"/>
          </w:rPr>
          <w:t>2</w:t>
        </w:r>
      </w:ins>
      <w:del w:id="1095" w:author="Greenblue" w:date="2024-02-13T15:46:00Z">
        <w:r w:rsidRPr="008755D3" w:rsidDel="00E36334">
          <w:rPr>
            <w:color w:val="000000"/>
          </w:rPr>
          <w:delText>4</w:delText>
        </w:r>
      </w:del>
      <w:r>
        <w:t xml:space="preserve"> of this</w:t>
      </w:r>
      <w:r>
        <w:rPr>
          <w:spacing w:val="1"/>
        </w:rPr>
        <w:t xml:space="preserve"> </w:t>
      </w:r>
      <w:r>
        <w:t>Specification. The information identifying the data product may include the following items from S-100</w:t>
      </w:r>
      <w:r>
        <w:rPr>
          <w:spacing w:val="1"/>
        </w:rPr>
        <w:t xml:space="preserve"> </w:t>
      </w:r>
      <w:r>
        <w:t>Edition</w:t>
      </w:r>
      <w:r>
        <w:rPr>
          <w:spacing w:val="-2"/>
        </w:rPr>
        <w:t xml:space="preserve"> </w:t>
      </w:r>
      <w:del w:id="1096" w:author="USER" w:date="2024-03-14T09:19:00Z">
        <w:r w:rsidDel="003D2B95">
          <w:rPr>
            <w:spacing w:val="-2"/>
          </w:rPr>
          <w:delText>5</w:delText>
        </w:r>
        <w:r w:rsidDel="003D2B95">
          <w:delText>.0.0</w:delText>
        </w:r>
      </w:del>
      <w:ins w:id="1097" w:author="USER" w:date="2024-03-14T09:19:00Z">
        <w:r w:rsidR="003D2B95">
          <w:rPr>
            <w:spacing w:val="-2"/>
          </w:rPr>
          <w:t>5.2.0</w:t>
        </w:r>
      </w:ins>
      <w:r>
        <w:t>,</w:t>
      </w:r>
      <w:r>
        <w:rPr>
          <w:spacing w:val="1"/>
        </w:rPr>
        <w:t xml:space="preserve"> </w:t>
      </w:r>
      <w:r>
        <w:t>clause</w:t>
      </w:r>
      <w:r>
        <w:rPr>
          <w:spacing w:val="-1"/>
        </w:rPr>
        <w:t xml:space="preserve"> </w:t>
      </w:r>
      <w:r>
        <w:t>11-6</w:t>
      </w:r>
      <w:r>
        <w:rPr>
          <w:spacing w:val="-1"/>
        </w:rPr>
        <w:t xml:space="preserve"> </w:t>
      </w:r>
      <w:r>
        <w:t>(adapted</w:t>
      </w:r>
      <w:r>
        <w:rPr>
          <w:spacing w:val="-1"/>
        </w:rPr>
        <w:t xml:space="preserve"> </w:t>
      </w:r>
      <w:r>
        <w:t>from</w:t>
      </w:r>
      <w:r>
        <w:rPr>
          <w:spacing w:val="2"/>
        </w:rPr>
        <w:t xml:space="preserve"> </w:t>
      </w:r>
      <w:r>
        <w:t>ISO 191</w:t>
      </w:r>
      <w:ins w:id="1098" w:author="Greenblue" w:date="2024-02-13T15:56:00Z">
        <w:r w:rsidR="00475411">
          <w:t>31</w:t>
        </w:r>
      </w:ins>
      <w:del w:id="1099" w:author="Greenblue" w:date="2024-02-13T15:56:00Z">
        <w:r w:rsidDel="00475411">
          <w:delText>15</w:delText>
        </w:r>
      </w:del>
      <w:r>
        <w:t>).</w:t>
      </w:r>
    </w:p>
    <w:p w14:paraId="2508DEBD" w14:textId="6DE02718" w:rsidR="00F55B36" w:rsidRPr="008233BF" w:rsidRDefault="00B356C5" w:rsidP="00B36913">
      <w:pPr>
        <w:pStyle w:val="Label1"/>
        <w:spacing w:after="120" w:line="240" w:lineRule="auto"/>
        <w:rPr>
          <w:sz w:val="18"/>
          <w:szCs w:val="18"/>
        </w:rPr>
      </w:pPr>
      <w:r w:rsidRPr="008233BF">
        <w:t xml:space="preserve">Title: </w:t>
      </w:r>
      <w:r w:rsidRPr="008233BF">
        <w:tab/>
      </w:r>
      <w:r w:rsidRPr="008233BF">
        <w:tab/>
      </w:r>
      <w:r w:rsidRPr="008233BF">
        <w:tab/>
      </w:r>
      <w:r w:rsidR="00D20CD5" w:rsidRPr="008233BF">
        <w:tab/>
      </w:r>
      <w:r w:rsidR="00D20CD5" w:rsidRPr="008233BF">
        <w:tab/>
      </w:r>
      <w:r w:rsidR="00D20CD5" w:rsidRPr="008233BF">
        <w:tab/>
      </w:r>
      <w:r w:rsidR="00C241CD" w:rsidRPr="00C241CD">
        <w:rPr>
          <w:b w:val="0"/>
          <w:bCs/>
          <w:sz w:val="20"/>
          <w:szCs w:val="20"/>
        </w:rPr>
        <w:t>Catalogue of Nautical Products</w:t>
      </w:r>
    </w:p>
    <w:p w14:paraId="6055CDA1" w14:textId="5879360A" w:rsidR="00B356C5" w:rsidRPr="00C241CD" w:rsidRDefault="00B356C5" w:rsidP="00B36913">
      <w:pPr>
        <w:pStyle w:val="Label1"/>
        <w:spacing w:after="120" w:line="240" w:lineRule="auto"/>
        <w:ind w:left="3060" w:hanging="3060"/>
        <w:rPr>
          <w:b w:val="0"/>
          <w:bCs/>
          <w:sz w:val="20"/>
          <w:szCs w:val="20"/>
        </w:rPr>
      </w:pPr>
      <w:r w:rsidRPr="008233BF">
        <w:t>Alternate Title:</w:t>
      </w:r>
      <w:r w:rsidRPr="008233BF">
        <w:rPr>
          <w:sz w:val="18"/>
          <w:szCs w:val="18"/>
        </w:rPr>
        <w:tab/>
      </w:r>
      <w:ins w:id="1100" w:author="Greenblue" w:date="2024-02-13T16:00:00Z">
        <w:r w:rsidR="00980D02" w:rsidRPr="00C241CD">
          <w:rPr>
            <w:b w:val="0"/>
            <w:bCs/>
            <w:sz w:val="18"/>
            <w:szCs w:val="18"/>
          </w:rPr>
          <w:t>CNP</w:t>
        </w:r>
        <w:r w:rsidR="00980D02" w:rsidRPr="00C241CD" w:rsidDel="00980D02">
          <w:rPr>
            <w:b w:val="0"/>
            <w:bCs/>
            <w:sz w:val="20"/>
            <w:szCs w:val="20"/>
          </w:rPr>
          <w:t xml:space="preserve"> </w:t>
        </w:r>
      </w:ins>
      <w:del w:id="1101" w:author="Greenblue" w:date="2024-02-13T16:00:00Z">
        <w:r w:rsidR="00C241CD" w:rsidRPr="00C241CD" w:rsidDel="00980D02">
          <w:rPr>
            <w:b w:val="0"/>
            <w:bCs/>
            <w:sz w:val="20"/>
            <w:szCs w:val="20"/>
          </w:rPr>
          <w:delText>Ca</w:delText>
        </w:r>
        <w:bookmarkStart w:id="1102" w:name="_Hlk148197635"/>
        <w:r w:rsidR="00C241CD" w:rsidRPr="00C241CD" w:rsidDel="00980D02">
          <w:rPr>
            <w:b w:val="0"/>
            <w:bCs/>
            <w:sz w:val="20"/>
            <w:szCs w:val="20"/>
          </w:rPr>
          <w:delText>talogue of Nautical Product (CNP) is a vector dataset containing all relevant information regarding Catalogue of Nautical Products like nautical charts and nautical publications.</w:delText>
        </w:r>
      </w:del>
      <w:bookmarkEnd w:id="1102"/>
    </w:p>
    <w:p w14:paraId="2018FB1B" w14:textId="09679720" w:rsidR="00980D02" w:rsidRPr="00C241CD" w:rsidRDefault="00B356C5" w:rsidP="00980D02">
      <w:pPr>
        <w:pStyle w:val="Label1"/>
        <w:spacing w:after="120" w:line="240" w:lineRule="auto"/>
        <w:ind w:left="3060" w:hanging="3060"/>
        <w:rPr>
          <w:ins w:id="1103" w:author="Greenblue" w:date="2024-02-13T15:59:00Z"/>
          <w:b w:val="0"/>
          <w:bCs/>
          <w:sz w:val="20"/>
          <w:szCs w:val="20"/>
        </w:rPr>
      </w:pPr>
      <w:del w:id="1104" w:author="Greenblue" w:date="2024-02-13T16:00:00Z">
        <w:r w:rsidRPr="008233BF" w:rsidDel="00980D02">
          <w:delText>Abstract:</w:delText>
        </w:r>
        <w:r w:rsidRPr="008233BF" w:rsidDel="00980D02">
          <w:rPr>
            <w:sz w:val="18"/>
            <w:szCs w:val="18"/>
          </w:rPr>
          <w:delText xml:space="preserve"> </w:delText>
        </w:r>
        <w:r w:rsidRPr="008233BF" w:rsidDel="00980D02">
          <w:rPr>
            <w:sz w:val="18"/>
            <w:szCs w:val="18"/>
          </w:rPr>
          <w:tab/>
        </w:r>
        <w:r w:rsidR="00C241CD" w:rsidDel="00980D02">
          <w:rPr>
            <w:sz w:val="18"/>
            <w:szCs w:val="18"/>
          </w:rPr>
          <w:tab/>
        </w:r>
        <w:r w:rsidR="00C241CD" w:rsidDel="00980D02">
          <w:rPr>
            <w:sz w:val="18"/>
            <w:szCs w:val="18"/>
          </w:rPr>
          <w:tab/>
        </w:r>
        <w:r w:rsidR="00C241CD" w:rsidDel="00980D02">
          <w:rPr>
            <w:sz w:val="18"/>
            <w:szCs w:val="18"/>
          </w:rPr>
          <w:tab/>
        </w:r>
        <w:r w:rsidR="00C241CD" w:rsidDel="00980D02">
          <w:rPr>
            <w:sz w:val="18"/>
            <w:szCs w:val="18"/>
          </w:rPr>
          <w:tab/>
        </w:r>
        <w:r w:rsidR="00C241CD" w:rsidDel="00980D02">
          <w:rPr>
            <w:sz w:val="18"/>
            <w:szCs w:val="18"/>
          </w:rPr>
          <w:tab/>
        </w:r>
        <w:r w:rsidR="00C241CD" w:rsidRPr="00C241CD" w:rsidDel="00980D02">
          <w:rPr>
            <w:b w:val="0"/>
            <w:bCs/>
            <w:sz w:val="18"/>
            <w:szCs w:val="18"/>
          </w:rPr>
          <w:delText>CNP</w:delText>
        </w:r>
      </w:del>
      <w:ins w:id="1105" w:author="Greenblue" w:date="2024-02-13T15:59:00Z">
        <w:r w:rsidR="00980D02" w:rsidRPr="008233BF">
          <w:t>Abstract:</w:t>
        </w:r>
        <w:r w:rsidR="00980D02" w:rsidRPr="008233BF">
          <w:rPr>
            <w:sz w:val="18"/>
            <w:szCs w:val="18"/>
          </w:rPr>
          <w:tab/>
        </w:r>
        <w:r w:rsidR="00980D02" w:rsidRPr="00C241CD">
          <w:rPr>
            <w:b w:val="0"/>
            <w:bCs/>
            <w:sz w:val="20"/>
            <w:szCs w:val="20"/>
          </w:rPr>
          <w:t>Catalogue of Nautical Product (CNP) is a vector dataset containing all relevant information regarding Catalogue of Nautical Products like nautical charts and nautical publications.</w:t>
        </w:r>
      </w:ins>
    </w:p>
    <w:p w14:paraId="4B920628" w14:textId="6DA9AFCA" w:rsidR="00980D02" w:rsidRPr="008755D3" w:rsidDel="00980D02" w:rsidRDefault="00980D02" w:rsidP="00980D02">
      <w:pPr>
        <w:pStyle w:val="Label1"/>
        <w:spacing w:after="120" w:line="240" w:lineRule="auto"/>
        <w:ind w:left="0" w:firstLine="0"/>
        <w:rPr>
          <w:del w:id="1106" w:author="Greenblue" w:date="2024-02-13T16:00:00Z"/>
          <w:rFonts w:eastAsia="맑은 고딕"/>
        </w:rPr>
      </w:pPr>
    </w:p>
    <w:p w14:paraId="633E707B" w14:textId="7B540D42" w:rsidR="004279CC" w:rsidRPr="00C241CD" w:rsidDel="00980D02" w:rsidRDefault="00B356C5" w:rsidP="00B36913">
      <w:pPr>
        <w:pStyle w:val="Label1"/>
        <w:spacing w:after="120" w:line="240" w:lineRule="auto"/>
        <w:ind w:left="3060" w:hanging="3060"/>
        <w:rPr>
          <w:del w:id="1107" w:author="Greenblue" w:date="2024-02-13T16:01:00Z"/>
          <w:b w:val="0"/>
          <w:bCs/>
          <w:sz w:val="18"/>
          <w:szCs w:val="18"/>
        </w:rPr>
      </w:pPr>
      <w:del w:id="1108" w:author="Greenblue" w:date="2024-02-13T16:01:00Z">
        <w:r w:rsidRPr="008233BF" w:rsidDel="00980D02">
          <w:delText>Topic Category:</w:delText>
        </w:r>
        <w:r w:rsidRPr="008233BF" w:rsidDel="00980D02">
          <w:rPr>
            <w:sz w:val="18"/>
            <w:szCs w:val="18"/>
          </w:rPr>
          <w:tab/>
        </w:r>
        <w:r w:rsidR="00C241CD" w:rsidRPr="00C241CD" w:rsidDel="00980D02">
          <w:rPr>
            <w:b w:val="0"/>
            <w:bCs/>
            <w:sz w:val="20"/>
          </w:rPr>
          <w:delText>Catalogue</w:delText>
        </w:r>
        <w:r w:rsidR="00C241CD" w:rsidRPr="00C241CD" w:rsidDel="00980D02">
          <w:rPr>
            <w:b w:val="0"/>
            <w:bCs/>
            <w:spacing w:val="37"/>
            <w:sz w:val="20"/>
          </w:rPr>
          <w:delText xml:space="preserve"> </w:delText>
        </w:r>
        <w:r w:rsidR="00C241CD" w:rsidRPr="00C241CD" w:rsidDel="00980D02">
          <w:rPr>
            <w:b w:val="0"/>
            <w:bCs/>
            <w:sz w:val="20"/>
          </w:rPr>
          <w:delText>of</w:delText>
        </w:r>
        <w:r w:rsidR="00C241CD" w:rsidRPr="00C241CD" w:rsidDel="00980D02">
          <w:rPr>
            <w:b w:val="0"/>
            <w:bCs/>
            <w:spacing w:val="37"/>
            <w:sz w:val="20"/>
          </w:rPr>
          <w:delText xml:space="preserve"> </w:delText>
        </w:r>
        <w:r w:rsidR="00C241CD" w:rsidRPr="00C241CD" w:rsidDel="00980D02">
          <w:rPr>
            <w:b w:val="0"/>
            <w:bCs/>
            <w:sz w:val="20"/>
          </w:rPr>
          <w:delText>Nautical</w:delText>
        </w:r>
        <w:r w:rsidR="00C241CD" w:rsidRPr="00C241CD" w:rsidDel="00980D02">
          <w:rPr>
            <w:b w:val="0"/>
            <w:bCs/>
            <w:spacing w:val="36"/>
            <w:sz w:val="20"/>
          </w:rPr>
          <w:delText xml:space="preserve"> </w:delText>
        </w:r>
        <w:r w:rsidR="00C241CD" w:rsidRPr="00C241CD" w:rsidDel="00980D02">
          <w:rPr>
            <w:b w:val="0"/>
            <w:bCs/>
            <w:sz w:val="20"/>
          </w:rPr>
          <w:delText>Products</w:delText>
        </w:r>
        <w:r w:rsidR="00C241CD" w:rsidRPr="00C241CD" w:rsidDel="00980D02">
          <w:rPr>
            <w:b w:val="0"/>
            <w:bCs/>
            <w:spacing w:val="36"/>
            <w:sz w:val="20"/>
          </w:rPr>
          <w:delText xml:space="preserve"> </w:delText>
        </w:r>
        <w:r w:rsidR="00C241CD" w:rsidRPr="00C241CD" w:rsidDel="00980D02">
          <w:rPr>
            <w:b w:val="0"/>
            <w:bCs/>
            <w:sz w:val="20"/>
          </w:rPr>
          <w:delText>information,</w:delText>
        </w:r>
        <w:r w:rsidR="00C241CD" w:rsidRPr="00C241CD" w:rsidDel="00980D02">
          <w:rPr>
            <w:b w:val="0"/>
            <w:bCs/>
            <w:spacing w:val="37"/>
            <w:sz w:val="20"/>
          </w:rPr>
          <w:delText xml:space="preserve"> </w:delText>
        </w:r>
        <w:r w:rsidR="00C241CD" w:rsidRPr="00C241CD" w:rsidDel="00980D02">
          <w:rPr>
            <w:b w:val="0"/>
            <w:bCs/>
            <w:sz w:val="20"/>
          </w:rPr>
          <w:delText>such</w:delText>
        </w:r>
        <w:r w:rsidR="00C241CD" w:rsidRPr="00C241CD" w:rsidDel="00980D02">
          <w:rPr>
            <w:b w:val="0"/>
            <w:bCs/>
            <w:spacing w:val="37"/>
            <w:sz w:val="20"/>
          </w:rPr>
          <w:delText xml:space="preserve"> </w:delText>
        </w:r>
        <w:r w:rsidR="00C241CD" w:rsidRPr="00C241CD" w:rsidDel="00980D02">
          <w:rPr>
            <w:b w:val="0"/>
            <w:bCs/>
            <w:sz w:val="20"/>
          </w:rPr>
          <w:delText>as</w:delText>
        </w:r>
        <w:r w:rsidR="00C241CD" w:rsidRPr="00C241CD" w:rsidDel="00980D02">
          <w:rPr>
            <w:b w:val="0"/>
            <w:bCs/>
            <w:spacing w:val="43"/>
            <w:sz w:val="20"/>
          </w:rPr>
          <w:delText xml:space="preserve"> </w:delText>
        </w:r>
        <w:r w:rsidR="00C241CD" w:rsidRPr="00C241CD" w:rsidDel="00980D02">
          <w:rPr>
            <w:b w:val="0"/>
            <w:bCs/>
            <w:sz w:val="20"/>
          </w:rPr>
          <w:delText>type</w:delText>
        </w:r>
        <w:r w:rsidR="00C241CD" w:rsidRPr="00C241CD" w:rsidDel="00980D02">
          <w:rPr>
            <w:b w:val="0"/>
            <w:bCs/>
            <w:spacing w:val="37"/>
            <w:sz w:val="20"/>
          </w:rPr>
          <w:delText xml:space="preserve"> </w:delText>
        </w:r>
        <w:r w:rsidR="00C241CD" w:rsidRPr="00C241CD" w:rsidDel="00980D02">
          <w:rPr>
            <w:b w:val="0"/>
            <w:bCs/>
            <w:sz w:val="20"/>
          </w:rPr>
          <w:delText>of</w:delText>
        </w:r>
        <w:r w:rsidR="00C241CD" w:rsidRPr="00C241CD" w:rsidDel="00980D02">
          <w:rPr>
            <w:b w:val="0"/>
            <w:bCs/>
            <w:spacing w:val="-53"/>
            <w:sz w:val="20"/>
          </w:rPr>
          <w:delText xml:space="preserve"> </w:delText>
        </w:r>
        <w:r w:rsidR="00C241CD" w:rsidRPr="00C241CD" w:rsidDel="00980D02">
          <w:rPr>
            <w:b w:val="0"/>
            <w:bCs/>
            <w:sz w:val="20"/>
          </w:rPr>
          <w:delText>products,</w:delText>
        </w:r>
        <w:r w:rsidR="00C241CD" w:rsidRPr="00C241CD" w:rsidDel="00980D02">
          <w:rPr>
            <w:b w:val="0"/>
            <w:bCs/>
            <w:spacing w:val="-2"/>
            <w:sz w:val="20"/>
          </w:rPr>
          <w:delText xml:space="preserve"> </w:delText>
        </w:r>
        <w:r w:rsidR="00C241CD" w:rsidRPr="00C241CD" w:rsidDel="00980D02">
          <w:rPr>
            <w:b w:val="0"/>
            <w:bCs/>
            <w:sz w:val="20"/>
          </w:rPr>
          <w:delText>coverage,</w:delText>
        </w:r>
        <w:r w:rsidR="00C241CD" w:rsidRPr="00C241CD" w:rsidDel="00980D02">
          <w:rPr>
            <w:b w:val="0"/>
            <w:bCs/>
            <w:spacing w:val="-2"/>
            <w:sz w:val="20"/>
          </w:rPr>
          <w:delText xml:space="preserve"> </w:delText>
        </w:r>
        <w:r w:rsidR="00C241CD" w:rsidRPr="00C241CD" w:rsidDel="00980D02">
          <w:rPr>
            <w:b w:val="0"/>
            <w:bCs/>
            <w:sz w:val="20"/>
          </w:rPr>
          <w:delText>producing</w:delText>
        </w:r>
        <w:r w:rsidR="00C241CD" w:rsidRPr="00C241CD" w:rsidDel="00980D02">
          <w:rPr>
            <w:b w:val="0"/>
            <w:bCs/>
            <w:spacing w:val="1"/>
            <w:sz w:val="20"/>
          </w:rPr>
          <w:delText xml:space="preserve"> </w:delText>
        </w:r>
        <w:r w:rsidR="00C241CD" w:rsidRPr="00C241CD" w:rsidDel="00980D02">
          <w:rPr>
            <w:b w:val="0"/>
            <w:bCs/>
            <w:sz w:val="20"/>
          </w:rPr>
          <w:delText>agency,</w:delText>
        </w:r>
        <w:r w:rsidR="00C241CD" w:rsidRPr="00C241CD" w:rsidDel="00980D02">
          <w:rPr>
            <w:b w:val="0"/>
            <w:bCs/>
            <w:spacing w:val="3"/>
            <w:sz w:val="20"/>
          </w:rPr>
          <w:delText xml:space="preserve"> </w:delText>
        </w:r>
        <w:r w:rsidR="00C241CD" w:rsidRPr="00C241CD" w:rsidDel="00980D02">
          <w:rPr>
            <w:b w:val="0"/>
            <w:bCs/>
            <w:sz w:val="20"/>
          </w:rPr>
          <w:delText>and</w:delText>
        </w:r>
        <w:r w:rsidR="00C241CD" w:rsidRPr="00C241CD" w:rsidDel="00980D02">
          <w:rPr>
            <w:b w:val="0"/>
            <w:bCs/>
            <w:spacing w:val="1"/>
            <w:sz w:val="20"/>
          </w:rPr>
          <w:delText xml:space="preserve"> </w:delText>
        </w:r>
        <w:r w:rsidR="00C241CD" w:rsidRPr="00C241CD" w:rsidDel="00980D02">
          <w:rPr>
            <w:b w:val="0"/>
            <w:bCs/>
            <w:sz w:val="20"/>
          </w:rPr>
          <w:delText>issue date.</w:delText>
        </w:r>
        <w:r w:rsidR="00C241CD" w:rsidRPr="00C241CD" w:rsidDel="00980D02">
          <w:rPr>
            <w:b w:val="0"/>
            <w:bCs/>
            <w:sz w:val="18"/>
            <w:szCs w:val="18"/>
          </w:rPr>
          <w:delText xml:space="preserve"> </w:delText>
        </w:r>
      </w:del>
    </w:p>
    <w:p w14:paraId="6D6DFAEB" w14:textId="796774C8" w:rsidR="00B356C5" w:rsidRPr="00C241CD" w:rsidRDefault="004279CC" w:rsidP="00B36913">
      <w:pPr>
        <w:pStyle w:val="Label1"/>
        <w:spacing w:after="120" w:line="240" w:lineRule="auto"/>
        <w:rPr>
          <w:b w:val="0"/>
          <w:bCs/>
          <w:sz w:val="18"/>
          <w:szCs w:val="18"/>
        </w:rPr>
      </w:pPr>
      <w:r>
        <w:t>Geographic Description:</w:t>
      </w:r>
      <w:r>
        <w:tab/>
      </w:r>
      <w:r w:rsidR="00D20CD5" w:rsidRPr="008233BF">
        <w:tab/>
      </w:r>
      <w:r w:rsidR="00C241CD" w:rsidRPr="00C241CD">
        <w:rPr>
          <w:sz w:val="20"/>
          <w:szCs w:val="20"/>
        </w:rPr>
        <w:t xml:space="preserve">EX_GeographicDescription: </w:t>
      </w:r>
      <w:r w:rsidR="00C241CD" w:rsidRPr="00C241CD">
        <w:rPr>
          <w:b w:val="0"/>
          <w:bCs/>
          <w:sz w:val="20"/>
          <w:szCs w:val="20"/>
        </w:rPr>
        <w:t>For example, official name of region</w:t>
      </w:r>
    </w:p>
    <w:p w14:paraId="2F3FFA37" w14:textId="23D6C38E" w:rsidR="00FA7B6A" w:rsidRPr="00D73CA5" w:rsidRDefault="00B356C5" w:rsidP="00B36913">
      <w:pPr>
        <w:pStyle w:val="Label1"/>
        <w:spacing w:after="120" w:line="240" w:lineRule="auto"/>
        <w:ind w:left="3060" w:hanging="3060"/>
      </w:pPr>
      <w:r w:rsidRPr="008233BF">
        <w:t>Spatial Resolution</w:t>
      </w:r>
      <w:r w:rsidR="00FA7489" w:rsidRPr="008233BF">
        <w:t>:</w:t>
      </w:r>
      <w:r w:rsidR="00D20CD5" w:rsidRPr="008233BF">
        <w:tab/>
      </w:r>
      <w:r w:rsidR="00C241CD" w:rsidRPr="00C241CD">
        <w:rPr>
          <w:b w:val="0"/>
          <w:bCs/>
          <w:sz w:val="20"/>
        </w:rPr>
        <w:t>MD_Resolution&gt;equivalentScale.denominator</w:t>
      </w:r>
      <w:r w:rsidR="00C241CD" w:rsidRPr="00C241CD">
        <w:rPr>
          <w:b w:val="0"/>
          <w:bCs/>
          <w:spacing w:val="1"/>
          <w:sz w:val="20"/>
        </w:rPr>
        <w:t xml:space="preserve"> </w:t>
      </w:r>
      <w:r w:rsidR="00C241CD" w:rsidRPr="00C241CD">
        <w:rPr>
          <w:b w:val="0"/>
          <w:bCs/>
          <w:sz w:val="20"/>
        </w:rPr>
        <w:t>(integer)</w:t>
      </w:r>
      <w:r w:rsidR="00C241CD" w:rsidRPr="00C241CD">
        <w:rPr>
          <w:b w:val="0"/>
          <w:bCs/>
          <w:spacing w:val="1"/>
          <w:sz w:val="20"/>
        </w:rPr>
        <w:t xml:space="preserve"> </w:t>
      </w:r>
      <w:r w:rsidR="00C241CD" w:rsidRPr="00C241CD">
        <w:rPr>
          <w:b w:val="0"/>
          <w:bCs/>
          <w:sz w:val="20"/>
        </w:rPr>
        <w:t>or</w:t>
      </w:r>
      <w:r w:rsidR="00C241CD" w:rsidRPr="00C241CD">
        <w:rPr>
          <w:b w:val="0"/>
          <w:bCs/>
          <w:spacing w:val="-53"/>
          <w:sz w:val="20"/>
        </w:rPr>
        <w:t xml:space="preserve"> </w:t>
      </w:r>
      <w:r w:rsidR="00C241CD" w:rsidRPr="00C241CD">
        <w:rPr>
          <w:b w:val="0"/>
          <w:bCs/>
          <w:sz w:val="20"/>
        </w:rPr>
        <w:t>MD_Resolution&gt;levelOfDetail (CharacterString). For example, “All</w:t>
      </w:r>
      <w:r w:rsidR="00C241CD" w:rsidRPr="00C241CD">
        <w:rPr>
          <w:b w:val="0"/>
          <w:bCs/>
          <w:spacing w:val="1"/>
          <w:sz w:val="20"/>
        </w:rPr>
        <w:t xml:space="preserve"> </w:t>
      </w:r>
      <w:r w:rsidR="00C241CD" w:rsidRPr="00C241CD">
        <w:rPr>
          <w:b w:val="0"/>
          <w:bCs/>
          <w:sz w:val="20"/>
        </w:rPr>
        <w:t>scales”</w:t>
      </w:r>
    </w:p>
    <w:p w14:paraId="446ED8BC" w14:textId="0BA08B9A" w:rsidR="00BD2FBF" w:rsidRPr="00FE09AB" w:rsidRDefault="00D20CD5" w:rsidP="00B36913">
      <w:pPr>
        <w:pStyle w:val="Label1"/>
        <w:spacing w:after="120" w:line="240" w:lineRule="auto"/>
        <w:ind w:left="3060" w:hanging="3060"/>
        <w:rPr>
          <w:b w:val="0"/>
          <w:bCs/>
          <w:sz w:val="20"/>
          <w:szCs w:val="20"/>
        </w:rPr>
      </w:pPr>
      <w:r w:rsidRPr="008233BF">
        <w:t>P</w:t>
      </w:r>
      <w:r w:rsidR="004D032C" w:rsidRPr="008233BF">
        <w:t>urpose</w:t>
      </w:r>
      <w:r w:rsidRPr="008233BF">
        <w:t>:</w:t>
      </w:r>
      <w:r w:rsidRPr="008233BF">
        <w:tab/>
      </w:r>
      <w:r w:rsidR="00C241CD" w:rsidRPr="00FE09AB">
        <w:rPr>
          <w:b w:val="0"/>
          <w:bCs/>
          <w:sz w:val="20"/>
          <w:szCs w:val="20"/>
        </w:rPr>
        <w:t>Describing status of nautical products, and to allow the producer to</w:t>
      </w:r>
      <w:r w:rsidR="00C241CD" w:rsidRPr="00FE09AB">
        <w:rPr>
          <w:b w:val="0"/>
          <w:bCs/>
          <w:spacing w:val="1"/>
          <w:sz w:val="20"/>
          <w:szCs w:val="20"/>
        </w:rPr>
        <w:t xml:space="preserve"> </w:t>
      </w:r>
      <w:r w:rsidR="00C241CD" w:rsidRPr="00FE09AB">
        <w:rPr>
          <w:b w:val="0"/>
          <w:bCs/>
          <w:sz w:val="20"/>
          <w:szCs w:val="20"/>
        </w:rPr>
        <w:t>exchange</w:t>
      </w:r>
      <w:r w:rsidR="00C241CD" w:rsidRPr="00FE09AB">
        <w:rPr>
          <w:b w:val="0"/>
          <w:bCs/>
          <w:spacing w:val="1"/>
          <w:sz w:val="20"/>
          <w:szCs w:val="20"/>
        </w:rPr>
        <w:t xml:space="preserve"> </w:t>
      </w:r>
      <w:r w:rsidR="00C241CD" w:rsidRPr="00FE09AB">
        <w:rPr>
          <w:b w:val="0"/>
          <w:bCs/>
          <w:sz w:val="20"/>
          <w:szCs w:val="20"/>
        </w:rPr>
        <w:t>Catalogue</w:t>
      </w:r>
      <w:r w:rsidR="00C241CD" w:rsidRPr="00FE09AB">
        <w:rPr>
          <w:b w:val="0"/>
          <w:bCs/>
          <w:spacing w:val="1"/>
          <w:sz w:val="20"/>
          <w:szCs w:val="20"/>
        </w:rPr>
        <w:t xml:space="preserve"> </w:t>
      </w:r>
      <w:r w:rsidR="00C241CD" w:rsidRPr="00FE09AB">
        <w:rPr>
          <w:b w:val="0"/>
          <w:bCs/>
          <w:sz w:val="20"/>
          <w:szCs w:val="20"/>
        </w:rPr>
        <w:t>of</w:t>
      </w:r>
      <w:r w:rsidR="00C241CD" w:rsidRPr="00FE09AB">
        <w:rPr>
          <w:b w:val="0"/>
          <w:bCs/>
          <w:spacing w:val="1"/>
          <w:sz w:val="20"/>
          <w:szCs w:val="20"/>
        </w:rPr>
        <w:t xml:space="preserve"> </w:t>
      </w:r>
      <w:r w:rsidR="00C241CD" w:rsidRPr="00FE09AB">
        <w:rPr>
          <w:b w:val="0"/>
          <w:bCs/>
          <w:sz w:val="20"/>
          <w:szCs w:val="20"/>
        </w:rPr>
        <w:t>Nautical</w:t>
      </w:r>
      <w:r w:rsidR="00C241CD" w:rsidRPr="00FE09AB">
        <w:rPr>
          <w:b w:val="0"/>
          <w:bCs/>
          <w:spacing w:val="1"/>
          <w:sz w:val="20"/>
          <w:szCs w:val="20"/>
        </w:rPr>
        <w:t xml:space="preserve"> </w:t>
      </w:r>
      <w:r w:rsidR="00C241CD" w:rsidRPr="00FE09AB">
        <w:rPr>
          <w:b w:val="0"/>
          <w:bCs/>
          <w:sz w:val="20"/>
          <w:szCs w:val="20"/>
        </w:rPr>
        <w:t>Products</w:t>
      </w:r>
      <w:r w:rsidR="00C241CD" w:rsidRPr="00FE09AB">
        <w:rPr>
          <w:b w:val="0"/>
          <w:bCs/>
          <w:spacing w:val="1"/>
          <w:sz w:val="20"/>
          <w:szCs w:val="20"/>
        </w:rPr>
        <w:t xml:space="preserve"> </w:t>
      </w:r>
      <w:r w:rsidR="00C241CD" w:rsidRPr="00FE09AB">
        <w:rPr>
          <w:b w:val="0"/>
          <w:bCs/>
          <w:sz w:val="20"/>
          <w:szCs w:val="20"/>
        </w:rPr>
        <w:t>with</w:t>
      </w:r>
      <w:r w:rsidR="00C241CD" w:rsidRPr="00FE09AB">
        <w:rPr>
          <w:b w:val="0"/>
          <w:bCs/>
          <w:spacing w:val="1"/>
          <w:sz w:val="20"/>
          <w:szCs w:val="20"/>
        </w:rPr>
        <w:t xml:space="preserve"> </w:t>
      </w:r>
      <w:r w:rsidR="00C241CD" w:rsidRPr="00FE09AB">
        <w:rPr>
          <w:b w:val="0"/>
          <w:bCs/>
          <w:sz w:val="20"/>
          <w:szCs w:val="20"/>
        </w:rPr>
        <w:t>interested</w:t>
      </w:r>
      <w:r w:rsidR="00C241CD" w:rsidRPr="00FE09AB">
        <w:rPr>
          <w:b w:val="0"/>
          <w:bCs/>
          <w:spacing w:val="1"/>
          <w:sz w:val="20"/>
          <w:szCs w:val="20"/>
        </w:rPr>
        <w:t xml:space="preserve"> </w:t>
      </w:r>
      <w:r w:rsidR="00C241CD" w:rsidRPr="00FE09AB">
        <w:rPr>
          <w:b w:val="0"/>
          <w:bCs/>
          <w:sz w:val="20"/>
          <w:szCs w:val="20"/>
        </w:rPr>
        <w:t>stakeholders</w:t>
      </w:r>
    </w:p>
    <w:p w14:paraId="6B7D8C72" w14:textId="5808CB2D" w:rsidR="004D032C" w:rsidRPr="008233BF" w:rsidRDefault="00D20CD5" w:rsidP="00B36913">
      <w:pPr>
        <w:pStyle w:val="Label1"/>
        <w:spacing w:after="120" w:line="240" w:lineRule="auto"/>
        <w:rPr>
          <w:sz w:val="18"/>
          <w:szCs w:val="18"/>
        </w:rPr>
      </w:pPr>
      <w:r w:rsidRPr="008233BF">
        <w:lastRenderedPageBreak/>
        <w:t>L</w:t>
      </w:r>
      <w:r w:rsidR="004D032C" w:rsidRPr="008233BF">
        <w:t>anguage</w:t>
      </w:r>
      <w:r w:rsidRPr="008233BF">
        <w:t>:</w:t>
      </w:r>
      <w:r w:rsidRPr="008233BF">
        <w:rPr>
          <w:sz w:val="18"/>
          <w:szCs w:val="18"/>
        </w:rPr>
        <w:t xml:space="preserve"> </w:t>
      </w:r>
      <w:r w:rsidRPr="008233BF">
        <w:rPr>
          <w:sz w:val="18"/>
          <w:szCs w:val="18"/>
        </w:rPr>
        <w:tab/>
      </w:r>
      <w:r w:rsidRPr="008233BF">
        <w:rPr>
          <w:sz w:val="18"/>
          <w:szCs w:val="18"/>
        </w:rPr>
        <w:tab/>
      </w:r>
      <w:r w:rsidRPr="008233BF">
        <w:rPr>
          <w:sz w:val="18"/>
          <w:szCs w:val="18"/>
        </w:rPr>
        <w:tab/>
      </w:r>
      <w:r w:rsidRPr="008233BF">
        <w:rPr>
          <w:sz w:val="18"/>
          <w:szCs w:val="18"/>
        </w:rPr>
        <w:tab/>
      </w:r>
      <w:r w:rsidRPr="008233BF">
        <w:rPr>
          <w:sz w:val="18"/>
          <w:szCs w:val="18"/>
        </w:rPr>
        <w:tab/>
      </w:r>
      <w:r w:rsidRPr="008233BF">
        <w:rPr>
          <w:sz w:val="18"/>
          <w:szCs w:val="18"/>
        </w:rPr>
        <w:tab/>
      </w:r>
      <w:r w:rsidR="004D6516" w:rsidRPr="00FE09AB">
        <w:rPr>
          <w:b w:val="0"/>
          <w:bCs/>
          <w:sz w:val="20"/>
          <w:szCs w:val="20"/>
        </w:rPr>
        <w:t>English</w:t>
      </w:r>
    </w:p>
    <w:p w14:paraId="73226E8B" w14:textId="62C50BB6" w:rsidR="00313AE8" w:rsidRDefault="00D20CD5" w:rsidP="00B36913">
      <w:pPr>
        <w:pStyle w:val="Labeldata"/>
        <w:spacing w:after="120"/>
      </w:pPr>
      <w:r w:rsidRPr="00972855">
        <w:rPr>
          <w:rStyle w:val="Label1Char"/>
        </w:rPr>
        <w:t>C</w:t>
      </w:r>
      <w:r w:rsidR="004D032C" w:rsidRPr="00972855">
        <w:rPr>
          <w:rStyle w:val="Label1Char"/>
        </w:rPr>
        <w:t>lassification</w:t>
      </w:r>
      <w:r w:rsidRPr="00972855">
        <w:rPr>
          <w:rStyle w:val="Label1Char"/>
        </w:rPr>
        <w:t>:</w:t>
      </w:r>
      <w:r w:rsidRPr="008233BF">
        <w:rPr>
          <w:sz w:val="18"/>
          <w:szCs w:val="18"/>
        </w:rPr>
        <w:t xml:space="preserve"> </w:t>
      </w:r>
      <w:r w:rsidRPr="008233BF">
        <w:rPr>
          <w:sz w:val="18"/>
          <w:szCs w:val="18"/>
        </w:rPr>
        <w:tab/>
      </w:r>
      <w:r w:rsidRPr="008233BF">
        <w:rPr>
          <w:sz w:val="18"/>
          <w:szCs w:val="18"/>
        </w:rPr>
        <w:tab/>
      </w:r>
      <w:r w:rsidRPr="008233BF">
        <w:rPr>
          <w:sz w:val="18"/>
          <w:szCs w:val="18"/>
        </w:rPr>
        <w:tab/>
      </w:r>
      <w:r w:rsidRPr="008233BF">
        <w:rPr>
          <w:sz w:val="18"/>
          <w:szCs w:val="18"/>
        </w:rPr>
        <w:tab/>
      </w:r>
      <w:r w:rsidRPr="008233BF">
        <w:rPr>
          <w:sz w:val="18"/>
          <w:szCs w:val="18"/>
        </w:rPr>
        <w:tab/>
      </w:r>
      <w:r w:rsidRPr="008233BF">
        <w:rPr>
          <w:sz w:val="18"/>
          <w:szCs w:val="18"/>
        </w:rPr>
        <w:tab/>
      </w:r>
      <w:r w:rsidR="00313AE8">
        <w:t>Data can be classified as one of the following:</w:t>
      </w:r>
    </w:p>
    <w:p w14:paraId="0AF7C0E3" w14:textId="49538917" w:rsidR="00313AE8" w:rsidRDefault="00313AE8">
      <w:pPr>
        <w:pStyle w:val="Labeldata"/>
        <w:numPr>
          <w:ilvl w:val="0"/>
          <w:numId w:val="12"/>
        </w:numPr>
        <w:spacing w:after="120"/>
      </w:pPr>
      <w:r>
        <w:t>U</w:t>
      </w:r>
      <w:r w:rsidR="00D20CD5" w:rsidRPr="00D1527E">
        <w:t>nclassified</w:t>
      </w:r>
    </w:p>
    <w:p w14:paraId="5DAF77A4" w14:textId="23ED65CA" w:rsidR="00313AE8" w:rsidRDefault="00313AE8">
      <w:pPr>
        <w:pStyle w:val="Labeldata"/>
        <w:numPr>
          <w:ilvl w:val="0"/>
          <w:numId w:val="12"/>
        </w:numPr>
        <w:spacing w:after="120"/>
      </w:pPr>
      <w:r>
        <w:t>Restricted</w:t>
      </w:r>
    </w:p>
    <w:p w14:paraId="2F8DAABE" w14:textId="49EF2A93" w:rsidR="00313AE8" w:rsidRDefault="00313AE8">
      <w:pPr>
        <w:pStyle w:val="Labeldata"/>
        <w:numPr>
          <w:ilvl w:val="0"/>
          <w:numId w:val="12"/>
        </w:numPr>
        <w:spacing w:after="120"/>
      </w:pPr>
      <w:r>
        <w:t>Confidential</w:t>
      </w:r>
    </w:p>
    <w:p w14:paraId="68DBFE88" w14:textId="7A1112EC" w:rsidR="00313AE8" w:rsidRPr="009063C9" w:rsidRDefault="00313AE8">
      <w:pPr>
        <w:pStyle w:val="Labeldata"/>
        <w:numPr>
          <w:ilvl w:val="0"/>
          <w:numId w:val="12"/>
        </w:numPr>
        <w:spacing w:after="120"/>
      </w:pPr>
      <w:r w:rsidRPr="009063C9">
        <w:t>Secret</w:t>
      </w:r>
    </w:p>
    <w:p w14:paraId="5AC09A7F" w14:textId="246C7E7D" w:rsidR="004D032C" w:rsidRPr="009063C9" w:rsidRDefault="00313AE8">
      <w:pPr>
        <w:pStyle w:val="Labeldata"/>
        <w:numPr>
          <w:ilvl w:val="0"/>
          <w:numId w:val="12"/>
        </w:numPr>
        <w:spacing w:after="120"/>
      </w:pPr>
      <w:r w:rsidRPr="009063C9">
        <w:t>Top Secret</w:t>
      </w:r>
      <w:r w:rsidR="00D20CD5" w:rsidRPr="009063C9">
        <w:t xml:space="preserve"> </w:t>
      </w:r>
    </w:p>
    <w:p w14:paraId="14BE9897" w14:textId="52961E48" w:rsidR="00833FCA" w:rsidRPr="009063C9" w:rsidRDefault="00833FCA">
      <w:pPr>
        <w:pStyle w:val="Labeldata"/>
        <w:numPr>
          <w:ilvl w:val="0"/>
          <w:numId w:val="12"/>
        </w:numPr>
        <w:spacing w:after="120"/>
      </w:pPr>
      <w:r w:rsidRPr="009063C9">
        <w:t>Sensitive But Unclassified</w:t>
      </w:r>
    </w:p>
    <w:p w14:paraId="6EF0855C" w14:textId="10A9A59F" w:rsidR="00833FCA" w:rsidRPr="009063C9" w:rsidRDefault="00833FCA">
      <w:pPr>
        <w:pStyle w:val="Labeldata"/>
        <w:numPr>
          <w:ilvl w:val="0"/>
          <w:numId w:val="12"/>
        </w:numPr>
        <w:spacing w:after="120"/>
      </w:pPr>
      <w:r w:rsidRPr="009063C9">
        <w:t>For Official Use Only</w:t>
      </w:r>
    </w:p>
    <w:p w14:paraId="1C391695" w14:textId="1061EA2D" w:rsidR="00833FCA" w:rsidRPr="009063C9" w:rsidRDefault="00833FCA">
      <w:pPr>
        <w:pStyle w:val="Labeldata"/>
        <w:numPr>
          <w:ilvl w:val="0"/>
          <w:numId w:val="12"/>
        </w:numPr>
        <w:spacing w:after="120"/>
      </w:pPr>
      <w:r w:rsidRPr="009063C9">
        <w:t>Protected</w:t>
      </w:r>
    </w:p>
    <w:p w14:paraId="552404DB" w14:textId="18B712BE" w:rsidR="00833FCA" w:rsidRPr="009063C9" w:rsidRDefault="00833FCA">
      <w:pPr>
        <w:pStyle w:val="Labeldata"/>
        <w:numPr>
          <w:ilvl w:val="0"/>
          <w:numId w:val="12"/>
        </w:numPr>
        <w:spacing w:after="120"/>
      </w:pPr>
      <w:r w:rsidRPr="009063C9">
        <w:t xml:space="preserve">Limited Distribution </w:t>
      </w:r>
    </w:p>
    <w:p w14:paraId="61DB1E46" w14:textId="77777777" w:rsidR="00833FCA" w:rsidRPr="009063C9" w:rsidRDefault="00833FCA" w:rsidP="00B36913">
      <w:pPr>
        <w:pStyle w:val="Labeldata"/>
        <w:spacing w:after="120"/>
        <w:ind w:left="3420"/>
        <w:rPr>
          <w:rFonts w:ascii="Helvetica" w:hAnsi="Helvetica" w:cs="Helvetica"/>
          <w:sz w:val="16"/>
          <w:szCs w:val="16"/>
          <w:lang w:eastAsia="en-US"/>
        </w:rPr>
      </w:pPr>
    </w:p>
    <w:p w14:paraId="0A17EF7F" w14:textId="243E7BF1" w:rsidR="004D032C" w:rsidRPr="00FE09AB" w:rsidRDefault="00D20CD5" w:rsidP="00B36913">
      <w:pPr>
        <w:pStyle w:val="Label1"/>
        <w:spacing w:after="120" w:line="240" w:lineRule="auto"/>
        <w:rPr>
          <w:sz w:val="20"/>
          <w:szCs w:val="20"/>
        </w:rPr>
      </w:pPr>
      <w:r w:rsidRPr="008233BF">
        <w:t>S</w:t>
      </w:r>
      <w:r w:rsidR="004D032C" w:rsidRPr="008233BF">
        <w:t>patial</w:t>
      </w:r>
      <w:r w:rsidRPr="008233BF">
        <w:t xml:space="preserve"> </w:t>
      </w:r>
      <w:r w:rsidR="004D032C" w:rsidRPr="008233BF">
        <w:t>Representation</w:t>
      </w:r>
      <w:r w:rsidRPr="008233BF">
        <w:t xml:space="preserve"> </w:t>
      </w:r>
      <w:r w:rsidR="004D032C" w:rsidRPr="008233BF">
        <w:t>Type</w:t>
      </w:r>
      <w:r w:rsidRPr="008233BF">
        <w:t>:</w:t>
      </w:r>
      <w:r w:rsidRPr="008233BF">
        <w:rPr>
          <w:szCs w:val="18"/>
        </w:rPr>
        <w:t xml:space="preserve"> </w:t>
      </w:r>
      <w:r w:rsidRPr="008233BF">
        <w:rPr>
          <w:szCs w:val="18"/>
        </w:rPr>
        <w:tab/>
      </w:r>
      <w:r w:rsidR="00FE09AB" w:rsidRPr="00FE09AB">
        <w:rPr>
          <w:b w:val="0"/>
          <w:bCs/>
          <w:sz w:val="20"/>
          <w:szCs w:val="20"/>
        </w:rPr>
        <w:t>MD_SpatialRepresentationTypeCode: vector</w:t>
      </w:r>
    </w:p>
    <w:p w14:paraId="1499AF7C" w14:textId="3DB73644" w:rsidR="003D1865" w:rsidRDefault="00D20CD5" w:rsidP="00B36913">
      <w:pPr>
        <w:pStyle w:val="Label1"/>
        <w:spacing w:after="120" w:line="240" w:lineRule="auto"/>
        <w:rPr>
          <w:sz w:val="18"/>
          <w:szCs w:val="18"/>
        </w:rPr>
      </w:pPr>
      <w:r w:rsidRPr="008233BF">
        <w:t>P</w:t>
      </w:r>
      <w:r w:rsidR="004D032C" w:rsidRPr="008233BF">
        <w:t>oint</w:t>
      </w:r>
      <w:r w:rsidRPr="008233BF">
        <w:t xml:space="preserve"> o</w:t>
      </w:r>
      <w:r w:rsidR="004D032C" w:rsidRPr="008233BF">
        <w:t>f</w:t>
      </w:r>
      <w:r w:rsidRPr="008233BF">
        <w:t xml:space="preserve"> </w:t>
      </w:r>
      <w:r w:rsidR="004D032C" w:rsidRPr="008233BF">
        <w:t>Contact</w:t>
      </w:r>
      <w:r w:rsidRPr="008233BF">
        <w:t>:</w:t>
      </w:r>
      <w:r w:rsidRPr="008233BF">
        <w:rPr>
          <w:szCs w:val="18"/>
        </w:rPr>
        <w:t xml:space="preserve"> </w:t>
      </w:r>
      <w:r w:rsidRPr="008233BF">
        <w:rPr>
          <w:szCs w:val="18"/>
        </w:rPr>
        <w:tab/>
      </w:r>
      <w:r w:rsidRPr="008233BF">
        <w:rPr>
          <w:szCs w:val="18"/>
        </w:rPr>
        <w:tab/>
      </w:r>
      <w:r w:rsidRPr="008233BF">
        <w:rPr>
          <w:szCs w:val="18"/>
        </w:rPr>
        <w:tab/>
      </w:r>
      <w:r w:rsidRPr="008233BF">
        <w:rPr>
          <w:szCs w:val="18"/>
        </w:rPr>
        <w:tab/>
      </w:r>
      <w:r w:rsidRPr="008233BF">
        <w:rPr>
          <w:szCs w:val="18"/>
        </w:rPr>
        <w:tab/>
      </w:r>
      <w:r w:rsidR="00FE09AB" w:rsidRPr="00FE09AB">
        <w:rPr>
          <w:b w:val="0"/>
          <w:bCs/>
          <w:sz w:val="20"/>
          <w:szCs w:val="20"/>
        </w:rPr>
        <w:t>Producing Agency</w:t>
      </w:r>
    </w:p>
    <w:p w14:paraId="5FFE6ACE" w14:textId="77777777" w:rsidR="00FE09AB" w:rsidRPr="00595A33" w:rsidRDefault="00FE09AB" w:rsidP="00FE09AB">
      <w:pPr>
        <w:pStyle w:val="Label1"/>
        <w:rPr>
          <w:sz w:val="18"/>
          <w:szCs w:val="18"/>
        </w:rPr>
      </w:pPr>
    </w:p>
    <w:p w14:paraId="66EDF3CC" w14:textId="77777777" w:rsidR="00E8406A" w:rsidRPr="008233BF" w:rsidRDefault="00E8406A" w:rsidP="00972855">
      <w:pPr>
        <w:pStyle w:val="1"/>
      </w:pPr>
      <w:bookmarkStart w:id="1109" w:name="_Toc225648280"/>
      <w:bookmarkStart w:id="1110" w:name="_Toc225065137"/>
      <w:bookmarkStart w:id="1111" w:name="_Toc152232546"/>
      <w:bookmarkStart w:id="1112" w:name="_Toc170717197"/>
      <w:r w:rsidRPr="008233BF">
        <w:t>Data Content and structure</w:t>
      </w:r>
      <w:bookmarkEnd w:id="1109"/>
      <w:bookmarkEnd w:id="1110"/>
      <w:bookmarkEnd w:id="1111"/>
      <w:bookmarkEnd w:id="1112"/>
    </w:p>
    <w:p w14:paraId="51AECB73" w14:textId="77777777" w:rsidR="00A15E77" w:rsidRDefault="00A15E77" w:rsidP="00666E30">
      <w:pPr>
        <w:pStyle w:val="20"/>
      </w:pPr>
      <w:bookmarkStart w:id="1113" w:name="_Toc152232547"/>
      <w:bookmarkStart w:id="1114" w:name="_Toc170717198"/>
      <w:bookmarkStart w:id="1115" w:name="_Toc225648281"/>
      <w:bookmarkStart w:id="1116" w:name="_Toc225065138"/>
      <w:r>
        <w:t>Introduction</w:t>
      </w:r>
      <w:bookmarkEnd w:id="1113"/>
      <w:bookmarkEnd w:id="1114"/>
    </w:p>
    <w:p w14:paraId="39BFDBA9" w14:textId="6AA79F79" w:rsidR="00283D4B" w:rsidRDefault="008B1C18" w:rsidP="007F6622">
      <w:r w:rsidRPr="008B1C18">
        <w:t>The S-128 product is based on the S-100 General Feature Model (GFM), and is a feature-based vector</w:t>
      </w:r>
      <w:r w:rsidRPr="008B1C18">
        <w:rPr>
          <w:spacing w:val="-53"/>
        </w:rPr>
        <w:t xml:space="preserve"> </w:t>
      </w:r>
      <w:r w:rsidRPr="008B1C18">
        <w:t xml:space="preserve">product. Figure </w:t>
      </w:r>
      <w:del w:id="1117" w:author="Greenblue" w:date="2024-02-13T16:17:00Z">
        <w:r w:rsidRPr="008B1C18" w:rsidDel="00C95437">
          <w:delText>6</w:delText>
        </w:r>
      </w:del>
      <w:ins w:id="1118" w:author="Greenblue" w:date="2024-02-13T16:17:00Z">
        <w:r w:rsidR="00C95437">
          <w:t>4</w:t>
        </w:r>
      </w:ins>
      <w:r w:rsidRPr="008B1C18">
        <w:t>-1 below shows how the S-128 Application Schema is realized from the S-100 GFM.</w:t>
      </w:r>
      <w:r w:rsidRPr="008B1C18">
        <w:rPr>
          <w:spacing w:val="1"/>
        </w:rPr>
        <w:t xml:space="preserve"> </w:t>
      </w:r>
      <w:r w:rsidRPr="008B1C18">
        <w:t xml:space="preserve">All S-128 features and information classes are derived from </w:t>
      </w:r>
      <w:del w:id="1119" w:author="Harin Oh" w:date="2023-12-01T13:32:00Z">
        <w:r w:rsidRPr="008B1C18" w:rsidDel="007E0807">
          <w:delText xml:space="preserve">one of </w:delText>
        </w:r>
      </w:del>
      <w:r w:rsidRPr="008B1C18">
        <w:t>the abstract classes</w:t>
      </w:r>
      <w:ins w:id="1120" w:author="Harin Oh" w:date="2023-12-01T13:32:00Z">
        <w:r w:rsidR="007E0807">
          <w:t xml:space="preserve"> </w:t>
        </w:r>
        <w:r w:rsidR="007E0807" w:rsidRPr="00C95437">
          <w:rPr>
            <w:rFonts w:hint="eastAsia"/>
          </w:rPr>
          <w:t xml:space="preserve">like </w:t>
        </w:r>
        <w:r w:rsidR="007E0807" w:rsidRPr="00C95437">
          <w:t>CatalogueElement</w:t>
        </w:r>
        <w:del w:id="1121" w:author="USER" w:date="2024-03-22T18:43:00Z">
          <w:r w:rsidR="007E0807" w:rsidRPr="00C95437" w:rsidDel="0032631A">
            <w:delText>s</w:delText>
          </w:r>
        </w:del>
        <w:r w:rsidR="007E0807" w:rsidRPr="00C95437">
          <w:t xml:space="preserve"> and </w:t>
        </w:r>
      </w:ins>
      <w:ins w:id="1122" w:author="Greenblue" w:date="2024-02-13T16:06:00Z">
        <w:r w:rsidR="000A292E" w:rsidRPr="00C95437">
          <w:t>NavigationalProduct</w:t>
        </w:r>
        <w:r w:rsidR="000A292E" w:rsidRPr="00C95437" w:rsidDel="000A292E">
          <w:t xml:space="preserve"> </w:t>
        </w:r>
      </w:ins>
      <w:ins w:id="1123" w:author="Harin Oh" w:date="2023-12-01T13:32:00Z">
        <w:del w:id="1124" w:author="Greenblue" w:date="2024-02-13T16:06:00Z">
          <w:r w:rsidR="007E0807" w:rsidDel="000A292E">
            <w:rPr>
              <w:rFonts w:ascii="맑은 고딕" w:eastAsia="맑은 고딕" w:hAnsi="맑은 고딕" w:cs="맑은 고딕"/>
            </w:rPr>
            <w:delText>ContactDetail</w:delText>
          </w:r>
        </w:del>
      </w:ins>
      <w:ins w:id="1125" w:author="Harin Oh" w:date="2023-12-01T13:33:00Z">
        <w:del w:id="1126" w:author="Greenblue" w:date="2024-02-13T16:06:00Z">
          <w:r w:rsidR="007E0807" w:rsidDel="000A292E">
            <w:rPr>
              <w:rFonts w:ascii="맑은 고딕" w:eastAsia="맑은 고딕" w:hAnsi="맑은 고딕" w:cs="맑은 고딕"/>
            </w:rPr>
            <w:delText>s</w:delText>
          </w:r>
        </w:del>
      </w:ins>
      <w:del w:id="1127" w:author="Greenblue" w:date="2024-02-13T16:06:00Z">
        <w:r w:rsidRPr="008B1C18" w:rsidDel="000A292E">
          <w:delText xml:space="preserve"> </w:delText>
        </w:r>
      </w:del>
      <w:del w:id="1128" w:author="Harin Oh" w:date="2023-12-01T13:33:00Z">
        <w:r w:rsidRPr="008B1C18" w:rsidDel="007E0807">
          <w:rPr>
            <w:b/>
          </w:rPr>
          <w:delText>FeatureType</w:delText>
        </w:r>
        <w:r w:rsidRPr="008B1C18" w:rsidDel="007E0807">
          <w:rPr>
            <w:b/>
            <w:spacing w:val="1"/>
          </w:rPr>
          <w:delText xml:space="preserve"> </w:delText>
        </w:r>
        <w:r w:rsidRPr="008B1C18" w:rsidDel="007E0807">
          <w:delText xml:space="preserve">and </w:delText>
        </w:r>
        <w:r w:rsidRPr="008B1C18" w:rsidDel="007E0807">
          <w:rPr>
            <w:b/>
          </w:rPr>
          <w:delText>InformationType</w:delText>
        </w:r>
      </w:del>
      <w:del w:id="1129" w:author="Greenblue" w:date="2024-02-13T16:07:00Z">
        <w:r w:rsidRPr="008B1C18" w:rsidDel="000A292E">
          <w:rPr>
            <w:b/>
          </w:rPr>
          <w:delText xml:space="preserve"> </w:delText>
        </w:r>
      </w:del>
      <w:r w:rsidRPr="008B1C18">
        <w:t>defined in the S-128 Application Schema, which realize the GFM meta-classes</w:t>
      </w:r>
      <w:r w:rsidRPr="008B1C18">
        <w:rPr>
          <w:spacing w:val="1"/>
        </w:rPr>
        <w:t xml:space="preserve"> </w:t>
      </w:r>
      <w:r w:rsidRPr="008B1C18">
        <w:rPr>
          <w:b/>
        </w:rPr>
        <w:t>S100_GF_FeatureType</w:t>
      </w:r>
      <w:r w:rsidRPr="008B1C18">
        <w:rPr>
          <w:b/>
          <w:spacing w:val="-1"/>
        </w:rPr>
        <w:t xml:space="preserve"> </w:t>
      </w:r>
      <w:r w:rsidRPr="008B1C18">
        <w:t xml:space="preserve">and </w:t>
      </w:r>
      <w:r w:rsidRPr="008B1C18">
        <w:rPr>
          <w:b/>
        </w:rPr>
        <w:t>S100_GF_InformationType</w:t>
      </w:r>
      <w:r w:rsidRPr="008B1C18">
        <w:rPr>
          <w:b/>
          <w:spacing w:val="1"/>
        </w:rPr>
        <w:t xml:space="preserve"> </w:t>
      </w:r>
      <w:r w:rsidRPr="008B1C18">
        <w:t>respectively.</w:t>
      </w:r>
      <w:r>
        <w:t xml:space="preserve"> </w:t>
      </w:r>
    </w:p>
    <w:p w14:paraId="0712AEB2" w14:textId="4EF228D0" w:rsidR="008B1C18" w:rsidDel="0032631A" w:rsidRDefault="008B1C18" w:rsidP="000D38E5">
      <w:pPr>
        <w:spacing w:after="120"/>
        <w:rPr>
          <w:del w:id="1130" w:author="USER" w:date="2024-03-22T18:42:00Z"/>
          <w:color w:val="000009"/>
        </w:rPr>
      </w:pPr>
      <w:del w:id="1131" w:author="USER" w:date="2024-03-22T18:42:00Z">
        <w:r w:rsidDel="0032631A">
          <w:rPr>
            <w:rFonts w:eastAsia="맑은 고딕" w:hint="eastAsia"/>
          </w:rPr>
          <w:delText>C</w:delText>
        </w:r>
        <w:r w:rsidDel="0032631A">
          <w:rPr>
            <w:rFonts w:eastAsia="맑은 고딕"/>
          </w:rPr>
          <w:delText xml:space="preserve">NPs are encoded as vector entities which conform to S-100 geometry configuration level 3a (S-100 Part 7). </w:delText>
        </w:r>
        <w:r w:rsidR="007F6622" w:rsidRPr="007F6622" w:rsidDel="0032631A">
          <w:rPr>
            <w:color w:val="000009"/>
          </w:rPr>
          <w:delText>S-128</w:delText>
        </w:r>
        <w:r w:rsidR="007F6622" w:rsidRPr="007F6622" w:rsidDel="0032631A">
          <w:rPr>
            <w:color w:val="000009"/>
            <w:spacing w:val="-1"/>
          </w:rPr>
          <w:delText xml:space="preserve"> </w:delText>
        </w:r>
        <w:r w:rsidR="007F6622" w:rsidRPr="007F6622" w:rsidDel="0032631A">
          <w:rPr>
            <w:color w:val="000009"/>
          </w:rPr>
          <w:delText>further</w:delText>
        </w:r>
        <w:r w:rsidR="007F6622" w:rsidRPr="007F6622" w:rsidDel="0032631A">
          <w:rPr>
            <w:color w:val="000009"/>
            <w:spacing w:val="-1"/>
          </w:rPr>
          <w:delText xml:space="preserve"> </w:delText>
        </w:r>
        <w:r w:rsidR="007F6622" w:rsidRPr="007F6622" w:rsidDel="0032631A">
          <w:rPr>
            <w:color w:val="000009"/>
          </w:rPr>
          <w:delText>constrains</w:delText>
        </w:r>
        <w:r w:rsidR="007F6622" w:rsidRPr="007F6622" w:rsidDel="0032631A">
          <w:rPr>
            <w:color w:val="000009"/>
            <w:spacing w:val="-1"/>
          </w:rPr>
          <w:delText xml:space="preserve"> </w:delText>
        </w:r>
        <w:r w:rsidR="007F6622" w:rsidRPr="007F6622" w:rsidDel="0032631A">
          <w:rPr>
            <w:color w:val="000009"/>
          </w:rPr>
          <w:delText>Level 3a</w:delText>
        </w:r>
        <w:r w:rsidR="007F6622" w:rsidRPr="007F6622" w:rsidDel="0032631A">
          <w:rPr>
            <w:color w:val="000009"/>
            <w:spacing w:val="1"/>
          </w:rPr>
          <w:delText xml:space="preserve"> </w:delText>
        </w:r>
        <w:r w:rsidR="007F6622" w:rsidRPr="007F6622" w:rsidDel="0032631A">
          <w:rPr>
            <w:color w:val="000009"/>
          </w:rPr>
          <w:delText>with</w:delText>
        </w:r>
        <w:r w:rsidR="007F6622" w:rsidRPr="007F6622" w:rsidDel="0032631A">
          <w:rPr>
            <w:color w:val="000009"/>
            <w:spacing w:val="1"/>
          </w:rPr>
          <w:delText xml:space="preserve"> </w:delText>
        </w:r>
        <w:r w:rsidR="007F6622" w:rsidRPr="007F6622" w:rsidDel="0032631A">
          <w:rPr>
            <w:color w:val="000009"/>
          </w:rPr>
          <w:delText>the</w:delText>
        </w:r>
        <w:r w:rsidR="007F6622" w:rsidRPr="007F6622" w:rsidDel="0032631A">
          <w:rPr>
            <w:color w:val="000009"/>
            <w:spacing w:val="-2"/>
          </w:rPr>
          <w:delText xml:space="preserve"> </w:delText>
        </w:r>
        <w:r w:rsidR="007F6622" w:rsidRPr="007F6622" w:rsidDel="0032631A">
          <w:rPr>
            <w:color w:val="000009"/>
          </w:rPr>
          <w:delText>following:</w:delText>
        </w:r>
        <w:r w:rsidR="007F6622" w:rsidRPr="007F6622" w:rsidDel="0032631A">
          <w:delText xml:space="preserve"> </w:delText>
        </w:r>
        <w:r w:rsidR="007F6622" w:rsidDel="0032631A">
          <w:delText xml:space="preserve">Linear geometry is defined by curves which are made of curve segments. Each curve segment </w:delText>
        </w:r>
        <w:r w:rsidR="007F6622" w:rsidDel="0032631A">
          <w:rPr>
            <w:spacing w:val="1"/>
          </w:rPr>
          <w:delText xml:space="preserve"> </w:delText>
        </w:r>
        <w:r w:rsidR="007F6622" w:rsidDel="0032631A">
          <w:delText>contains the geographic coordinates as control points and defines an interpolation method</w:delText>
        </w:r>
        <w:r w:rsidR="007F6622" w:rsidDel="0032631A">
          <w:rPr>
            <w:spacing w:val="1"/>
          </w:rPr>
          <w:delText xml:space="preserve"> </w:delText>
        </w:r>
        <w:r w:rsidR="007F6622" w:rsidDel="0032631A">
          <w:delText>between them. The distance between two consecutive control points must not</w:delText>
        </w:r>
      </w:del>
      <w:ins w:id="1132" w:author="Harin Oh" w:date="2023-11-30T09:41:00Z">
        <w:del w:id="1133" w:author="USER" w:date="2024-03-22T18:42:00Z">
          <w:r w:rsidR="002C0D81" w:rsidDel="0032631A">
            <w:delText xml:space="preserve"> </w:delText>
          </w:r>
          <w:r w:rsidR="002C0D81" w:rsidRPr="003A48E9" w:rsidDel="0032631A">
            <w:rPr>
              <w:rFonts w:eastAsia="맑은 고딕" w:hint="eastAsia"/>
            </w:rPr>
            <w:delText>b</w:delText>
          </w:r>
          <w:r w:rsidR="002C0D81" w:rsidRPr="003A48E9" w:rsidDel="0032631A">
            <w:rPr>
              <w:rFonts w:eastAsia="맑은 고딕"/>
            </w:rPr>
            <w:delText>e less than 0.</w:delText>
          </w:r>
        </w:del>
      </w:ins>
      <w:ins w:id="1134" w:author="Greenblue" w:date="2024-02-13T21:42:00Z">
        <w:del w:id="1135" w:author="USER" w:date="2024-03-22T18:42:00Z">
          <w:r w:rsidR="00175CD1" w:rsidDel="0032631A">
            <w:rPr>
              <w:rFonts w:eastAsia="맑은 고딕" w:hint="eastAsia"/>
            </w:rPr>
            <w:delText>3</w:delText>
          </w:r>
        </w:del>
      </w:ins>
      <w:ins w:id="1136" w:author="Harin Oh" w:date="2023-11-30T09:41:00Z">
        <w:del w:id="1137" w:author="USER" w:date="2024-03-22T18:42:00Z">
          <w:r w:rsidR="002C0D81" w:rsidRPr="003A48E9" w:rsidDel="0032631A">
            <w:rPr>
              <w:rFonts w:eastAsia="맑은 고딕"/>
            </w:rPr>
            <w:delText>2 mm</w:delText>
          </w:r>
        </w:del>
      </w:ins>
      <w:del w:id="1138" w:author="USER" w:date="2024-03-22T18:42:00Z">
        <w:r w:rsidR="007F6622" w:rsidRPr="003A48E9" w:rsidDel="0032631A">
          <w:rPr>
            <w:rFonts w:eastAsia="맑은 고딕"/>
          </w:rPr>
          <w:delText xml:space="preserve"> exceed 0.3 mm at</w:delText>
        </w:r>
      </w:del>
      <w:ins w:id="1139" w:author="Harin Oh" w:date="2023-11-30T09:42:00Z">
        <w:del w:id="1140" w:author="USER" w:date="2024-03-22T18:42:00Z">
          <w:r w:rsidR="002C0D81" w:rsidRPr="003A48E9" w:rsidDel="0032631A">
            <w:rPr>
              <w:rFonts w:eastAsia="맑은 고딕"/>
            </w:rPr>
            <w:delText xml:space="preserve"> </w:delText>
          </w:r>
        </w:del>
      </w:ins>
      <w:del w:id="1141" w:author="USER" w:date="2024-03-22T18:42:00Z">
        <w:r w:rsidR="007F6622" w:rsidRPr="003A48E9" w:rsidDel="0032631A">
          <w:rPr>
            <w:rFonts w:eastAsia="맑은 고딕"/>
          </w:rPr>
          <w:delText xml:space="preserve"> a</w:delText>
        </w:r>
        <w:r w:rsidR="007F6622" w:rsidDel="0032631A">
          <w:rPr>
            <w:spacing w:val="-2"/>
          </w:rPr>
          <w:delText xml:space="preserve"> </w:delText>
        </w:r>
        <w:r w:rsidR="007F6622" w:rsidDel="0032631A">
          <w:delText>permitted</w:delText>
        </w:r>
        <w:r w:rsidR="007F6622" w:rsidDel="0032631A">
          <w:rPr>
            <w:spacing w:val="-1"/>
          </w:rPr>
          <w:delText xml:space="preserve"> </w:delText>
        </w:r>
        <w:r w:rsidR="007F6622" w:rsidDel="0032631A">
          <w:delText>display</w:delText>
        </w:r>
        <w:r w:rsidR="007F6622" w:rsidDel="0032631A">
          <w:rPr>
            <w:spacing w:val="-4"/>
          </w:rPr>
          <w:delText xml:space="preserve"> </w:delText>
        </w:r>
        <w:r w:rsidR="007F6622" w:rsidDel="0032631A">
          <w:delText>scale.</w:delText>
        </w:r>
      </w:del>
    </w:p>
    <w:p w14:paraId="4A33C4A0" w14:textId="7C6A5D41" w:rsidR="007F6622" w:rsidDel="0032631A" w:rsidRDefault="007F6622">
      <w:pPr>
        <w:pStyle w:val="afff7"/>
        <w:numPr>
          <w:ilvl w:val="0"/>
          <w:numId w:val="13"/>
        </w:numPr>
        <w:spacing w:line="276" w:lineRule="auto"/>
        <w:ind w:left="669" w:hanging="227"/>
        <w:rPr>
          <w:del w:id="1142" w:author="USER" w:date="2024-03-22T18:42:00Z"/>
          <w:rFonts w:eastAsia="맑은 고딕"/>
          <w:lang w:eastAsia="ko-KR"/>
        </w:rPr>
      </w:pPr>
      <w:del w:id="1143" w:author="USER" w:date="2024-03-22T18:42:00Z">
        <w:r w:rsidDel="0032631A">
          <w:delText>Coincident</w:delText>
        </w:r>
        <w:r w:rsidDel="0032631A">
          <w:rPr>
            <w:spacing w:val="-3"/>
          </w:rPr>
          <w:delText xml:space="preserve"> </w:delText>
        </w:r>
        <w:r w:rsidDel="0032631A">
          <w:delText>linear</w:delText>
        </w:r>
        <w:r w:rsidDel="0032631A">
          <w:rPr>
            <w:spacing w:val="-2"/>
          </w:rPr>
          <w:delText xml:space="preserve"> </w:delText>
        </w:r>
        <w:r w:rsidDel="0032631A">
          <w:delText>geometry</w:delText>
        </w:r>
        <w:r w:rsidDel="0032631A">
          <w:rPr>
            <w:spacing w:val="-6"/>
          </w:rPr>
          <w:delText xml:space="preserve"> </w:delText>
        </w:r>
        <w:r w:rsidDel="0032631A">
          <w:delText>must</w:delText>
        </w:r>
        <w:r w:rsidDel="0032631A">
          <w:rPr>
            <w:spacing w:val="-3"/>
          </w:rPr>
          <w:delText xml:space="preserve"> </w:delText>
        </w:r>
        <w:r w:rsidDel="0032631A">
          <w:delText>be</w:delText>
        </w:r>
        <w:r w:rsidDel="0032631A">
          <w:rPr>
            <w:spacing w:val="-3"/>
          </w:rPr>
          <w:delText xml:space="preserve"> </w:delText>
        </w:r>
        <w:r w:rsidDel="0032631A">
          <w:delText>avoided when</w:delText>
        </w:r>
        <w:r w:rsidDel="0032631A">
          <w:rPr>
            <w:spacing w:val="-3"/>
          </w:rPr>
          <w:delText xml:space="preserve"> </w:delText>
        </w:r>
        <w:r w:rsidDel="0032631A">
          <w:delText>there</w:delText>
        </w:r>
        <w:r w:rsidDel="0032631A">
          <w:rPr>
            <w:spacing w:val="-3"/>
          </w:rPr>
          <w:delText xml:space="preserve"> </w:delText>
        </w:r>
        <w:r w:rsidDel="0032631A">
          <w:delText>is</w:delText>
        </w:r>
        <w:r w:rsidDel="0032631A">
          <w:rPr>
            <w:spacing w:val="-1"/>
          </w:rPr>
          <w:delText xml:space="preserve"> </w:delText>
        </w:r>
        <w:r w:rsidDel="0032631A">
          <w:delText>a</w:delText>
        </w:r>
        <w:r w:rsidDel="0032631A">
          <w:rPr>
            <w:spacing w:val="-1"/>
          </w:rPr>
          <w:delText xml:space="preserve"> </w:delText>
        </w:r>
        <w:r w:rsidDel="0032631A">
          <w:delText>dependency</w:delText>
        </w:r>
        <w:r w:rsidDel="0032631A">
          <w:rPr>
            <w:spacing w:val="-4"/>
          </w:rPr>
          <w:delText xml:space="preserve"> </w:delText>
        </w:r>
        <w:r w:rsidDel="0032631A">
          <w:delText>between</w:delText>
        </w:r>
        <w:r w:rsidDel="0032631A">
          <w:rPr>
            <w:spacing w:val="-1"/>
          </w:rPr>
          <w:delText xml:space="preserve"> </w:delText>
        </w:r>
        <w:r w:rsidDel="0032631A">
          <w:delText>features.</w:delText>
        </w:r>
      </w:del>
    </w:p>
    <w:p w14:paraId="6DC76BD8" w14:textId="61E6D6D0" w:rsidR="007F6622" w:rsidDel="0032631A" w:rsidRDefault="007F6622">
      <w:pPr>
        <w:pStyle w:val="afff7"/>
        <w:numPr>
          <w:ilvl w:val="0"/>
          <w:numId w:val="13"/>
        </w:numPr>
        <w:spacing w:line="276" w:lineRule="auto"/>
        <w:ind w:left="669" w:hanging="227"/>
        <w:rPr>
          <w:del w:id="1144" w:author="USER" w:date="2024-03-22T18:42:00Z"/>
          <w:rFonts w:eastAsia="맑은 고딕"/>
          <w:lang w:eastAsia="ko-KR"/>
        </w:rPr>
      </w:pPr>
      <w:del w:id="1145" w:author="USER" w:date="2024-03-22T18:42:00Z">
        <w:r w:rsidDel="0032631A">
          <w:delText>The</w:delText>
        </w:r>
        <w:r w:rsidDel="0032631A">
          <w:rPr>
            <w:spacing w:val="-4"/>
          </w:rPr>
          <w:delText xml:space="preserve"> </w:delText>
        </w:r>
        <w:r w:rsidDel="0032631A">
          <w:delText>interpolation</w:delText>
        </w:r>
        <w:r w:rsidDel="0032631A">
          <w:rPr>
            <w:spacing w:val="-3"/>
          </w:rPr>
          <w:delText xml:space="preserve"> </w:delText>
        </w:r>
        <w:r w:rsidDel="0032631A">
          <w:delText>of</w:delText>
        </w:r>
        <w:r w:rsidDel="0032631A">
          <w:rPr>
            <w:spacing w:val="-2"/>
          </w:rPr>
          <w:delText xml:space="preserve"> </w:delText>
        </w:r>
        <w:r w:rsidDel="0032631A">
          <w:delText>GM_CurveSegment</w:delText>
        </w:r>
        <w:r w:rsidDel="0032631A">
          <w:rPr>
            <w:spacing w:val="-3"/>
          </w:rPr>
          <w:delText xml:space="preserve"> </w:delText>
        </w:r>
        <w:r w:rsidDel="0032631A">
          <w:delText>must</w:delText>
        </w:r>
        <w:r w:rsidDel="0032631A">
          <w:rPr>
            <w:spacing w:val="-3"/>
          </w:rPr>
          <w:delText xml:space="preserve"> </w:delText>
        </w:r>
        <w:r w:rsidDel="0032631A">
          <w:delText>be</w:delText>
        </w:r>
        <w:r w:rsidDel="0032631A">
          <w:rPr>
            <w:spacing w:val="-4"/>
          </w:rPr>
          <w:delText xml:space="preserve"> </w:delText>
        </w:r>
        <w:r w:rsidDel="0032631A">
          <w:delText>loxodromic.</w:delText>
        </w:r>
      </w:del>
    </w:p>
    <w:p w14:paraId="34CE58A2" w14:textId="731F518E" w:rsidR="008B1C18" w:rsidDel="0032631A" w:rsidRDefault="007F6622">
      <w:pPr>
        <w:pStyle w:val="afff7"/>
        <w:numPr>
          <w:ilvl w:val="0"/>
          <w:numId w:val="13"/>
        </w:numPr>
        <w:spacing w:line="276" w:lineRule="auto"/>
        <w:ind w:left="669" w:hanging="227"/>
        <w:rPr>
          <w:del w:id="1146" w:author="USER" w:date="2024-03-22T18:42:00Z"/>
          <w:rFonts w:eastAsia="맑은 고딕"/>
          <w:lang w:eastAsia="ko-KR"/>
        </w:rPr>
      </w:pPr>
      <w:del w:id="1147" w:author="USER" w:date="2024-03-22T18:42:00Z">
        <w:r w:rsidDel="0032631A">
          <w:delText xml:space="preserve">Linear geometry is defined by curves which are made of curve segments. Each curve segment </w:delText>
        </w:r>
        <w:r w:rsidDel="0032631A">
          <w:rPr>
            <w:spacing w:val="1"/>
          </w:rPr>
          <w:delText xml:space="preserve"> </w:delText>
        </w:r>
        <w:r w:rsidDel="0032631A">
          <w:delText>contains the geographic coordinates as control points and defines an interpolation method</w:delText>
        </w:r>
        <w:r w:rsidDel="0032631A">
          <w:rPr>
            <w:spacing w:val="1"/>
          </w:rPr>
          <w:delText xml:space="preserve"> </w:delText>
        </w:r>
        <w:r w:rsidDel="0032631A">
          <w:delText xml:space="preserve">between them. The distance between two consecutive control points must not exceed 0.3 mm at </w:delText>
        </w:r>
        <w:r w:rsidDel="0032631A">
          <w:rPr>
            <w:spacing w:val="-53"/>
          </w:rPr>
          <w:delText xml:space="preserve"> </w:delText>
        </w:r>
        <w:r w:rsidDel="0032631A">
          <w:delText>a</w:delText>
        </w:r>
        <w:r w:rsidDel="0032631A">
          <w:rPr>
            <w:spacing w:val="-2"/>
          </w:rPr>
          <w:delText xml:space="preserve"> </w:delText>
        </w:r>
        <w:r w:rsidDel="0032631A">
          <w:delText>permitted</w:delText>
        </w:r>
        <w:r w:rsidDel="0032631A">
          <w:rPr>
            <w:spacing w:val="-1"/>
          </w:rPr>
          <w:delText xml:space="preserve"> </w:delText>
        </w:r>
        <w:r w:rsidDel="0032631A">
          <w:delText>display</w:delText>
        </w:r>
        <w:r w:rsidDel="0032631A">
          <w:rPr>
            <w:spacing w:val="-4"/>
          </w:rPr>
          <w:delText xml:space="preserve"> </w:delText>
        </w:r>
        <w:r w:rsidDel="0032631A">
          <w:delText>scale.</w:delText>
        </w:r>
      </w:del>
    </w:p>
    <w:p w14:paraId="6289A231" w14:textId="7AC0E6D7" w:rsidR="000D38E5" w:rsidDel="0032631A" w:rsidRDefault="000D38E5" w:rsidP="000D38E5">
      <w:pPr>
        <w:spacing w:before="240" w:after="120"/>
        <w:rPr>
          <w:del w:id="1148" w:author="USER" w:date="2024-03-22T18:42:00Z"/>
        </w:rPr>
      </w:pPr>
      <w:del w:id="1149" w:author="USER" w:date="2024-03-22T18:42:00Z">
        <w:r w:rsidDel="0032631A">
          <w:delText>The following exception applies to S-128:</w:delText>
        </w:r>
      </w:del>
    </w:p>
    <w:p w14:paraId="5EA8124F" w14:textId="4353C81F" w:rsidR="000D38E5" w:rsidRPr="000D38E5" w:rsidDel="0032631A" w:rsidRDefault="000D38E5">
      <w:pPr>
        <w:pStyle w:val="afff7"/>
        <w:numPr>
          <w:ilvl w:val="0"/>
          <w:numId w:val="13"/>
        </w:numPr>
        <w:spacing w:line="276" w:lineRule="auto"/>
        <w:ind w:left="669" w:hanging="227"/>
        <w:rPr>
          <w:del w:id="1150" w:author="USER" w:date="2024-03-22T18:42:00Z"/>
          <w:rFonts w:eastAsia="맑은 고딕"/>
          <w:lang w:eastAsia="ko-KR"/>
        </w:rPr>
      </w:pPr>
      <w:del w:id="1151" w:author="USER" w:date="2024-03-22T18:42:00Z">
        <w:r w:rsidDel="0032631A">
          <w:delText>The use of coordinates is restricted to two diem</w:delText>
        </w:r>
      </w:del>
      <w:ins w:id="1152" w:author="Greenblue" w:date="2024-02-13T16:09:00Z">
        <w:del w:id="1153" w:author="USER" w:date="2024-03-22T18:42:00Z">
          <w:r w:rsidR="003A48E9" w:rsidDel="0032631A">
            <w:delText>e</w:delText>
          </w:r>
        </w:del>
      </w:ins>
      <w:del w:id="1154" w:author="USER" w:date="2024-03-22T18:42:00Z">
        <w:r w:rsidDel="0032631A">
          <w:delText>nsions.</w:delText>
        </w:r>
      </w:del>
    </w:p>
    <w:p w14:paraId="426034F3" w14:textId="6ED7A0D9" w:rsidR="00657DCC" w:rsidRPr="00657DCC" w:rsidDel="0032631A" w:rsidRDefault="000D38E5">
      <w:pPr>
        <w:pStyle w:val="afff7"/>
        <w:numPr>
          <w:ilvl w:val="0"/>
          <w:numId w:val="13"/>
        </w:numPr>
        <w:spacing w:after="240" w:line="276" w:lineRule="auto"/>
        <w:ind w:left="669" w:hanging="227"/>
        <w:rPr>
          <w:del w:id="1155" w:author="USER" w:date="2024-03-22T18:42:00Z"/>
          <w:rFonts w:eastAsia="맑은 고딕"/>
          <w:lang w:eastAsia="ko-KR"/>
        </w:rPr>
      </w:pPr>
      <w:del w:id="1156" w:author="USER" w:date="2024-03-22T18:42:00Z">
        <w:r w:rsidDel="0032631A">
          <w:delText>S</w:delText>
        </w:r>
        <w:r w:rsidDel="0032631A">
          <w:rPr>
            <w:color w:val="000009"/>
          </w:rPr>
          <w:delText>oundings features which use GM_Point or GM_Multipoint with three dimensional coordinates</w:delText>
        </w:r>
        <w:r w:rsidDel="0032631A">
          <w:rPr>
            <w:color w:val="000009"/>
            <w:spacing w:val="1"/>
          </w:rPr>
          <w:delText xml:space="preserve"> </w:delText>
        </w:r>
        <w:r w:rsidDel="0032631A">
          <w:rPr>
            <w:color w:val="000009"/>
          </w:rPr>
          <w:delText>are</w:delText>
        </w:r>
        <w:r w:rsidDel="0032631A">
          <w:rPr>
            <w:color w:val="000009"/>
            <w:spacing w:val="-2"/>
          </w:rPr>
          <w:delText xml:space="preserve"> </w:delText>
        </w:r>
        <w:r w:rsidDel="0032631A">
          <w:rPr>
            <w:color w:val="000009"/>
          </w:rPr>
          <w:delText>not</w:delText>
        </w:r>
        <w:r w:rsidDel="0032631A">
          <w:rPr>
            <w:color w:val="000009"/>
            <w:spacing w:val="1"/>
          </w:rPr>
          <w:delText xml:space="preserve"> </w:delText>
        </w:r>
        <w:r w:rsidDel="0032631A">
          <w:rPr>
            <w:color w:val="000009"/>
          </w:rPr>
          <w:delText>currently</w:delText>
        </w:r>
        <w:r w:rsidDel="0032631A">
          <w:rPr>
            <w:color w:val="000009"/>
            <w:spacing w:val="-2"/>
          </w:rPr>
          <w:delText xml:space="preserve"> </w:delText>
        </w:r>
        <w:r w:rsidDel="0032631A">
          <w:rPr>
            <w:color w:val="000009"/>
          </w:rPr>
          <w:delText>included</w:delText>
        </w:r>
        <w:r w:rsidDel="0032631A">
          <w:rPr>
            <w:color w:val="000009"/>
            <w:spacing w:val="-1"/>
          </w:rPr>
          <w:delText xml:space="preserve"> </w:delText>
        </w:r>
        <w:r w:rsidDel="0032631A">
          <w:rPr>
            <w:color w:val="000009"/>
          </w:rPr>
          <w:delText>in</w:delText>
        </w:r>
        <w:r w:rsidDel="0032631A">
          <w:rPr>
            <w:color w:val="000009"/>
            <w:spacing w:val="-1"/>
          </w:rPr>
          <w:delText xml:space="preserve"> </w:delText>
        </w:r>
        <w:r w:rsidDel="0032631A">
          <w:rPr>
            <w:color w:val="000009"/>
          </w:rPr>
          <w:delText>S-128.</w:delText>
        </w:r>
      </w:del>
    </w:p>
    <w:p w14:paraId="52121567" w14:textId="4DD7E44B" w:rsidR="000D38E5" w:rsidRDefault="000D38E5" w:rsidP="00657DCC">
      <w:r>
        <w:t>This</w:t>
      </w:r>
      <w:r>
        <w:rPr>
          <w:spacing w:val="-4"/>
        </w:rPr>
        <w:t xml:space="preserve"> </w:t>
      </w:r>
      <w:r>
        <w:t>section</w:t>
      </w:r>
      <w:r>
        <w:rPr>
          <w:spacing w:val="-5"/>
        </w:rPr>
        <w:t xml:space="preserve"> </w:t>
      </w:r>
      <w:r>
        <w:t>contains</w:t>
      </w:r>
      <w:r>
        <w:rPr>
          <w:spacing w:val="-4"/>
        </w:rPr>
        <w:t xml:space="preserve"> </w:t>
      </w:r>
      <w:r>
        <w:t>the</w:t>
      </w:r>
      <w:r>
        <w:rPr>
          <w:spacing w:val="-3"/>
        </w:rPr>
        <w:t xml:space="preserve"> </w:t>
      </w:r>
      <w:r>
        <w:t>Application</w:t>
      </w:r>
      <w:r>
        <w:rPr>
          <w:spacing w:val="-2"/>
        </w:rPr>
        <w:t xml:space="preserve"> </w:t>
      </w:r>
      <w:r>
        <w:t>Schema</w:t>
      </w:r>
      <w:r>
        <w:rPr>
          <w:spacing w:val="-5"/>
        </w:rPr>
        <w:t xml:space="preserve"> </w:t>
      </w:r>
      <w:r>
        <w:t>expressed</w:t>
      </w:r>
      <w:r>
        <w:rPr>
          <w:spacing w:val="-5"/>
        </w:rPr>
        <w:t xml:space="preserve"> </w:t>
      </w:r>
      <w:r>
        <w:t>in</w:t>
      </w:r>
      <w:r>
        <w:rPr>
          <w:spacing w:val="-6"/>
        </w:rPr>
        <w:t xml:space="preserve"> </w:t>
      </w:r>
      <w:r>
        <w:t>UML</w:t>
      </w:r>
      <w:r>
        <w:rPr>
          <w:spacing w:val="-5"/>
        </w:rPr>
        <w:t xml:space="preserve"> </w:t>
      </w:r>
      <w:r>
        <w:t>and</w:t>
      </w:r>
      <w:r>
        <w:rPr>
          <w:spacing w:val="-5"/>
        </w:rPr>
        <w:t xml:space="preserve"> </w:t>
      </w:r>
      <w:r>
        <w:t>an</w:t>
      </w:r>
      <w:r>
        <w:rPr>
          <w:spacing w:val="-5"/>
        </w:rPr>
        <w:t xml:space="preserve"> </w:t>
      </w:r>
      <w:r>
        <w:t>associated</w:t>
      </w:r>
      <w:r>
        <w:rPr>
          <w:spacing w:val="-5"/>
        </w:rPr>
        <w:t xml:space="preserve"> </w:t>
      </w:r>
      <w:r>
        <w:t>Feature</w:t>
      </w:r>
      <w:r>
        <w:rPr>
          <w:spacing w:val="-5"/>
        </w:rPr>
        <w:t xml:space="preserve"> </w:t>
      </w:r>
      <w:r>
        <w:t>Catalogue.</w:t>
      </w:r>
      <w:r>
        <w:rPr>
          <w:spacing w:val="-53"/>
        </w:rPr>
        <w:t xml:space="preserve"> </w:t>
      </w:r>
      <w:r>
        <w:t>The Feature Catalogue is included in Annex B, and provides a full description of each feature type</w:t>
      </w:r>
      <w:r>
        <w:rPr>
          <w:spacing w:val="1"/>
        </w:rPr>
        <w:t xml:space="preserve"> </w:t>
      </w:r>
      <w:r>
        <w:t xml:space="preserve">including its attributes, attribute values, and relationships in the data product. </w:t>
      </w:r>
      <w:del w:id="1157" w:author="Greenblue" w:date="2024-02-13T16:20:00Z">
        <w:r w:rsidR="006E7CBD" w:rsidDel="00C95437">
          <w:fldChar w:fldCharType="begin"/>
        </w:r>
        <w:r w:rsidR="006E7CBD" w:rsidDel="00C95437">
          <w:delInstrText xml:space="preserve"> REF _Ref148220365 \h </w:delInstrText>
        </w:r>
        <w:r w:rsidR="006E7CBD" w:rsidDel="00C95437">
          <w:fldChar w:fldCharType="separate"/>
        </w:r>
        <w:r w:rsidR="006E7CBD" w:rsidDel="00C95437">
          <w:delText xml:space="preserve">Figure </w:delText>
        </w:r>
        <w:r w:rsidR="006E7CBD" w:rsidDel="00C95437">
          <w:rPr>
            <w:noProof/>
          </w:rPr>
          <w:delText>4</w:delText>
        </w:r>
        <w:r w:rsidR="006E7CBD" w:rsidDel="00C95437">
          <w:noBreakHyphen/>
        </w:r>
        <w:r w:rsidR="006E7CBD" w:rsidDel="00C95437">
          <w:rPr>
            <w:noProof/>
          </w:rPr>
          <w:delText>1</w:delText>
        </w:r>
        <w:r w:rsidR="006E7CBD" w:rsidDel="00C95437">
          <w:fldChar w:fldCharType="end"/>
        </w:r>
        <w:r w:rsidDel="00C95437">
          <w:delText xml:space="preserve"> shows an</w:delText>
        </w:r>
        <w:r w:rsidDel="00C95437">
          <w:rPr>
            <w:spacing w:val="1"/>
          </w:rPr>
          <w:delText xml:space="preserve"> </w:delText>
        </w:r>
        <w:r w:rsidDel="00C95437">
          <w:delText>overview</w:delText>
        </w:r>
        <w:r w:rsidDel="00C95437">
          <w:rPr>
            <w:spacing w:val="-4"/>
          </w:rPr>
          <w:delText xml:space="preserve"> </w:delText>
        </w:r>
        <w:r w:rsidDel="00C95437">
          <w:delText>of</w:delText>
        </w:r>
        <w:r w:rsidDel="00C95437">
          <w:rPr>
            <w:spacing w:val="1"/>
          </w:rPr>
          <w:delText xml:space="preserve"> </w:delText>
        </w:r>
        <w:r w:rsidDel="00C95437">
          <w:delText>the</w:delText>
        </w:r>
        <w:r w:rsidDel="00C95437">
          <w:rPr>
            <w:spacing w:val="-1"/>
          </w:rPr>
          <w:delText xml:space="preserve"> </w:delText>
        </w:r>
        <w:r w:rsidDel="00C95437">
          <w:delText>S-128</w:delText>
        </w:r>
        <w:r w:rsidDel="00C95437">
          <w:rPr>
            <w:spacing w:val="1"/>
          </w:rPr>
          <w:delText xml:space="preserve"> </w:delText>
        </w:r>
        <w:r w:rsidDel="00C95437">
          <w:delText>Application</w:delText>
        </w:r>
        <w:r w:rsidDel="00C95437">
          <w:rPr>
            <w:spacing w:val="2"/>
          </w:rPr>
          <w:delText xml:space="preserve"> </w:delText>
        </w:r>
        <w:r w:rsidDel="00C95437">
          <w:delText>Schema.</w:delText>
        </w:r>
      </w:del>
    </w:p>
    <w:p w14:paraId="7B24A16E" w14:textId="0FEADBA0" w:rsidR="000D38E5" w:rsidDel="00FC294B" w:rsidRDefault="000D38E5" w:rsidP="00FC294B">
      <w:pPr>
        <w:rPr>
          <w:del w:id="1158" w:author="USER" w:date="2024-03-15T10:43:00Z"/>
        </w:rPr>
      </w:pPr>
      <w:r>
        <w:t>The</w:t>
      </w:r>
      <w:r>
        <w:rPr>
          <w:spacing w:val="-8"/>
        </w:rPr>
        <w:t xml:space="preserve"> </w:t>
      </w:r>
      <w:r>
        <w:t>class</w:t>
      </w:r>
      <w:r>
        <w:rPr>
          <w:spacing w:val="-6"/>
        </w:rPr>
        <w:t xml:space="preserve"> </w:t>
      </w:r>
      <w:r>
        <w:t>comprising</w:t>
      </w:r>
      <w:r>
        <w:rPr>
          <w:spacing w:val="-6"/>
        </w:rPr>
        <w:t xml:space="preserve"> </w:t>
      </w:r>
      <w:r>
        <w:t>the</w:t>
      </w:r>
      <w:r>
        <w:rPr>
          <w:spacing w:val="-5"/>
        </w:rPr>
        <w:t xml:space="preserve"> </w:t>
      </w:r>
      <w:r>
        <w:t>S-128</w:t>
      </w:r>
      <w:r>
        <w:rPr>
          <w:spacing w:val="-5"/>
        </w:rPr>
        <w:t xml:space="preserve"> </w:t>
      </w:r>
      <w:r>
        <w:t>Application</w:t>
      </w:r>
      <w:r>
        <w:rPr>
          <w:spacing w:val="-4"/>
        </w:rPr>
        <w:t xml:space="preserve"> </w:t>
      </w:r>
      <w:r>
        <w:t>Schema</w:t>
      </w:r>
      <w:r>
        <w:rPr>
          <w:spacing w:val="-6"/>
        </w:rPr>
        <w:t xml:space="preserve"> </w:t>
      </w:r>
      <w:r>
        <w:t>is</w:t>
      </w:r>
      <w:r>
        <w:rPr>
          <w:spacing w:val="-5"/>
        </w:rPr>
        <w:t xml:space="preserve"> </w:t>
      </w:r>
      <w:r>
        <w:t>the</w:t>
      </w:r>
      <w:r>
        <w:rPr>
          <w:spacing w:val="-7"/>
        </w:rPr>
        <w:t xml:space="preserve"> </w:t>
      </w:r>
      <w:r>
        <w:t>S-128</w:t>
      </w:r>
      <w:r>
        <w:rPr>
          <w:spacing w:val="-6"/>
        </w:rPr>
        <w:t xml:space="preserve"> </w:t>
      </w:r>
      <w:r>
        <w:t>Domain</w:t>
      </w:r>
      <w:r>
        <w:rPr>
          <w:spacing w:val="-7"/>
        </w:rPr>
        <w:t xml:space="preserve"> </w:t>
      </w:r>
      <w:r>
        <w:t>model</w:t>
      </w:r>
      <w:r>
        <w:rPr>
          <w:spacing w:val="-8"/>
        </w:rPr>
        <w:t xml:space="preserve"> </w:t>
      </w:r>
      <w:r>
        <w:t>containing</w:t>
      </w:r>
      <w:r>
        <w:rPr>
          <w:spacing w:val="-7"/>
        </w:rPr>
        <w:t xml:space="preserve"> </w:t>
      </w:r>
      <w:r>
        <w:t>the</w:t>
      </w:r>
      <w:r>
        <w:rPr>
          <w:spacing w:val="-7"/>
        </w:rPr>
        <w:t xml:space="preserve"> </w:t>
      </w:r>
      <w:r>
        <w:t>features</w:t>
      </w:r>
      <w:r>
        <w:rPr>
          <w:spacing w:val="-53"/>
        </w:rPr>
        <w:t xml:space="preserve"> </w:t>
      </w:r>
      <w:r>
        <w:t>and information types that model the CNP application domain specifically. Geographic features in all</w:t>
      </w:r>
      <w:r>
        <w:rPr>
          <w:spacing w:val="1"/>
        </w:rPr>
        <w:t xml:space="preserve"> </w:t>
      </w:r>
      <w:r>
        <w:t>three packages use the spatial types from S-100 Part 7, which are imported as-is into the S-128 spatial</w:t>
      </w:r>
      <w:r>
        <w:rPr>
          <w:spacing w:val="-53"/>
        </w:rPr>
        <w:t xml:space="preserve"> </w:t>
      </w:r>
      <w:r>
        <w:t>type</w:t>
      </w:r>
      <w:r>
        <w:rPr>
          <w:spacing w:val="-9"/>
        </w:rPr>
        <w:t xml:space="preserve"> </w:t>
      </w:r>
      <w:r>
        <w:t>package</w:t>
      </w:r>
      <w:r>
        <w:rPr>
          <w:spacing w:val="-9"/>
        </w:rPr>
        <w:t xml:space="preserve"> </w:t>
      </w:r>
      <w:r>
        <w:t>and</w:t>
      </w:r>
      <w:r>
        <w:rPr>
          <w:spacing w:val="-9"/>
        </w:rPr>
        <w:t xml:space="preserve"> </w:t>
      </w:r>
      <w:r>
        <w:t>therefore</w:t>
      </w:r>
      <w:r>
        <w:rPr>
          <w:spacing w:val="-7"/>
        </w:rPr>
        <w:t xml:space="preserve"> </w:t>
      </w:r>
      <w:r>
        <w:t>can</w:t>
      </w:r>
      <w:r>
        <w:rPr>
          <w:spacing w:val="-7"/>
        </w:rPr>
        <w:t xml:space="preserve"> </w:t>
      </w:r>
      <w:r>
        <w:t>be</w:t>
      </w:r>
      <w:r>
        <w:rPr>
          <w:spacing w:val="-8"/>
        </w:rPr>
        <w:t xml:space="preserve"> </w:t>
      </w:r>
      <w:r>
        <w:t>used</w:t>
      </w:r>
      <w:r>
        <w:rPr>
          <w:spacing w:val="-8"/>
        </w:rPr>
        <w:t xml:space="preserve"> </w:t>
      </w:r>
      <w:r>
        <w:t>as</w:t>
      </w:r>
      <w:r>
        <w:rPr>
          <w:spacing w:val="-5"/>
        </w:rPr>
        <w:t xml:space="preserve"> </w:t>
      </w:r>
      <w:r>
        <w:t>types</w:t>
      </w:r>
      <w:r>
        <w:rPr>
          <w:spacing w:val="-8"/>
        </w:rPr>
        <w:t xml:space="preserve"> </w:t>
      </w:r>
      <w:r>
        <w:t>for</w:t>
      </w:r>
      <w:r>
        <w:rPr>
          <w:spacing w:val="-6"/>
        </w:rPr>
        <w:t xml:space="preserve"> </w:t>
      </w:r>
      <w:r>
        <w:t>S-128</w:t>
      </w:r>
      <w:r>
        <w:rPr>
          <w:spacing w:val="-7"/>
        </w:rPr>
        <w:t xml:space="preserve"> </w:t>
      </w:r>
      <w:r>
        <w:t>spatial</w:t>
      </w:r>
      <w:r>
        <w:rPr>
          <w:spacing w:val="-10"/>
        </w:rPr>
        <w:t xml:space="preserve"> </w:t>
      </w:r>
      <w:r>
        <w:t>attributes.</w:t>
      </w:r>
      <w:r>
        <w:rPr>
          <w:spacing w:val="-7"/>
        </w:rPr>
        <w:t xml:space="preserve"> </w:t>
      </w:r>
      <w:r>
        <w:t>The</w:t>
      </w:r>
      <w:r>
        <w:rPr>
          <w:spacing w:val="-10"/>
        </w:rPr>
        <w:t xml:space="preserve"> </w:t>
      </w:r>
      <w:r>
        <w:t>spatial</w:t>
      </w:r>
      <w:r>
        <w:rPr>
          <w:spacing w:val="-7"/>
        </w:rPr>
        <w:t xml:space="preserve"> </w:t>
      </w:r>
      <w:r>
        <w:t>types</w:t>
      </w:r>
      <w:r>
        <w:rPr>
          <w:spacing w:val="-6"/>
        </w:rPr>
        <w:t xml:space="preserve"> </w:t>
      </w:r>
      <w:r>
        <w:t>package</w:t>
      </w:r>
      <w:r>
        <w:rPr>
          <w:spacing w:val="-54"/>
        </w:rPr>
        <w:t xml:space="preserve"> </w:t>
      </w:r>
      <w:r>
        <w:t>also contains definitions of ‘union types’ (combinations of the S-100 spatial types), since S-100 allows</w:t>
      </w:r>
      <w:r>
        <w:rPr>
          <w:spacing w:val="1"/>
        </w:rPr>
        <w:t xml:space="preserve"> </w:t>
      </w:r>
      <w:r>
        <w:t>features to have different kinds of geometry but UML does not allow an attribute of a class to have</w:t>
      </w:r>
      <w:r>
        <w:rPr>
          <w:spacing w:val="1"/>
        </w:rPr>
        <w:t xml:space="preserve"> </w:t>
      </w:r>
      <w:r>
        <w:t>multiple</w:t>
      </w:r>
      <w:r>
        <w:rPr>
          <w:spacing w:val="-3"/>
        </w:rPr>
        <w:t xml:space="preserve"> </w:t>
      </w:r>
      <w:r>
        <w:t>types.</w:t>
      </w:r>
      <w:r>
        <w:rPr>
          <w:spacing w:val="-5"/>
        </w:rPr>
        <w:t xml:space="preserve"> </w:t>
      </w:r>
      <w:r>
        <w:t>The</w:t>
      </w:r>
      <w:r>
        <w:rPr>
          <w:spacing w:val="-4"/>
        </w:rPr>
        <w:t xml:space="preserve"> </w:t>
      </w:r>
      <w:r>
        <w:t>S-128</w:t>
      </w:r>
      <w:r>
        <w:rPr>
          <w:spacing w:val="-3"/>
        </w:rPr>
        <w:t xml:space="preserve"> </w:t>
      </w:r>
      <w:r>
        <w:t>Application</w:t>
      </w:r>
      <w:r>
        <w:rPr>
          <w:spacing w:val="-2"/>
        </w:rPr>
        <w:t xml:space="preserve"> </w:t>
      </w:r>
      <w:r>
        <w:t>Schema</w:t>
      </w:r>
      <w:r>
        <w:rPr>
          <w:spacing w:val="-8"/>
        </w:rPr>
        <w:t xml:space="preserve"> </w:t>
      </w:r>
      <w:r>
        <w:t>models</w:t>
      </w:r>
      <w:r>
        <w:rPr>
          <w:spacing w:val="-2"/>
        </w:rPr>
        <w:t xml:space="preserve"> </w:t>
      </w:r>
      <w:r>
        <w:t>spatial</w:t>
      </w:r>
      <w:r>
        <w:rPr>
          <w:spacing w:val="-3"/>
        </w:rPr>
        <w:t xml:space="preserve"> </w:t>
      </w:r>
      <w:r>
        <w:t>attributes</w:t>
      </w:r>
      <w:r>
        <w:rPr>
          <w:spacing w:val="-5"/>
        </w:rPr>
        <w:t xml:space="preserve"> </w:t>
      </w:r>
      <w:r>
        <w:t>as</w:t>
      </w:r>
      <w:r>
        <w:rPr>
          <w:spacing w:val="-2"/>
        </w:rPr>
        <w:t xml:space="preserve"> </w:t>
      </w:r>
      <w:r>
        <w:t>attributes</w:t>
      </w:r>
      <w:r>
        <w:rPr>
          <w:spacing w:val="-5"/>
        </w:rPr>
        <w:t xml:space="preserve"> </w:t>
      </w:r>
      <w:r>
        <w:t>of</w:t>
      </w:r>
      <w:r>
        <w:rPr>
          <w:spacing w:val="-4"/>
        </w:rPr>
        <w:t xml:space="preserve"> </w:t>
      </w:r>
      <w:r>
        <w:t>feature</w:t>
      </w:r>
      <w:r>
        <w:rPr>
          <w:spacing w:val="-5"/>
        </w:rPr>
        <w:t xml:space="preserve"> </w:t>
      </w:r>
      <w:r>
        <w:t>classes.</w:t>
      </w:r>
    </w:p>
    <w:p w14:paraId="3FF838EE" w14:textId="77777777" w:rsidR="00FC294B" w:rsidRPr="00FC294B" w:rsidRDefault="00FC294B" w:rsidP="00657DCC">
      <w:pPr>
        <w:rPr>
          <w:ins w:id="1159" w:author="USER" w:date="2024-03-15T10:43:00Z"/>
          <w:rFonts w:eastAsiaTheme="minorEastAsia"/>
        </w:rPr>
      </w:pPr>
    </w:p>
    <w:p w14:paraId="5F3AD853" w14:textId="02F93FA2" w:rsidR="006E7CBD" w:rsidRPr="00FC294B" w:rsidRDefault="006D7DF3" w:rsidP="00FC294B">
      <w:del w:id="1160" w:author="Greenblue" w:date="2024-02-13T16:12:00Z">
        <w:r>
          <w:rPr>
            <w:noProof/>
          </w:rPr>
          <w:lastRenderedPageBreak/>
          <w:drawing>
            <wp:inline distT="0" distB="0" distL="0" distR="0" wp14:anchorId="6EA30A28" wp14:editId="4BC83770">
              <wp:extent cx="4631055" cy="25908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1055" cy="2590800"/>
                      </a:xfrm>
                      <a:prstGeom prst="rect">
                        <a:avLst/>
                      </a:prstGeom>
                      <a:noFill/>
                      <a:ln>
                        <a:noFill/>
                      </a:ln>
                    </pic:spPr>
                  </pic:pic>
                </a:graphicData>
              </a:graphic>
            </wp:inline>
          </w:drawing>
        </w:r>
      </w:del>
      <w:ins w:id="1161" w:author="Greenblue" w:date="2024-02-13T16:12:00Z">
        <w:del w:id="1162" w:author="USER" w:date="2024-03-15T10:43:00Z">
          <w:r w:rsidDel="00FC294B">
            <w:rPr>
              <w:rFonts w:eastAsia="맑은 고딕"/>
              <w:noProof/>
            </w:rPr>
            <w:drawing>
              <wp:inline distT="0" distB="0" distL="0" distR="0" wp14:anchorId="0FE7959D" wp14:editId="4B035E92">
                <wp:extent cx="4389755" cy="2439396"/>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3208" cy="2457986"/>
                        </a:xfrm>
                        <a:prstGeom prst="rect">
                          <a:avLst/>
                        </a:prstGeom>
                        <a:noFill/>
                        <a:ln>
                          <a:noFill/>
                        </a:ln>
                      </pic:spPr>
                    </pic:pic>
                  </a:graphicData>
                </a:graphic>
              </wp:inline>
            </w:drawing>
          </w:r>
        </w:del>
      </w:ins>
      <w:ins w:id="1163" w:author="USER" w:date="2024-03-15T10:43:00Z">
        <w:r w:rsidR="00FC294B">
          <w:rPr>
            <w:noProof/>
          </w:rPr>
          <w:drawing>
            <wp:inline distT="0" distB="0" distL="0" distR="0" wp14:anchorId="2F0ACA72" wp14:editId="53DCC7B9">
              <wp:extent cx="5770880" cy="3175000"/>
              <wp:effectExtent l="0" t="0" r="1270" b="635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0880" cy="3175000"/>
                      </a:xfrm>
                      <a:prstGeom prst="rect">
                        <a:avLst/>
                      </a:prstGeom>
                    </pic:spPr>
                  </pic:pic>
                </a:graphicData>
              </a:graphic>
            </wp:inline>
          </w:drawing>
        </w:r>
      </w:ins>
    </w:p>
    <w:p w14:paraId="3287413C" w14:textId="3639DD6F" w:rsidR="00657DCC" w:rsidRDefault="006E7CBD" w:rsidP="006E7CBD">
      <w:pPr>
        <w:pStyle w:val="ad"/>
        <w:jc w:val="center"/>
      </w:pPr>
      <w:bookmarkStart w:id="1164" w:name="_Ref148220365"/>
      <w:bookmarkStart w:id="1165" w:name="_Ref148220356"/>
      <w:r>
        <w:t xml:space="preserve">Figure </w:t>
      </w:r>
      <w:fldSimple w:instr=" STYLEREF 1 \s ">
        <w:r w:rsidR="00DF7FD4">
          <w:rPr>
            <w:noProof/>
          </w:rPr>
          <w:t>4</w:t>
        </w:r>
      </w:fldSimple>
      <w:r w:rsidR="007B0388">
        <w:noBreakHyphen/>
      </w:r>
      <w:fldSimple w:instr=" SEQ Figure \* ARABIC \s 1 ">
        <w:r w:rsidR="00DF7FD4">
          <w:rPr>
            <w:noProof/>
          </w:rPr>
          <w:t>1</w:t>
        </w:r>
      </w:fldSimple>
      <w:bookmarkEnd w:id="1164"/>
      <w:r>
        <w:t xml:space="preserve"> S-128 Data model overview</w:t>
      </w:r>
      <w:bookmarkEnd w:id="1165"/>
    </w:p>
    <w:p w14:paraId="3F51517E" w14:textId="77777777" w:rsidR="000D38E5" w:rsidRDefault="000D38E5" w:rsidP="000D38E5">
      <w:pPr>
        <w:pStyle w:val="aa"/>
        <w:spacing w:before="120"/>
        <w:ind w:right="697"/>
        <w:rPr>
          <w:rFonts w:eastAsia="맑은 고딕"/>
        </w:rPr>
      </w:pPr>
    </w:p>
    <w:p w14:paraId="105AB6EB" w14:textId="3A99B464" w:rsidR="007C1591" w:rsidRDefault="00D35AFC" w:rsidP="00666E30">
      <w:pPr>
        <w:pStyle w:val="20"/>
      </w:pPr>
      <w:bookmarkStart w:id="1166" w:name="_Toc152232548"/>
      <w:bookmarkStart w:id="1167" w:name="_Toc170717199"/>
      <w:r w:rsidRPr="008233BF">
        <w:t>Application Schem</w:t>
      </w:r>
      <w:bookmarkEnd w:id="1115"/>
      <w:bookmarkEnd w:id="1116"/>
      <w:ins w:id="1168" w:author="Harin Oh" w:date="2023-11-30T10:24:00Z">
        <w:r w:rsidR="00507C95">
          <w:rPr>
            <w:rFonts w:ascii="맑은 고딕" w:eastAsia="맑은 고딕" w:hAnsi="맑은 고딕" w:cs="맑은 고딕" w:hint="eastAsia"/>
          </w:rPr>
          <w:t>a</w:t>
        </w:r>
      </w:ins>
      <w:bookmarkEnd w:id="1166"/>
      <w:bookmarkEnd w:id="1167"/>
    </w:p>
    <w:p w14:paraId="0D1EC214" w14:textId="77777777" w:rsidR="00830C78" w:rsidRDefault="00830C78" w:rsidP="00830C78">
      <w:bookmarkStart w:id="1169" w:name="_Toc225648301"/>
      <w:bookmarkStart w:id="1170" w:name="_Toc225065158"/>
      <w:bookmarkStart w:id="1171" w:name="_Toc225648282"/>
      <w:bookmarkStart w:id="1172" w:name="_Toc225065139"/>
      <w:r>
        <w:t>The</w:t>
      </w:r>
      <w:r>
        <w:rPr>
          <w:spacing w:val="-3"/>
        </w:rPr>
        <w:t xml:space="preserve"> </w:t>
      </w:r>
      <w:r>
        <w:t>UML</w:t>
      </w:r>
      <w:r>
        <w:rPr>
          <w:spacing w:val="-2"/>
        </w:rPr>
        <w:t xml:space="preserve"> </w:t>
      </w:r>
      <w:r>
        <w:t>models</w:t>
      </w:r>
      <w:r>
        <w:rPr>
          <w:spacing w:val="-1"/>
        </w:rPr>
        <w:t xml:space="preserve"> </w:t>
      </w:r>
      <w:r>
        <w:t>shown</w:t>
      </w:r>
      <w:r>
        <w:rPr>
          <w:spacing w:val="-1"/>
        </w:rPr>
        <w:t xml:space="preserve"> </w:t>
      </w:r>
      <w:r>
        <w:t>in the</w:t>
      </w:r>
      <w:r>
        <w:rPr>
          <w:spacing w:val="-3"/>
        </w:rPr>
        <w:t xml:space="preserve"> </w:t>
      </w:r>
      <w:r>
        <w:t>Figures</w:t>
      </w:r>
      <w:r>
        <w:rPr>
          <w:spacing w:val="1"/>
        </w:rPr>
        <w:t xml:space="preserve"> </w:t>
      </w:r>
      <w:r>
        <w:t>below</w:t>
      </w:r>
      <w:r>
        <w:rPr>
          <w:spacing w:val="-4"/>
        </w:rPr>
        <w:t xml:space="preserve"> </w:t>
      </w:r>
      <w:r>
        <w:t>are</w:t>
      </w:r>
      <w:r>
        <w:rPr>
          <w:spacing w:val="1"/>
        </w:rPr>
        <w:t xml:space="preserve"> </w:t>
      </w:r>
      <w:r>
        <w:t>the overall</w:t>
      </w:r>
      <w:r>
        <w:rPr>
          <w:spacing w:val="-4"/>
        </w:rPr>
        <w:t xml:space="preserve"> </w:t>
      </w:r>
      <w:r>
        <w:t>CNP</w:t>
      </w:r>
      <w:r>
        <w:rPr>
          <w:spacing w:val="2"/>
        </w:rPr>
        <w:t xml:space="preserve"> </w:t>
      </w:r>
      <w:r>
        <w:t>Application</w:t>
      </w:r>
      <w:r>
        <w:rPr>
          <w:spacing w:val="1"/>
        </w:rPr>
        <w:t xml:space="preserve"> </w:t>
      </w:r>
      <w:r>
        <w:t>Schema.</w:t>
      </w:r>
    </w:p>
    <w:p w14:paraId="70083BF3" w14:textId="07D3F508" w:rsidR="00830C78" w:rsidRDefault="00830C78" w:rsidP="00830C78">
      <w:r>
        <w:t>This section contains a general overview of the classes and relationships in the S-128 Application</w:t>
      </w:r>
      <w:r>
        <w:rPr>
          <w:spacing w:val="1"/>
        </w:rPr>
        <w:t xml:space="preserve"> </w:t>
      </w:r>
      <w:r>
        <w:t>Schema.</w:t>
      </w:r>
      <w:r>
        <w:rPr>
          <w:spacing w:val="-6"/>
        </w:rPr>
        <w:t xml:space="preserve"> </w:t>
      </w:r>
      <w:r>
        <w:t>Detailed</w:t>
      </w:r>
      <w:r>
        <w:rPr>
          <w:spacing w:val="-3"/>
        </w:rPr>
        <w:t xml:space="preserve"> </w:t>
      </w:r>
      <w:r>
        <w:t>information</w:t>
      </w:r>
      <w:r>
        <w:rPr>
          <w:spacing w:val="-2"/>
        </w:rPr>
        <w:t xml:space="preserve"> </w:t>
      </w:r>
      <w:r>
        <w:t>about</w:t>
      </w:r>
      <w:r>
        <w:rPr>
          <w:spacing w:val="-2"/>
        </w:rPr>
        <w:t xml:space="preserve"> </w:t>
      </w:r>
      <w:r>
        <w:t>how</w:t>
      </w:r>
      <w:r>
        <w:rPr>
          <w:spacing w:val="-4"/>
        </w:rPr>
        <w:t xml:space="preserve"> </w:t>
      </w:r>
      <w:r>
        <w:t>to</w:t>
      </w:r>
      <w:r>
        <w:rPr>
          <w:spacing w:val="-3"/>
        </w:rPr>
        <w:t xml:space="preserve"> </w:t>
      </w:r>
      <w:r>
        <w:t>use</w:t>
      </w:r>
      <w:r>
        <w:rPr>
          <w:spacing w:val="-2"/>
        </w:rPr>
        <w:t xml:space="preserve"> </w:t>
      </w:r>
      <w:r>
        <w:t>the</w:t>
      </w:r>
      <w:r>
        <w:rPr>
          <w:spacing w:val="-5"/>
        </w:rPr>
        <w:t xml:space="preserve"> </w:t>
      </w:r>
      <w:r>
        <w:t>feature</w:t>
      </w:r>
      <w:r>
        <w:rPr>
          <w:spacing w:val="-2"/>
        </w:rPr>
        <w:t xml:space="preserve"> </w:t>
      </w:r>
      <w:r>
        <w:t>types</w:t>
      </w:r>
      <w:r>
        <w:rPr>
          <w:spacing w:val="-1"/>
        </w:rPr>
        <w:t xml:space="preserve"> </w:t>
      </w:r>
      <w:r>
        <w:t>and</w:t>
      </w:r>
      <w:r>
        <w:rPr>
          <w:spacing w:val="-2"/>
        </w:rPr>
        <w:t xml:space="preserve"> </w:t>
      </w:r>
      <w:r>
        <w:t>information</w:t>
      </w:r>
      <w:r>
        <w:rPr>
          <w:spacing w:val="-3"/>
        </w:rPr>
        <w:t xml:space="preserve"> </w:t>
      </w:r>
      <w:r>
        <w:t>types</w:t>
      </w:r>
      <w:r>
        <w:rPr>
          <w:spacing w:val="-4"/>
        </w:rPr>
        <w:t xml:space="preserve"> </w:t>
      </w:r>
      <w:r>
        <w:t>to</w:t>
      </w:r>
      <w:r>
        <w:rPr>
          <w:spacing w:val="-2"/>
        </w:rPr>
        <w:t xml:space="preserve"> </w:t>
      </w:r>
      <w:r>
        <w:t>encode</w:t>
      </w:r>
      <w:r>
        <w:rPr>
          <w:spacing w:val="-2"/>
        </w:rPr>
        <w:t xml:space="preserve"> </w:t>
      </w:r>
      <w:r>
        <w:t>CNP</w:t>
      </w:r>
      <w:r>
        <w:rPr>
          <w:spacing w:val="-53"/>
        </w:rPr>
        <w:t xml:space="preserve"> </w:t>
      </w:r>
      <w:r>
        <w:t>information</w:t>
      </w:r>
      <w:r>
        <w:rPr>
          <w:spacing w:val="-2"/>
        </w:rPr>
        <w:t xml:space="preserve"> </w:t>
      </w:r>
      <w:r>
        <w:t>is provided in</w:t>
      </w:r>
      <w:r>
        <w:rPr>
          <w:spacing w:val="1"/>
        </w:rPr>
        <w:t xml:space="preserve"> </w:t>
      </w:r>
      <w:r>
        <w:t>the</w:t>
      </w:r>
      <w:r>
        <w:rPr>
          <w:spacing w:val="-1"/>
        </w:rPr>
        <w:t xml:space="preserve"> </w:t>
      </w:r>
      <w:r>
        <w:t>S-128</w:t>
      </w:r>
      <w:r>
        <w:rPr>
          <w:spacing w:val="-2"/>
        </w:rPr>
        <w:t xml:space="preserve"> </w:t>
      </w:r>
      <w:r>
        <w:t>Data</w:t>
      </w:r>
      <w:r>
        <w:rPr>
          <w:spacing w:val="-1"/>
        </w:rPr>
        <w:t xml:space="preserve"> </w:t>
      </w:r>
      <w:r>
        <w:t>Classification and</w:t>
      </w:r>
      <w:r>
        <w:rPr>
          <w:spacing w:val="1"/>
        </w:rPr>
        <w:t xml:space="preserve"> </w:t>
      </w:r>
      <w:r>
        <w:t>Encoding</w:t>
      </w:r>
      <w:r>
        <w:rPr>
          <w:spacing w:val="-1"/>
        </w:rPr>
        <w:t xml:space="preserve"> </w:t>
      </w:r>
      <w:r>
        <w:t>Guide</w:t>
      </w:r>
      <w:ins w:id="1173" w:author="Greenblue" w:date="2024-09-10T10:11:00Z">
        <w:r w:rsidR="00BA68AA">
          <w:t>(DCEG)</w:t>
        </w:r>
      </w:ins>
      <w:r>
        <w:t>.</w:t>
      </w:r>
    </w:p>
    <w:p w14:paraId="2856FDF6" w14:textId="66FCA51A" w:rsidR="00830C78" w:rsidRDefault="00830C78" w:rsidP="00830C78">
      <w:pPr>
        <w:spacing w:after="120"/>
        <w:rPr>
          <w:color w:val="000009"/>
        </w:rPr>
      </w:pPr>
      <w:r>
        <w:t>The</w:t>
      </w:r>
      <w:r>
        <w:rPr>
          <w:spacing w:val="-4"/>
        </w:rPr>
        <w:t xml:space="preserve"> </w:t>
      </w:r>
      <w:r>
        <w:t>following</w:t>
      </w:r>
      <w:r>
        <w:rPr>
          <w:spacing w:val="-3"/>
        </w:rPr>
        <w:t xml:space="preserve"> </w:t>
      </w:r>
      <w:r>
        <w:t>conventions are</w:t>
      </w:r>
      <w:r>
        <w:rPr>
          <w:spacing w:val="-3"/>
        </w:rPr>
        <w:t xml:space="preserve"> </w:t>
      </w:r>
      <w:r>
        <w:t>used</w:t>
      </w:r>
      <w:r>
        <w:rPr>
          <w:spacing w:val="-2"/>
        </w:rPr>
        <w:t xml:space="preserve"> </w:t>
      </w:r>
      <w:r>
        <w:t>in</w:t>
      </w:r>
      <w:r>
        <w:rPr>
          <w:spacing w:val="-1"/>
        </w:rPr>
        <w:t xml:space="preserve"> </w:t>
      </w:r>
      <w:r>
        <w:t>the</w:t>
      </w:r>
      <w:r>
        <w:rPr>
          <w:spacing w:val="-1"/>
        </w:rPr>
        <w:t xml:space="preserve"> </w:t>
      </w:r>
      <w:r>
        <w:t>UML</w:t>
      </w:r>
      <w:r>
        <w:rPr>
          <w:spacing w:val="-2"/>
        </w:rPr>
        <w:t xml:space="preserve"> </w:t>
      </w:r>
      <w:r>
        <w:t>diagrams</w:t>
      </w:r>
      <w:r>
        <w:rPr>
          <w:spacing w:val="-2"/>
        </w:rPr>
        <w:t xml:space="preserve"> </w:t>
      </w:r>
      <w:r>
        <w:t>depicting</w:t>
      </w:r>
      <w:r>
        <w:rPr>
          <w:spacing w:val="-3"/>
        </w:rPr>
        <w:t xml:space="preserve"> </w:t>
      </w:r>
      <w:r>
        <w:t>the</w:t>
      </w:r>
      <w:r>
        <w:rPr>
          <w:spacing w:val="4"/>
        </w:rPr>
        <w:t xml:space="preserve"> </w:t>
      </w:r>
      <w:r>
        <w:t>Application</w:t>
      </w:r>
      <w:r>
        <w:rPr>
          <w:spacing w:val="-2"/>
        </w:rPr>
        <w:t xml:space="preserve"> </w:t>
      </w:r>
      <w:r>
        <w:t>Schema:</w:t>
      </w:r>
    </w:p>
    <w:p w14:paraId="2C597DE4" w14:textId="2FB320D8" w:rsidR="00830C78" w:rsidRPr="00830C78" w:rsidRDefault="00830C78">
      <w:pPr>
        <w:pStyle w:val="afff7"/>
        <w:numPr>
          <w:ilvl w:val="0"/>
          <w:numId w:val="13"/>
        </w:numPr>
        <w:spacing w:line="276" w:lineRule="auto"/>
        <w:ind w:left="669" w:hanging="227"/>
        <w:rPr>
          <w:rFonts w:eastAsia="맑은 고딕"/>
          <w:lang w:eastAsia="ko-KR"/>
        </w:rPr>
      </w:pPr>
      <w:r>
        <w:t>Standard</w:t>
      </w:r>
      <w:r>
        <w:rPr>
          <w:spacing w:val="7"/>
        </w:rPr>
        <w:t xml:space="preserve"> </w:t>
      </w:r>
      <w:r>
        <w:t>UML</w:t>
      </w:r>
      <w:r>
        <w:rPr>
          <w:spacing w:val="6"/>
        </w:rPr>
        <w:t xml:space="preserve"> </w:t>
      </w:r>
      <w:r>
        <w:t>conventions</w:t>
      </w:r>
      <w:r>
        <w:rPr>
          <w:spacing w:val="10"/>
        </w:rPr>
        <w:t xml:space="preserve"> </w:t>
      </w:r>
      <w:r>
        <w:t>for</w:t>
      </w:r>
      <w:r>
        <w:rPr>
          <w:spacing w:val="6"/>
        </w:rPr>
        <w:t xml:space="preserve"> </w:t>
      </w:r>
      <w:r>
        <w:t>classes,</w:t>
      </w:r>
      <w:r>
        <w:rPr>
          <w:spacing w:val="6"/>
        </w:rPr>
        <w:t xml:space="preserve"> </w:t>
      </w:r>
      <w:r>
        <w:t>associations,</w:t>
      </w:r>
      <w:r>
        <w:rPr>
          <w:spacing w:val="8"/>
        </w:rPr>
        <w:t xml:space="preserve"> </w:t>
      </w:r>
      <w:r>
        <w:t>inheritance,</w:t>
      </w:r>
      <w:r>
        <w:rPr>
          <w:spacing w:val="8"/>
        </w:rPr>
        <w:t xml:space="preserve"> </w:t>
      </w:r>
      <w:r>
        <w:t>roles,</w:t>
      </w:r>
      <w:r>
        <w:rPr>
          <w:spacing w:val="15"/>
        </w:rPr>
        <w:t xml:space="preserve"> </w:t>
      </w:r>
      <w:r>
        <w:t>and</w:t>
      </w:r>
      <w:r>
        <w:rPr>
          <w:spacing w:val="6"/>
        </w:rPr>
        <w:t xml:space="preserve"> </w:t>
      </w:r>
      <w:r>
        <w:t>multiplicities</w:t>
      </w:r>
      <w:r>
        <w:rPr>
          <w:spacing w:val="7"/>
        </w:rPr>
        <w:t xml:space="preserve"> </w:t>
      </w:r>
      <w:r>
        <w:t>apply.</w:t>
      </w:r>
      <w:r>
        <w:rPr>
          <w:spacing w:val="-53"/>
        </w:rPr>
        <w:t xml:space="preserve"> </w:t>
      </w:r>
      <w:r>
        <w:t>These</w:t>
      </w:r>
      <w:r>
        <w:rPr>
          <w:spacing w:val="-2"/>
        </w:rPr>
        <w:t xml:space="preserve"> </w:t>
      </w:r>
      <w:r>
        <w:t>conventions are</w:t>
      </w:r>
      <w:r>
        <w:rPr>
          <w:spacing w:val="1"/>
        </w:rPr>
        <w:t xml:space="preserve"> </w:t>
      </w:r>
      <w:r>
        <w:t>described</w:t>
      </w:r>
      <w:r>
        <w:rPr>
          <w:spacing w:val="1"/>
        </w:rPr>
        <w:t xml:space="preserve"> </w:t>
      </w:r>
      <w:r>
        <w:t>in Part</w:t>
      </w:r>
      <w:r>
        <w:rPr>
          <w:spacing w:val="2"/>
        </w:rPr>
        <w:t xml:space="preserve"> </w:t>
      </w:r>
      <w:r>
        <w:t>1</w:t>
      </w:r>
      <w:r>
        <w:rPr>
          <w:spacing w:val="-1"/>
        </w:rPr>
        <w:t xml:space="preserve"> </w:t>
      </w:r>
      <w:r>
        <w:t>of</w:t>
      </w:r>
      <w:r>
        <w:rPr>
          <w:spacing w:val="1"/>
        </w:rPr>
        <w:t xml:space="preserve"> </w:t>
      </w:r>
      <w:r>
        <w:t>S-100.</w:t>
      </w:r>
    </w:p>
    <w:p w14:paraId="45A39685" w14:textId="00D44E21" w:rsidR="00830C78" w:rsidRPr="00830C78" w:rsidRDefault="00830C78">
      <w:pPr>
        <w:pStyle w:val="afff7"/>
        <w:numPr>
          <w:ilvl w:val="0"/>
          <w:numId w:val="13"/>
        </w:numPr>
        <w:spacing w:line="276" w:lineRule="auto"/>
        <w:ind w:left="669" w:hanging="227"/>
        <w:rPr>
          <w:rFonts w:eastAsia="맑은 고딕"/>
          <w:lang w:eastAsia="ko-KR"/>
        </w:rPr>
      </w:pPr>
      <w:r>
        <w:rPr>
          <w:i/>
        </w:rPr>
        <w:t>Italic</w:t>
      </w:r>
      <w:r>
        <w:rPr>
          <w:i/>
          <w:spacing w:val="-1"/>
        </w:rPr>
        <w:t xml:space="preserve"> </w:t>
      </w:r>
      <w:r>
        <w:t>font</w:t>
      </w:r>
      <w:r>
        <w:rPr>
          <w:spacing w:val="-2"/>
        </w:rPr>
        <w:t xml:space="preserve"> </w:t>
      </w:r>
      <w:r>
        <w:t>for</w:t>
      </w:r>
      <w:r>
        <w:rPr>
          <w:spacing w:val="-2"/>
        </w:rPr>
        <w:t xml:space="preserve"> </w:t>
      </w:r>
      <w:r>
        <w:t>a</w:t>
      </w:r>
      <w:r>
        <w:rPr>
          <w:spacing w:val="-2"/>
        </w:rPr>
        <w:t xml:space="preserve"> </w:t>
      </w:r>
      <w:r>
        <w:t>class</w:t>
      </w:r>
      <w:r>
        <w:rPr>
          <w:spacing w:val="-2"/>
        </w:rPr>
        <w:t xml:space="preserve"> </w:t>
      </w:r>
      <w:r>
        <w:t>name</w:t>
      </w:r>
      <w:r>
        <w:rPr>
          <w:spacing w:val="-2"/>
        </w:rPr>
        <w:t xml:space="preserve"> </w:t>
      </w:r>
      <w:r>
        <w:t>indicates</w:t>
      </w:r>
      <w:r>
        <w:rPr>
          <w:spacing w:val="-1"/>
        </w:rPr>
        <w:t xml:space="preserve"> </w:t>
      </w:r>
      <w:r>
        <w:t>an abstract</w:t>
      </w:r>
      <w:r>
        <w:rPr>
          <w:spacing w:val="-3"/>
        </w:rPr>
        <w:t xml:space="preserve"> </w:t>
      </w:r>
      <w:r>
        <w:t>class.</w:t>
      </w:r>
    </w:p>
    <w:p w14:paraId="245B60C5" w14:textId="62BDF23F" w:rsidR="00830C78" w:rsidRPr="00830C78" w:rsidRDefault="00830C78">
      <w:pPr>
        <w:pStyle w:val="afff7"/>
        <w:numPr>
          <w:ilvl w:val="0"/>
          <w:numId w:val="13"/>
        </w:numPr>
        <w:spacing w:line="276" w:lineRule="auto"/>
        <w:ind w:left="669" w:hanging="227"/>
        <w:rPr>
          <w:rFonts w:eastAsia="맑은 고딕"/>
          <w:lang w:eastAsia="ko-KR"/>
        </w:rPr>
      </w:pPr>
      <w:r>
        <w:t>Feature</w:t>
      </w:r>
      <w:r>
        <w:rPr>
          <w:spacing w:val="-3"/>
        </w:rPr>
        <w:t xml:space="preserve"> </w:t>
      </w:r>
      <w:r>
        <w:t>classes</w:t>
      </w:r>
      <w:r>
        <w:rPr>
          <w:spacing w:val="-2"/>
        </w:rPr>
        <w:t xml:space="preserve"> </w:t>
      </w:r>
      <w:r>
        <w:t>are</w:t>
      </w:r>
      <w:r>
        <w:rPr>
          <w:spacing w:val="-3"/>
        </w:rPr>
        <w:t xml:space="preserve"> </w:t>
      </w:r>
      <w:r>
        <w:t>depicted</w:t>
      </w:r>
      <w:r>
        <w:rPr>
          <w:spacing w:val="-1"/>
        </w:rPr>
        <w:t xml:space="preserve"> </w:t>
      </w:r>
      <w:r>
        <w:t>with</w:t>
      </w:r>
      <w:r>
        <w:rPr>
          <w:spacing w:val="-1"/>
        </w:rPr>
        <w:t xml:space="preserve"> </w:t>
      </w:r>
      <w:r>
        <w:t>green</w:t>
      </w:r>
      <w:r>
        <w:rPr>
          <w:spacing w:val="-1"/>
        </w:rPr>
        <w:t xml:space="preserve"> </w:t>
      </w:r>
      <w:r>
        <w:t>background;</w:t>
      </w:r>
      <w:r>
        <w:rPr>
          <w:spacing w:val="-1"/>
        </w:rPr>
        <w:t xml:space="preserve"> </w:t>
      </w:r>
      <w:r>
        <w:t>the</w:t>
      </w:r>
      <w:r>
        <w:rPr>
          <w:spacing w:val="-3"/>
        </w:rPr>
        <w:t xml:space="preserve"> </w:t>
      </w:r>
      <w:r>
        <w:t>dark</w:t>
      </w:r>
      <w:r>
        <w:rPr>
          <w:spacing w:val="1"/>
        </w:rPr>
        <w:t xml:space="preserve"> </w:t>
      </w:r>
      <w:r>
        <w:t>shade</w:t>
      </w:r>
      <w:r>
        <w:rPr>
          <w:spacing w:val="-2"/>
        </w:rPr>
        <w:t xml:space="preserve"> </w:t>
      </w:r>
      <w:r>
        <w:t>for</w:t>
      </w:r>
      <w:r>
        <w:rPr>
          <w:spacing w:val="-3"/>
        </w:rPr>
        <w:t xml:space="preserve"> </w:t>
      </w:r>
      <w:r>
        <w:t>abstract</w:t>
      </w:r>
      <w:r>
        <w:rPr>
          <w:spacing w:val="-1"/>
        </w:rPr>
        <w:t xml:space="preserve"> </w:t>
      </w:r>
      <w:r>
        <w:t>feature</w:t>
      </w:r>
      <w:r>
        <w:rPr>
          <w:spacing w:val="-3"/>
        </w:rPr>
        <w:t xml:space="preserve"> </w:t>
      </w:r>
      <w:r>
        <w:t>classes</w:t>
      </w:r>
      <w:r>
        <w:rPr>
          <w:spacing w:val="-53"/>
        </w:rPr>
        <w:t xml:space="preserve"> </w:t>
      </w:r>
      <w:r>
        <w:t>and</w:t>
      </w:r>
      <w:r>
        <w:rPr>
          <w:spacing w:val="-2"/>
        </w:rPr>
        <w:t xml:space="preserve"> </w:t>
      </w:r>
      <w:r>
        <w:t>the</w:t>
      </w:r>
      <w:r>
        <w:rPr>
          <w:spacing w:val="1"/>
        </w:rPr>
        <w:t xml:space="preserve"> </w:t>
      </w:r>
      <w:r>
        <w:t>light</w:t>
      </w:r>
      <w:r>
        <w:rPr>
          <w:spacing w:val="-1"/>
        </w:rPr>
        <w:t xml:space="preserve"> </w:t>
      </w:r>
      <w:r>
        <w:t>shade</w:t>
      </w:r>
      <w:r>
        <w:rPr>
          <w:spacing w:val="-1"/>
        </w:rPr>
        <w:t xml:space="preserve"> </w:t>
      </w:r>
      <w:r>
        <w:t>for</w:t>
      </w:r>
      <w:r>
        <w:rPr>
          <w:spacing w:val="1"/>
        </w:rPr>
        <w:t xml:space="preserve"> </w:t>
      </w:r>
      <w:r>
        <w:t>ordinary</w:t>
      </w:r>
      <w:r>
        <w:rPr>
          <w:spacing w:val="-4"/>
        </w:rPr>
        <w:t xml:space="preserve"> </w:t>
      </w:r>
      <w:r>
        <w:t>(non-abstract) feature</w:t>
      </w:r>
      <w:r>
        <w:rPr>
          <w:spacing w:val="1"/>
        </w:rPr>
        <w:t xml:space="preserve"> </w:t>
      </w:r>
      <w:r>
        <w:t>classes.</w:t>
      </w:r>
    </w:p>
    <w:p w14:paraId="15159233" w14:textId="22C3C0E2" w:rsidR="00830C78" w:rsidRPr="00830C78" w:rsidRDefault="00830C78">
      <w:pPr>
        <w:pStyle w:val="afff7"/>
        <w:numPr>
          <w:ilvl w:val="0"/>
          <w:numId w:val="13"/>
        </w:numPr>
        <w:spacing w:line="276" w:lineRule="auto"/>
        <w:ind w:left="669" w:hanging="227"/>
        <w:rPr>
          <w:rFonts w:eastAsia="맑은 고딕"/>
          <w:lang w:eastAsia="ko-KR"/>
        </w:rPr>
      </w:pPr>
      <w:r>
        <w:t>Information</w:t>
      </w:r>
      <w:r>
        <w:rPr>
          <w:spacing w:val="9"/>
        </w:rPr>
        <w:t xml:space="preserve"> </w:t>
      </w:r>
      <w:r>
        <w:t>type</w:t>
      </w:r>
      <w:r>
        <w:rPr>
          <w:spacing w:val="9"/>
        </w:rPr>
        <w:t xml:space="preserve"> </w:t>
      </w:r>
      <w:r>
        <w:t>classes</w:t>
      </w:r>
      <w:r>
        <w:rPr>
          <w:spacing w:val="10"/>
        </w:rPr>
        <w:t xml:space="preserve"> </w:t>
      </w:r>
      <w:r>
        <w:t>are</w:t>
      </w:r>
      <w:r>
        <w:rPr>
          <w:spacing w:val="7"/>
        </w:rPr>
        <w:t xml:space="preserve"> </w:t>
      </w:r>
      <w:r>
        <w:t>depicted</w:t>
      </w:r>
      <w:r>
        <w:rPr>
          <w:spacing w:val="11"/>
        </w:rPr>
        <w:t xml:space="preserve"> </w:t>
      </w:r>
      <w:r>
        <w:t>with</w:t>
      </w:r>
      <w:r>
        <w:rPr>
          <w:spacing w:val="9"/>
        </w:rPr>
        <w:t xml:space="preserve"> </w:t>
      </w:r>
      <w:r>
        <w:t>blue</w:t>
      </w:r>
      <w:r>
        <w:rPr>
          <w:spacing w:val="8"/>
        </w:rPr>
        <w:t xml:space="preserve"> </w:t>
      </w:r>
      <w:r>
        <w:t>background;</w:t>
      </w:r>
      <w:r>
        <w:rPr>
          <w:spacing w:val="7"/>
        </w:rPr>
        <w:t xml:space="preserve"> </w:t>
      </w:r>
      <w:r>
        <w:t>the</w:t>
      </w:r>
      <w:r>
        <w:rPr>
          <w:spacing w:val="9"/>
        </w:rPr>
        <w:t xml:space="preserve"> </w:t>
      </w:r>
      <w:r>
        <w:t>dark</w:t>
      </w:r>
      <w:r>
        <w:rPr>
          <w:spacing w:val="10"/>
        </w:rPr>
        <w:t xml:space="preserve"> </w:t>
      </w:r>
      <w:r>
        <w:t>shade</w:t>
      </w:r>
      <w:r>
        <w:rPr>
          <w:spacing w:val="7"/>
        </w:rPr>
        <w:t xml:space="preserve"> </w:t>
      </w:r>
      <w:r>
        <w:t>for</w:t>
      </w:r>
      <w:r>
        <w:rPr>
          <w:spacing w:val="8"/>
        </w:rPr>
        <w:t xml:space="preserve"> </w:t>
      </w:r>
      <w:r>
        <w:t>abstract</w:t>
      </w:r>
      <w:r>
        <w:rPr>
          <w:spacing w:val="-53"/>
        </w:rPr>
        <w:t xml:space="preserve"> </w:t>
      </w:r>
      <w:r>
        <w:t>information</w:t>
      </w:r>
      <w:r>
        <w:rPr>
          <w:spacing w:val="-2"/>
        </w:rPr>
        <w:t xml:space="preserve"> </w:t>
      </w:r>
      <w:r>
        <w:t>type</w:t>
      </w:r>
      <w:r>
        <w:rPr>
          <w:spacing w:val="-1"/>
        </w:rPr>
        <w:t xml:space="preserve"> </w:t>
      </w:r>
      <w:r>
        <w:t>classes</w:t>
      </w:r>
      <w:r>
        <w:rPr>
          <w:spacing w:val="-1"/>
        </w:rPr>
        <w:t xml:space="preserve"> </w:t>
      </w:r>
      <w:r>
        <w:t>and</w:t>
      </w:r>
      <w:r>
        <w:rPr>
          <w:spacing w:val="-1"/>
        </w:rPr>
        <w:t xml:space="preserve"> </w:t>
      </w:r>
      <w:r>
        <w:t>the light</w:t>
      </w:r>
      <w:r>
        <w:rPr>
          <w:spacing w:val="1"/>
        </w:rPr>
        <w:t xml:space="preserve"> </w:t>
      </w:r>
      <w:r>
        <w:t>shade</w:t>
      </w:r>
      <w:r>
        <w:rPr>
          <w:spacing w:val="-1"/>
        </w:rPr>
        <w:t xml:space="preserve"> </w:t>
      </w:r>
      <w:r>
        <w:t>for</w:t>
      </w:r>
      <w:r>
        <w:rPr>
          <w:spacing w:val="-2"/>
        </w:rPr>
        <w:t xml:space="preserve"> </w:t>
      </w:r>
      <w:r>
        <w:t>ordinary</w:t>
      </w:r>
      <w:r>
        <w:rPr>
          <w:spacing w:val="-2"/>
        </w:rPr>
        <w:t xml:space="preserve"> </w:t>
      </w:r>
      <w:r>
        <w:t>information</w:t>
      </w:r>
      <w:r>
        <w:rPr>
          <w:spacing w:val="-2"/>
        </w:rPr>
        <w:t xml:space="preserve"> </w:t>
      </w:r>
      <w:r>
        <w:t>types.</w:t>
      </w:r>
    </w:p>
    <w:p w14:paraId="79359C32" w14:textId="76E9CEA8" w:rsidR="00830C78" w:rsidRPr="00830C78" w:rsidRDefault="00830C78">
      <w:pPr>
        <w:pStyle w:val="afff7"/>
        <w:numPr>
          <w:ilvl w:val="0"/>
          <w:numId w:val="13"/>
        </w:numPr>
        <w:spacing w:line="276" w:lineRule="auto"/>
        <w:ind w:left="669" w:hanging="227"/>
        <w:rPr>
          <w:rFonts w:eastAsia="맑은 고딕"/>
          <w:lang w:eastAsia="ko-KR"/>
        </w:rPr>
      </w:pPr>
      <w:r>
        <w:t>Association</w:t>
      </w:r>
      <w:r>
        <w:rPr>
          <w:spacing w:val="-3"/>
        </w:rPr>
        <w:t xml:space="preserve"> </w:t>
      </w:r>
      <w:r>
        <w:t>classes</w:t>
      </w:r>
      <w:r>
        <w:rPr>
          <w:spacing w:val="-1"/>
        </w:rPr>
        <w:t xml:space="preserve"> </w:t>
      </w:r>
      <w:r>
        <w:t>are</w:t>
      </w:r>
      <w:r>
        <w:rPr>
          <w:spacing w:val="-2"/>
        </w:rPr>
        <w:t xml:space="preserve"> </w:t>
      </w:r>
      <w:r>
        <w:t>depicted</w:t>
      </w:r>
      <w:r>
        <w:rPr>
          <w:spacing w:val="2"/>
        </w:rPr>
        <w:t xml:space="preserve"> </w:t>
      </w:r>
      <w:r>
        <w:t>with</w:t>
      </w:r>
      <w:r>
        <w:rPr>
          <w:spacing w:val="-2"/>
        </w:rPr>
        <w:t xml:space="preserve"> </w:t>
      </w:r>
      <w:r>
        <w:t>a white</w:t>
      </w:r>
      <w:r>
        <w:rPr>
          <w:spacing w:val="-2"/>
        </w:rPr>
        <w:t xml:space="preserve"> </w:t>
      </w:r>
      <w:r>
        <w:t>background.</w:t>
      </w:r>
    </w:p>
    <w:p w14:paraId="4B42F4E5" w14:textId="36A3124F" w:rsidR="00830C78" w:rsidRPr="00830C78" w:rsidRDefault="00830C78">
      <w:pPr>
        <w:pStyle w:val="afff7"/>
        <w:numPr>
          <w:ilvl w:val="0"/>
          <w:numId w:val="13"/>
        </w:numPr>
        <w:spacing w:line="276" w:lineRule="auto"/>
        <w:ind w:left="669" w:hanging="227"/>
        <w:rPr>
          <w:rFonts w:eastAsia="맑은 고딕"/>
          <w:lang w:eastAsia="ko-KR"/>
        </w:rPr>
      </w:pPr>
      <w:r>
        <w:t>Complex</w:t>
      </w:r>
      <w:r>
        <w:rPr>
          <w:spacing w:val="-3"/>
        </w:rPr>
        <w:t xml:space="preserve"> </w:t>
      </w:r>
      <w:r>
        <w:t>attributes</w:t>
      </w:r>
      <w:r>
        <w:rPr>
          <w:spacing w:val="-2"/>
        </w:rPr>
        <w:t xml:space="preserve"> </w:t>
      </w:r>
      <w:r>
        <w:t>are depicted</w:t>
      </w:r>
      <w:r>
        <w:rPr>
          <w:spacing w:val="-1"/>
        </w:rPr>
        <w:t xml:space="preserve"> </w:t>
      </w:r>
      <w:r>
        <w:t>with</w:t>
      </w:r>
      <w:r>
        <w:rPr>
          <w:spacing w:val="-3"/>
        </w:rPr>
        <w:t xml:space="preserve"> </w:t>
      </w:r>
      <w:r>
        <w:t>a</w:t>
      </w:r>
      <w:r>
        <w:rPr>
          <w:spacing w:val="-1"/>
        </w:rPr>
        <w:t xml:space="preserve"> </w:t>
      </w:r>
      <w:r>
        <w:t>pink background.</w:t>
      </w:r>
    </w:p>
    <w:p w14:paraId="527BD51C" w14:textId="10F2FDF7" w:rsidR="00830C78" w:rsidRPr="00A968B7" w:rsidRDefault="00A968B7">
      <w:pPr>
        <w:pStyle w:val="afff7"/>
        <w:numPr>
          <w:ilvl w:val="0"/>
          <w:numId w:val="13"/>
        </w:numPr>
        <w:spacing w:line="276" w:lineRule="auto"/>
        <w:ind w:left="669" w:hanging="227"/>
        <w:rPr>
          <w:rFonts w:eastAsia="맑은 고딕"/>
          <w:lang w:eastAsia="ko-KR"/>
        </w:rPr>
      </w:pPr>
      <w:r>
        <w:t>Enumeration</w:t>
      </w:r>
      <w:r>
        <w:rPr>
          <w:spacing w:val="17"/>
        </w:rPr>
        <w:t xml:space="preserve"> </w:t>
      </w:r>
      <w:r>
        <w:t>lists</w:t>
      </w:r>
      <w:r>
        <w:rPr>
          <w:spacing w:val="19"/>
        </w:rPr>
        <w:t xml:space="preserve"> </w:t>
      </w:r>
      <w:r>
        <w:t>and</w:t>
      </w:r>
      <w:r>
        <w:rPr>
          <w:spacing w:val="17"/>
        </w:rPr>
        <w:t xml:space="preserve"> </w:t>
      </w:r>
      <w:r>
        <w:t>codelists</w:t>
      </w:r>
      <w:r>
        <w:rPr>
          <w:spacing w:val="19"/>
        </w:rPr>
        <w:t xml:space="preserve"> </w:t>
      </w:r>
      <w:r>
        <w:t>are</w:t>
      </w:r>
      <w:r>
        <w:rPr>
          <w:spacing w:val="20"/>
        </w:rPr>
        <w:t xml:space="preserve"> </w:t>
      </w:r>
      <w:r>
        <w:t>depicted</w:t>
      </w:r>
      <w:r>
        <w:rPr>
          <w:spacing w:val="20"/>
        </w:rPr>
        <w:t xml:space="preserve"> </w:t>
      </w:r>
      <w:r>
        <w:t>with</w:t>
      </w:r>
      <w:r>
        <w:rPr>
          <w:spacing w:val="19"/>
        </w:rPr>
        <w:t xml:space="preserve"> </w:t>
      </w:r>
      <w:r>
        <w:t>a</w:t>
      </w:r>
      <w:r>
        <w:rPr>
          <w:spacing w:val="17"/>
        </w:rPr>
        <w:t xml:space="preserve"> </w:t>
      </w:r>
      <w:r>
        <w:t>tan</w:t>
      </w:r>
      <w:r>
        <w:rPr>
          <w:spacing w:val="19"/>
        </w:rPr>
        <w:t xml:space="preserve"> </w:t>
      </w:r>
      <w:r>
        <w:t>background.</w:t>
      </w:r>
      <w:r>
        <w:rPr>
          <w:spacing w:val="20"/>
        </w:rPr>
        <w:t xml:space="preserve"> </w:t>
      </w:r>
      <w:r>
        <w:t>The</w:t>
      </w:r>
      <w:r>
        <w:rPr>
          <w:spacing w:val="17"/>
        </w:rPr>
        <w:t xml:space="preserve"> </w:t>
      </w:r>
      <w:r>
        <w:t>numeric</w:t>
      </w:r>
      <w:r>
        <w:rPr>
          <w:spacing w:val="18"/>
        </w:rPr>
        <w:t xml:space="preserve"> </w:t>
      </w:r>
      <w:r>
        <w:t>code</w:t>
      </w:r>
      <w:r>
        <w:rPr>
          <w:spacing w:val="-53"/>
        </w:rPr>
        <w:t xml:space="preserve"> </w:t>
      </w:r>
      <w:r>
        <w:t>corresponding</w:t>
      </w:r>
      <w:r>
        <w:rPr>
          <w:spacing w:val="-3"/>
        </w:rPr>
        <w:t xml:space="preserve"> </w:t>
      </w:r>
      <w:r>
        <w:t>to</w:t>
      </w:r>
      <w:r>
        <w:rPr>
          <w:spacing w:val="-2"/>
        </w:rPr>
        <w:t xml:space="preserve"> </w:t>
      </w:r>
      <w:r>
        <w:t>each</w:t>
      </w:r>
      <w:r>
        <w:rPr>
          <w:spacing w:val="-2"/>
        </w:rPr>
        <w:t xml:space="preserve"> </w:t>
      </w:r>
      <w:r>
        <w:t>listed</w:t>
      </w:r>
      <w:r>
        <w:rPr>
          <w:spacing w:val="-2"/>
        </w:rPr>
        <w:t xml:space="preserve"> </w:t>
      </w:r>
      <w:r>
        <w:t>value</w:t>
      </w:r>
      <w:r>
        <w:rPr>
          <w:spacing w:val="-2"/>
        </w:rPr>
        <w:t xml:space="preserve"> </w:t>
      </w:r>
      <w:r>
        <w:t>is</w:t>
      </w:r>
      <w:r>
        <w:rPr>
          <w:spacing w:val="-1"/>
        </w:rPr>
        <w:t xml:space="preserve"> </w:t>
      </w:r>
      <w:r>
        <w:t>shown</w:t>
      </w:r>
      <w:r>
        <w:rPr>
          <w:spacing w:val="-2"/>
        </w:rPr>
        <w:t xml:space="preserve"> </w:t>
      </w:r>
      <w:r>
        <w:t>to</w:t>
      </w:r>
      <w:r>
        <w:rPr>
          <w:spacing w:val="-2"/>
        </w:rPr>
        <w:t xml:space="preserve"> </w:t>
      </w:r>
      <w:r>
        <w:t>its right following an</w:t>
      </w:r>
      <w:r>
        <w:rPr>
          <w:spacing w:val="-1"/>
        </w:rPr>
        <w:t xml:space="preserve"> </w:t>
      </w:r>
      <w:r>
        <w:t>‘=’</w:t>
      </w:r>
      <w:r>
        <w:rPr>
          <w:spacing w:val="-3"/>
        </w:rPr>
        <w:t xml:space="preserve"> </w:t>
      </w:r>
      <w:r>
        <w:t>sign.</w:t>
      </w:r>
    </w:p>
    <w:p w14:paraId="5535F389" w14:textId="5DD024E3" w:rsidR="00A968B7" w:rsidRPr="00A968B7" w:rsidRDefault="00A968B7">
      <w:pPr>
        <w:pStyle w:val="afff7"/>
        <w:numPr>
          <w:ilvl w:val="0"/>
          <w:numId w:val="13"/>
        </w:numPr>
        <w:spacing w:line="276" w:lineRule="auto"/>
        <w:ind w:left="669" w:hanging="227"/>
        <w:rPr>
          <w:rFonts w:eastAsia="맑은 고딕"/>
          <w:lang w:eastAsia="ko-KR"/>
        </w:rPr>
      </w:pPr>
      <w:r>
        <w:t>No</w:t>
      </w:r>
      <w:r>
        <w:rPr>
          <w:spacing w:val="-3"/>
        </w:rPr>
        <w:t xml:space="preserve"> </w:t>
      </w:r>
      <w:r>
        <w:t>significance</w:t>
      </w:r>
      <w:r>
        <w:rPr>
          <w:spacing w:val="-1"/>
        </w:rPr>
        <w:t xml:space="preserve"> </w:t>
      </w:r>
      <w:r>
        <w:t>attaches</w:t>
      </w:r>
      <w:r>
        <w:rPr>
          <w:spacing w:val="-2"/>
        </w:rPr>
        <w:t xml:space="preserve"> </w:t>
      </w:r>
      <w:r>
        <w:t>to</w:t>
      </w:r>
      <w:r>
        <w:rPr>
          <w:spacing w:val="-1"/>
        </w:rPr>
        <w:t xml:space="preserve"> </w:t>
      </w:r>
      <w:r>
        <w:t>the</w:t>
      </w:r>
      <w:r>
        <w:rPr>
          <w:spacing w:val="-3"/>
        </w:rPr>
        <w:t xml:space="preserve"> </w:t>
      </w:r>
      <w:r>
        <w:t>colour</w:t>
      </w:r>
      <w:r>
        <w:rPr>
          <w:spacing w:val="-1"/>
        </w:rPr>
        <w:t xml:space="preserve"> </w:t>
      </w:r>
      <w:r>
        <w:t>of</w:t>
      </w:r>
      <w:r>
        <w:rPr>
          <w:spacing w:val="-1"/>
        </w:rPr>
        <w:t xml:space="preserve"> </w:t>
      </w:r>
      <w:r>
        <w:t>associations.</w:t>
      </w:r>
    </w:p>
    <w:p w14:paraId="223B27AB" w14:textId="4DC64367" w:rsidR="00A968B7" w:rsidRPr="00A968B7" w:rsidRDefault="00A968B7">
      <w:pPr>
        <w:pStyle w:val="afff7"/>
        <w:numPr>
          <w:ilvl w:val="0"/>
          <w:numId w:val="13"/>
        </w:numPr>
        <w:spacing w:line="276" w:lineRule="auto"/>
        <w:ind w:left="669" w:hanging="227"/>
        <w:rPr>
          <w:rFonts w:eastAsia="맑은 고딕"/>
          <w:lang w:eastAsia="ko-KR"/>
        </w:rPr>
      </w:pPr>
      <w:r>
        <w:t>Where the association role or name is not explicitly shown, the default rules for roles and names apply:</w:t>
      </w:r>
    </w:p>
    <w:p w14:paraId="32661A38" w14:textId="30DDEBE3" w:rsidR="00A968B7" w:rsidRPr="00A968B7" w:rsidRDefault="00A968B7">
      <w:pPr>
        <w:pStyle w:val="afff7"/>
        <w:numPr>
          <w:ilvl w:val="1"/>
          <w:numId w:val="13"/>
        </w:numPr>
        <w:spacing w:line="276" w:lineRule="auto"/>
        <w:ind w:left="1106" w:hanging="227"/>
        <w:rPr>
          <w:rFonts w:eastAsia="맑은 고딕"/>
          <w:lang w:eastAsia="ko-KR"/>
        </w:rPr>
      </w:pPr>
      <w:r>
        <w:rPr>
          <w:rFonts w:eastAsia="맑은 고딕" w:hint="eastAsia"/>
          <w:lang w:eastAsia="ko-KR"/>
        </w:rPr>
        <w:t xml:space="preserve"> </w:t>
      </w:r>
      <w:r>
        <w:t>The</w:t>
      </w:r>
      <w:r>
        <w:rPr>
          <w:spacing w:val="2"/>
        </w:rPr>
        <w:t xml:space="preserve"> </w:t>
      </w:r>
      <w:r>
        <w:t>role</w:t>
      </w:r>
      <w:r>
        <w:rPr>
          <w:spacing w:val="3"/>
        </w:rPr>
        <w:t xml:space="preserve"> </w:t>
      </w:r>
      <w:r>
        <w:t>name</w:t>
      </w:r>
      <w:r>
        <w:rPr>
          <w:spacing w:val="3"/>
        </w:rPr>
        <w:t xml:space="preserve"> </w:t>
      </w:r>
      <w:r>
        <w:t>is</w:t>
      </w:r>
      <w:r>
        <w:rPr>
          <w:spacing w:val="4"/>
        </w:rPr>
        <w:t xml:space="preserve"> </w:t>
      </w:r>
      <w:r>
        <w:t>‘the&lt;CLASSNAME&gt;’</w:t>
      </w:r>
      <w:r>
        <w:rPr>
          <w:spacing w:val="4"/>
        </w:rPr>
        <w:t xml:space="preserve"> </w:t>
      </w:r>
      <w:r>
        <w:t>where</w:t>
      </w:r>
      <w:r>
        <w:rPr>
          <w:spacing w:val="5"/>
        </w:rPr>
        <w:t xml:space="preserve"> </w:t>
      </w:r>
      <w:r>
        <w:t>&lt;CLASSNAME&gt;</w:t>
      </w:r>
      <w:r>
        <w:rPr>
          <w:spacing w:val="4"/>
        </w:rPr>
        <w:t xml:space="preserve"> </w:t>
      </w:r>
      <w:r>
        <w:t>is</w:t>
      </w:r>
      <w:r>
        <w:rPr>
          <w:spacing w:val="4"/>
        </w:rPr>
        <w:t xml:space="preserve"> </w:t>
      </w:r>
      <w:r>
        <w:t>the</w:t>
      </w:r>
      <w:r>
        <w:rPr>
          <w:spacing w:val="3"/>
        </w:rPr>
        <w:t xml:space="preserve"> </w:t>
      </w:r>
      <w:r>
        <w:t>name</w:t>
      </w:r>
      <w:r>
        <w:rPr>
          <w:spacing w:val="3"/>
        </w:rPr>
        <w:t xml:space="preserve"> </w:t>
      </w:r>
      <w:r>
        <w:t>of</w:t>
      </w:r>
      <w:r>
        <w:rPr>
          <w:spacing w:val="5"/>
        </w:rPr>
        <w:t xml:space="preserve"> </w:t>
      </w:r>
      <w:r>
        <w:t>the</w:t>
      </w:r>
      <w:r>
        <w:rPr>
          <w:spacing w:val="5"/>
        </w:rPr>
        <w:t xml:space="preserve"> </w:t>
      </w:r>
      <w:r>
        <w:t>class</w:t>
      </w:r>
      <w:r>
        <w:rPr>
          <w:spacing w:val="4"/>
        </w:rPr>
        <w:t xml:space="preserve"> </w:t>
      </w:r>
      <w:r>
        <w:t>to</w:t>
      </w:r>
      <w:r>
        <w:rPr>
          <w:spacing w:val="-53"/>
        </w:rPr>
        <w:t xml:space="preserve"> </w:t>
      </w:r>
      <w:r>
        <w:t>which</w:t>
      </w:r>
      <w:r>
        <w:rPr>
          <w:spacing w:val="-2"/>
        </w:rPr>
        <w:t xml:space="preserve"> </w:t>
      </w:r>
      <w:r>
        <w:t>that</w:t>
      </w:r>
      <w:r>
        <w:rPr>
          <w:spacing w:val="1"/>
        </w:rPr>
        <w:t xml:space="preserve"> </w:t>
      </w:r>
      <w:r>
        <w:t>association</w:t>
      </w:r>
      <w:r>
        <w:rPr>
          <w:spacing w:val="1"/>
        </w:rPr>
        <w:t xml:space="preserve"> </w:t>
      </w:r>
      <w:r>
        <w:t>end</w:t>
      </w:r>
      <w:r>
        <w:rPr>
          <w:spacing w:val="-1"/>
        </w:rPr>
        <w:t xml:space="preserve"> </w:t>
      </w:r>
      <w:r>
        <w:t>is linked.</w:t>
      </w:r>
    </w:p>
    <w:p w14:paraId="030AC7DC" w14:textId="4A33C65D" w:rsidR="00A968B7" w:rsidRPr="00A968B7" w:rsidRDefault="00A968B7">
      <w:pPr>
        <w:pStyle w:val="afff7"/>
        <w:numPr>
          <w:ilvl w:val="1"/>
          <w:numId w:val="13"/>
        </w:numPr>
        <w:spacing w:line="276" w:lineRule="auto"/>
        <w:ind w:left="1106" w:hanging="227"/>
        <w:rPr>
          <w:rFonts w:eastAsia="맑은 고딕"/>
          <w:lang w:eastAsia="ko-KR"/>
        </w:rPr>
      </w:pPr>
      <w:r>
        <w:rPr>
          <w:rFonts w:eastAsia="맑은 고딕" w:hint="eastAsia"/>
          <w:lang w:eastAsia="ko-KR"/>
        </w:rPr>
        <w:t xml:space="preserve"> </w:t>
      </w:r>
      <w:r>
        <w:t>The</w:t>
      </w:r>
      <w:r>
        <w:rPr>
          <w:spacing w:val="-12"/>
        </w:rPr>
        <w:t xml:space="preserve"> </w:t>
      </w:r>
      <w:r>
        <w:t>association</w:t>
      </w:r>
      <w:r>
        <w:rPr>
          <w:spacing w:val="-11"/>
        </w:rPr>
        <w:t xml:space="preserve"> </w:t>
      </w:r>
      <w:r>
        <w:t>name</w:t>
      </w:r>
      <w:r>
        <w:rPr>
          <w:spacing w:val="-12"/>
        </w:rPr>
        <w:t xml:space="preserve"> </w:t>
      </w:r>
      <w:r>
        <w:t>is</w:t>
      </w:r>
      <w:r>
        <w:rPr>
          <w:spacing w:val="-10"/>
        </w:rPr>
        <w:t xml:space="preserve"> </w:t>
      </w:r>
      <w:r>
        <w:t>‘&lt;CLASSNAME1&gt;_&lt;CLASSNAME2&gt;’</w:t>
      </w:r>
      <w:r>
        <w:rPr>
          <w:spacing w:val="-8"/>
        </w:rPr>
        <w:t xml:space="preserve"> </w:t>
      </w:r>
      <w:r>
        <w:t>where</w:t>
      </w:r>
      <w:r>
        <w:rPr>
          <w:spacing w:val="-10"/>
        </w:rPr>
        <w:t xml:space="preserve"> </w:t>
      </w:r>
      <w:r>
        <w:t>&lt;CLASSNAME1&gt;</w:t>
      </w:r>
      <w:r>
        <w:rPr>
          <w:spacing w:val="-12"/>
        </w:rPr>
        <w:t xml:space="preserve"> </w:t>
      </w:r>
      <w:r>
        <w:t>is</w:t>
      </w:r>
      <w:r>
        <w:rPr>
          <w:spacing w:val="-53"/>
        </w:rPr>
        <w:t xml:space="preserve"> </w:t>
      </w:r>
      <w:r>
        <w:t>the source and &lt;CLASSNAME2&gt; the target. In case of a feature/information association</w:t>
      </w:r>
      <w:r>
        <w:rPr>
          <w:spacing w:val="1"/>
        </w:rPr>
        <w:t xml:space="preserve"> </w:t>
      </w:r>
      <w:r>
        <w:rPr>
          <w:w w:val="95"/>
        </w:rPr>
        <w:lastRenderedPageBreak/>
        <w:t>the feature is the source. For feature/feature or information/information associations without</w:t>
      </w:r>
      <w:r>
        <w:rPr>
          <w:spacing w:val="1"/>
          <w:w w:val="95"/>
        </w:rPr>
        <w:t xml:space="preserve"> </w:t>
      </w:r>
      <w:r>
        <w:t>explicit</w:t>
      </w:r>
      <w:r>
        <w:rPr>
          <w:spacing w:val="-2"/>
        </w:rPr>
        <w:t xml:space="preserve"> </w:t>
      </w:r>
      <w:r>
        <w:t>names the</w:t>
      </w:r>
      <w:r>
        <w:rPr>
          <w:spacing w:val="-1"/>
        </w:rPr>
        <w:t xml:space="preserve"> </w:t>
      </w:r>
      <w:r>
        <w:t>source/target</w:t>
      </w:r>
      <w:r>
        <w:rPr>
          <w:spacing w:val="-2"/>
        </w:rPr>
        <w:t xml:space="preserve"> </w:t>
      </w:r>
      <w:r>
        <w:t>are</w:t>
      </w:r>
      <w:r>
        <w:rPr>
          <w:spacing w:val="-1"/>
        </w:rPr>
        <w:t xml:space="preserve"> </w:t>
      </w:r>
      <w:r>
        <w:t>indicated</w:t>
      </w:r>
      <w:r>
        <w:rPr>
          <w:spacing w:val="1"/>
        </w:rPr>
        <w:t xml:space="preserve"> </w:t>
      </w:r>
      <w:r>
        <w:t>by</w:t>
      </w:r>
      <w:r>
        <w:rPr>
          <w:spacing w:val="-2"/>
        </w:rPr>
        <w:t xml:space="preserve"> </w:t>
      </w:r>
      <w:r>
        <w:t>an arrowhead.</w:t>
      </w:r>
    </w:p>
    <w:p w14:paraId="13118F54" w14:textId="153D8F83" w:rsidR="00A968B7" w:rsidDel="00B90CDF" w:rsidRDefault="00A968B7" w:rsidP="00A968B7">
      <w:pPr>
        <w:pStyle w:val="afff7"/>
        <w:spacing w:before="240" w:line="276" w:lineRule="auto"/>
        <w:rPr>
          <w:del w:id="1174" w:author="USER" w:date="2024-03-27T16:17:00Z"/>
        </w:rPr>
      </w:pPr>
      <w:del w:id="1175" w:author="USER" w:date="2024-03-27T16:17:00Z">
        <w:r w:rsidDel="00B90CDF">
          <w:delText>The S-128 domain model has two base classes: feature type and information type.</w:delText>
        </w:r>
      </w:del>
    </w:p>
    <w:p w14:paraId="364538D9" w14:textId="77777777" w:rsidR="00A968B7" w:rsidRPr="00A968B7" w:rsidRDefault="00A968B7" w:rsidP="00A968B7">
      <w:pPr>
        <w:pStyle w:val="aa"/>
        <w:spacing w:before="121"/>
        <w:rPr>
          <w:sz w:val="20"/>
        </w:rPr>
      </w:pPr>
      <w:r w:rsidRPr="00A968B7">
        <w:rPr>
          <w:sz w:val="20"/>
        </w:rPr>
        <w:t>The</w:t>
      </w:r>
      <w:r w:rsidRPr="00A968B7">
        <w:rPr>
          <w:spacing w:val="-3"/>
          <w:sz w:val="20"/>
        </w:rPr>
        <w:t xml:space="preserve"> </w:t>
      </w:r>
      <w:r w:rsidRPr="00A968B7">
        <w:rPr>
          <w:sz w:val="20"/>
        </w:rPr>
        <w:t>class</w:t>
      </w:r>
      <w:r w:rsidRPr="00A968B7">
        <w:rPr>
          <w:spacing w:val="-4"/>
          <w:sz w:val="20"/>
        </w:rPr>
        <w:t xml:space="preserve"> </w:t>
      </w:r>
      <w:r w:rsidRPr="00A968B7">
        <w:rPr>
          <w:sz w:val="20"/>
        </w:rPr>
        <w:t>for</w:t>
      </w:r>
      <w:r w:rsidRPr="00A968B7">
        <w:rPr>
          <w:spacing w:val="-3"/>
          <w:sz w:val="20"/>
        </w:rPr>
        <w:t xml:space="preserve"> </w:t>
      </w:r>
      <w:r w:rsidRPr="00A968B7">
        <w:rPr>
          <w:sz w:val="20"/>
        </w:rPr>
        <w:t>geographic</w:t>
      </w:r>
      <w:r w:rsidRPr="00A968B7">
        <w:rPr>
          <w:spacing w:val="-2"/>
          <w:sz w:val="20"/>
        </w:rPr>
        <w:t xml:space="preserve"> </w:t>
      </w:r>
      <w:r w:rsidRPr="00A968B7">
        <w:rPr>
          <w:sz w:val="20"/>
        </w:rPr>
        <w:t>features</w:t>
      </w:r>
      <w:r w:rsidRPr="00A968B7">
        <w:rPr>
          <w:spacing w:val="-2"/>
          <w:sz w:val="20"/>
        </w:rPr>
        <w:t xml:space="preserve"> </w:t>
      </w:r>
      <w:r w:rsidRPr="00A968B7">
        <w:rPr>
          <w:sz w:val="20"/>
        </w:rPr>
        <w:t>is</w:t>
      </w:r>
      <w:r w:rsidRPr="00A968B7">
        <w:rPr>
          <w:spacing w:val="1"/>
          <w:sz w:val="20"/>
        </w:rPr>
        <w:t xml:space="preserve"> </w:t>
      </w:r>
      <w:r w:rsidRPr="00A968B7">
        <w:rPr>
          <w:sz w:val="20"/>
        </w:rPr>
        <w:t>feature</w:t>
      </w:r>
      <w:r w:rsidRPr="00A968B7">
        <w:rPr>
          <w:spacing w:val="-3"/>
          <w:sz w:val="20"/>
        </w:rPr>
        <w:t xml:space="preserve"> </w:t>
      </w:r>
      <w:r w:rsidRPr="00A968B7">
        <w:rPr>
          <w:sz w:val="20"/>
        </w:rPr>
        <w:t>type</w:t>
      </w:r>
      <w:r w:rsidRPr="00A968B7">
        <w:rPr>
          <w:spacing w:val="-1"/>
          <w:sz w:val="20"/>
        </w:rPr>
        <w:t xml:space="preserve"> </w:t>
      </w:r>
      <w:r w:rsidRPr="00A968B7">
        <w:rPr>
          <w:sz w:val="20"/>
        </w:rPr>
        <w:t>and</w:t>
      </w:r>
      <w:r w:rsidRPr="00A968B7">
        <w:rPr>
          <w:spacing w:val="-1"/>
          <w:sz w:val="20"/>
        </w:rPr>
        <w:t xml:space="preserve"> </w:t>
      </w:r>
      <w:r w:rsidRPr="00A968B7">
        <w:rPr>
          <w:sz w:val="20"/>
        </w:rPr>
        <w:t>the</w:t>
      </w:r>
      <w:r w:rsidRPr="00A968B7">
        <w:rPr>
          <w:spacing w:val="-3"/>
          <w:sz w:val="20"/>
        </w:rPr>
        <w:t xml:space="preserve"> </w:t>
      </w:r>
      <w:r w:rsidRPr="00A968B7">
        <w:rPr>
          <w:sz w:val="20"/>
        </w:rPr>
        <w:t>class</w:t>
      </w:r>
      <w:r w:rsidRPr="00A968B7">
        <w:rPr>
          <w:spacing w:val="-2"/>
          <w:sz w:val="20"/>
        </w:rPr>
        <w:t xml:space="preserve"> </w:t>
      </w:r>
      <w:r w:rsidRPr="00A968B7">
        <w:rPr>
          <w:sz w:val="20"/>
        </w:rPr>
        <w:t>for</w:t>
      </w:r>
      <w:r w:rsidRPr="00A968B7">
        <w:rPr>
          <w:spacing w:val="-2"/>
          <w:sz w:val="20"/>
        </w:rPr>
        <w:t xml:space="preserve"> </w:t>
      </w:r>
      <w:r w:rsidRPr="00A968B7">
        <w:rPr>
          <w:sz w:val="20"/>
        </w:rPr>
        <w:t>information</w:t>
      </w:r>
      <w:r w:rsidRPr="00A968B7">
        <w:rPr>
          <w:spacing w:val="-3"/>
          <w:sz w:val="20"/>
        </w:rPr>
        <w:t xml:space="preserve"> </w:t>
      </w:r>
      <w:r w:rsidRPr="00A968B7">
        <w:rPr>
          <w:sz w:val="20"/>
        </w:rPr>
        <w:t>types</w:t>
      </w:r>
      <w:r w:rsidRPr="00A968B7">
        <w:rPr>
          <w:spacing w:val="-2"/>
          <w:sz w:val="20"/>
        </w:rPr>
        <w:t xml:space="preserve"> </w:t>
      </w:r>
      <w:r w:rsidRPr="00A968B7">
        <w:rPr>
          <w:sz w:val="20"/>
        </w:rPr>
        <w:t>is</w:t>
      </w:r>
      <w:r w:rsidRPr="00A968B7">
        <w:rPr>
          <w:spacing w:val="2"/>
          <w:sz w:val="20"/>
        </w:rPr>
        <w:t xml:space="preserve"> </w:t>
      </w:r>
      <w:r w:rsidRPr="00A968B7">
        <w:rPr>
          <w:sz w:val="20"/>
        </w:rPr>
        <w:t>information</w:t>
      </w:r>
      <w:r w:rsidRPr="00A968B7">
        <w:rPr>
          <w:spacing w:val="-3"/>
          <w:sz w:val="20"/>
        </w:rPr>
        <w:t xml:space="preserve"> </w:t>
      </w:r>
      <w:r w:rsidRPr="00A968B7">
        <w:rPr>
          <w:sz w:val="20"/>
        </w:rPr>
        <w:t>type.</w:t>
      </w:r>
    </w:p>
    <w:p w14:paraId="18A2BB3F" w14:textId="45CD129C" w:rsidR="00A968B7" w:rsidRPr="00A968B7" w:rsidRDefault="002D6278" w:rsidP="00A968B7">
      <w:pPr>
        <w:pStyle w:val="aa"/>
        <w:spacing w:before="118"/>
        <w:ind w:rightChars="106" w:right="212"/>
        <w:rPr>
          <w:sz w:val="20"/>
        </w:rPr>
      </w:pPr>
      <w:ins w:id="1176" w:author="Greenblue" w:date="2024-09-10T10:37:00Z">
        <w:del w:id="1177" w:author="Greenblue" w:date="2024-10-02T17:34:00Z">
          <w:r w:rsidRPr="002D6278" w:rsidDel="00DB4D64">
            <w:rPr>
              <w:sz w:val="20"/>
            </w:rPr>
            <w:delText>Electronic Product, Physical Product and S</w:delText>
          </w:r>
        </w:del>
      </w:ins>
      <w:ins w:id="1178" w:author="Greenblue" w:date="2024-09-10T10:39:00Z">
        <w:del w:id="1179" w:author="Greenblue" w:date="2024-10-02T17:34:00Z">
          <w:r w:rsidR="0049205C" w:rsidDel="00DB4D64">
            <w:rPr>
              <w:sz w:val="20"/>
            </w:rPr>
            <w:delText>-</w:delText>
          </w:r>
        </w:del>
      </w:ins>
      <w:ins w:id="1180" w:author="Greenblue" w:date="2024-09-10T10:37:00Z">
        <w:del w:id="1181" w:author="Greenblue" w:date="2024-10-02T17:34:00Z">
          <w:r w:rsidRPr="002D6278" w:rsidDel="00DB4D64">
            <w:rPr>
              <w:sz w:val="20"/>
            </w:rPr>
            <w:delText>100 Service is The CNP</w:delText>
          </w:r>
        </w:del>
      </w:ins>
      <w:ins w:id="1182" w:author="Greenblue" w:date="2024-09-10T10:39:00Z">
        <w:del w:id="1183" w:author="Greenblue" w:date="2024-10-02T17:34:00Z">
          <w:r w:rsidR="0049205C" w:rsidDel="00DB4D64">
            <w:rPr>
              <w:sz w:val="20"/>
            </w:rPr>
            <w:delText>(Catalogue of Nautical Products)</w:delText>
          </w:r>
        </w:del>
      </w:ins>
      <w:ins w:id="1184" w:author="Greenblue" w:date="2024-09-10T10:37:00Z">
        <w:del w:id="1185" w:author="Greenblue" w:date="2024-10-02T17:34:00Z">
          <w:r w:rsidRPr="002D6278" w:rsidDel="00DB4D64">
            <w:rPr>
              <w:sz w:val="20"/>
            </w:rPr>
            <w:delText xml:space="preserve"> data products have a CatalogueOfNauticalProduct feature type</w:delText>
          </w:r>
        </w:del>
      </w:ins>
      <w:del w:id="1186" w:author="Greenblue" w:date="2024-10-02T17:34:00Z">
        <w:r w:rsidR="00A968B7" w:rsidRPr="00A968B7" w:rsidDel="00DB4D64">
          <w:rPr>
            <w:sz w:val="20"/>
          </w:rPr>
          <w:delText>CNP</w:delText>
        </w:r>
        <w:r w:rsidR="00A968B7" w:rsidRPr="00A968B7" w:rsidDel="00DB4D64">
          <w:rPr>
            <w:spacing w:val="10"/>
            <w:sz w:val="20"/>
          </w:rPr>
          <w:delText xml:space="preserve"> </w:delText>
        </w:r>
        <w:r w:rsidR="00A968B7" w:rsidRPr="00A968B7" w:rsidDel="00DB4D64">
          <w:rPr>
            <w:sz w:val="20"/>
          </w:rPr>
          <w:delText>(Catalogue</w:delText>
        </w:r>
        <w:r w:rsidR="00A968B7" w:rsidRPr="00A968B7" w:rsidDel="00DB4D64">
          <w:rPr>
            <w:spacing w:val="13"/>
            <w:sz w:val="20"/>
          </w:rPr>
          <w:delText xml:space="preserve"> </w:delText>
        </w:r>
        <w:r w:rsidR="00A968B7" w:rsidRPr="00A968B7" w:rsidDel="00DB4D64">
          <w:rPr>
            <w:sz w:val="20"/>
          </w:rPr>
          <w:delText>of</w:delText>
        </w:r>
        <w:r w:rsidR="00A968B7" w:rsidRPr="00A968B7" w:rsidDel="00DB4D64">
          <w:rPr>
            <w:spacing w:val="13"/>
            <w:sz w:val="20"/>
          </w:rPr>
          <w:delText xml:space="preserve"> </w:delText>
        </w:r>
        <w:r w:rsidR="00A968B7" w:rsidRPr="00A968B7" w:rsidDel="00DB4D64">
          <w:rPr>
            <w:sz w:val="20"/>
          </w:rPr>
          <w:delText>Nautical</w:delText>
        </w:r>
        <w:r w:rsidR="00A968B7" w:rsidRPr="00A968B7" w:rsidDel="00DB4D64">
          <w:rPr>
            <w:spacing w:val="13"/>
            <w:sz w:val="20"/>
          </w:rPr>
          <w:delText xml:space="preserve"> </w:delText>
        </w:r>
        <w:r w:rsidR="00A968B7" w:rsidRPr="00A968B7" w:rsidDel="00DB4D64">
          <w:rPr>
            <w:sz w:val="20"/>
          </w:rPr>
          <w:delText>Products)</w:delText>
        </w:r>
        <w:r w:rsidR="00A968B7" w:rsidRPr="00A968B7" w:rsidDel="00DB4D64">
          <w:rPr>
            <w:spacing w:val="12"/>
            <w:sz w:val="20"/>
          </w:rPr>
          <w:delText xml:space="preserve"> </w:delText>
        </w:r>
        <w:r w:rsidR="00A968B7" w:rsidRPr="00A968B7" w:rsidDel="00DB4D64">
          <w:rPr>
            <w:sz w:val="20"/>
          </w:rPr>
          <w:delText>data</w:delText>
        </w:r>
        <w:r w:rsidR="00A968B7" w:rsidRPr="00A968B7" w:rsidDel="00DB4D64">
          <w:rPr>
            <w:spacing w:val="12"/>
            <w:sz w:val="20"/>
          </w:rPr>
          <w:delText xml:space="preserve"> </w:delText>
        </w:r>
        <w:r w:rsidR="00A968B7" w:rsidRPr="00A968B7" w:rsidDel="00DB4D64">
          <w:rPr>
            <w:sz w:val="20"/>
          </w:rPr>
          <w:delText>products</w:delText>
        </w:r>
        <w:r w:rsidR="00A968B7" w:rsidRPr="00A968B7" w:rsidDel="00DB4D64">
          <w:rPr>
            <w:spacing w:val="14"/>
            <w:sz w:val="20"/>
          </w:rPr>
          <w:delText xml:space="preserve"> </w:delText>
        </w:r>
        <w:r w:rsidR="00A968B7" w:rsidRPr="00A968B7" w:rsidDel="00DB4D64">
          <w:rPr>
            <w:sz w:val="20"/>
          </w:rPr>
          <w:delText>include</w:delText>
        </w:r>
        <w:r w:rsidR="00A968B7" w:rsidRPr="00A968B7" w:rsidDel="00DB4D64">
          <w:rPr>
            <w:spacing w:val="12"/>
            <w:sz w:val="20"/>
          </w:rPr>
          <w:delText xml:space="preserve"> </w:delText>
        </w:r>
      </w:del>
      <w:ins w:id="1187" w:author="Greenblue" w:date="2024-02-13T16:28:00Z">
        <w:del w:id="1188" w:author="Greenblue" w:date="2024-10-02T17:34:00Z">
          <w:r w:rsidR="00B519DF" w:rsidRPr="00B519DF" w:rsidDel="00DB4D64">
            <w:rPr>
              <w:sz w:val="20"/>
            </w:rPr>
            <w:delText>Electronic Product, Physical Product and S100 Service.</w:delText>
          </w:r>
          <w:r w:rsidR="00B519DF" w:rsidRPr="00B519DF" w:rsidDel="00DB4D64">
            <w:rPr>
              <w:spacing w:val="12"/>
              <w:sz w:val="20"/>
            </w:rPr>
            <w:delText xml:space="preserve"> </w:delText>
          </w:r>
        </w:del>
      </w:ins>
      <w:del w:id="1189" w:author="Greenblue" w:date="2024-02-13T16:28:00Z">
        <w:r w:rsidR="00A968B7" w:rsidRPr="00A968B7" w:rsidDel="00B519DF">
          <w:rPr>
            <w:sz w:val="20"/>
          </w:rPr>
          <w:delText>Nautical</w:delText>
        </w:r>
        <w:r w:rsidR="00A968B7" w:rsidRPr="00A968B7" w:rsidDel="00B519DF">
          <w:rPr>
            <w:spacing w:val="18"/>
            <w:sz w:val="20"/>
          </w:rPr>
          <w:delText xml:space="preserve"> </w:delText>
        </w:r>
        <w:r w:rsidR="00A968B7" w:rsidRPr="00A968B7" w:rsidDel="00B519DF">
          <w:rPr>
            <w:sz w:val="20"/>
          </w:rPr>
          <w:delText>Products,</w:delText>
        </w:r>
        <w:r w:rsidR="00A968B7" w:rsidRPr="00A968B7" w:rsidDel="00B519DF">
          <w:rPr>
            <w:spacing w:val="13"/>
            <w:sz w:val="20"/>
          </w:rPr>
          <w:delText xml:space="preserve"> </w:delText>
        </w:r>
        <w:r w:rsidR="00A968B7" w:rsidRPr="00A968B7" w:rsidDel="00B519DF">
          <w:rPr>
            <w:sz w:val="20"/>
          </w:rPr>
          <w:delText>Electronic</w:delText>
        </w:r>
        <w:r w:rsidR="00A968B7" w:rsidRPr="00A968B7" w:rsidDel="00B519DF">
          <w:rPr>
            <w:spacing w:val="15"/>
            <w:sz w:val="20"/>
          </w:rPr>
          <w:delText xml:space="preserve"> </w:delText>
        </w:r>
        <w:r w:rsidR="00A968B7" w:rsidRPr="00A968B7" w:rsidDel="00B519DF">
          <w:rPr>
            <w:sz w:val="20"/>
          </w:rPr>
          <w:delText>Chart,</w:delText>
        </w:r>
        <w:r w:rsidR="00A968B7" w:rsidRPr="00A968B7" w:rsidDel="00B519DF">
          <w:rPr>
            <w:spacing w:val="13"/>
            <w:sz w:val="20"/>
          </w:rPr>
          <w:delText xml:space="preserve"> </w:delText>
        </w:r>
        <w:r w:rsidR="00A968B7" w:rsidRPr="00A968B7" w:rsidDel="00B519DF">
          <w:rPr>
            <w:sz w:val="20"/>
          </w:rPr>
          <w:delText>and</w:delText>
        </w:r>
        <w:r w:rsidR="00A968B7" w:rsidRPr="00A968B7" w:rsidDel="00B519DF">
          <w:rPr>
            <w:spacing w:val="-52"/>
            <w:sz w:val="20"/>
          </w:rPr>
          <w:delText xml:space="preserve"> </w:delText>
        </w:r>
        <w:r w:rsidR="00A968B7" w:rsidRPr="00A968B7" w:rsidDel="00B519DF">
          <w:rPr>
            <w:sz w:val="20"/>
          </w:rPr>
          <w:delText>Paper</w:delText>
        </w:r>
        <w:r w:rsidR="00A968B7" w:rsidRPr="00A968B7" w:rsidDel="00B519DF">
          <w:rPr>
            <w:spacing w:val="-1"/>
            <w:sz w:val="20"/>
          </w:rPr>
          <w:delText xml:space="preserve"> </w:delText>
        </w:r>
        <w:r w:rsidR="00A968B7" w:rsidRPr="00A968B7" w:rsidDel="00B519DF">
          <w:rPr>
            <w:sz w:val="20"/>
          </w:rPr>
          <w:delText>Chart.</w:delText>
        </w:r>
        <w:r w:rsidR="00A968B7" w:rsidRPr="00A968B7" w:rsidDel="00B519DF">
          <w:rPr>
            <w:spacing w:val="2"/>
            <w:sz w:val="20"/>
          </w:rPr>
          <w:delText xml:space="preserve"> </w:delText>
        </w:r>
      </w:del>
      <w:r w:rsidR="00A968B7" w:rsidRPr="00A968B7">
        <w:rPr>
          <w:sz w:val="20"/>
        </w:rPr>
        <w:t>The</w:t>
      </w:r>
      <w:r w:rsidR="00A968B7" w:rsidRPr="00A968B7">
        <w:rPr>
          <w:spacing w:val="-1"/>
          <w:sz w:val="20"/>
        </w:rPr>
        <w:t xml:space="preserve"> </w:t>
      </w:r>
      <w:r w:rsidR="00A968B7" w:rsidRPr="00A968B7">
        <w:rPr>
          <w:sz w:val="20"/>
        </w:rPr>
        <w:t>geographic features</w:t>
      </w:r>
      <w:r w:rsidR="00A968B7" w:rsidRPr="00A968B7">
        <w:rPr>
          <w:spacing w:val="-1"/>
          <w:sz w:val="20"/>
        </w:rPr>
        <w:t xml:space="preserve"> </w:t>
      </w:r>
      <w:r w:rsidR="00A968B7" w:rsidRPr="00A968B7">
        <w:rPr>
          <w:sz w:val="20"/>
        </w:rPr>
        <w:t>included</w:t>
      </w:r>
      <w:r w:rsidR="00A968B7" w:rsidRPr="00A968B7">
        <w:rPr>
          <w:spacing w:val="1"/>
          <w:sz w:val="20"/>
        </w:rPr>
        <w:t xml:space="preserve"> </w:t>
      </w:r>
      <w:r w:rsidR="00A968B7" w:rsidRPr="00A968B7">
        <w:rPr>
          <w:sz w:val="20"/>
        </w:rPr>
        <w:t>in</w:t>
      </w:r>
      <w:r w:rsidR="00A968B7" w:rsidRPr="00A968B7">
        <w:rPr>
          <w:spacing w:val="-1"/>
          <w:sz w:val="20"/>
        </w:rPr>
        <w:t xml:space="preserve"> </w:t>
      </w:r>
      <w:r w:rsidR="00A968B7" w:rsidRPr="00A968B7">
        <w:rPr>
          <w:sz w:val="20"/>
        </w:rPr>
        <w:t>the</w:t>
      </w:r>
      <w:r w:rsidR="00A968B7" w:rsidRPr="00A968B7">
        <w:rPr>
          <w:spacing w:val="1"/>
          <w:sz w:val="20"/>
        </w:rPr>
        <w:t xml:space="preserve"> </w:t>
      </w:r>
      <w:r w:rsidR="00A968B7" w:rsidRPr="00A968B7">
        <w:rPr>
          <w:sz w:val="20"/>
        </w:rPr>
        <w:t>S-128 are:</w:t>
      </w:r>
    </w:p>
    <w:p w14:paraId="35F60E45" w14:textId="3B6BD8F9" w:rsidR="00A968B7" w:rsidRPr="00A968B7" w:rsidRDefault="00A968B7">
      <w:pPr>
        <w:pStyle w:val="afff7"/>
        <w:numPr>
          <w:ilvl w:val="0"/>
          <w:numId w:val="14"/>
        </w:numPr>
        <w:spacing w:line="276" w:lineRule="auto"/>
        <w:ind w:left="669" w:hanging="227"/>
      </w:pPr>
      <w:r w:rsidRPr="00A968B7">
        <w:rPr>
          <w:spacing w:val="-1"/>
        </w:rPr>
        <w:t>Electronic</w:t>
      </w:r>
      <w:r w:rsidRPr="00A968B7">
        <w:rPr>
          <w:spacing w:val="-13"/>
        </w:rPr>
        <w:t xml:space="preserve"> </w:t>
      </w:r>
      <w:del w:id="1190" w:author="Greenblue" w:date="2024-02-13T16:29:00Z">
        <w:r w:rsidRPr="00A968B7" w:rsidDel="00B519DF">
          <w:rPr>
            <w:spacing w:val="-1"/>
          </w:rPr>
          <w:delText>Chart</w:delText>
        </w:r>
      </w:del>
      <w:ins w:id="1191" w:author="Greenblue" w:date="2024-02-13T16:29:00Z">
        <w:r w:rsidR="00B519DF">
          <w:rPr>
            <w:spacing w:val="-1"/>
          </w:rPr>
          <w:t>Product</w:t>
        </w:r>
      </w:ins>
      <w:r w:rsidRPr="00A968B7">
        <w:rPr>
          <w:spacing w:val="-1"/>
        </w:rPr>
        <w:t>:</w:t>
      </w:r>
      <w:r w:rsidRPr="00A968B7">
        <w:rPr>
          <w:spacing w:val="-12"/>
        </w:rPr>
        <w:t xml:space="preserve"> </w:t>
      </w:r>
      <w:r w:rsidRPr="00A968B7">
        <w:t>Electronic</w:t>
      </w:r>
      <w:r w:rsidRPr="00A968B7">
        <w:rPr>
          <w:spacing w:val="-7"/>
        </w:rPr>
        <w:t xml:space="preserve"> </w:t>
      </w:r>
      <w:ins w:id="1192" w:author="Greenblue" w:date="2024-02-13T16:29:00Z">
        <w:r w:rsidR="00B519DF">
          <w:rPr>
            <w:spacing w:val="-7"/>
          </w:rPr>
          <w:t xml:space="preserve">navigation </w:t>
        </w:r>
      </w:ins>
      <w:del w:id="1193" w:author="Greenblue" w:date="2024-02-13T16:29:00Z">
        <w:r w:rsidRPr="00A968B7" w:rsidDel="00B519DF">
          <w:delText>chart</w:delText>
        </w:r>
        <w:r w:rsidRPr="00A968B7" w:rsidDel="00B519DF">
          <w:rPr>
            <w:spacing w:val="-13"/>
          </w:rPr>
          <w:delText xml:space="preserve"> </w:delText>
        </w:r>
      </w:del>
      <w:r w:rsidRPr="00A968B7">
        <w:t>products</w:t>
      </w:r>
      <w:r w:rsidRPr="00A968B7">
        <w:rPr>
          <w:spacing w:val="-13"/>
        </w:rPr>
        <w:t xml:space="preserve"> </w:t>
      </w:r>
      <w:r w:rsidRPr="00A968B7">
        <w:t>like</w:t>
      </w:r>
      <w:r w:rsidRPr="00A968B7">
        <w:rPr>
          <w:spacing w:val="-14"/>
        </w:rPr>
        <w:t xml:space="preserve"> </w:t>
      </w:r>
      <w:r w:rsidRPr="00A968B7">
        <w:t>S-57</w:t>
      </w:r>
      <w:r w:rsidRPr="00A968B7">
        <w:rPr>
          <w:spacing w:val="-11"/>
        </w:rPr>
        <w:t xml:space="preserve"> </w:t>
      </w:r>
      <w:r w:rsidRPr="00A968B7">
        <w:t>ENC,</w:t>
      </w:r>
      <w:r w:rsidRPr="00A968B7">
        <w:rPr>
          <w:spacing w:val="-14"/>
        </w:rPr>
        <w:t xml:space="preserve"> </w:t>
      </w:r>
      <w:r w:rsidRPr="00A968B7">
        <w:t>S-101</w:t>
      </w:r>
      <w:r w:rsidRPr="00A968B7">
        <w:rPr>
          <w:spacing w:val="-12"/>
        </w:rPr>
        <w:t xml:space="preserve"> </w:t>
      </w:r>
      <w:r w:rsidRPr="00A968B7">
        <w:t>ENC</w:t>
      </w:r>
      <w:ins w:id="1194" w:author="Greenblue" w:date="2024-10-10T14:20:00Z">
        <w:r w:rsidR="00F6158C">
          <w:rPr>
            <w:spacing w:val="-10"/>
          </w:rPr>
          <w:t xml:space="preserve">, </w:t>
        </w:r>
      </w:ins>
      <w:del w:id="1195" w:author="Greenblue" w:date="2024-10-10T14:20:00Z">
        <w:r w:rsidRPr="00A968B7" w:rsidDel="00F6158C">
          <w:rPr>
            <w:spacing w:val="-10"/>
          </w:rPr>
          <w:delText xml:space="preserve"> </w:delText>
        </w:r>
        <w:r w:rsidDel="00F6158C">
          <w:rPr>
            <w:spacing w:val="-10"/>
          </w:rPr>
          <w:delText xml:space="preserve">and </w:delText>
        </w:r>
      </w:del>
      <w:r>
        <w:rPr>
          <w:spacing w:val="-10"/>
        </w:rPr>
        <w:t>digital charts for s</w:t>
      </w:r>
      <w:r w:rsidRPr="00A968B7">
        <w:t>pecial</w:t>
      </w:r>
      <w:r>
        <w:t xml:space="preserve"> </w:t>
      </w:r>
      <w:r w:rsidRPr="00A968B7">
        <w:t>purposes</w:t>
      </w:r>
      <w:ins w:id="1196" w:author="Greenblue" w:date="2024-10-10T14:20:00Z">
        <w:r w:rsidR="00F6158C">
          <w:t xml:space="preserve"> and digital publications based upon such physical publications.</w:t>
        </w:r>
      </w:ins>
      <w:del w:id="1197" w:author="Greenblue" w:date="2024-10-10T14:20:00Z">
        <w:r w:rsidRPr="00A968B7" w:rsidDel="00F6158C">
          <w:delText>.</w:delText>
        </w:r>
      </w:del>
    </w:p>
    <w:p w14:paraId="3B8E3140" w14:textId="29893380" w:rsidR="00A968B7" w:rsidRPr="00A968B7" w:rsidRDefault="00A968B7">
      <w:pPr>
        <w:pStyle w:val="afff7"/>
        <w:numPr>
          <w:ilvl w:val="0"/>
          <w:numId w:val="14"/>
        </w:numPr>
        <w:spacing w:line="276" w:lineRule="auto"/>
        <w:ind w:left="669" w:hanging="227"/>
      </w:pPr>
      <w:del w:id="1198" w:author="Greenblue" w:date="2024-02-13T16:30:00Z">
        <w:r w:rsidRPr="00A968B7" w:rsidDel="00B519DF">
          <w:delText>Paper</w:delText>
        </w:r>
        <w:r w:rsidRPr="00A968B7" w:rsidDel="00B519DF">
          <w:rPr>
            <w:spacing w:val="-3"/>
          </w:rPr>
          <w:delText xml:space="preserve"> </w:delText>
        </w:r>
        <w:r w:rsidRPr="00A968B7" w:rsidDel="00B519DF">
          <w:delText>Chart</w:delText>
        </w:r>
      </w:del>
      <w:ins w:id="1199" w:author="Greenblue" w:date="2024-02-13T16:30:00Z">
        <w:r w:rsidR="00B519DF">
          <w:t>Physical Product</w:t>
        </w:r>
      </w:ins>
      <w:r w:rsidRPr="00A968B7">
        <w:t xml:space="preserve">: </w:t>
      </w:r>
      <w:del w:id="1200" w:author="Greenblue" w:date="2024-02-13T16:30:00Z">
        <w:r w:rsidRPr="00A968B7" w:rsidDel="00B519DF">
          <w:delText>Nautical</w:delText>
        </w:r>
        <w:r w:rsidRPr="00A968B7" w:rsidDel="00B519DF">
          <w:rPr>
            <w:spacing w:val="-3"/>
          </w:rPr>
          <w:delText xml:space="preserve"> </w:delText>
        </w:r>
        <w:r w:rsidRPr="00A968B7" w:rsidDel="00B519DF">
          <w:delText>paper</w:delText>
        </w:r>
        <w:r w:rsidRPr="00A968B7" w:rsidDel="00B519DF">
          <w:rPr>
            <w:spacing w:val="-2"/>
          </w:rPr>
          <w:delText xml:space="preserve"> </w:delText>
        </w:r>
        <w:r w:rsidRPr="00A968B7" w:rsidDel="00B519DF">
          <w:delText>charts</w:delText>
        </w:r>
        <w:r w:rsidRPr="00A968B7" w:rsidDel="00B519DF">
          <w:rPr>
            <w:spacing w:val="-1"/>
          </w:rPr>
          <w:delText xml:space="preserve"> </w:delText>
        </w:r>
        <w:r w:rsidRPr="00A968B7" w:rsidDel="00B519DF">
          <w:delText>and</w:delText>
        </w:r>
        <w:r w:rsidRPr="00A968B7" w:rsidDel="00B519DF">
          <w:rPr>
            <w:spacing w:val="-3"/>
          </w:rPr>
          <w:delText xml:space="preserve"> </w:delText>
        </w:r>
        <w:r w:rsidRPr="00A968B7" w:rsidDel="00B519DF">
          <w:delText>special</w:delText>
        </w:r>
        <w:r w:rsidRPr="00A968B7" w:rsidDel="00B519DF">
          <w:rPr>
            <w:spacing w:val="-4"/>
          </w:rPr>
          <w:delText xml:space="preserve"> </w:delText>
        </w:r>
        <w:r w:rsidRPr="00A968B7" w:rsidDel="00B519DF">
          <w:delText>purpose</w:delText>
        </w:r>
        <w:r w:rsidRPr="00A968B7" w:rsidDel="00B519DF">
          <w:rPr>
            <w:spacing w:val="-2"/>
          </w:rPr>
          <w:delText xml:space="preserve"> </w:delText>
        </w:r>
        <w:r w:rsidRPr="00A968B7" w:rsidDel="00B519DF">
          <w:delText>charts</w:delText>
        </w:r>
        <w:r w:rsidRPr="00A968B7" w:rsidDel="00B519DF">
          <w:rPr>
            <w:spacing w:val="-2"/>
          </w:rPr>
          <w:delText xml:space="preserve"> </w:delText>
        </w:r>
        <w:r w:rsidRPr="00A968B7" w:rsidDel="00B519DF">
          <w:delText>published in</w:delText>
        </w:r>
        <w:r w:rsidRPr="00A968B7" w:rsidDel="00B519DF">
          <w:rPr>
            <w:spacing w:val="-1"/>
          </w:rPr>
          <w:delText xml:space="preserve"> </w:delText>
        </w:r>
        <w:r w:rsidRPr="00A968B7" w:rsidDel="00B519DF">
          <w:delText>paper</w:delText>
        </w:r>
        <w:r w:rsidRPr="00A968B7" w:rsidDel="00B519DF">
          <w:rPr>
            <w:spacing w:val="2"/>
          </w:rPr>
          <w:delText xml:space="preserve"> </w:delText>
        </w:r>
        <w:r w:rsidRPr="00A968B7" w:rsidDel="00B519DF">
          <w:delText>format.</w:delText>
        </w:r>
      </w:del>
      <w:ins w:id="1201" w:author="Greenblue" w:date="2024-02-13T16:31:00Z">
        <w:r w:rsidR="00B519DF" w:rsidRPr="00B519DF">
          <w:t xml:space="preserve"> </w:t>
        </w:r>
        <w:r w:rsidR="00B519DF">
          <w:t>N</w:t>
        </w:r>
        <w:r w:rsidR="00B519DF" w:rsidRPr="00B519DF">
          <w:t>avigation products published in paper format</w:t>
        </w:r>
        <w:r w:rsidR="00B519DF">
          <w:t>.</w:t>
        </w:r>
      </w:ins>
    </w:p>
    <w:p w14:paraId="59044954" w14:textId="62D1CBF5" w:rsidR="00A968B7" w:rsidRPr="00A968B7" w:rsidDel="00356B01" w:rsidRDefault="00B519DF">
      <w:pPr>
        <w:pStyle w:val="afff7"/>
        <w:numPr>
          <w:ilvl w:val="0"/>
          <w:numId w:val="14"/>
        </w:numPr>
        <w:spacing w:line="276" w:lineRule="auto"/>
        <w:ind w:left="669" w:hanging="227"/>
        <w:rPr>
          <w:del w:id="1202" w:author="Greenblue" w:date="2024-09-06T17:10:00Z"/>
        </w:rPr>
      </w:pPr>
      <w:ins w:id="1203" w:author="Greenblue" w:date="2024-02-13T16:31:00Z">
        <w:r w:rsidRPr="0062491D">
          <w:rPr>
            <w:spacing w:val="-8"/>
          </w:rPr>
          <w:t>S</w:t>
        </w:r>
      </w:ins>
      <w:ins w:id="1204" w:author="Greenblue" w:date="2024-09-10T10:05:00Z">
        <w:r w:rsidR="00BA68AA">
          <w:rPr>
            <w:spacing w:val="-8"/>
          </w:rPr>
          <w:t>-</w:t>
        </w:r>
      </w:ins>
      <w:ins w:id="1205" w:author="Greenblue" w:date="2024-02-13T16:31:00Z">
        <w:r w:rsidRPr="0062491D">
          <w:rPr>
            <w:spacing w:val="-8"/>
          </w:rPr>
          <w:t>100 Service</w:t>
        </w:r>
      </w:ins>
      <w:del w:id="1206" w:author="Greenblue" w:date="2024-02-13T16:31:00Z">
        <w:r w:rsidR="00A968B7" w:rsidRPr="0062491D" w:rsidDel="00B519DF">
          <w:rPr>
            <w:spacing w:val="-8"/>
          </w:rPr>
          <w:delText>Nautical Products</w:delText>
        </w:r>
      </w:del>
      <w:r w:rsidR="00A968B7" w:rsidRPr="0062491D">
        <w:rPr>
          <w:spacing w:val="-8"/>
        </w:rPr>
        <w:t xml:space="preserve">: </w:t>
      </w:r>
      <w:ins w:id="1207" w:author="USER" w:date="2024-03-27T22:17:00Z">
        <w:r w:rsidR="006D04FD">
          <w:t>A service that makes use of S-100 based product specifications to support data transfer.</w:t>
        </w:r>
      </w:ins>
      <w:ins w:id="1208" w:author="Greenblue" w:date="2024-02-13T16:31:00Z">
        <w:del w:id="1209" w:author="USER" w:date="2024-03-27T22:17:00Z">
          <w:r w:rsidRPr="0062491D" w:rsidDel="006D04FD">
            <w:rPr>
              <w:spacing w:val="-8"/>
            </w:rPr>
            <w:delText>S-100 based non-navigation products like S-104(Water Level forecasts), S-111</w:delText>
          </w:r>
        </w:del>
      </w:ins>
      <w:ins w:id="1210" w:author="Greenblue" w:date="2024-02-13T16:32:00Z">
        <w:del w:id="1211" w:author="USER" w:date="2024-03-27T22:17:00Z">
          <w:r w:rsidDel="006D04FD">
            <w:delText>(</w:delText>
          </w:r>
          <w:r w:rsidRPr="00B519DF" w:rsidDel="006D04FD">
            <w:delText xml:space="preserve">Surface </w:delText>
          </w:r>
        </w:del>
      </w:ins>
      <w:ins w:id="1212" w:author="Greenblue" w:date="2024-02-13T16:53:00Z">
        <w:del w:id="1213" w:author="USER" w:date="2024-03-27T22:17:00Z">
          <w:r w:rsidR="00795F00" w:rsidDel="006D04FD">
            <w:delText>C</w:delText>
          </w:r>
        </w:del>
      </w:ins>
      <w:ins w:id="1214" w:author="Greenblue" w:date="2024-02-13T16:32:00Z">
        <w:del w:id="1215" w:author="USER" w:date="2024-03-27T22:17:00Z">
          <w:r w:rsidRPr="00B519DF" w:rsidDel="006D04FD">
            <w:delText>urrent forecasts</w:delText>
          </w:r>
          <w:r w:rsidDel="006D04FD">
            <w:delText>)</w:delText>
          </w:r>
        </w:del>
      </w:ins>
      <w:ins w:id="1216" w:author="Greenblue" w:date="2024-02-13T16:31:00Z">
        <w:del w:id="1217" w:author="USER" w:date="2024-03-27T22:17:00Z">
          <w:r w:rsidRPr="00B519DF" w:rsidDel="006D04FD">
            <w:delText xml:space="preserve"> and S-124</w:delText>
          </w:r>
        </w:del>
      </w:ins>
      <w:ins w:id="1218" w:author="Greenblue" w:date="2024-02-13T16:32:00Z">
        <w:del w:id="1219" w:author="USER" w:date="2024-03-27T22:17:00Z">
          <w:r w:rsidDel="006D04FD">
            <w:delText>(</w:delText>
          </w:r>
          <w:r w:rsidRPr="00B519DF" w:rsidDel="006D04FD">
            <w:delText>Navigational Warnings</w:delText>
          </w:r>
          <w:r w:rsidR="00752074" w:rsidRPr="0062491D" w:rsidDel="006D04FD">
            <w:rPr>
              <w:rFonts w:eastAsia="맑은 고딕"/>
              <w:lang w:eastAsia="ko-KR"/>
            </w:rPr>
            <w:delText>)</w:delText>
          </w:r>
        </w:del>
      </w:ins>
      <w:ins w:id="1220" w:author="Greenblue" w:date="2024-02-13T16:31:00Z">
        <w:del w:id="1221" w:author="USER" w:date="2024-03-27T22:17:00Z">
          <w:r w:rsidRPr="00B519DF" w:rsidDel="006D04FD">
            <w:delText>.</w:delText>
          </w:r>
        </w:del>
      </w:ins>
      <w:del w:id="1222" w:author="Greenblue" w:date="2024-02-13T16:31:00Z">
        <w:r w:rsidR="00A968B7" w:rsidRPr="00A968B7" w:rsidDel="00B519DF">
          <w:delText>Nautical</w:delText>
        </w:r>
        <w:r w:rsidR="00A968B7" w:rsidRPr="00A968B7" w:rsidDel="00B519DF">
          <w:rPr>
            <w:spacing w:val="1"/>
          </w:rPr>
          <w:delText xml:space="preserve"> </w:delText>
        </w:r>
        <w:r w:rsidR="00A968B7" w:rsidRPr="00A968B7" w:rsidDel="00B519DF">
          <w:delText>publications,</w:delText>
        </w:r>
        <w:r w:rsidR="00A968B7" w:rsidRPr="00A968B7" w:rsidDel="00B519DF">
          <w:rPr>
            <w:spacing w:val="2"/>
          </w:rPr>
          <w:delText xml:space="preserve"> </w:delText>
        </w:r>
        <w:r w:rsidR="00A968B7" w:rsidRPr="00A968B7" w:rsidDel="00B519DF">
          <w:delText>online</w:delText>
        </w:r>
        <w:r w:rsidR="00A968B7" w:rsidRPr="00A968B7" w:rsidDel="00B519DF">
          <w:rPr>
            <w:spacing w:val="2"/>
          </w:rPr>
          <w:delText xml:space="preserve"> </w:delText>
        </w:r>
        <w:r w:rsidR="00A968B7" w:rsidRPr="00A968B7" w:rsidDel="00B519DF">
          <w:delText>services,</w:delText>
        </w:r>
        <w:r w:rsidR="00A968B7" w:rsidRPr="00A968B7" w:rsidDel="00B519DF">
          <w:rPr>
            <w:spacing w:val="2"/>
          </w:rPr>
          <w:delText xml:space="preserve"> </w:delText>
        </w:r>
        <w:r w:rsidR="00A968B7" w:rsidRPr="00A968B7" w:rsidDel="00B519DF">
          <w:delText>S-100</w:delText>
        </w:r>
        <w:r w:rsidR="00A968B7" w:rsidRPr="00A968B7" w:rsidDel="00B519DF">
          <w:rPr>
            <w:spacing w:val="2"/>
          </w:rPr>
          <w:delText xml:space="preserve"> </w:delText>
        </w:r>
        <w:r w:rsidR="00A968B7" w:rsidRPr="00A968B7" w:rsidDel="00B519DF">
          <w:delText>compliant</w:delText>
        </w:r>
        <w:r w:rsidR="00A968B7" w:rsidRPr="00A968B7" w:rsidDel="00B519DF">
          <w:rPr>
            <w:spacing w:val="2"/>
          </w:rPr>
          <w:delText xml:space="preserve"> </w:delText>
        </w:r>
        <w:r w:rsidR="00A968B7" w:rsidRPr="00A968B7" w:rsidDel="00B519DF">
          <w:delText>products</w:delText>
        </w:r>
        <w:r w:rsidR="00A968B7" w:rsidRPr="00A968B7" w:rsidDel="00B519DF">
          <w:rPr>
            <w:spacing w:val="3"/>
          </w:rPr>
          <w:delText xml:space="preserve"> </w:delText>
        </w:r>
        <w:r w:rsidR="00A968B7" w:rsidRPr="00A968B7" w:rsidDel="00B519DF">
          <w:delText>and</w:delText>
        </w:r>
        <w:r w:rsidR="00A968B7" w:rsidRPr="00A968B7" w:rsidDel="00B519DF">
          <w:rPr>
            <w:spacing w:val="2"/>
          </w:rPr>
          <w:delText xml:space="preserve"> </w:delText>
        </w:r>
        <w:r w:rsidR="00A968B7" w:rsidRPr="00A968B7" w:rsidDel="00B519DF">
          <w:delText>e-</w:delText>
        </w:r>
        <w:r w:rsidR="00A968B7" w:rsidRPr="00A968B7" w:rsidDel="00B519DF">
          <w:rPr>
            <w:spacing w:val="-53"/>
          </w:rPr>
          <w:delText xml:space="preserve"> </w:delText>
        </w:r>
        <w:r w:rsidR="00A968B7" w:rsidRPr="00A968B7" w:rsidDel="00B519DF">
          <w:delText>Navigation</w:delText>
        </w:r>
        <w:r w:rsidR="00A968B7" w:rsidRPr="00A968B7" w:rsidDel="00B519DF">
          <w:rPr>
            <w:spacing w:val="-2"/>
          </w:rPr>
          <w:delText xml:space="preserve"> </w:delText>
        </w:r>
        <w:r w:rsidR="00A968B7" w:rsidRPr="00A968B7" w:rsidDel="00B519DF">
          <w:delText>services and all nautical</w:delText>
        </w:r>
        <w:r w:rsidR="00A968B7" w:rsidRPr="00A968B7" w:rsidDel="00B519DF">
          <w:rPr>
            <w:spacing w:val="1"/>
          </w:rPr>
          <w:delText xml:space="preserve"> </w:delText>
        </w:r>
        <w:r w:rsidR="00A968B7" w:rsidRPr="00A968B7" w:rsidDel="00B519DF">
          <w:delText>products except</w:delText>
        </w:r>
        <w:r w:rsidR="00A968B7" w:rsidRPr="00A968B7" w:rsidDel="00B519DF">
          <w:rPr>
            <w:spacing w:val="-1"/>
          </w:rPr>
          <w:delText xml:space="preserve"> </w:delText>
        </w:r>
        <w:r w:rsidR="00A968B7" w:rsidRPr="00A968B7" w:rsidDel="00B519DF">
          <w:delText>nautical</w:delText>
        </w:r>
        <w:r w:rsidR="00A968B7" w:rsidRPr="00A968B7" w:rsidDel="00B519DF">
          <w:rPr>
            <w:spacing w:val="-3"/>
          </w:rPr>
          <w:delText xml:space="preserve"> </w:delText>
        </w:r>
        <w:r w:rsidR="00A968B7" w:rsidRPr="00A968B7" w:rsidDel="00B519DF">
          <w:delText>charts.</w:delText>
        </w:r>
      </w:del>
    </w:p>
    <w:p w14:paraId="147DF6A2" w14:textId="46913D79" w:rsidR="00A968B7" w:rsidDel="00356B01" w:rsidRDefault="0062491D" w:rsidP="00356B01">
      <w:pPr>
        <w:pStyle w:val="afff7"/>
        <w:numPr>
          <w:ilvl w:val="0"/>
          <w:numId w:val="14"/>
        </w:numPr>
        <w:spacing w:line="276" w:lineRule="auto"/>
        <w:ind w:left="669" w:hanging="227"/>
        <w:rPr>
          <w:del w:id="1223" w:author="Greenblue" w:date="2024-09-06T17:10:00Z"/>
        </w:rPr>
      </w:pPr>
      <w:ins w:id="1224" w:author="Greenblue" w:date="2024-02-13T16:55:00Z">
        <w:del w:id="1225" w:author="Greenblue" w:date="2024-09-06T17:10:00Z">
          <w:r w:rsidRPr="00B519DF" w:rsidDel="00356B01">
            <w:delText xml:space="preserve">Electronic Product, Physical Product </w:delText>
          </w:r>
        </w:del>
        <w:del w:id="1226" w:author="Greenblue" w:date="2024-09-06T17:09:00Z">
          <w:r w:rsidRPr="00B519DF" w:rsidDel="00CE65F6">
            <w:delText>and S100 Service</w:delText>
          </w:r>
          <w:r w:rsidDel="00CE65F6">
            <w:delText xml:space="preserve"> is</w:delText>
          </w:r>
        </w:del>
        <w:del w:id="1227" w:author="Greenblue" w:date="2024-09-06T17:10:00Z">
          <w:r w:rsidDel="00356B01">
            <w:delText xml:space="preserve"> </w:delText>
          </w:r>
        </w:del>
      </w:ins>
      <w:del w:id="1228" w:author="Greenblue" w:date="2024-09-06T17:10:00Z">
        <w:r w:rsidR="00A968B7" w:rsidRPr="00A968B7" w:rsidDel="00356B01">
          <w:delText>The</w:delText>
        </w:r>
        <w:r w:rsidR="00A968B7" w:rsidRPr="00356B01" w:rsidDel="00356B01">
          <w:rPr>
            <w:spacing w:val="3"/>
          </w:rPr>
          <w:delText xml:space="preserve"> </w:delText>
        </w:r>
        <w:r w:rsidR="00A968B7" w:rsidRPr="00A968B7" w:rsidDel="00356B01">
          <w:delText>CNP</w:delText>
        </w:r>
        <w:r w:rsidR="00A968B7" w:rsidRPr="00356B01" w:rsidDel="00356B01">
          <w:rPr>
            <w:spacing w:val="4"/>
          </w:rPr>
          <w:delText xml:space="preserve"> </w:delText>
        </w:r>
        <w:r w:rsidR="00A968B7" w:rsidRPr="00A968B7" w:rsidDel="00356B01">
          <w:delText>data</w:delText>
        </w:r>
        <w:r w:rsidR="00A968B7" w:rsidRPr="00356B01" w:rsidDel="00356B01">
          <w:rPr>
            <w:spacing w:val="5"/>
          </w:rPr>
          <w:delText xml:space="preserve"> </w:delText>
        </w:r>
        <w:r w:rsidR="00A968B7" w:rsidRPr="00A968B7" w:rsidDel="00356B01">
          <w:delText>products</w:delText>
        </w:r>
        <w:r w:rsidR="00A968B7" w:rsidRPr="00356B01" w:rsidDel="00356B01">
          <w:rPr>
            <w:spacing w:val="5"/>
          </w:rPr>
          <w:delText xml:space="preserve"> </w:delText>
        </w:r>
        <w:r w:rsidR="00A968B7" w:rsidRPr="00A968B7" w:rsidDel="00356B01">
          <w:delText>ha</w:delText>
        </w:r>
      </w:del>
      <w:del w:id="1229" w:author="Greenblue" w:date="2024-09-06T17:09:00Z">
        <w:r w:rsidR="00A968B7" w:rsidRPr="00A968B7" w:rsidDel="00CE65F6">
          <w:delText>ve</w:delText>
        </w:r>
      </w:del>
      <w:del w:id="1230" w:author="Greenblue" w:date="2024-09-06T17:10:00Z">
        <w:r w:rsidR="00A968B7" w:rsidRPr="00356B01" w:rsidDel="00356B01">
          <w:rPr>
            <w:spacing w:val="6"/>
          </w:rPr>
          <w:delText xml:space="preserve"> </w:delText>
        </w:r>
        <w:r w:rsidR="00A968B7" w:rsidRPr="00A968B7" w:rsidDel="00356B01">
          <w:delText>a</w:delText>
        </w:r>
        <w:r w:rsidR="00A968B7" w:rsidRPr="00356B01" w:rsidDel="00356B01">
          <w:rPr>
            <w:spacing w:val="4"/>
          </w:rPr>
          <w:delText xml:space="preserve"> </w:delText>
        </w:r>
      </w:del>
      <w:del w:id="1231" w:author="Greenblue" w:date="2024-09-06T17:09:00Z">
        <w:r w:rsidR="00A968B7" w:rsidRPr="00A968B7" w:rsidDel="00CE65F6">
          <w:delText>CatalogueOfNauticalProduct</w:delText>
        </w:r>
        <w:r w:rsidR="00A968B7" w:rsidRPr="00356B01" w:rsidDel="00CE65F6">
          <w:rPr>
            <w:spacing w:val="4"/>
          </w:rPr>
          <w:delText xml:space="preserve"> </w:delText>
        </w:r>
      </w:del>
      <w:del w:id="1232" w:author="Greenblue" w:date="2024-09-06T17:10:00Z">
        <w:r w:rsidR="00A968B7" w:rsidRPr="00A968B7" w:rsidDel="00356B01">
          <w:delText>feature</w:delText>
        </w:r>
        <w:r w:rsidR="00A968B7" w:rsidRPr="00356B01" w:rsidDel="00356B01">
          <w:rPr>
            <w:spacing w:val="6"/>
          </w:rPr>
          <w:delText xml:space="preserve"> </w:delText>
        </w:r>
        <w:r w:rsidR="00A968B7" w:rsidRPr="00A968B7" w:rsidDel="00356B01">
          <w:delText>type.</w:delText>
        </w:r>
        <w:r w:rsidR="00A968B7" w:rsidRPr="00356B01" w:rsidDel="00356B01">
          <w:rPr>
            <w:spacing w:val="6"/>
          </w:rPr>
          <w:delText xml:space="preserve"> </w:delText>
        </w:r>
        <w:r w:rsidR="00A968B7" w:rsidRPr="00A968B7" w:rsidDel="00356B01">
          <w:delText>Attribute</w:delText>
        </w:r>
      </w:del>
      <w:del w:id="1233" w:author="Greenblue" w:date="2024-09-06T17:09:00Z">
        <w:r w:rsidR="00A968B7" w:rsidRPr="00A968B7" w:rsidDel="00CE65F6">
          <w:delText>s</w:delText>
        </w:r>
      </w:del>
      <w:del w:id="1234" w:author="Greenblue" w:date="2024-09-06T17:10:00Z">
        <w:r w:rsidR="00A968B7" w:rsidRPr="00356B01" w:rsidDel="00356B01">
          <w:rPr>
            <w:spacing w:val="5"/>
          </w:rPr>
          <w:delText xml:space="preserve"> </w:delText>
        </w:r>
        <w:r w:rsidR="00A968B7" w:rsidRPr="00A968B7" w:rsidDel="00356B01">
          <w:delText>like</w:delText>
        </w:r>
        <w:r w:rsidR="00A968B7" w:rsidRPr="00356B01" w:rsidDel="00356B01">
          <w:rPr>
            <w:spacing w:val="13"/>
          </w:rPr>
          <w:delText xml:space="preserve"> </w:delText>
        </w:r>
      </w:del>
      <w:del w:id="1235" w:author="Greenblue" w:date="2024-09-06T17:09:00Z">
        <w:r w:rsidR="00A968B7" w:rsidRPr="00A968B7" w:rsidDel="00CE65F6">
          <w:delText>featureName,</w:delText>
        </w:r>
        <w:r w:rsidR="00A968B7" w:rsidRPr="00356B01" w:rsidDel="00CE65F6">
          <w:rPr>
            <w:spacing w:val="-53"/>
          </w:rPr>
          <w:delText xml:space="preserve"> </w:delText>
        </w:r>
        <w:r w:rsidR="00A968B7" w:rsidRPr="00A968B7" w:rsidDel="00CE65F6">
          <w:delText>issueDate</w:delText>
        </w:r>
        <w:r w:rsidR="00A968B7" w:rsidRPr="00356B01" w:rsidDel="00CE65F6">
          <w:rPr>
            <w:spacing w:val="-4"/>
          </w:rPr>
          <w:delText xml:space="preserve"> </w:delText>
        </w:r>
        <w:r w:rsidR="00A968B7" w:rsidRPr="00A968B7" w:rsidDel="00CE65F6">
          <w:delText>and</w:delText>
        </w:r>
        <w:r w:rsidR="00A968B7" w:rsidRPr="00356B01" w:rsidDel="00CE65F6">
          <w:rPr>
            <w:spacing w:val="-3"/>
          </w:rPr>
          <w:delText xml:space="preserve"> </w:delText>
        </w:r>
      </w:del>
      <w:del w:id="1236" w:author="Greenblue" w:date="2024-09-06T17:10:00Z">
        <w:r w:rsidR="00A968B7" w:rsidRPr="00A968B7" w:rsidDel="00356B01">
          <w:delText>editionNumber</w:delText>
        </w:r>
        <w:r w:rsidR="00A968B7" w:rsidRPr="00356B01" w:rsidDel="00356B01">
          <w:rPr>
            <w:spacing w:val="-2"/>
          </w:rPr>
          <w:delText xml:space="preserve"> </w:delText>
        </w:r>
        <w:r w:rsidR="00A968B7" w:rsidRPr="00A968B7" w:rsidDel="00356B01">
          <w:delText>in</w:delText>
        </w:r>
        <w:r w:rsidR="00A968B7" w:rsidRPr="00356B01" w:rsidDel="00356B01">
          <w:rPr>
            <w:spacing w:val="-1"/>
          </w:rPr>
          <w:delText xml:space="preserve"> </w:delText>
        </w:r>
      </w:del>
      <w:del w:id="1237" w:author="Greenblue" w:date="2024-09-06T17:09:00Z">
        <w:r w:rsidR="00A968B7" w:rsidRPr="00A968B7" w:rsidDel="00CE65F6">
          <w:delText>CatalogueOfNauticalProduct</w:delText>
        </w:r>
        <w:r w:rsidR="00A968B7" w:rsidRPr="00356B01" w:rsidDel="00CE65F6">
          <w:rPr>
            <w:spacing w:val="-2"/>
          </w:rPr>
          <w:delText xml:space="preserve"> </w:delText>
        </w:r>
        <w:r w:rsidR="00A968B7" w:rsidRPr="00A968B7" w:rsidDel="00CE65F6">
          <w:delText>are</w:delText>
        </w:r>
      </w:del>
      <w:del w:id="1238" w:author="Greenblue" w:date="2024-09-06T17:10:00Z">
        <w:r w:rsidR="00A968B7" w:rsidRPr="00356B01" w:rsidDel="00356B01">
          <w:rPr>
            <w:spacing w:val="-3"/>
          </w:rPr>
          <w:delText xml:space="preserve"> </w:delText>
        </w:r>
        <w:r w:rsidR="00A968B7" w:rsidRPr="00A968B7" w:rsidDel="00356B01">
          <w:delText>mandatory,</w:delText>
        </w:r>
        <w:r w:rsidR="00A968B7" w:rsidRPr="00356B01" w:rsidDel="00356B01">
          <w:rPr>
            <w:spacing w:val="-3"/>
          </w:rPr>
          <w:delText xml:space="preserve"> </w:delText>
        </w:r>
        <w:r w:rsidR="00A968B7" w:rsidRPr="00A968B7" w:rsidDel="00356B01">
          <w:delText>but</w:delText>
        </w:r>
        <w:r w:rsidR="00A968B7" w:rsidRPr="00356B01" w:rsidDel="00356B01">
          <w:rPr>
            <w:spacing w:val="-2"/>
          </w:rPr>
          <w:delText xml:space="preserve"> </w:delText>
        </w:r>
        <w:r w:rsidR="00A968B7" w:rsidRPr="00A968B7" w:rsidDel="00356B01">
          <w:delText>others</w:delText>
        </w:r>
        <w:r w:rsidR="00A968B7" w:rsidRPr="00356B01" w:rsidDel="00356B01">
          <w:rPr>
            <w:spacing w:val="-2"/>
          </w:rPr>
          <w:delText xml:space="preserve"> </w:delText>
        </w:r>
        <w:r w:rsidR="00A968B7" w:rsidRPr="00A968B7" w:rsidDel="00356B01">
          <w:delText>are optional.</w:delText>
        </w:r>
      </w:del>
    </w:p>
    <w:p w14:paraId="4CF01F1A" w14:textId="77777777" w:rsidR="00356B01" w:rsidRPr="00356B01" w:rsidRDefault="00356B01" w:rsidP="00356B01">
      <w:pPr>
        <w:pStyle w:val="afff7"/>
        <w:numPr>
          <w:ilvl w:val="0"/>
          <w:numId w:val="14"/>
        </w:numPr>
        <w:spacing w:line="276" w:lineRule="auto"/>
        <w:ind w:left="669" w:hanging="227"/>
        <w:rPr>
          <w:ins w:id="1239" w:author="Greenblue" w:date="2024-09-06T17:10:00Z"/>
          <w:rFonts w:eastAsiaTheme="minorEastAsia"/>
        </w:rPr>
      </w:pPr>
    </w:p>
    <w:p w14:paraId="2D64902F" w14:textId="1C9C04F8" w:rsidR="00A968B7" w:rsidRPr="00795F00" w:rsidRDefault="007642D5" w:rsidP="00A968B7">
      <w:ins w:id="1240" w:author="Greenblue" w:date="2024-02-13T16:49:00Z">
        <w:r w:rsidRPr="00795F00">
          <w:t>CatalogueElement</w:t>
        </w:r>
        <w:del w:id="1241" w:author="Greenblue" w:date="2024-09-10T10:45:00Z">
          <w:r w:rsidRPr="00795F00" w:rsidDel="00C22BF4">
            <w:delText>s</w:delText>
          </w:r>
        </w:del>
        <w:r w:rsidRPr="00795F00">
          <w:t xml:space="preserve"> and NavigationalProduct </w:t>
        </w:r>
      </w:ins>
      <w:del w:id="1242" w:author="Greenblue" w:date="2024-02-13T16:49:00Z">
        <w:r w:rsidR="00A968B7" w:rsidRPr="00795F00" w:rsidDel="007642D5">
          <w:delText>The abstract class</w:delText>
        </w:r>
        <w:r w:rsidR="00A968B7" w:rsidRPr="00795F00" w:rsidDel="007642D5">
          <w:rPr>
            <w:rFonts w:ascii="맑은 고딕" w:eastAsia="맑은 고딕" w:hAnsi="맑은 고딕" w:cs="맑은 고딕" w:hint="eastAsia"/>
          </w:rPr>
          <w:delText>e</w:delText>
        </w:r>
        <w:r w:rsidR="00A968B7" w:rsidRPr="00795F00" w:rsidDel="007642D5">
          <w:rPr>
            <w:rFonts w:ascii="맑은 고딕" w:eastAsia="맑은 고딕" w:hAnsi="맑은 고딕" w:cs="맑은 고딕"/>
          </w:rPr>
          <w:delText>s</w:delText>
        </w:r>
        <w:r w:rsidR="00A968B7" w:rsidRPr="00795F00" w:rsidDel="007642D5">
          <w:delText xml:space="preserve"> CatalogueElements and AbstractChartProducts </w:delText>
        </w:r>
      </w:del>
      <w:r w:rsidR="00A968B7" w:rsidRPr="00795F00">
        <w:t>is an abstract class</w:t>
      </w:r>
      <w:ins w:id="1243" w:author="Greenblue" w:date="2024-09-10T10:45:00Z">
        <w:r w:rsidR="00C22BF4">
          <w:t>es</w:t>
        </w:r>
      </w:ins>
      <w:r w:rsidR="00A968B7" w:rsidRPr="00795F00">
        <w:t xml:space="preserve"> from which the geographic feature classes in the Application Schema are derived. CatalogueElement</w:t>
      </w:r>
      <w:del w:id="1244" w:author="USER" w:date="2024-03-22T18:43:00Z">
        <w:r w:rsidR="00A968B7" w:rsidRPr="00795F00" w:rsidDel="0032631A">
          <w:delText>s</w:delText>
        </w:r>
      </w:del>
      <w:r w:rsidR="00A968B7" w:rsidRPr="00795F00">
        <w:t xml:space="preserve"> has common attributes which are inherited by all S-128 geographic feature types</w:t>
      </w:r>
      <w:ins w:id="1245" w:author="Greenblue" w:date="2024-09-10T10:46:00Z">
        <w:r w:rsidR="00C22BF4" w:rsidRPr="00C22BF4">
          <w:rPr>
            <w:i/>
            <w:iCs/>
          </w:rPr>
          <w:t xml:space="preserve"> </w:t>
        </w:r>
        <w:r w:rsidR="00C22BF4" w:rsidRPr="003B0A7B">
          <w:rPr>
            <w:i/>
            <w:iCs/>
          </w:rPr>
          <w:t>NavigationalProduct has common attributes product type products.</w:t>
        </w:r>
        <w:r w:rsidR="00C22BF4">
          <w:t xml:space="preserve"> To make sense</w:t>
        </w:r>
      </w:ins>
      <w:del w:id="1246" w:author="Greenblue" w:date="2024-09-10T10:46:00Z">
        <w:r w:rsidR="00A968B7" w:rsidRPr="00795F00" w:rsidDel="00C22BF4">
          <w:delText xml:space="preserve">. </w:delText>
        </w:r>
      </w:del>
      <w:ins w:id="1247" w:author="Greenblue" w:date="2024-02-13T16:49:00Z">
        <w:del w:id="1248" w:author="Greenblue" w:date="2024-09-10T10:46:00Z">
          <w:r w:rsidR="00795F00" w:rsidRPr="00795F00" w:rsidDel="00C22BF4">
            <w:delText>NavigationalProduct</w:delText>
          </w:r>
        </w:del>
      </w:ins>
      <w:del w:id="1249" w:author="Greenblue" w:date="2024-09-10T10:46:00Z">
        <w:r w:rsidR="00A968B7" w:rsidRPr="00795F00" w:rsidDel="00C22BF4">
          <w:delText xml:space="preserve">AbstractChartProducts has common attributes </w:delText>
        </w:r>
      </w:del>
      <w:ins w:id="1250" w:author="Greenblue" w:date="2024-02-13T16:50:00Z">
        <w:del w:id="1251" w:author="Greenblue" w:date="2024-09-10T10:46:00Z">
          <w:r w:rsidR="00795F00" w:rsidRPr="00795F00" w:rsidDel="00C22BF4">
            <w:delText>product type products</w:delText>
          </w:r>
        </w:del>
      </w:ins>
      <w:del w:id="1252" w:author="Greenblue" w:date="2024-09-10T10:46:00Z">
        <w:r w:rsidR="00A968B7" w:rsidRPr="00795F00" w:rsidDel="00C22BF4">
          <w:delText>for chart type products.</w:delText>
        </w:r>
      </w:del>
      <w:r w:rsidR="00A968B7" w:rsidRPr="00795F00">
        <w:t xml:space="preserve"> </w:t>
      </w:r>
      <w:ins w:id="1253" w:author="Greenblue" w:date="2024-09-10T10:46:00Z">
        <w:r w:rsidR="00C22BF4">
          <w:t>a</w:t>
        </w:r>
      </w:ins>
      <w:del w:id="1254" w:author="Greenblue" w:date="2024-09-10T10:46:00Z">
        <w:r w:rsidR="00A968B7" w:rsidRPr="00795F00" w:rsidDel="00C22BF4">
          <w:delText>A</w:delText>
        </w:r>
      </w:del>
      <w:r w:rsidR="00A968B7" w:rsidRPr="00795F00">
        <w:t xml:space="preserve"> derived class may impose additional constraints, which will be described in the definition of the derived class or the S-128 DCEG.</w:t>
      </w:r>
    </w:p>
    <w:p w14:paraId="05FC1632" w14:textId="77777777" w:rsidR="00A968B7" w:rsidRPr="00795F00" w:rsidRDefault="00A968B7" w:rsidP="00A968B7">
      <w:r w:rsidRPr="00795F00">
        <w:t>Geographic features use spatial types defined in the geometry package for spatial attributes. Datasets comprised of S-128 features are described by metadata as defined in the S-128 metadata package. Metadata uses selected spatial types (specifically, it uses the polygon type to describe the coverage of a dataset).</w:t>
      </w:r>
    </w:p>
    <w:p w14:paraId="7E4B0672" w14:textId="4E86BE02" w:rsidR="00A968B7" w:rsidDel="00C931F2" w:rsidRDefault="00A968B7" w:rsidP="00A968B7">
      <w:pPr>
        <w:rPr>
          <w:del w:id="1255" w:author="USER" w:date="2024-03-15T11:03:00Z"/>
        </w:rPr>
      </w:pPr>
      <w:r w:rsidRPr="00795F00">
        <w:t>ContactDetails is the information type in the S-128 domain model. ContactDetails has attributes for contactInstructions, contactAddress, information,   onlineResource,   and telecommunications   and s</w:t>
      </w:r>
      <w:del w:id="1256" w:author="Greenblue" w:date="2024-02-13T16:50:00Z">
        <w:r w:rsidRPr="00795F00" w:rsidDel="00795F00">
          <w:delText xml:space="preserve"> </w:delText>
        </w:r>
      </w:del>
      <w:r w:rsidRPr="00795F00">
        <w:t>ourceIndication.</w:t>
      </w:r>
      <w:del w:id="1257" w:author="Greenblue" w:date="2024-10-02T18:05:00Z">
        <w:r w:rsidRPr="00795F00" w:rsidDel="00663A80">
          <w:delText xml:space="preserve"> All the attributes of ContactDetails are optional.</w:delText>
        </w:r>
      </w:del>
      <w:r w:rsidRPr="00795F00">
        <w:t xml:space="preserve"> </w:t>
      </w:r>
      <w:ins w:id="1258" w:author="Greenblue" w:date="2024-02-13T16:50:00Z">
        <w:r w:rsidR="00795F00" w:rsidRPr="00795F00">
          <w:t xml:space="preserve">Information types may be associated to other information types or referenced by associations from feature types. </w:t>
        </w:r>
      </w:ins>
      <w:r w:rsidRPr="00795F00">
        <w:t>A derived class may impose additional constraints, which will be described in the definition of the derived class or in the S-128 DCEG.</w:t>
      </w:r>
    </w:p>
    <w:p w14:paraId="22342B12" w14:textId="46650AEF" w:rsidR="00C931F2" w:rsidRDefault="00C931F2" w:rsidP="00E00423">
      <w:pPr>
        <w:rPr>
          <w:ins w:id="1259" w:author="Greenblue" w:date="2024-10-28T16:42:00Z"/>
          <w:rFonts w:eastAsiaTheme="minorEastAsia"/>
        </w:rPr>
      </w:pPr>
    </w:p>
    <w:p w14:paraId="2D6151E9" w14:textId="4F866404" w:rsidR="00C931F2" w:rsidRPr="00C931F2" w:rsidRDefault="00824F84" w:rsidP="00E00423">
      <w:pPr>
        <w:rPr>
          <w:ins w:id="1260" w:author="Greenblue" w:date="2024-10-28T16:42:00Z"/>
          <w:rFonts w:eastAsiaTheme="minorEastAsia"/>
        </w:rPr>
      </w:pPr>
      <w:ins w:id="1261" w:author="Greenblue" w:date="2024-10-28T16:50:00Z">
        <w:r>
          <w:t xml:space="preserve">Figures 4-4 show all S-128 enumerations and codelists. </w:t>
        </w:r>
      </w:ins>
      <w:ins w:id="1262" w:author="Greenblue" w:date="2024-10-28T16:45:00Z">
        <w:r>
          <w:t xml:space="preserve">The EPSG codelist are not directly implemented in the data model, and full code list can be found </w:t>
        </w:r>
      </w:ins>
      <w:ins w:id="1263" w:author="Greenblue" w:date="2024-10-28T16:46:00Z">
        <w:r>
          <w:t xml:space="preserve">at </w:t>
        </w:r>
        <w:r>
          <w:rPr>
            <w:rFonts w:ascii="맑은 고딕" w:eastAsia="맑은 고딕" w:hAnsi="맑은 고딕" w:cs="맑은 고딕" w:hint="eastAsia"/>
          </w:rPr>
          <w:t>e</w:t>
        </w:r>
        <w:r>
          <w:rPr>
            <w:rFonts w:ascii="맑은 고딕" w:eastAsia="맑은 고딕" w:hAnsi="맑은 고딕" w:cs="맑은 고딕"/>
          </w:rPr>
          <w:t xml:space="preserve">psg.org. </w:t>
        </w:r>
        <w:r>
          <w:t>Local datums that can't be found in the code list is encoded using the wildcard and maybe add an example.</w:t>
        </w:r>
      </w:ins>
    </w:p>
    <w:p w14:paraId="63AF1069" w14:textId="77777777" w:rsidR="00E00423" w:rsidRPr="00E00423" w:rsidRDefault="00E00423" w:rsidP="00A968B7">
      <w:pPr>
        <w:rPr>
          <w:ins w:id="1264" w:author="USER" w:date="2024-03-15T11:03:00Z"/>
          <w:rFonts w:eastAsiaTheme="minorEastAsia"/>
        </w:rPr>
      </w:pPr>
    </w:p>
    <w:p w14:paraId="60A338CA" w14:textId="77777777" w:rsidR="00411210" w:rsidRDefault="00411210">
      <w:pPr>
        <w:spacing w:after="0" w:line="240" w:lineRule="auto"/>
        <w:jc w:val="left"/>
        <w:rPr>
          <w:ins w:id="1265" w:author="USER" w:date="2024-03-28T00:17:00Z"/>
        </w:rPr>
      </w:pPr>
      <w:ins w:id="1266" w:author="USER" w:date="2024-03-28T00:17:00Z">
        <w:r>
          <w:br w:type="page"/>
        </w:r>
      </w:ins>
    </w:p>
    <w:p w14:paraId="517CCFA2" w14:textId="192072F2" w:rsidR="000D4197" w:rsidRDefault="00EC5D12" w:rsidP="00E00423">
      <w:ins w:id="1267" w:author="USER" w:date="2024-03-28T18:21:00Z">
        <w:r w:rsidRPr="00A436DF">
          <w:rPr>
            <w:noProof/>
            <w:vertAlign w:val="subscript"/>
          </w:rPr>
          <w:lastRenderedPageBreak/>
          <w:drawing>
            <wp:inline distT="0" distB="0" distL="0" distR="0" wp14:anchorId="7924BD22" wp14:editId="3A6F55B7">
              <wp:extent cx="5749469" cy="4726409"/>
              <wp:effectExtent l="0" t="0" r="381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49469" cy="4726409"/>
                      </a:xfrm>
                      <a:prstGeom prst="rect">
                        <a:avLst/>
                      </a:prstGeom>
                      <a:noFill/>
                      <a:ln>
                        <a:noFill/>
                      </a:ln>
                    </pic:spPr>
                  </pic:pic>
                </a:graphicData>
              </a:graphic>
            </wp:inline>
          </w:drawing>
        </w:r>
      </w:ins>
      <w:ins w:id="1268" w:author="Greenblue" w:date="2024-02-13T18:14:00Z">
        <w:del w:id="1269" w:author="USER" w:date="2024-03-28T00:17:00Z">
          <w:r w:rsidR="006D7DF3" w:rsidDel="00411210">
            <w:rPr>
              <w:noProof/>
            </w:rPr>
            <w:drawing>
              <wp:inline distT="0" distB="0" distL="0" distR="0" wp14:anchorId="7E0C9034" wp14:editId="695B2753">
                <wp:extent cx="5757545" cy="521525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7545" cy="5215255"/>
                        </a:xfrm>
                        <a:prstGeom prst="rect">
                          <a:avLst/>
                        </a:prstGeom>
                        <a:noFill/>
                        <a:ln>
                          <a:noFill/>
                        </a:ln>
                      </pic:spPr>
                    </pic:pic>
                  </a:graphicData>
                </a:graphic>
              </wp:inline>
            </w:drawing>
          </w:r>
        </w:del>
      </w:ins>
      <w:del w:id="1270" w:author="Greenblue" w:date="2024-02-13T18:14:00Z">
        <w:r w:rsidR="006D7DF3">
          <w:rPr>
            <w:noProof/>
          </w:rPr>
          <w:drawing>
            <wp:inline distT="0" distB="0" distL="0" distR="0" wp14:anchorId="7375B876" wp14:editId="533A4523">
              <wp:extent cx="5545455" cy="3530600"/>
              <wp:effectExtent l="0" t="0" r="0" b="0"/>
              <wp:docPr id="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5455" cy="3530600"/>
                      </a:xfrm>
                      <a:prstGeom prst="rect">
                        <a:avLst/>
                      </a:prstGeom>
                      <a:noFill/>
                      <a:ln>
                        <a:noFill/>
                      </a:ln>
                    </pic:spPr>
                  </pic:pic>
                </a:graphicData>
              </a:graphic>
            </wp:inline>
          </w:drawing>
        </w:r>
      </w:del>
    </w:p>
    <w:p w14:paraId="1FF0B66A" w14:textId="6F68BB17" w:rsidR="00E93E3A" w:rsidDel="00E00423" w:rsidRDefault="000D4197" w:rsidP="000D4197">
      <w:pPr>
        <w:pStyle w:val="ad"/>
        <w:jc w:val="center"/>
        <w:rPr>
          <w:del w:id="1271" w:author="USER" w:date="2024-03-15T11:03:00Z"/>
        </w:rPr>
      </w:pPr>
      <w:r>
        <w:t xml:space="preserve">Figure </w:t>
      </w:r>
      <w:r w:rsidR="006D5F84">
        <w:fldChar w:fldCharType="begin"/>
      </w:r>
      <w:r w:rsidR="006D5F84">
        <w:rPr>
          <w:b w:val="0"/>
        </w:rPr>
        <w:instrText xml:space="preserve"> STYLEREF 1 \s </w:instrText>
      </w:r>
      <w:r w:rsidR="006D5F84">
        <w:fldChar w:fldCharType="separate"/>
      </w:r>
      <w:r w:rsidR="00DF7FD4">
        <w:rPr>
          <w:noProof/>
        </w:rPr>
        <w:t>4</w:t>
      </w:r>
      <w:r w:rsidR="006D5F84">
        <w:rPr>
          <w:noProof/>
        </w:rPr>
        <w:fldChar w:fldCharType="end"/>
      </w:r>
      <w:r w:rsidR="007B0388">
        <w:noBreakHyphen/>
      </w:r>
      <w:r w:rsidR="006D5F84">
        <w:fldChar w:fldCharType="begin"/>
      </w:r>
      <w:r w:rsidR="006D5F84">
        <w:rPr>
          <w:b w:val="0"/>
        </w:rPr>
        <w:instrText xml:space="preserve"> SEQ Figure \* ARABIC \s 1 </w:instrText>
      </w:r>
      <w:r w:rsidR="006D5F84">
        <w:fldChar w:fldCharType="separate"/>
      </w:r>
      <w:r w:rsidR="00DF7FD4">
        <w:rPr>
          <w:noProof/>
        </w:rPr>
        <w:t>2</w:t>
      </w:r>
      <w:r w:rsidR="006D5F84">
        <w:rPr>
          <w:noProof/>
        </w:rPr>
        <w:fldChar w:fldCharType="end"/>
      </w:r>
      <w:r>
        <w:t xml:space="preserve"> </w:t>
      </w:r>
      <w:r w:rsidRPr="00D91C58">
        <w:t>S-128 Application Schema (feature type, information type)</w:t>
      </w:r>
    </w:p>
    <w:p w14:paraId="3F665861" w14:textId="77777777" w:rsidR="00E00423" w:rsidRDefault="00E00423" w:rsidP="00E00423">
      <w:pPr>
        <w:pStyle w:val="ad"/>
        <w:jc w:val="center"/>
        <w:rPr>
          <w:ins w:id="1272" w:author="USER" w:date="2024-03-15T11:03:00Z"/>
        </w:rPr>
      </w:pPr>
    </w:p>
    <w:p w14:paraId="5963D99D" w14:textId="70C680CF" w:rsidR="00411210" w:rsidRDefault="00411210">
      <w:pPr>
        <w:spacing w:after="0" w:line="240" w:lineRule="auto"/>
        <w:jc w:val="left"/>
        <w:rPr>
          <w:ins w:id="1273" w:author="USER" w:date="2024-03-28T00:17:00Z"/>
        </w:rPr>
      </w:pPr>
      <w:ins w:id="1274" w:author="USER" w:date="2024-03-28T00:17:00Z">
        <w:r>
          <w:br w:type="page"/>
        </w:r>
      </w:ins>
    </w:p>
    <w:p w14:paraId="6CB41320" w14:textId="07A20F1B" w:rsidR="00252AD4" w:rsidRDefault="008F5E91" w:rsidP="00082FFA">
      <w:ins w:id="1275" w:author="USER" w:date="2024-03-28T18:22:00Z">
        <w:r>
          <w:rPr>
            <w:noProof/>
          </w:rPr>
          <w:lastRenderedPageBreak/>
          <w:drawing>
            <wp:inline distT="0" distB="0" distL="0" distR="0" wp14:anchorId="0A697313" wp14:editId="3737ED63">
              <wp:extent cx="5969069" cy="5627124"/>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969069" cy="5627124"/>
                      </a:xfrm>
                      <a:prstGeom prst="rect">
                        <a:avLst/>
                      </a:prstGeom>
                      <a:noFill/>
                      <a:ln>
                        <a:noFill/>
                      </a:ln>
                    </pic:spPr>
                  </pic:pic>
                </a:graphicData>
              </a:graphic>
            </wp:inline>
          </w:drawing>
        </w:r>
      </w:ins>
      <w:bookmarkStart w:id="1276" w:name="_GoBack"/>
      <w:bookmarkEnd w:id="1276"/>
      <w:ins w:id="1277" w:author="Greenblue" w:date="2024-02-13T18:15:00Z">
        <w:del w:id="1278" w:author="USER" w:date="2024-03-28T00:17:00Z">
          <w:r w:rsidR="006D7DF3" w:rsidDel="00411210">
            <w:rPr>
              <w:noProof/>
            </w:rPr>
            <w:drawing>
              <wp:inline distT="0" distB="0" distL="0" distR="0" wp14:anchorId="3A41BA08" wp14:editId="3BC77E4C">
                <wp:extent cx="5748655" cy="7091842"/>
                <wp:effectExtent l="0" t="0" r="444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48655" cy="7091842"/>
                        </a:xfrm>
                        <a:prstGeom prst="rect">
                          <a:avLst/>
                        </a:prstGeom>
                        <a:noFill/>
                        <a:ln>
                          <a:noFill/>
                        </a:ln>
                      </pic:spPr>
                    </pic:pic>
                  </a:graphicData>
                </a:graphic>
              </wp:inline>
            </w:drawing>
          </w:r>
        </w:del>
      </w:ins>
      <w:ins w:id="1279" w:author="Harin Oh" w:date="2023-11-30T10:16:00Z">
        <w:del w:id="1280" w:author="Greenblue" w:date="2024-02-13T18:15:00Z">
          <w:r w:rsidR="006D7DF3">
            <w:rPr>
              <w:noProof/>
            </w:rPr>
            <w:drawing>
              <wp:inline distT="0" distB="0" distL="0" distR="0" wp14:anchorId="014EBD20" wp14:editId="233F681E">
                <wp:extent cx="5579745" cy="809434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l="1653" t="1942" r="1523" b="861"/>
                        <a:stretch>
                          <a:fillRect/>
                        </a:stretch>
                      </pic:blipFill>
                      <pic:spPr bwMode="auto">
                        <a:xfrm>
                          <a:off x="0" y="0"/>
                          <a:ext cx="5579745" cy="8094345"/>
                        </a:xfrm>
                        <a:prstGeom prst="rect">
                          <a:avLst/>
                        </a:prstGeom>
                        <a:noFill/>
                        <a:ln>
                          <a:noFill/>
                        </a:ln>
                      </pic:spPr>
                    </pic:pic>
                  </a:graphicData>
                </a:graphic>
              </wp:inline>
            </w:drawing>
          </w:r>
        </w:del>
      </w:ins>
      <w:del w:id="1281" w:author="Harin Oh" w:date="2023-11-30T10:16:00Z">
        <w:r w:rsidR="006D7DF3">
          <w:rPr>
            <w:noProof/>
          </w:rPr>
          <w:drawing>
            <wp:inline distT="0" distB="0" distL="0" distR="0" wp14:anchorId="2E4EA353" wp14:editId="30713A78">
              <wp:extent cx="5774055" cy="765365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4055" cy="7653655"/>
                      </a:xfrm>
                      <a:prstGeom prst="rect">
                        <a:avLst/>
                      </a:prstGeom>
                      <a:noFill/>
                      <a:ln>
                        <a:noFill/>
                      </a:ln>
                    </pic:spPr>
                  </pic:pic>
                </a:graphicData>
              </a:graphic>
            </wp:inline>
          </w:drawing>
        </w:r>
      </w:del>
    </w:p>
    <w:p w14:paraId="037A6B73" w14:textId="75B9D919" w:rsidR="00A968B7" w:rsidDel="00082FFA" w:rsidRDefault="00252AD4" w:rsidP="00252AD4">
      <w:pPr>
        <w:pStyle w:val="ad"/>
        <w:jc w:val="center"/>
        <w:rPr>
          <w:del w:id="1282" w:author="USER" w:date="2024-03-15T11:04:00Z"/>
        </w:rPr>
      </w:pPr>
      <w:r>
        <w:t xml:space="preserve">Figure </w:t>
      </w:r>
      <w:r w:rsidR="006D5F84">
        <w:fldChar w:fldCharType="begin"/>
      </w:r>
      <w:r w:rsidR="006D5F84">
        <w:rPr>
          <w:b w:val="0"/>
        </w:rPr>
        <w:instrText xml:space="preserve"> STYLEREF 1 \s </w:instrText>
      </w:r>
      <w:r w:rsidR="006D5F84">
        <w:fldChar w:fldCharType="separate"/>
      </w:r>
      <w:r w:rsidR="00DF7FD4">
        <w:rPr>
          <w:noProof/>
        </w:rPr>
        <w:t>4</w:t>
      </w:r>
      <w:r w:rsidR="006D5F84">
        <w:rPr>
          <w:noProof/>
        </w:rPr>
        <w:fldChar w:fldCharType="end"/>
      </w:r>
      <w:r w:rsidR="007B0388">
        <w:noBreakHyphen/>
      </w:r>
      <w:r w:rsidR="006D5F84">
        <w:fldChar w:fldCharType="begin"/>
      </w:r>
      <w:r w:rsidR="006D5F84">
        <w:rPr>
          <w:b w:val="0"/>
        </w:rPr>
        <w:instrText xml:space="preserve"> SEQ Figure \* ARABIC \s 1 </w:instrText>
      </w:r>
      <w:r w:rsidR="006D5F84">
        <w:fldChar w:fldCharType="separate"/>
      </w:r>
      <w:r w:rsidR="00DF7FD4">
        <w:rPr>
          <w:noProof/>
        </w:rPr>
        <w:t>3</w:t>
      </w:r>
      <w:r w:rsidR="006D5F84">
        <w:rPr>
          <w:noProof/>
        </w:rPr>
        <w:fldChar w:fldCharType="end"/>
      </w:r>
      <w:r>
        <w:t xml:space="preserve"> </w:t>
      </w:r>
      <w:r w:rsidRPr="00B92A14">
        <w:t>S-128 Application Schema (complex attribute type)</w:t>
      </w:r>
    </w:p>
    <w:p w14:paraId="28EE2DE5" w14:textId="77777777" w:rsidR="00A968B7" w:rsidDel="00082FFA" w:rsidRDefault="00A968B7" w:rsidP="0059152F">
      <w:pPr>
        <w:pStyle w:val="aa"/>
        <w:spacing w:before="120"/>
        <w:rPr>
          <w:del w:id="1283" w:author="USER" w:date="2024-03-15T11:04:00Z"/>
          <w:rFonts w:eastAsia="맑은 고딕"/>
          <w:b/>
          <w:bCs/>
          <w:color w:val="FF0000"/>
        </w:rPr>
      </w:pPr>
    </w:p>
    <w:p w14:paraId="5162F7B6" w14:textId="59AA4692" w:rsidR="00252AD4" w:rsidRDefault="006D7DF3" w:rsidP="00082FFA">
      <w:pPr>
        <w:pStyle w:val="ad"/>
        <w:jc w:val="center"/>
      </w:pPr>
      <w:del w:id="1284" w:author="Greenblue" w:date="2024-02-13T18:15:00Z">
        <w:r>
          <w:rPr>
            <w:noProof/>
          </w:rPr>
          <w:drawing>
            <wp:inline distT="0" distB="0" distL="0" distR="0" wp14:anchorId="0A2FFCD5" wp14:editId="59E5A2FA">
              <wp:extent cx="5774055" cy="442785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4055" cy="4427855"/>
                      </a:xfrm>
                      <a:prstGeom prst="rect">
                        <a:avLst/>
                      </a:prstGeom>
                      <a:noFill/>
                      <a:ln>
                        <a:noFill/>
                      </a:ln>
                    </pic:spPr>
                  </pic:pic>
                </a:graphicData>
              </a:graphic>
            </wp:inline>
          </w:drawing>
        </w:r>
      </w:del>
    </w:p>
    <w:p w14:paraId="401E4534" w14:textId="6451BF52" w:rsidR="00411210" w:rsidRDefault="00411210">
      <w:pPr>
        <w:spacing w:after="0" w:line="240" w:lineRule="auto"/>
        <w:jc w:val="left"/>
        <w:rPr>
          <w:ins w:id="1285" w:author="USER" w:date="2024-03-28T00:17:00Z"/>
        </w:rPr>
      </w:pPr>
      <w:ins w:id="1286" w:author="USER" w:date="2024-03-28T00:17:00Z">
        <w:r>
          <w:br w:type="page"/>
        </w:r>
      </w:ins>
    </w:p>
    <w:p w14:paraId="2F25880E" w14:textId="5DCD437F" w:rsidR="00411210" w:rsidRDefault="008F5E91">
      <w:pPr>
        <w:spacing w:after="0" w:line="240" w:lineRule="auto"/>
        <w:jc w:val="left"/>
        <w:rPr>
          <w:ins w:id="1287" w:author="USER" w:date="2024-03-28T14:41:00Z"/>
          <w:rFonts w:eastAsiaTheme="minorEastAsia"/>
          <w:b/>
        </w:rPr>
      </w:pPr>
      <w:ins w:id="1288" w:author="USER" w:date="2024-03-28T18:22:00Z">
        <w:r>
          <w:rPr>
            <w:noProof/>
          </w:rPr>
          <w:lastRenderedPageBreak/>
          <w:drawing>
            <wp:inline distT="0" distB="0" distL="0" distR="0" wp14:anchorId="26A33921" wp14:editId="73903A6C">
              <wp:extent cx="5783815" cy="4545794"/>
              <wp:effectExtent l="0" t="0" r="7620" b="762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783815" cy="4545794"/>
                      </a:xfrm>
                      <a:prstGeom prst="rect">
                        <a:avLst/>
                      </a:prstGeom>
                      <a:noFill/>
                      <a:ln>
                        <a:noFill/>
                      </a:ln>
                    </pic:spPr>
                  </pic:pic>
                </a:graphicData>
              </a:graphic>
            </wp:inline>
          </w:drawing>
        </w:r>
      </w:ins>
    </w:p>
    <w:p w14:paraId="3AA3FDF1" w14:textId="5017ABCF" w:rsidR="002A0B3E" w:rsidRPr="00411210" w:rsidRDefault="002A0B3E">
      <w:pPr>
        <w:spacing w:after="0" w:line="240" w:lineRule="auto"/>
        <w:jc w:val="left"/>
        <w:rPr>
          <w:ins w:id="1289" w:author="USER" w:date="2024-03-28T00:17:00Z"/>
          <w:rFonts w:eastAsiaTheme="minorEastAsia"/>
          <w:b/>
        </w:rPr>
      </w:pPr>
    </w:p>
    <w:p w14:paraId="372DEB7A" w14:textId="14EC1640" w:rsidR="00252AD4" w:rsidRPr="00252AD4" w:rsidRDefault="006D7DF3" w:rsidP="00252AD4">
      <w:pPr>
        <w:pStyle w:val="ad"/>
        <w:jc w:val="center"/>
      </w:pPr>
      <w:ins w:id="1290" w:author="Greenblue" w:date="2024-02-13T18:15:00Z">
        <w:del w:id="1291" w:author="USER" w:date="2024-03-28T00:17:00Z">
          <w:r w:rsidDel="00411210">
            <w:rPr>
              <w:noProof/>
            </w:rPr>
            <w:drawing>
              <wp:inline distT="0" distB="0" distL="0" distR="0" wp14:anchorId="0802494F" wp14:editId="43354062">
                <wp:extent cx="5765800" cy="7239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5800" cy="7239000"/>
                        </a:xfrm>
                        <a:prstGeom prst="rect">
                          <a:avLst/>
                        </a:prstGeom>
                        <a:noFill/>
                        <a:ln>
                          <a:noFill/>
                        </a:ln>
                      </pic:spPr>
                    </pic:pic>
                  </a:graphicData>
                </a:graphic>
              </wp:inline>
            </w:drawing>
          </w:r>
        </w:del>
      </w:ins>
      <w:r w:rsidR="00252AD4">
        <w:t xml:space="preserve">Figure </w:t>
      </w:r>
      <w:fldSimple w:instr=" STYLEREF 1 \s ">
        <w:r w:rsidR="00DF7FD4">
          <w:rPr>
            <w:noProof/>
          </w:rPr>
          <w:t>4</w:t>
        </w:r>
      </w:fldSimple>
      <w:r w:rsidR="007B0388">
        <w:noBreakHyphen/>
      </w:r>
      <w:fldSimple w:instr=" SEQ Figure \* ARABIC \s 1 ">
        <w:r w:rsidR="00DF7FD4">
          <w:rPr>
            <w:noProof/>
          </w:rPr>
          <w:t>4</w:t>
        </w:r>
      </w:fldSimple>
      <w:r w:rsidR="00252AD4">
        <w:t xml:space="preserve"> </w:t>
      </w:r>
      <w:r w:rsidR="00252AD4" w:rsidRPr="00BD5E2E">
        <w:t>S-128 Application Schema (enumeration type)</w:t>
      </w:r>
    </w:p>
    <w:p w14:paraId="18462860" w14:textId="4DE13DB4" w:rsidR="00411210" w:rsidRDefault="00411210">
      <w:pPr>
        <w:spacing w:after="0" w:line="240" w:lineRule="auto"/>
        <w:jc w:val="left"/>
        <w:rPr>
          <w:ins w:id="1292" w:author="USER" w:date="2024-03-28T00:17:00Z"/>
        </w:rPr>
      </w:pPr>
      <w:ins w:id="1293" w:author="USER" w:date="2024-03-28T00:17:00Z">
        <w:r>
          <w:br w:type="page"/>
        </w:r>
      </w:ins>
    </w:p>
    <w:p w14:paraId="5508FA35" w14:textId="53FCCB47" w:rsidR="00830C78" w:rsidDel="00411210" w:rsidRDefault="00830C78" w:rsidP="00830C78">
      <w:pPr>
        <w:rPr>
          <w:del w:id="1294" w:author="USER" w:date="2024-03-28T00:17:00Z"/>
        </w:rPr>
      </w:pPr>
      <w:bookmarkStart w:id="1295" w:name="_Toc162544230"/>
      <w:bookmarkStart w:id="1296" w:name="_Toc170717200"/>
      <w:bookmarkEnd w:id="1295"/>
      <w:bookmarkEnd w:id="1296"/>
    </w:p>
    <w:p w14:paraId="314745BF" w14:textId="2AF3238F" w:rsidR="00596942" w:rsidRPr="0039076C" w:rsidRDefault="00313AE8" w:rsidP="00666E30">
      <w:pPr>
        <w:pStyle w:val="20"/>
      </w:pPr>
      <w:bookmarkStart w:id="1297" w:name="_Toc152232549"/>
      <w:bookmarkStart w:id="1298" w:name="_Toc170717201"/>
      <w:r>
        <w:t>F</w:t>
      </w:r>
      <w:r w:rsidR="00596942" w:rsidRPr="0039076C">
        <w:t>eature Catalogue</w:t>
      </w:r>
      <w:bookmarkEnd w:id="1169"/>
      <w:bookmarkEnd w:id="1170"/>
      <w:bookmarkEnd w:id="1297"/>
      <w:bookmarkEnd w:id="1298"/>
    </w:p>
    <w:p w14:paraId="164B8A61" w14:textId="276A6A89" w:rsidR="00E65251" w:rsidRDefault="00E65251" w:rsidP="00E03C76">
      <w:pPr>
        <w:pStyle w:val="30"/>
        <w:ind w:left="1418" w:hanging="1418"/>
      </w:pPr>
      <w:bookmarkStart w:id="1299" w:name="_Toc152232550"/>
      <w:bookmarkStart w:id="1300" w:name="_Toc170717202"/>
      <w:r>
        <w:rPr>
          <w:lang w:eastAsia="en-US"/>
        </w:rPr>
        <w:t>Introductio</w:t>
      </w:r>
      <w:r w:rsidR="00E03C76">
        <w:t>n</w:t>
      </w:r>
      <w:bookmarkEnd w:id="1299"/>
      <w:bookmarkEnd w:id="1300"/>
    </w:p>
    <w:p w14:paraId="0E98DD6E" w14:textId="02023CA4" w:rsidR="009E5EE1" w:rsidRDefault="009E5EE1" w:rsidP="009E5EE1">
      <w:r>
        <w:t>The Feature Catalogue describes the feature types, information types, attributes, attribute values,</w:t>
      </w:r>
      <w:r>
        <w:rPr>
          <w:spacing w:val="1"/>
        </w:rPr>
        <w:t xml:space="preserve"> </w:t>
      </w:r>
      <w:r>
        <w:t>associations and roles which may be used in the product. The S-128 Feature Catalogue is available in</w:t>
      </w:r>
      <w:r>
        <w:rPr>
          <w:spacing w:val="1"/>
        </w:rPr>
        <w:t xml:space="preserve"> </w:t>
      </w:r>
      <w:r>
        <w:t>an</w:t>
      </w:r>
      <w:r>
        <w:rPr>
          <w:spacing w:val="1"/>
        </w:rPr>
        <w:t xml:space="preserve"> </w:t>
      </w:r>
      <w:r>
        <w:t>XML</w:t>
      </w:r>
      <w:r>
        <w:rPr>
          <w:spacing w:val="1"/>
        </w:rPr>
        <w:t xml:space="preserve"> </w:t>
      </w:r>
      <w:r>
        <w:t>document</w:t>
      </w:r>
      <w:r>
        <w:rPr>
          <w:spacing w:val="1"/>
        </w:rPr>
        <w:t xml:space="preserve"> </w:t>
      </w:r>
      <w:r>
        <w:t>which</w:t>
      </w:r>
      <w:r>
        <w:rPr>
          <w:spacing w:val="1"/>
        </w:rPr>
        <w:t xml:space="preserve"> </w:t>
      </w:r>
      <w:r>
        <w:t>conforms</w:t>
      </w:r>
      <w:r>
        <w:rPr>
          <w:spacing w:val="1"/>
        </w:rPr>
        <w:t xml:space="preserve"> </w:t>
      </w:r>
      <w:r>
        <w:t>to</w:t>
      </w:r>
      <w:r>
        <w:rPr>
          <w:spacing w:val="1"/>
        </w:rPr>
        <w:t xml:space="preserve"> </w:t>
      </w:r>
      <w:r>
        <w:t>the</w:t>
      </w:r>
      <w:r>
        <w:rPr>
          <w:spacing w:val="1"/>
        </w:rPr>
        <w:t xml:space="preserve"> </w:t>
      </w:r>
      <w:r>
        <w:t>S-100</w:t>
      </w:r>
      <w:r>
        <w:rPr>
          <w:spacing w:val="1"/>
        </w:rPr>
        <w:t xml:space="preserve"> </w:t>
      </w:r>
      <w:r>
        <w:t>XML</w:t>
      </w:r>
      <w:r>
        <w:rPr>
          <w:spacing w:val="1"/>
        </w:rPr>
        <w:t xml:space="preserve"> </w:t>
      </w:r>
      <w:r>
        <w:t>Feature</w:t>
      </w:r>
      <w:r>
        <w:rPr>
          <w:spacing w:val="1"/>
        </w:rPr>
        <w:t xml:space="preserve"> </w:t>
      </w:r>
      <w:r>
        <w:t>Catalogue</w:t>
      </w:r>
      <w:r>
        <w:rPr>
          <w:spacing w:val="1"/>
        </w:rPr>
        <w:t xml:space="preserve"> </w:t>
      </w:r>
      <w:r>
        <w:t>Schema</w:t>
      </w:r>
      <w:r>
        <w:rPr>
          <w:spacing w:val="1"/>
        </w:rPr>
        <w:t xml:space="preserve"> </w:t>
      </w:r>
      <w:r>
        <w:t>and</w:t>
      </w:r>
      <w:r>
        <w:rPr>
          <w:spacing w:val="1"/>
        </w:rPr>
        <w:t xml:space="preserve"> </w:t>
      </w:r>
      <w:r>
        <w:t>can</w:t>
      </w:r>
      <w:r>
        <w:rPr>
          <w:spacing w:val="1"/>
        </w:rPr>
        <w:t xml:space="preserve"> </w:t>
      </w:r>
      <w:r>
        <w:t>be</w:t>
      </w:r>
      <w:r>
        <w:rPr>
          <w:spacing w:val="1"/>
        </w:rPr>
        <w:t xml:space="preserve"> </w:t>
      </w:r>
      <w:r>
        <w:t>downloaded from the IHO</w:t>
      </w:r>
      <w:r w:rsidR="00C01910">
        <w:t xml:space="preserve"> Geospatial Information Registry(https://registry.iho.int)</w:t>
      </w:r>
      <w:r>
        <w:t xml:space="preserve">. </w:t>
      </w:r>
    </w:p>
    <w:p w14:paraId="0EA91AC8" w14:textId="69747893" w:rsidR="000773A9" w:rsidRDefault="000773A9" w:rsidP="00E03C76">
      <w:pPr>
        <w:pStyle w:val="30"/>
        <w:ind w:left="1418" w:hanging="1418"/>
      </w:pPr>
      <w:bookmarkStart w:id="1301" w:name="_Toc152232551"/>
      <w:bookmarkStart w:id="1302" w:name="_Toc170717203"/>
      <w:r w:rsidRPr="00670C83">
        <w:t>Feature Type</w:t>
      </w:r>
      <w:bookmarkEnd w:id="1171"/>
      <w:bookmarkEnd w:id="1172"/>
      <w:r w:rsidR="00E03C76">
        <w:t>s</w:t>
      </w:r>
      <w:bookmarkEnd w:id="1301"/>
      <w:bookmarkEnd w:id="1302"/>
    </w:p>
    <w:p w14:paraId="21C2EF12" w14:textId="77777777" w:rsidR="006A522B" w:rsidRDefault="006A522B" w:rsidP="006A522B">
      <w:bookmarkStart w:id="1303" w:name="_Toc225648283"/>
      <w:bookmarkStart w:id="1304" w:name="_Toc225065140"/>
      <w:r>
        <w:t>Feature types contain descriptive attributes that characterize real-world entities. The word ‘feature’ may</w:t>
      </w:r>
      <w:r>
        <w:rPr>
          <w:spacing w:val="-54"/>
        </w:rPr>
        <w:t xml:space="preserve"> </w:t>
      </w:r>
      <w:r>
        <w:t>be</w:t>
      </w:r>
      <w:r>
        <w:rPr>
          <w:spacing w:val="-11"/>
        </w:rPr>
        <w:t xml:space="preserve"> </w:t>
      </w:r>
      <w:r>
        <w:t>used</w:t>
      </w:r>
      <w:r>
        <w:rPr>
          <w:spacing w:val="-7"/>
        </w:rPr>
        <w:t xml:space="preserve"> </w:t>
      </w:r>
      <w:r>
        <w:t>in</w:t>
      </w:r>
      <w:r>
        <w:rPr>
          <w:spacing w:val="-10"/>
        </w:rPr>
        <w:t xml:space="preserve"> </w:t>
      </w:r>
      <w:r>
        <w:t>one</w:t>
      </w:r>
      <w:r>
        <w:rPr>
          <w:spacing w:val="-10"/>
        </w:rPr>
        <w:t xml:space="preserve"> </w:t>
      </w:r>
      <w:r>
        <w:t>of</w:t>
      </w:r>
      <w:r>
        <w:rPr>
          <w:spacing w:val="-7"/>
        </w:rPr>
        <w:t xml:space="preserve"> </w:t>
      </w:r>
      <w:r>
        <w:t>two</w:t>
      </w:r>
      <w:r>
        <w:rPr>
          <w:spacing w:val="-10"/>
        </w:rPr>
        <w:t xml:space="preserve"> </w:t>
      </w:r>
      <w:r>
        <w:t>senses</w:t>
      </w:r>
      <w:r>
        <w:rPr>
          <w:spacing w:val="-6"/>
        </w:rPr>
        <w:t xml:space="preserve"> </w:t>
      </w:r>
      <w:r>
        <w:t>–</w:t>
      </w:r>
      <w:r>
        <w:rPr>
          <w:spacing w:val="-9"/>
        </w:rPr>
        <w:t xml:space="preserve"> </w:t>
      </w:r>
      <w:r>
        <w:t>feature</w:t>
      </w:r>
      <w:r>
        <w:rPr>
          <w:spacing w:val="-10"/>
        </w:rPr>
        <w:t xml:space="preserve"> </w:t>
      </w:r>
      <w:r>
        <w:t>type</w:t>
      </w:r>
      <w:r>
        <w:rPr>
          <w:spacing w:val="-9"/>
        </w:rPr>
        <w:t xml:space="preserve"> </w:t>
      </w:r>
      <w:r>
        <w:t>and</w:t>
      </w:r>
      <w:r>
        <w:rPr>
          <w:spacing w:val="-10"/>
        </w:rPr>
        <w:t xml:space="preserve"> </w:t>
      </w:r>
      <w:r>
        <w:t>feature</w:t>
      </w:r>
      <w:r>
        <w:rPr>
          <w:spacing w:val="-6"/>
        </w:rPr>
        <w:t xml:space="preserve"> </w:t>
      </w:r>
      <w:r>
        <w:t>instance.</w:t>
      </w:r>
      <w:r>
        <w:rPr>
          <w:spacing w:val="-9"/>
        </w:rPr>
        <w:t xml:space="preserve"> </w:t>
      </w:r>
      <w:r>
        <w:t>A</w:t>
      </w:r>
      <w:r>
        <w:rPr>
          <w:spacing w:val="-11"/>
        </w:rPr>
        <w:t xml:space="preserve"> </w:t>
      </w:r>
      <w:r>
        <w:t>feature</w:t>
      </w:r>
      <w:r>
        <w:rPr>
          <w:spacing w:val="-9"/>
        </w:rPr>
        <w:t xml:space="preserve"> </w:t>
      </w:r>
      <w:r>
        <w:t>type</w:t>
      </w:r>
      <w:r>
        <w:rPr>
          <w:spacing w:val="-9"/>
        </w:rPr>
        <w:t xml:space="preserve"> </w:t>
      </w:r>
      <w:r>
        <w:t>is</w:t>
      </w:r>
      <w:r>
        <w:rPr>
          <w:spacing w:val="-9"/>
        </w:rPr>
        <w:t xml:space="preserve"> </w:t>
      </w:r>
      <w:r>
        <w:t>a</w:t>
      </w:r>
      <w:r>
        <w:rPr>
          <w:spacing w:val="-7"/>
        </w:rPr>
        <w:t xml:space="preserve"> </w:t>
      </w:r>
      <w:r>
        <w:t>class</w:t>
      </w:r>
      <w:r>
        <w:rPr>
          <w:spacing w:val="-9"/>
        </w:rPr>
        <w:t xml:space="preserve"> </w:t>
      </w:r>
      <w:r>
        <w:t>and</w:t>
      </w:r>
      <w:r>
        <w:rPr>
          <w:spacing w:val="-9"/>
        </w:rPr>
        <w:t xml:space="preserve"> </w:t>
      </w:r>
      <w:r>
        <w:t>is</w:t>
      </w:r>
      <w:r>
        <w:rPr>
          <w:spacing w:val="-8"/>
        </w:rPr>
        <w:t xml:space="preserve"> </w:t>
      </w:r>
      <w:r>
        <w:t>defined</w:t>
      </w:r>
      <w:r>
        <w:rPr>
          <w:spacing w:val="-53"/>
        </w:rPr>
        <w:t xml:space="preserve"> </w:t>
      </w:r>
      <w:r>
        <w:t>in</w:t>
      </w:r>
      <w:r>
        <w:rPr>
          <w:spacing w:val="-8"/>
        </w:rPr>
        <w:t xml:space="preserve"> </w:t>
      </w:r>
      <w:r>
        <w:t>a</w:t>
      </w:r>
      <w:r>
        <w:rPr>
          <w:spacing w:val="-7"/>
        </w:rPr>
        <w:t xml:space="preserve"> </w:t>
      </w:r>
      <w:r>
        <w:t>Feature</w:t>
      </w:r>
      <w:r>
        <w:rPr>
          <w:spacing w:val="-4"/>
        </w:rPr>
        <w:t xml:space="preserve"> </w:t>
      </w:r>
      <w:r>
        <w:t>Catalogue.</w:t>
      </w:r>
      <w:r>
        <w:rPr>
          <w:spacing w:val="-6"/>
        </w:rPr>
        <w:t xml:space="preserve"> </w:t>
      </w:r>
      <w:r>
        <w:t>A</w:t>
      </w:r>
      <w:r>
        <w:rPr>
          <w:spacing w:val="-7"/>
        </w:rPr>
        <w:t xml:space="preserve"> </w:t>
      </w:r>
      <w:r>
        <w:t>feature</w:t>
      </w:r>
      <w:r>
        <w:rPr>
          <w:spacing w:val="-4"/>
        </w:rPr>
        <w:t xml:space="preserve"> </w:t>
      </w:r>
      <w:r>
        <w:t>instance</w:t>
      </w:r>
      <w:r>
        <w:rPr>
          <w:spacing w:val="-8"/>
        </w:rPr>
        <w:t xml:space="preserve"> </w:t>
      </w:r>
      <w:r>
        <w:t>is</w:t>
      </w:r>
      <w:r>
        <w:rPr>
          <w:spacing w:val="-6"/>
        </w:rPr>
        <w:t xml:space="preserve"> </w:t>
      </w:r>
      <w:r>
        <w:t>a</w:t>
      </w:r>
      <w:r>
        <w:rPr>
          <w:spacing w:val="-7"/>
        </w:rPr>
        <w:t xml:space="preserve"> </w:t>
      </w:r>
      <w:r>
        <w:t>single</w:t>
      </w:r>
      <w:r>
        <w:rPr>
          <w:spacing w:val="-8"/>
        </w:rPr>
        <w:t xml:space="preserve"> </w:t>
      </w:r>
      <w:r>
        <w:t>occurrence</w:t>
      </w:r>
      <w:r>
        <w:rPr>
          <w:spacing w:val="-7"/>
        </w:rPr>
        <w:t xml:space="preserve"> </w:t>
      </w:r>
      <w:r>
        <w:t>of</w:t>
      </w:r>
      <w:r>
        <w:rPr>
          <w:spacing w:val="-5"/>
        </w:rPr>
        <w:t xml:space="preserve"> </w:t>
      </w:r>
      <w:r>
        <w:t>the</w:t>
      </w:r>
      <w:r>
        <w:rPr>
          <w:spacing w:val="-8"/>
        </w:rPr>
        <w:t xml:space="preserve"> </w:t>
      </w:r>
      <w:r>
        <w:t>feature</w:t>
      </w:r>
      <w:r>
        <w:rPr>
          <w:spacing w:val="-7"/>
        </w:rPr>
        <w:t xml:space="preserve"> </w:t>
      </w:r>
      <w:r>
        <w:t>type</w:t>
      </w:r>
      <w:r>
        <w:rPr>
          <w:spacing w:val="-7"/>
        </w:rPr>
        <w:t xml:space="preserve"> </w:t>
      </w:r>
      <w:r>
        <w:t>and</w:t>
      </w:r>
      <w:r>
        <w:rPr>
          <w:spacing w:val="-8"/>
        </w:rPr>
        <w:t xml:space="preserve"> </w:t>
      </w:r>
      <w:r>
        <w:t>represented</w:t>
      </w:r>
      <w:r>
        <w:rPr>
          <w:spacing w:val="-7"/>
        </w:rPr>
        <w:t xml:space="preserve"> </w:t>
      </w:r>
      <w:r>
        <w:t>as</w:t>
      </w:r>
      <w:r>
        <w:rPr>
          <w:spacing w:val="-53"/>
        </w:rPr>
        <w:t xml:space="preserve"> </w:t>
      </w:r>
      <w:r>
        <w:t>an</w:t>
      </w:r>
      <w:r>
        <w:rPr>
          <w:spacing w:val="3"/>
        </w:rPr>
        <w:t xml:space="preserve"> </w:t>
      </w:r>
      <w:r>
        <w:t>object</w:t>
      </w:r>
      <w:r>
        <w:rPr>
          <w:spacing w:val="7"/>
        </w:rPr>
        <w:t xml:space="preserve"> </w:t>
      </w:r>
      <w:r>
        <w:t>in</w:t>
      </w:r>
      <w:r>
        <w:rPr>
          <w:spacing w:val="4"/>
        </w:rPr>
        <w:t xml:space="preserve"> </w:t>
      </w:r>
      <w:r>
        <w:t>a</w:t>
      </w:r>
      <w:r>
        <w:rPr>
          <w:spacing w:val="7"/>
        </w:rPr>
        <w:t xml:space="preserve"> </w:t>
      </w:r>
      <w:r>
        <w:t>dataset.</w:t>
      </w:r>
      <w:r>
        <w:rPr>
          <w:spacing w:val="4"/>
        </w:rPr>
        <w:t xml:space="preserve"> </w:t>
      </w:r>
      <w:r>
        <w:t>A</w:t>
      </w:r>
      <w:r>
        <w:rPr>
          <w:spacing w:val="3"/>
        </w:rPr>
        <w:t xml:space="preserve"> </w:t>
      </w:r>
      <w:r>
        <w:t>feature</w:t>
      </w:r>
      <w:r>
        <w:rPr>
          <w:spacing w:val="5"/>
        </w:rPr>
        <w:t xml:space="preserve"> </w:t>
      </w:r>
      <w:r>
        <w:t>instance</w:t>
      </w:r>
      <w:r>
        <w:rPr>
          <w:spacing w:val="7"/>
        </w:rPr>
        <w:t xml:space="preserve"> </w:t>
      </w:r>
      <w:r>
        <w:t>is</w:t>
      </w:r>
      <w:r>
        <w:rPr>
          <w:spacing w:val="5"/>
        </w:rPr>
        <w:t xml:space="preserve"> </w:t>
      </w:r>
      <w:r>
        <w:t>located</w:t>
      </w:r>
      <w:r>
        <w:rPr>
          <w:spacing w:val="7"/>
        </w:rPr>
        <w:t xml:space="preserve"> </w:t>
      </w:r>
      <w:r>
        <w:t>by</w:t>
      </w:r>
      <w:r>
        <w:rPr>
          <w:spacing w:val="4"/>
        </w:rPr>
        <w:t xml:space="preserve"> </w:t>
      </w:r>
      <w:r>
        <w:t>a</w:t>
      </w:r>
      <w:r>
        <w:rPr>
          <w:spacing w:val="4"/>
        </w:rPr>
        <w:t xml:space="preserve"> </w:t>
      </w:r>
      <w:r>
        <w:t>relationship</w:t>
      </w:r>
      <w:r>
        <w:rPr>
          <w:spacing w:val="5"/>
        </w:rPr>
        <w:t xml:space="preserve"> </w:t>
      </w:r>
      <w:r>
        <w:t>to</w:t>
      </w:r>
      <w:r>
        <w:rPr>
          <w:spacing w:val="5"/>
        </w:rPr>
        <w:t xml:space="preserve"> </w:t>
      </w:r>
      <w:r>
        <w:t>one</w:t>
      </w:r>
      <w:r>
        <w:rPr>
          <w:spacing w:val="3"/>
        </w:rPr>
        <w:t xml:space="preserve"> </w:t>
      </w:r>
      <w:r>
        <w:t>or</w:t>
      </w:r>
      <w:r>
        <w:rPr>
          <w:spacing w:val="6"/>
        </w:rPr>
        <w:t xml:space="preserve"> </w:t>
      </w:r>
      <w:r>
        <w:t>more</w:t>
      </w:r>
      <w:r>
        <w:rPr>
          <w:spacing w:val="5"/>
        </w:rPr>
        <w:t xml:space="preserve"> </w:t>
      </w:r>
      <w:r>
        <w:t>spatial</w:t>
      </w:r>
      <w:r>
        <w:rPr>
          <w:spacing w:val="5"/>
        </w:rPr>
        <w:t xml:space="preserve"> </w:t>
      </w:r>
      <w:r>
        <w:t>instances.</w:t>
      </w:r>
      <w:r>
        <w:rPr>
          <w:spacing w:val="-53"/>
        </w:rPr>
        <w:t xml:space="preserve"> </w:t>
      </w:r>
      <w:r>
        <w:t>A</w:t>
      </w:r>
      <w:r>
        <w:rPr>
          <w:spacing w:val="-2"/>
        </w:rPr>
        <w:t xml:space="preserve"> </w:t>
      </w:r>
      <w:r>
        <w:t>feature</w:t>
      </w:r>
      <w:r>
        <w:rPr>
          <w:spacing w:val="1"/>
        </w:rPr>
        <w:t xml:space="preserve"> </w:t>
      </w:r>
      <w:r>
        <w:t>instance</w:t>
      </w:r>
      <w:r>
        <w:rPr>
          <w:spacing w:val="-1"/>
        </w:rPr>
        <w:t xml:space="preserve"> </w:t>
      </w:r>
      <w:r>
        <w:t>may</w:t>
      </w:r>
      <w:r>
        <w:rPr>
          <w:spacing w:val="-4"/>
        </w:rPr>
        <w:t xml:space="preserve"> </w:t>
      </w:r>
      <w:r>
        <w:t>exist</w:t>
      </w:r>
      <w:r>
        <w:rPr>
          <w:spacing w:val="-1"/>
        </w:rPr>
        <w:t xml:space="preserve"> </w:t>
      </w:r>
      <w:r>
        <w:t>without</w:t>
      </w:r>
      <w:r>
        <w:rPr>
          <w:spacing w:val="-1"/>
        </w:rPr>
        <w:t xml:space="preserve"> </w:t>
      </w:r>
      <w:r>
        <w:t>referencing a</w:t>
      </w:r>
      <w:r>
        <w:rPr>
          <w:spacing w:val="-1"/>
        </w:rPr>
        <w:t xml:space="preserve"> </w:t>
      </w:r>
      <w:r>
        <w:t>spatial</w:t>
      </w:r>
      <w:r>
        <w:rPr>
          <w:spacing w:val="-2"/>
        </w:rPr>
        <w:t xml:space="preserve"> </w:t>
      </w:r>
      <w:r>
        <w:t>instance.</w:t>
      </w:r>
    </w:p>
    <w:p w14:paraId="110904E8" w14:textId="77777777" w:rsidR="00833E38" w:rsidRPr="008233BF" w:rsidRDefault="00833E38" w:rsidP="00972855">
      <w:pPr>
        <w:pStyle w:val="41"/>
        <w:ind w:left="1064" w:right="200"/>
        <w:rPr>
          <w:rFonts w:eastAsia="Times New Roman"/>
          <w:lang w:eastAsia="en-US"/>
        </w:rPr>
      </w:pPr>
      <w:r>
        <w:t xml:space="preserve">Geographic </w:t>
      </w:r>
    </w:p>
    <w:p w14:paraId="07AB6654" w14:textId="77777777" w:rsidR="006A522B" w:rsidRDefault="006A522B" w:rsidP="006A522B">
      <w:r>
        <w:t>Geographic</w:t>
      </w:r>
      <w:r>
        <w:rPr>
          <w:spacing w:val="-2"/>
        </w:rPr>
        <w:t xml:space="preserve"> </w:t>
      </w:r>
      <w:r>
        <w:t>(Geo)</w:t>
      </w:r>
      <w:r>
        <w:rPr>
          <w:spacing w:val="-2"/>
        </w:rPr>
        <w:t xml:space="preserve"> </w:t>
      </w:r>
      <w:r>
        <w:t>feature</w:t>
      </w:r>
      <w:r>
        <w:rPr>
          <w:spacing w:val="-2"/>
        </w:rPr>
        <w:t xml:space="preserve"> </w:t>
      </w:r>
      <w:r>
        <w:t>types</w:t>
      </w:r>
      <w:r>
        <w:rPr>
          <w:spacing w:val="-2"/>
        </w:rPr>
        <w:t xml:space="preserve"> </w:t>
      </w:r>
      <w:r>
        <w:t>carry</w:t>
      </w:r>
      <w:r>
        <w:rPr>
          <w:spacing w:val="-4"/>
        </w:rPr>
        <w:t xml:space="preserve"> </w:t>
      </w:r>
      <w:r>
        <w:t>the descriptive</w:t>
      </w:r>
      <w:r>
        <w:rPr>
          <w:spacing w:val="-3"/>
        </w:rPr>
        <w:t xml:space="preserve"> </w:t>
      </w:r>
      <w:r>
        <w:t>characteristics</w:t>
      </w:r>
      <w:r>
        <w:rPr>
          <w:spacing w:val="-2"/>
        </w:rPr>
        <w:t xml:space="preserve"> </w:t>
      </w:r>
      <w:r>
        <w:t>of a</w:t>
      </w:r>
      <w:r>
        <w:rPr>
          <w:spacing w:val="-3"/>
        </w:rPr>
        <w:t xml:space="preserve"> </w:t>
      </w:r>
      <w:r>
        <w:t>real</w:t>
      </w:r>
      <w:r>
        <w:rPr>
          <w:spacing w:val="-2"/>
        </w:rPr>
        <w:t xml:space="preserve"> </w:t>
      </w:r>
      <w:r>
        <w:t>world</w:t>
      </w:r>
      <w:r>
        <w:rPr>
          <w:spacing w:val="-2"/>
        </w:rPr>
        <w:t xml:space="preserve"> </w:t>
      </w:r>
      <w:r>
        <w:t>entity.</w:t>
      </w:r>
    </w:p>
    <w:p w14:paraId="09AA53B5" w14:textId="77777777" w:rsidR="000773A9" w:rsidRPr="008233BF" w:rsidRDefault="00833E38" w:rsidP="00972855">
      <w:pPr>
        <w:pStyle w:val="41"/>
        <w:ind w:left="1064" w:right="200"/>
      </w:pPr>
      <w:r>
        <w:t xml:space="preserve">Meta </w:t>
      </w:r>
      <w:bookmarkEnd w:id="1303"/>
      <w:bookmarkEnd w:id="1304"/>
      <w:r w:rsidR="0060525E">
        <w:t xml:space="preserve"> </w:t>
      </w:r>
    </w:p>
    <w:p w14:paraId="26033696" w14:textId="77777777" w:rsidR="006A522B" w:rsidRDefault="006A522B" w:rsidP="006A522B">
      <w:bookmarkStart w:id="1305" w:name="_Toc225648285"/>
      <w:bookmarkStart w:id="1306" w:name="_Toc225065142"/>
      <w:r>
        <w:t>Meta features contain information about other features within a data set. Information defined by meta</w:t>
      </w:r>
      <w:r>
        <w:rPr>
          <w:spacing w:val="1"/>
        </w:rPr>
        <w:t xml:space="preserve"> </w:t>
      </w:r>
      <w:r>
        <w:t>features</w:t>
      </w:r>
      <w:r>
        <w:rPr>
          <w:spacing w:val="1"/>
        </w:rPr>
        <w:t xml:space="preserve"> </w:t>
      </w:r>
      <w:r>
        <w:t>override</w:t>
      </w:r>
      <w:r>
        <w:rPr>
          <w:spacing w:val="1"/>
        </w:rPr>
        <w:t xml:space="preserve"> </w:t>
      </w:r>
      <w:r>
        <w:t>the</w:t>
      </w:r>
      <w:r>
        <w:rPr>
          <w:spacing w:val="1"/>
        </w:rPr>
        <w:t xml:space="preserve"> </w:t>
      </w:r>
      <w:r>
        <w:t>default</w:t>
      </w:r>
      <w:r>
        <w:rPr>
          <w:spacing w:val="1"/>
        </w:rPr>
        <w:t xml:space="preserve"> </w:t>
      </w:r>
      <w:r>
        <w:t>metadata</w:t>
      </w:r>
      <w:r>
        <w:rPr>
          <w:spacing w:val="1"/>
        </w:rPr>
        <w:t xml:space="preserve"> </w:t>
      </w:r>
      <w:r>
        <w:t>values</w:t>
      </w:r>
      <w:r>
        <w:rPr>
          <w:spacing w:val="1"/>
        </w:rPr>
        <w:t xml:space="preserve"> </w:t>
      </w:r>
      <w:r>
        <w:t>defined</w:t>
      </w:r>
      <w:r>
        <w:rPr>
          <w:spacing w:val="1"/>
        </w:rPr>
        <w:t xml:space="preserve"> </w:t>
      </w:r>
      <w:r>
        <w:t>by the</w:t>
      </w:r>
      <w:r>
        <w:rPr>
          <w:spacing w:val="1"/>
        </w:rPr>
        <w:t xml:space="preserve"> </w:t>
      </w:r>
      <w:r>
        <w:t>data</w:t>
      </w:r>
      <w:r>
        <w:rPr>
          <w:spacing w:val="1"/>
        </w:rPr>
        <w:t xml:space="preserve"> </w:t>
      </w:r>
      <w:r>
        <w:t>set</w:t>
      </w:r>
      <w:r>
        <w:rPr>
          <w:spacing w:val="1"/>
        </w:rPr>
        <w:t xml:space="preserve"> </w:t>
      </w:r>
      <w:r>
        <w:t>descriptive</w:t>
      </w:r>
      <w:r>
        <w:rPr>
          <w:spacing w:val="1"/>
        </w:rPr>
        <w:t xml:space="preserve"> </w:t>
      </w:r>
      <w:r>
        <w:t>records.</w:t>
      </w:r>
      <w:r>
        <w:rPr>
          <w:spacing w:val="1"/>
        </w:rPr>
        <w:t xml:space="preserve"> </w:t>
      </w:r>
      <w:r>
        <w:t>Meta</w:t>
      </w:r>
      <w:r>
        <w:rPr>
          <w:spacing w:val="-53"/>
        </w:rPr>
        <w:t xml:space="preserve"> </w:t>
      </w:r>
      <w:r>
        <w:t>attribution</w:t>
      </w:r>
      <w:r>
        <w:rPr>
          <w:spacing w:val="-2"/>
        </w:rPr>
        <w:t xml:space="preserve"> </w:t>
      </w:r>
      <w:r>
        <w:t>on</w:t>
      </w:r>
      <w:r>
        <w:rPr>
          <w:spacing w:val="1"/>
        </w:rPr>
        <w:t xml:space="preserve"> </w:t>
      </w:r>
      <w:r>
        <w:t>individual features</w:t>
      </w:r>
      <w:r>
        <w:rPr>
          <w:spacing w:val="1"/>
        </w:rPr>
        <w:t xml:space="preserve"> </w:t>
      </w:r>
      <w:r>
        <w:t>overrides</w:t>
      </w:r>
      <w:r>
        <w:rPr>
          <w:spacing w:val="2"/>
        </w:rPr>
        <w:t xml:space="preserve"> </w:t>
      </w:r>
      <w:r>
        <w:t>attribution on</w:t>
      </w:r>
      <w:r>
        <w:rPr>
          <w:spacing w:val="-1"/>
        </w:rPr>
        <w:t xml:space="preserve"> </w:t>
      </w:r>
      <w:r>
        <w:t>meta</w:t>
      </w:r>
      <w:r>
        <w:rPr>
          <w:spacing w:val="-1"/>
        </w:rPr>
        <w:t xml:space="preserve"> </w:t>
      </w:r>
      <w:r>
        <w:t>features.</w:t>
      </w:r>
    </w:p>
    <w:p w14:paraId="406126D9" w14:textId="5F15A69D" w:rsidR="001056D7" w:rsidRDefault="00AC61F9" w:rsidP="00E03C76">
      <w:pPr>
        <w:pStyle w:val="30"/>
        <w:ind w:left="1418" w:hanging="1418"/>
      </w:pPr>
      <w:bookmarkStart w:id="1307" w:name="_Toc152232552"/>
      <w:bookmarkStart w:id="1308" w:name="_Toc170717204"/>
      <w:r>
        <w:t>Feature Relationship</w:t>
      </w:r>
      <w:bookmarkEnd w:id="1307"/>
      <w:bookmarkEnd w:id="1308"/>
    </w:p>
    <w:bookmarkEnd w:id="1305"/>
    <w:bookmarkEnd w:id="1306"/>
    <w:p w14:paraId="58269A6B" w14:textId="579E2C80" w:rsidR="00BD0CC1" w:rsidRPr="00CD0A4E" w:rsidRDefault="006A522B" w:rsidP="00CD0A4E">
      <w:r>
        <w:t>A</w:t>
      </w:r>
      <w:r>
        <w:rPr>
          <w:spacing w:val="-11"/>
        </w:rPr>
        <w:t xml:space="preserve"> </w:t>
      </w:r>
      <w:r>
        <w:t>feature</w:t>
      </w:r>
      <w:r>
        <w:rPr>
          <w:spacing w:val="-9"/>
        </w:rPr>
        <w:t xml:space="preserve"> </w:t>
      </w:r>
      <w:r>
        <w:t>relationship</w:t>
      </w:r>
      <w:r>
        <w:rPr>
          <w:spacing w:val="-9"/>
        </w:rPr>
        <w:t xml:space="preserve"> </w:t>
      </w:r>
      <w:r>
        <w:t>links</w:t>
      </w:r>
      <w:r>
        <w:rPr>
          <w:spacing w:val="-8"/>
        </w:rPr>
        <w:t xml:space="preserve"> </w:t>
      </w:r>
      <w:r>
        <w:t>instances</w:t>
      </w:r>
      <w:r>
        <w:rPr>
          <w:spacing w:val="-9"/>
        </w:rPr>
        <w:t xml:space="preserve"> </w:t>
      </w:r>
      <w:r>
        <w:t>of</w:t>
      </w:r>
      <w:r>
        <w:rPr>
          <w:spacing w:val="-7"/>
        </w:rPr>
        <w:t xml:space="preserve"> </w:t>
      </w:r>
      <w:r>
        <w:t>one</w:t>
      </w:r>
      <w:r>
        <w:rPr>
          <w:spacing w:val="-9"/>
        </w:rPr>
        <w:t xml:space="preserve"> </w:t>
      </w:r>
      <w:r>
        <w:t>feature</w:t>
      </w:r>
      <w:r>
        <w:rPr>
          <w:spacing w:val="-9"/>
        </w:rPr>
        <w:t xml:space="preserve"> </w:t>
      </w:r>
      <w:r>
        <w:t>type</w:t>
      </w:r>
      <w:r>
        <w:rPr>
          <w:spacing w:val="-9"/>
        </w:rPr>
        <w:t xml:space="preserve"> </w:t>
      </w:r>
      <w:r>
        <w:t>with</w:t>
      </w:r>
      <w:r>
        <w:rPr>
          <w:spacing w:val="-8"/>
        </w:rPr>
        <w:t xml:space="preserve"> </w:t>
      </w:r>
      <w:r>
        <w:t>instances</w:t>
      </w:r>
      <w:r>
        <w:rPr>
          <w:spacing w:val="-8"/>
        </w:rPr>
        <w:t xml:space="preserve"> </w:t>
      </w:r>
      <w:r>
        <w:t>of</w:t>
      </w:r>
      <w:r>
        <w:rPr>
          <w:spacing w:val="-7"/>
        </w:rPr>
        <w:t xml:space="preserve"> </w:t>
      </w:r>
      <w:r>
        <w:t>the</w:t>
      </w:r>
      <w:r>
        <w:rPr>
          <w:spacing w:val="-10"/>
        </w:rPr>
        <w:t xml:space="preserve"> </w:t>
      </w:r>
      <w:r>
        <w:t>same</w:t>
      </w:r>
      <w:r>
        <w:rPr>
          <w:spacing w:val="-10"/>
        </w:rPr>
        <w:t xml:space="preserve"> </w:t>
      </w:r>
      <w:r>
        <w:t>or</w:t>
      </w:r>
      <w:r>
        <w:rPr>
          <w:spacing w:val="-8"/>
        </w:rPr>
        <w:t xml:space="preserve"> </w:t>
      </w:r>
      <w:r>
        <w:t>a</w:t>
      </w:r>
      <w:r>
        <w:rPr>
          <w:spacing w:val="-9"/>
        </w:rPr>
        <w:t xml:space="preserve"> </w:t>
      </w:r>
      <w:r>
        <w:t>different</w:t>
      </w:r>
      <w:r>
        <w:rPr>
          <w:spacing w:val="-9"/>
        </w:rPr>
        <w:t xml:space="preserve"> </w:t>
      </w:r>
      <w:r>
        <w:t>feature</w:t>
      </w:r>
      <w:r>
        <w:rPr>
          <w:spacing w:val="-53"/>
        </w:rPr>
        <w:t xml:space="preserve"> </w:t>
      </w:r>
      <w:r>
        <w:t>type.</w:t>
      </w:r>
    </w:p>
    <w:p w14:paraId="5BFEEC29" w14:textId="3B29490C" w:rsidR="00536BE2" w:rsidRPr="00FA703D" w:rsidRDefault="00536BE2" w:rsidP="00E03C76">
      <w:pPr>
        <w:pStyle w:val="30"/>
        <w:ind w:left="1418" w:hanging="1418"/>
      </w:pPr>
      <w:bookmarkStart w:id="1309" w:name="_Toc152232553"/>
      <w:bookmarkStart w:id="1310" w:name="_Toc170717205"/>
      <w:bookmarkStart w:id="1311" w:name="_Toc225648292"/>
      <w:bookmarkStart w:id="1312" w:name="_Toc225065149"/>
      <w:r w:rsidRPr="00FA703D">
        <w:rPr>
          <w:lang w:eastAsia="en-US"/>
        </w:rPr>
        <w:t>Information Type</w:t>
      </w:r>
      <w:r w:rsidR="00E03C76">
        <w:rPr>
          <w:lang w:eastAsia="en-US"/>
        </w:rPr>
        <w:t>s</w:t>
      </w:r>
      <w:bookmarkEnd w:id="1309"/>
      <w:bookmarkEnd w:id="1310"/>
    </w:p>
    <w:p w14:paraId="157EBDE4" w14:textId="77777777" w:rsidR="00CD0A4E" w:rsidRDefault="00CD0A4E" w:rsidP="00CD0A4E">
      <w:r>
        <w:t>Information types are identifiable pieces of information in a dataset that can be shared between other</w:t>
      </w:r>
      <w:r>
        <w:rPr>
          <w:spacing w:val="1"/>
        </w:rPr>
        <w:t xml:space="preserve"> </w:t>
      </w:r>
      <w:r>
        <w:rPr>
          <w:w w:val="95"/>
        </w:rPr>
        <w:t>features. They have attributes but have no relationship to any geometry; information types may reference</w:t>
      </w:r>
      <w:r>
        <w:rPr>
          <w:spacing w:val="1"/>
          <w:w w:val="95"/>
        </w:rPr>
        <w:t xml:space="preserve"> </w:t>
      </w:r>
      <w:r>
        <w:t>other</w:t>
      </w:r>
      <w:r>
        <w:rPr>
          <w:spacing w:val="1"/>
        </w:rPr>
        <w:t xml:space="preserve"> </w:t>
      </w:r>
      <w:r>
        <w:t>information</w:t>
      </w:r>
      <w:r>
        <w:rPr>
          <w:spacing w:val="-1"/>
        </w:rPr>
        <w:t xml:space="preserve"> </w:t>
      </w:r>
      <w:r>
        <w:t>types.</w:t>
      </w:r>
    </w:p>
    <w:p w14:paraId="49D5658D" w14:textId="54EBE74F" w:rsidR="000773A9" w:rsidRDefault="000773A9" w:rsidP="00E03C76">
      <w:pPr>
        <w:pStyle w:val="30"/>
        <w:ind w:left="1418" w:hanging="1418"/>
      </w:pPr>
      <w:bookmarkStart w:id="1313" w:name="_Toc152232554"/>
      <w:bookmarkStart w:id="1314" w:name="_Toc170717206"/>
      <w:r w:rsidRPr="00670C83">
        <w:rPr>
          <w:lang w:eastAsia="en-US"/>
        </w:rPr>
        <w:t>Attributes</w:t>
      </w:r>
      <w:bookmarkEnd w:id="1311"/>
      <w:bookmarkEnd w:id="1312"/>
      <w:bookmarkEnd w:id="1313"/>
      <w:bookmarkEnd w:id="1314"/>
    </w:p>
    <w:p w14:paraId="7E4401F6" w14:textId="77777777" w:rsidR="00CD0A4E" w:rsidRDefault="00CD0A4E" w:rsidP="00CD0A4E">
      <w:r>
        <w:t>S-128</w:t>
      </w:r>
      <w:r>
        <w:rPr>
          <w:spacing w:val="-2"/>
        </w:rPr>
        <w:t xml:space="preserve"> </w:t>
      </w:r>
      <w:r>
        <w:t>defines</w:t>
      </w:r>
      <w:r>
        <w:rPr>
          <w:spacing w:val="-2"/>
        </w:rPr>
        <w:t xml:space="preserve"> </w:t>
      </w:r>
      <w:r>
        <w:t>attributes</w:t>
      </w:r>
      <w:r>
        <w:rPr>
          <w:spacing w:val="-2"/>
        </w:rPr>
        <w:t xml:space="preserve"> </w:t>
      </w:r>
      <w:r>
        <w:t>as either</w:t>
      </w:r>
      <w:r>
        <w:rPr>
          <w:spacing w:val="-3"/>
        </w:rPr>
        <w:t xml:space="preserve"> </w:t>
      </w:r>
      <w:r>
        <w:t>simple</w:t>
      </w:r>
      <w:r>
        <w:rPr>
          <w:spacing w:val="-3"/>
        </w:rPr>
        <w:t xml:space="preserve"> </w:t>
      </w:r>
      <w:r>
        <w:t>or</w:t>
      </w:r>
      <w:r>
        <w:rPr>
          <w:spacing w:val="-2"/>
        </w:rPr>
        <w:t xml:space="preserve"> </w:t>
      </w:r>
      <w:r>
        <w:t>complex.</w:t>
      </w:r>
    </w:p>
    <w:p w14:paraId="5F5C83C7" w14:textId="77777777" w:rsidR="00735E3F" w:rsidRDefault="000854BF" w:rsidP="00972855">
      <w:pPr>
        <w:pStyle w:val="41"/>
        <w:ind w:left="1064" w:right="200"/>
      </w:pPr>
      <w:r>
        <w:t>Simple Attributes</w:t>
      </w:r>
    </w:p>
    <w:p w14:paraId="78BF2F72" w14:textId="0256A71D" w:rsidR="00CD0A4E" w:rsidRDefault="00CD0A4E" w:rsidP="00CD0A4E">
      <w:pPr>
        <w:rPr>
          <w:ins w:id="1315" w:author="USER" w:date="2024-03-15T11:06:00Z"/>
        </w:rPr>
      </w:pPr>
      <w:r>
        <w:t>S-128</w:t>
      </w:r>
      <w:r>
        <w:rPr>
          <w:spacing w:val="-1"/>
        </w:rPr>
        <w:t xml:space="preserve"> </w:t>
      </w:r>
      <w:r>
        <w:t>uses</w:t>
      </w:r>
      <w:r>
        <w:rPr>
          <w:spacing w:val="-2"/>
        </w:rPr>
        <w:t xml:space="preserve"> </w:t>
      </w:r>
      <w:ins w:id="1316" w:author="Greenblue" w:date="2024-09-10T13:43:00Z">
        <w:r w:rsidR="003C6D01">
          <w:t>eleven</w:t>
        </w:r>
      </w:ins>
      <w:del w:id="1317" w:author="Greenblue" w:date="2024-09-10T13:43:00Z">
        <w:r w:rsidDel="003C6D01">
          <w:delText>ten</w:delText>
        </w:r>
      </w:del>
      <w:r>
        <w:rPr>
          <w:spacing w:val="-2"/>
        </w:rPr>
        <w:t xml:space="preserve"> </w:t>
      </w:r>
      <w:r>
        <w:t>types</w:t>
      </w:r>
      <w:r>
        <w:rPr>
          <w:spacing w:val="-2"/>
        </w:rPr>
        <w:t xml:space="preserve"> </w:t>
      </w:r>
      <w:r>
        <w:t>of simple</w:t>
      </w:r>
      <w:r>
        <w:rPr>
          <w:spacing w:val="-3"/>
        </w:rPr>
        <w:t xml:space="preserve"> </w:t>
      </w:r>
      <w:r>
        <w:t>attributes;</w:t>
      </w:r>
      <w:r>
        <w:rPr>
          <w:spacing w:val="-2"/>
        </w:rPr>
        <w:t xml:space="preserve"> </w:t>
      </w:r>
      <w:r>
        <w:t>they</w:t>
      </w:r>
      <w:r>
        <w:rPr>
          <w:spacing w:val="-4"/>
        </w:rPr>
        <w:t xml:space="preserve"> </w:t>
      </w:r>
      <w:r>
        <w:t>are listed</w:t>
      </w:r>
      <w:r>
        <w:rPr>
          <w:spacing w:val="-2"/>
        </w:rPr>
        <w:t xml:space="preserve"> </w:t>
      </w:r>
      <w:r>
        <w:t>in</w:t>
      </w:r>
      <w:r>
        <w:rPr>
          <w:spacing w:val="-3"/>
        </w:rPr>
        <w:t xml:space="preserve"> </w:t>
      </w:r>
      <w:r>
        <w:t>the</w:t>
      </w:r>
      <w:r>
        <w:rPr>
          <w:spacing w:val="3"/>
        </w:rPr>
        <w:t xml:space="preserve"> </w:t>
      </w:r>
      <w:r w:rsidR="002A4496">
        <w:fldChar w:fldCharType="begin"/>
      </w:r>
      <w:r w:rsidR="002A4496">
        <w:rPr>
          <w:spacing w:val="3"/>
        </w:rPr>
        <w:instrText xml:space="preserve"> REF _Ref148221714 \h </w:instrText>
      </w:r>
      <w:r w:rsidR="002A4496">
        <w:fldChar w:fldCharType="separate"/>
      </w:r>
      <w:r w:rsidR="00DF7FD4">
        <w:t xml:space="preserve">Table </w:t>
      </w:r>
      <w:r w:rsidR="00DF7FD4">
        <w:rPr>
          <w:noProof/>
        </w:rPr>
        <w:t>4</w:t>
      </w:r>
      <w:r w:rsidR="00DF7FD4">
        <w:noBreakHyphen/>
      </w:r>
      <w:r w:rsidR="00DF7FD4">
        <w:rPr>
          <w:noProof/>
        </w:rPr>
        <w:t>1</w:t>
      </w:r>
      <w:r w:rsidR="002A4496">
        <w:fldChar w:fldCharType="end"/>
      </w:r>
      <w:r w:rsidR="002A4496">
        <w:t xml:space="preserve"> </w:t>
      </w:r>
      <w:r>
        <w:t>below.</w:t>
      </w:r>
    </w:p>
    <w:p w14:paraId="79228A52" w14:textId="3D215CB5" w:rsidR="00082FFA" w:rsidRDefault="00082FFA" w:rsidP="00CD0A4E">
      <w:pPr>
        <w:rPr>
          <w:ins w:id="1318" w:author="USER" w:date="2024-03-15T11:06:00Z"/>
          <w:rFonts w:eastAsiaTheme="minorEastAsia"/>
        </w:rPr>
      </w:pPr>
    </w:p>
    <w:p w14:paraId="43EE5B67" w14:textId="04F15BFF" w:rsidR="00082FFA" w:rsidRDefault="00082FFA" w:rsidP="00CD0A4E">
      <w:pPr>
        <w:rPr>
          <w:ins w:id="1319" w:author="USER" w:date="2024-03-15T11:06:00Z"/>
          <w:rFonts w:eastAsiaTheme="minorEastAsia"/>
        </w:rPr>
      </w:pPr>
    </w:p>
    <w:p w14:paraId="3A62FD9C" w14:textId="41848D56" w:rsidR="00082FFA" w:rsidRDefault="00082FFA" w:rsidP="00CD0A4E">
      <w:pPr>
        <w:rPr>
          <w:ins w:id="1320" w:author="USER" w:date="2024-03-15T11:06:00Z"/>
          <w:rFonts w:eastAsiaTheme="minorEastAsia"/>
        </w:rPr>
      </w:pPr>
    </w:p>
    <w:p w14:paraId="152EEB83" w14:textId="77777777" w:rsidR="00082FFA" w:rsidRPr="00082FFA" w:rsidRDefault="00082FFA" w:rsidP="00CD0A4E">
      <w:pPr>
        <w:rPr>
          <w:rFonts w:eastAsiaTheme="minorEastAsia"/>
        </w:rPr>
      </w:pPr>
    </w:p>
    <w:p w14:paraId="3D95F0A6" w14:textId="657416AB" w:rsidR="00EA6F65" w:rsidRDefault="00EA6F65" w:rsidP="00EA6F65">
      <w:pPr>
        <w:pStyle w:val="ad"/>
        <w:keepNext/>
        <w:jc w:val="center"/>
      </w:pPr>
      <w:bookmarkStart w:id="1321" w:name="_Ref148221714"/>
      <w:r>
        <w:lastRenderedPageBreak/>
        <w:t xml:space="preserve">Table </w:t>
      </w:r>
      <w:fldSimple w:instr=" STYLEREF 1 \s ">
        <w:r w:rsidR="00DF7FD4">
          <w:rPr>
            <w:noProof/>
          </w:rPr>
          <w:t>4</w:t>
        </w:r>
      </w:fldSimple>
      <w:r w:rsidR="009629AC">
        <w:noBreakHyphen/>
      </w:r>
      <w:fldSimple w:instr=" SEQ Table \* ARABIC \s 1 ">
        <w:r w:rsidR="00DF7FD4">
          <w:rPr>
            <w:noProof/>
          </w:rPr>
          <w:t>1</w:t>
        </w:r>
      </w:fldSimple>
      <w:bookmarkEnd w:id="1321"/>
      <w:r w:rsidR="00BD3678">
        <w:t xml:space="preserve"> </w:t>
      </w:r>
      <w:r>
        <w:t>Simple feature 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322" w:author="Greenblue" w:date="2024-02-13T18:2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376"/>
        <w:gridCol w:w="6928"/>
        <w:tblGridChange w:id="1323">
          <w:tblGrid>
            <w:gridCol w:w="2376"/>
            <w:gridCol w:w="641"/>
            <w:gridCol w:w="6287"/>
          </w:tblGrid>
        </w:tblGridChange>
      </w:tblGrid>
      <w:tr w:rsidR="003B54BD" w:rsidRPr="007C6250" w14:paraId="13A8D15A" w14:textId="77777777" w:rsidTr="006073E9">
        <w:tc>
          <w:tcPr>
            <w:tcW w:w="2376" w:type="dxa"/>
            <w:tcBorders>
              <w:bottom w:val="double" w:sz="4" w:space="0" w:color="auto"/>
            </w:tcBorders>
            <w:shd w:val="clear" w:color="auto" w:fill="E7E6E6"/>
            <w:tcPrChange w:id="1324" w:author="Greenblue" w:date="2024-02-13T18:24:00Z">
              <w:tcPr>
                <w:tcW w:w="2088" w:type="dxa"/>
                <w:gridSpan w:val="2"/>
                <w:tcBorders>
                  <w:bottom w:val="double" w:sz="4" w:space="0" w:color="auto"/>
                </w:tcBorders>
                <w:shd w:val="clear" w:color="auto" w:fill="E7E6E6"/>
              </w:tcPr>
            </w:tcPrChange>
          </w:tcPr>
          <w:p w14:paraId="3B769E5D" w14:textId="77777777" w:rsidR="003B54BD" w:rsidRPr="007C6250" w:rsidRDefault="003B54BD" w:rsidP="00DB035D">
            <w:pPr>
              <w:pStyle w:val="aa"/>
              <w:jc w:val="left"/>
              <w:rPr>
                <w:b/>
                <w:lang w:val="en-AU"/>
              </w:rPr>
            </w:pPr>
            <w:r w:rsidRPr="007C6250">
              <w:rPr>
                <w:b/>
                <w:lang w:val="en-AU"/>
              </w:rPr>
              <w:t>Type</w:t>
            </w:r>
          </w:p>
        </w:tc>
        <w:tc>
          <w:tcPr>
            <w:tcW w:w="6928" w:type="dxa"/>
            <w:tcBorders>
              <w:bottom w:val="double" w:sz="4" w:space="0" w:color="auto"/>
            </w:tcBorders>
            <w:shd w:val="clear" w:color="auto" w:fill="E7E6E6"/>
            <w:tcPrChange w:id="1325" w:author="Greenblue" w:date="2024-02-13T18:24:00Z">
              <w:tcPr>
                <w:tcW w:w="7216" w:type="dxa"/>
                <w:tcBorders>
                  <w:bottom w:val="double" w:sz="4" w:space="0" w:color="auto"/>
                </w:tcBorders>
                <w:shd w:val="clear" w:color="auto" w:fill="E7E6E6"/>
              </w:tcPr>
            </w:tcPrChange>
          </w:tcPr>
          <w:p w14:paraId="50A6376B" w14:textId="77777777" w:rsidR="003B54BD" w:rsidRPr="007C6250" w:rsidRDefault="003B54BD" w:rsidP="00DB035D">
            <w:pPr>
              <w:pStyle w:val="aa"/>
              <w:jc w:val="left"/>
              <w:rPr>
                <w:b/>
                <w:lang w:val="en-AU"/>
              </w:rPr>
            </w:pPr>
            <w:r w:rsidRPr="007C6250">
              <w:rPr>
                <w:b/>
                <w:lang w:val="en-AU"/>
              </w:rPr>
              <w:t>Definition</w:t>
            </w:r>
          </w:p>
        </w:tc>
      </w:tr>
      <w:tr w:rsidR="003B54BD" w:rsidRPr="007C6250" w14:paraId="4A820EB3" w14:textId="77777777" w:rsidTr="00B754B2">
        <w:tc>
          <w:tcPr>
            <w:tcW w:w="2376" w:type="dxa"/>
            <w:tcBorders>
              <w:top w:val="double" w:sz="4" w:space="0" w:color="auto"/>
            </w:tcBorders>
            <w:shd w:val="clear" w:color="auto" w:fill="auto"/>
            <w:tcPrChange w:id="1326" w:author="Greenblue" w:date="2024-02-13T18:24:00Z">
              <w:tcPr>
                <w:tcW w:w="2088" w:type="dxa"/>
                <w:gridSpan w:val="2"/>
                <w:tcBorders>
                  <w:top w:val="double" w:sz="4" w:space="0" w:color="auto"/>
                </w:tcBorders>
                <w:shd w:val="clear" w:color="auto" w:fill="auto"/>
              </w:tcPr>
            </w:tcPrChange>
          </w:tcPr>
          <w:p w14:paraId="4E741621" w14:textId="36ABCC74" w:rsidR="003B54BD" w:rsidRPr="007C6250" w:rsidRDefault="00B754B2" w:rsidP="00DB035D">
            <w:pPr>
              <w:pStyle w:val="Labeldata"/>
              <w:spacing w:before="60" w:after="60" w:line="276" w:lineRule="auto"/>
              <w:jc w:val="left"/>
              <w:rPr>
                <w:lang w:val="en-AU"/>
              </w:rPr>
            </w:pPr>
            <w:ins w:id="1327" w:author="Greenblue" w:date="2024-02-13T18:18:00Z">
              <w:r w:rsidRPr="007C6250">
                <w:rPr>
                  <w:lang w:val="en-AU"/>
                </w:rPr>
                <w:t>Boolean</w:t>
              </w:r>
            </w:ins>
            <w:del w:id="1328" w:author="Greenblue" w:date="2024-02-13T18:18:00Z">
              <w:r w:rsidR="003B54BD" w:rsidRPr="007C6250" w:rsidDel="00B754B2">
                <w:delText>Enumeration</w:delText>
              </w:r>
            </w:del>
          </w:p>
        </w:tc>
        <w:tc>
          <w:tcPr>
            <w:tcW w:w="6928" w:type="dxa"/>
            <w:tcBorders>
              <w:top w:val="double" w:sz="4" w:space="0" w:color="auto"/>
            </w:tcBorders>
            <w:shd w:val="clear" w:color="auto" w:fill="auto"/>
            <w:tcPrChange w:id="1329" w:author="Greenblue" w:date="2024-02-13T18:24:00Z">
              <w:tcPr>
                <w:tcW w:w="7216" w:type="dxa"/>
                <w:tcBorders>
                  <w:top w:val="double" w:sz="4" w:space="0" w:color="auto"/>
                </w:tcBorders>
                <w:shd w:val="clear" w:color="auto" w:fill="auto"/>
              </w:tcPr>
            </w:tcPrChange>
          </w:tcPr>
          <w:p w14:paraId="5681BED0" w14:textId="78274A95" w:rsidR="003B54BD" w:rsidRPr="007C6250" w:rsidRDefault="00B754B2" w:rsidP="00DB035D">
            <w:pPr>
              <w:pStyle w:val="Labeldata"/>
              <w:spacing w:before="60" w:after="60" w:line="276" w:lineRule="auto"/>
              <w:jc w:val="left"/>
              <w:rPr>
                <w:lang w:val="en-AU"/>
              </w:rPr>
            </w:pPr>
            <w:ins w:id="1330" w:author="Greenblue" w:date="2024-02-13T18:19:00Z">
              <w:r w:rsidRPr="00B754B2">
                <w:t>A logical value, either ‘True’ or ‘False’</w:t>
              </w:r>
            </w:ins>
            <w:del w:id="1331" w:author="Greenblue" w:date="2024-02-13T18:19:00Z">
              <w:r w:rsidR="003B54BD" w:rsidRPr="007C6250" w:rsidDel="00B754B2">
                <w:delText>A fixed list of valid identifiers of named literal values</w:delText>
              </w:r>
            </w:del>
          </w:p>
        </w:tc>
      </w:tr>
      <w:tr w:rsidR="003B54BD" w:rsidRPr="007C6250" w:rsidDel="00B754B2" w14:paraId="2EA2B59C" w14:textId="104D5949" w:rsidTr="00B754B2">
        <w:trPr>
          <w:del w:id="1332" w:author="Greenblue" w:date="2024-02-13T18:27:00Z"/>
        </w:trPr>
        <w:tc>
          <w:tcPr>
            <w:tcW w:w="2376" w:type="dxa"/>
            <w:shd w:val="clear" w:color="auto" w:fill="auto"/>
            <w:tcPrChange w:id="1333" w:author="Greenblue" w:date="2024-02-13T18:24:00Z">
              <w:tcPr>
                <w:tcW w:w="2088" w:type="dxa"/>
                <w:gridSpan w:val="2"/>
                <w:shd w:val="clear" w:color="auto" w:fill="auto"/>
              </w:tcPr>
            </w:tcPrChange>
          </w:tcPr>
          <w:p w14:paraId="7A7ABA65" w14:textId="70DE1C26" w:rsidR="003B54BD" w:rsidRPr="007C6250" w:rsidDel="00B754B2" w:rsidRDefault="003B54BD" w:rsidP="00DB035D">
            <w:pPr>
              <w:pStyle w:val="Labeldata"/>
              <w:spacing w:before="60" w:after="60" w:line="276" w:lineRule="auto"/>
              <w:jc w:val="left"/>
              <w:rPr>
                <w:del w:id="1334" w:author="Greenblue" w:date="2024-02-13T18:27:00Z"/>
                <w:lang w:val="en-AU"/>
              </w:rPr>
            </w:pPr>
            <w:del w:id="1335" w:author="Greenblue" w:date="2024-02-13T18:19:00Z">
              <w:r w:rsidRPr="007C6250" w:rsidDel="00B754B2">
                <w:rPr>
                  <w:lang w:val="en-AU"/>
                </w:rPr>
                <w:delText>Boolean</w:delText>
              </w:r>
            </w:del>
          </w:p>
        </w:tc>
        <w:tc>
          <w:tcPr>
            <w:tcW w:w="6928" w:type="dxa"/>
            <w:shd w:val="clear" w:color="auto" w:fill="auto"/>
            <w:tcPrChange w:id="1336" w:author="Greenblue" w:date="2024-02-13T18:24:00Z">
              <w:tcPr>
                <w:tcW w:w="7216" w:type="dxa"/>
                <w:shd w:val="clear" w:color="auto" w:fill="auto"/>
              </w:tcPr>
            </w:tcPrChange>
          </w:tcPr>
          <w:p w14:paraId="514DBEEF" w14:textId="47E3FC28" w:rsidR="003B54BD" w:rsidRPr="009063C9" w:rsidDel="00B754B2" w:rsidRDefault="003B54BD" w:rsidP="00DB035D">
            <w:pPr>
              <w:pStyle w:val="Labeldata"/>
              <w:spacing w:before="60" w:after="60" w:line="276" w:lineRule="auto"/>
              <w:jc w:val="left"/>
              <w:rPr>
                <w:del w:id="1337" w:author="Greenblue" w:date="2024-02-13T18:27:00Z"/>
                <w:lang w:val="en-AU"/>
              </w:rPr>
            </w:pPr>
            <w:del w:id="1338" w:author="Greenblue" w:date="2024-02-13T18:19:00Z">
              <w:r w:rsidRPr="009063C9" w:rsidDel="00B754B2">
                <w:delText xml:space="preserve">A value representing binary logic.  The value can be either </w:delText>
              </w:r>
              <w:r w:rsidRPr="009063C9" w:rsidDel="00B754B2">
                <w:rPr>
                  <w:i/>
                </w:rPr>
                <w:delText>True</w:delText>
              </w:r>
              <w:r w:rsidRPr="009063C9" w:rsidDel="00B754B2">
                <w:delText xml:space="preserve"> or </w:delText>
              </w:r>
              <w:r w:rsidRPr="009063C9" w:rsidDel="00B754B2">
                <w:rPr>
                  <w:i/>
                </w:rPr>
                <w:delText>False</w:delText>
              </w:r>
              <w:r w:rsidRPr="009063C9" w:rsidDel="00B754B2">
                <w:delText>.  The default state for Boolean type attributes (</w:delText>
              </w:r>
              <w:r w:rsidR="006435C5" w:rsidRPr="009063C9" w:rsidDel="00B754B2">
                <w:delText>that is,</w:delText>
              </w:r>
              <w:r w:rsidRPr="009063C9" w:rsidDel="00B754B2">
                <w:delText xml:space="preserve"> where the attribute is not populated for the feature) is </w:delText>
              </w:r>
              <w:r w:rsidRPr="009063C9" w:rsidDel="00B754B2">
                <w:rPr>
                  <w:i/>
                </w:rPr>
                <w:delText>False</w:delText>
              </w:r>
              <w:r w:rsidRPr="009063C9" w:rsidDel="00B754B2">
                <w:delText>.</w:delText>
              </w:r>
            </w:del>
          </w:p>
        </w:tc>
      </w:tr>
      <w:tr w:rsidR="003B54BD" w:rsidRPr="007C6250" w14:paraId="472A2C4E" w14:textId="77777777" w:rsidTr="00B754B2">
        <w:tc>
          <w:tcPr>
            <w:tcW w:w="2376" w:type="dxa"/>
            <w:shd w:val="clear" w:color="auto" w:fill="auto"/>
            <w:tcPrChange w:id="1339" w:author="Greenblue" w:date="2024-02-13T18:24:00Z">
              <w:tcPr>
                <w:tcW w:w="2088" w:type="dxa"/>
                <w:gridSpan w:val="2"/>
                <w:shd w:val="clear" w:color="auto" w:fill="auto"/>
              </w:tcPr>
            </w:tcPrChange>
          </w:tcPr>
          <w:p w14:paraId="331DF2E5" w14:textId="77777777" w:rsidR="003B54BD" w:rsidRPr="007C6250" w:rsidRDefault="003B54BD" w:rsidP="00DB035D">
            <w:pPr>
              <w:pStyle w:val="Labeldata"/>
              <w:spacing w:before="60" w:after="60" w:line="276" w:lineRule="auto"/>
              <w:jc w:val="left"/>
              <w:rPr>
                <w:lang w:val="en-AU"/>
              </w:rPr>
            </w:pPr>
            <w:r w:rsidRPr="007C6250">
              <w:rPr>
                <w:lang w:val="en-AU"/>
              </w:rPr>
              <w:t>Real</w:t>
            </w:r>
          </w:p>
        </w:tc>
        <w:tc>
          <w:tcPr>
            <w:tcW w:w="6928" w:type="dxa"/>
            <w:shd w:val="clear" w:color="auto" w:fill="auto"/>
            <w:tcPrChange w:id="1340" w:author="Greenblue" w:date="2024-02-13T18:24:00Z">
              <w:tcPr>
                <w:tcW w:w="7216" w:type="dxa"/>
                <w:shd w:val="clear" w:color="auto" w:fill="auto"/>
              </w:tcPr>
            </w:tcPrChange>
          </w:tcPr>
          <w:p w14:paraId="1EFC1123" w14:textId="77777777" w:rsidR="003B54BD" w:rsidRPr="00B754B2" w:rsidRDefault="003B54BD" w:rsidP="00DB035D">
            <w:pPr>
              <w:pStyle w:val="Labeldata"/>
              <w:spacing w:before="60" w:after="60" w:line="276" w:lineRule="auto"/>
              <w:jc w:val="left"/>
              <w:rPr>
                <w:spacing w:val="-6"/>
                <w:lang w:val="en-AU"/>
              </w:rPr>
            </w:pPr>
            <w:r w:rsidRPr="00B754B2">
              <w:rPr>
                <w:spacing w:val="-6"/>
              </w:rPr>
              <w:t>A signed Real (floating point) number consisting of a mantissa and an exponent</w:t>
            </w:r>
          </w:p>
        </w:tc>
      </w:tr>
      <w:tr w:rsidR="00B754B2" w:rsidRPr="007C6250" w14:paraId="53777A01" w14:textId="77777777" w:rsidTr="00B754B2">
        <w:trPr>
          <w:ins w:id="1341" w:author="Greenblue" w:date="2024-02-13T18:20:00Z"/>
        </w:trPr>
        <w:tc>
          <w:tcPr>
            <w:tcW w:w="2376" w:type="dxa"/>
            <w:shd w:val="clear" w:color="auto" w:fill="auto"/>
            <w:tcPrChange w:id="1342" w:author="Greenblue" w:date="2024-02-13T18:24:00Z">
              <w:tcPr>
                <w:tcW w:w="2088" w:type="dxa"/>
                <w:gridSpan w:val="2"/>
                <w:shd w:val="clear" w:color="auto" w:fill="auto"/>
              </w:tcPr>
            </w:tcPrChange>
          </w:tcPr>
          <w:p w14:paraId="5B2DD8C3" w14:textId="7CB7F091" w:rsidR="00B754B2" w:rsidRPr="007C6250" w:rsidRDefault="00B754B2" w:rsidP="00DB035D">
            <w:pPr>
              <w:pStyle w:val="Labeldata"/>
              <w:spacing w:before="60" w:after="60" w:line="276" w:lineRule="auto"/>
              <w:jc w:val="left"/>
              <w:rPr>
                <w:ins w:id="1343" w:author="Greenblue" w:date="2024-02-13T18:20:00Z"/>
                <w:lang w:val="en-AU"/>
              </w:rPr>
            </w:pPr>
            <w:ins w:id="1344" w:author="Greenblue" w:date="2024-02-13T18:20:00Z">
              <w:r w:rsidRPr="00B754B2">
                <w:rPr>
                  <w:lang w:val="en-AU"/>
                </w:rPr>
                <w:t>Enumeration</w:t>
              </w:r>
            </w:ins>
          </w:p>
        </w:tc>
        <w:tc>
          <w:tcPr>
            <w:tcW w:w="6928" w:type="dxa"/>
            <w:shd w:val="clear" w:color="auto" w:fill="auto"/>
            <w:tcPrChange w:id="1345" w:author="Greenblue" w:date="2024-02-13T18:24:00Z">
              <w:tcPr>
                <w:tcW w:w="7216" w:type="dxa"/>
                <w:shd w:val="clear" w:color="auto" w:fill="auto"/>
              </w:tcPr>
            </w:tcPrChange>
          </w:tcPr>
          <w:p w14:paraId="08E1A4AF" w14:textId="5EFF9386" w:rsidR="00B754B2" w:rsidRPr="00B754B2" w:rsidRDefault="00B754B2" w:rsidP="00DB035D">
            <w:pPr>
              <w:pStyle w:val="Labeldata"/>
              <w:spacing w:before="60" w:after="60" w:line="276" w:lineRule="auto"/>
              <w:jc w:val="left"/>
              <w:rPr>
                <w:ins w:id="1346" w:author="Greenblue" w:date="2024-02-13T18:20:00Z"/>
                <w:spacing w:val="-6"/>
              </w:rPr>
            </w:pPr>
            <w:ins w:id="1347" w:author="Greenblue" w:date="2024-02-13T18:20:00Z">
              <w:r w:rsidRPr="00B754B2">
                <w:rPr>
                  <w:spacing w:val="-6"/>
                </w:rPr>
                <w:t>One of a list of predefined values</w:t>
              </w:r>
            </w:ins>
          </w:p>
        </w:tc>
      </w:tr>
      <w:tr w:rsidR="003B54BD" w:rsidRPr="007C6250" w14:paraId="64EBF30A" w14:textId="77777777" w:rsidTr="00B754B2">
        <w:tc>
          <w:tcPr>
            <w:tcW w:w="2376" w:type="dxa"/>
            <w:shd w:val="clear" w:color="auto" w:fill="auto"/>
            <w:tcPrChange w:id="1348" w:author="Greenblue" w:date="2024-02-13T18:24:00Z">
              <w:tcPr>
                <w:tcW w:w="2088" w:type="dxa"/>
                <w:gridSpan w:val="2"/>
                <w:shd w:val="clear" w:color="auto" w:fill="auto"/>
              </w:tcPr>
            </w:tcPrChange>
          </w:tcPr>
          <w:p w14:paraId="37F275D7" w14:textId="77777777" w:rsidR="003B54BD" w:rsidRPr="007C6250" w:rsidRDefault="003B54BD" w:rsidP="00DB035D">
            <w:pPr>
              <w:pStyle w:val="Labeldata"/>
              <w:spacing w:before="60" w:after="60" w:line="276" w:lineRule="auto"/>
              <w:jc w:val="left"/>
              <w:rPr>
                <w:lang w:val="en-AU"/>
              </w:rPr>
            </w:pPr>
            <w:r w:rsidRPr="007C6250">
              <w:rPr>
                <w:lang w:val="en-AU"/>
              </w:rPr>
              <w:t>Integer</w:t>
            </w:r>
          </w:p>
        </w:tc>
        <w:tc>
          <w:tcPr>
            <w:tcW w:w="6928" w:type="dxa"/>
            <w:shd w:val="clear" w:color="auto" w:fill="auto"/>
            <w:tcPrChange w:id="1349" w:author="Greenblue" w:date="2024-02-13T18:24:00Z">
              <w:tcPr>
                <w:tcW w:w="7216" w:type="dxa"/>
                <w:shd w:val="clear" w:color="auto" w:fill="auto"/>
              </w:tcPr>
            </w:tcPrChange>
          </w:tcPr>
          <w:p w14:paraId="6B9F9A36" w14:textId="77777777" w:rsidR="003B54BD" w:rsidRPr="007C6250" w:rsidRDefault="003B54BD" w:rsidP="00DB035D">
            <w:pPr>
              <w:pStyle w:val="Labeldata"/>
              <w:spacing w:before="60" w:after="60" w:line="276" w:lineRule="auto"/>
              <w:jc w:val="left"/>
              <w:rPr>
                <w:lang w:val="en-AU"/>
              </w:rPr>
            </w:pPr>
            <w:r w:rsidRPr="007C6250">
              <w:t>A signed integer number.  The representation of an integer is encapsulation and usage dependent.</w:t>
            </w:r>
          </w:p>
        </w:tc>
      </w:tr>
      <w:tr w:rsidR="003B54BD" w:rsidRPr="007C6250" w14:paraId="2A32A8F4" w14:textId="77777777" w:rsidTr="00B754B2">
        <w:tc>
          <w:tcPr>
            <w:tcW w:w="2376" w:type="dxa"/>
            <w:shd w:val="clear" w:color="auto" w:fill="auto"/>
            <w:tcPrChange w:id="1350" w:author="Greenblue" w:date="2024-02-13T18:24:00Z">
              <w:tcPr>
                <w:tcW w:w="2088" w:type="dxa"/>
                <w:gridSpan w:val="2"/>
                <w:shd w:val="clear" w:color="auto" w:fill="auto"/>
              </w:tcPr>
            </w:tcPrChange>
          </w:tcPr>
          <w:p w14:paraId="4AD7B65A" w14:textId="13D55FC3" w:rsidR="003B54BD" w:rsidRPr="007C6250" w:rsidRDefault="00B754B2" w:rsidP="00DB035D">
            <w:pPr>
              <w:pStyle w:val="Labeldata"/>
              <w:spacing w:before="60" w:after="60" w:line="276" w:lineRule="auto"/>
              <w:jc w:val="left"/>
              <w:rPr>
                <w:lang w:val="en-AU"/>
              </w:rPr>
            </w:pPr>
            <w:ins w:id="1351" w:author="Greenblue" w:date="2024-02-13T18:21:00Z">
              <w:r w:rsidRPr="00B754B2">
                <w:rPr>
                  <w:lang w:val="en-AU"/>
                </w:rPr>
                <w:t>Text or CharacterString</w:t>
              </w:r>
            </w:ins>
            <w:del w:id="1352" w:author="Greenblue" w:date="2024-02-13T18:21:00Z">
              <w:r w:rsidR="003B54BD" w:rsidRPr="007C6250" w:rsidDel="00B754B2">
                <w:rPr>
                  <w:lang w:val="en-AU"/>
                </w:rPr>
                <w:delText>CharacterString</w:delText>
              </w:r>
            </w:del>
          </w:p>
        </w:tc>
        <w:tc>
          <w:tcPr>
            <w:tcW w:w="6928" w:type="dxa"/>
            <w:shd w:val="clear" w:color="auto" w:fill="auto"/>
            <w:tcPrChange w:id="1353" w:author="Greenblue" w:date="2024-02-13T18:24:00Z">
              <w:tcPr>
                <w:tcW w:w="7216" w:type="dxa"/>
                <w:shd w:val="clear" w:color="auto" w:fill="auto"/>
              </w:tcPr>
            </w:tcPrChange>
          </w:tcPr>
          <w:p w14:paraId="507B6DDD" w14:textId="79672042" w:rsidR="003B54BD" w:rsidRPr="007C6250" w:rsidRDefault="00B754B2" w:rsidP="00DB035D">
            <w:pPr>
              <w:pStyle w:val="Labeldata"/>
              <w:spacing w:before="60" w:after="60" w:line="276" w:lineRule="auto"/>
              <w:jc w:val="left"/>
              <w:rPr>
                <w:lang w:val="en-AU"/>
              </w:rPr>
            </w:pPr>
            <w:ins w:id="1354" w:author="Greenblue" w:date="2024-02-13T18:21:00Z">
              <w:r w:rsidRPr="00B754B2">
                <w:t>General text</w:t>
              </w:r>
            </w:ins>
            <w:del w:id="1355" w:author="Greenblue" w:date="2024-02-13T18:21:00Z">
              <w:r w:rsidR="003B54BD" w:rsidRPr="007C6250" w:rsidDel="00B754B2">
                <w:delText>An arbitrary-length sequence of characters including accents and special characters from a repertoire of one of the adopted character sets</w:delText>
              </w:r>
            </w:del>
          </w:p>
        </w:tc>
      </w:tr>
      <w:tr w:rsidR="003B54BD" w:rsidRPr="007C6250" w14:paraId="5BCF1108" w14:textId="77777777" w:rsidTr="00B754B2">
        <w:tc>
          <w:tcPr>
            <w:tcW w:w="2376" w:type="dxa"/>
            <w:shd w:val="clear" w:color="auto" w:fill="auto"/>
            <w:tcPrChange w:id="1356" w:author="Greenblue" w:date="2024-02-13T18:24:00Z">
              <w:tcPr>
                <w:tcW w:w="2088" w:type="dxa"/>
                <w:gridSpan w:val="2"/>
                <w:shd w:val="clear" w:color="auto" w:fill="auto"/>
              </w:tcPr>
            </w:tcPrChange>
          </w:tcPr>
          <w:p w14:paraId="7488612B" w14:textId="77777777" w:rsidR="003B54BD" w:rsidRPr="007C6250" w:rsidRDefault="003B54BD" w:rsidP="00DB035D">
            <w:pPr>
              <w:pStyle w:val="Labeldata"/>
              <w:spacing w:before="60" w:after="60" w:line="276" w:lineRule="auto"/>
              <w:jc w:val="left"/>
              <w:rPr>
                <w:lang w:val="en-AU"/>
              </w:rPr>
            </w:pPr>
            <w:r w:rsidRPr="007C6250">
              <w:rPr>
                <w:lang w:val="en-AU"/>
              </w:rPr>
              <w:t>Date</w:t>
            </w:r>
          </w:p>
        </w:tc>
        <w:tc>
          <w:tcPr>
            <w:tcW w:w="6928" w:type="dxa"/>
            <w:shd w:val="clear" w:color="auto" w:fill="auto"/>
            <w:tcPrChange w:id="1357" w:author="Greenblue" w:date="2024-02-13T18:24:00Z">
              <w:tcPr>
                <w:tcW w:w="7216" w:type="dxa"/>
                <w:shd w:val="clear" w:color="auto" w:fill="auto"/>
              </w:tcPr>
            </w:tcPrChange>
          </w:tcPr>
          <w:p w14:paraId="2F04A83B" w14:textId="77777777" w:rsidR="003B54BD" w:rsidRPr="007C6250" w:rsidRDefault="003B54BD" w:rsidP="00DB035D">
            <w:pPr>
              <w:pStyle w:val="Labeldata"/>
              <w:spacing w:before="60" w:after="60" w:line="276" w:lineRule="auto"/>
              <w:jc w:val="left"/>
              <w:rPr>
                <w:lang w:val="en-AU"/>
              </w:rPr>
            </w:pPr>
            <w:r w:rsidRPr="007C6250">
              <w:t>A date provides values for year, month and day according to the Gregorian Calendar.  Character encoding of a date is a string which must follow the calendar date format (complete representation, basic format) for date specified by ISO 8601</w:t>
            </w:r>
            <w:r w:rsidRPr="007C6250">
              <w:rPr>
                <w:lang w:val="en-AU"/>
              </w:rPr>
              <w:t xml:space="preserve">:1988.  </w:t>
            </w:r>
          </w:p>
          <w:p w14:paraId="60B6B1C7" w14:textId="77777777" w:rsidR="003B54BD" w:rsidRPr="007C6250" w:rsidRDefault="003B54BD" w:rsidP="00DB035D">
            <w:pPr>
              <w:pStyle w:val="Labeldata"/>
              <w:spacing w:before="60" w:after="60" w:line="276" w:lineRule="auto"/>
              <w:jc w:val="left"/>
              <w:rPr>
                <w:sz w:val="18"/>
                <w:szCs w:val="18"/>
                <w:lang w:val="en-AU"/>
              </w:rPr>
            </w:pPr>
            <w:r w:rsidRPr="007C6250">
              <w:rPr>
                <w:sz w:val="18"/>
                <w:szCs w:val="18"/>
              </w:rPr>
              <w:t>EXAMPLE      19980918 (YYYYMMDD)</w:t>
            </w:r>
          </w:p>
        </w:tc>
      </w:tr>
      <w:tr w:rsidR="00B754B2" w:rsidRPr="007C6250" w14:paraId="0786FCCF" w14:textId="77777777" w:rsidTr="00B754B2">
        <w:trPr>
          <w:ins w:id="1358" w:author="Greenblue" w:date="2024-02-13T18:23:00Z"/>
        </w:trPr>
        <w:tc>
          <w:tcPr>
            <w:tcW w:w="2376" w:type="dxa"/>
            <w:shd w:val="clear" w:color="auto" w:fill="auto"/>
            <w:tcPrChange w:id="1359" w:author="Greenblue" w:date="2024-02-13T18:24:00Z">
              <w:tcPr>
                <w:tcW w:w="2088" w:type="dxa"/>
                <w:gridSpan w:val="2"/>
                <w:shd w:val="clear" w:color="auto" w:fill="auto"/>
              </w:tcPr>
            </w:tcPrChange>
          </w:tcPr>
          <w:p w14:paraId="6F07A043" w14:textId="09C8B362" w:rsidR="00B754B2" w:rsidRPr="007C6250" w:rsidRDefault="00B754B2" w:rsidP="00DB035D">
            <w:pPr>
              <w:pStyle w:val="Labeldata"/>
              <w:spacing w:before="60" w:after="60" w:line="276" w:lineRule="auto"/>
              <w:jc w:val="left"/>
              <w:rPr>
                <w:ins w:id="1360" w:author="Greenblue" w:date="2024-02-13T18:23:00Z"/>
                <w:lang w:val="en-AU"/>
              </w:rPr>
            </w:pPr>
            <w:ins w:id="1361" w:author="Greenblue" w:date="2024-02-13T18:23:00Z">
              <w:r w:rsidRPr="00B754B2">
                <w:rPr>
                  <w:lang w:val="en-AU"/>
                </w:rPr>
                <w:t>Truncated Date</w:t>
              </w:r>
            </w:ins>
          </w:p>
        </w:tc>
        <w:tc>
          <w:tcPr>
            <w:tcW w:w="6928" w:type="dxa"/>
            <w:shd w:val="clear" w:color="auto" w:fill="auto"/>
            <w:tcPrChange w:id="1362" w:author="Greenblue" w:date="2024-02-13T18:24:00Z">
              <w:tcPr>
                <w:tcW w:w="7216" w:type="dxa"/>
                <w:shd w:val="clear" w:color="auto" w:fill="auto"/>
              </w:tcPr>
            </w:tcPrChange>
          </w:tcPr>
          <w:p w14:paraId="1F1E0A15" w14:textId="1CE3FF32" w:rsidR="00B754B2" w:rsidRDefault="00B754B2" w:rsidP="00B754B2">
            <w:pPr>
              <w:pStyle w:val="Labeldata"/>
              <w:spacing w:before="60" w:after="60" w:line="276" w:lineRule="auto"/>
              <w:jc w:val="left"/>
              <w:rPr>
                <w:ins w:id="1363" w:author="Greenblue" w:date="2024-02-13T18:23:00Z"/>
              </w:rPr>
            </w:pPr>
            <w:ins w:id="1364" w:author="Greenblue" w:date="2024-02-13T18:23:00Z">
              <w:r>
                <w:t xml:space="preserve">A S100_TruncatedDate allows a date or partial date to be given. At least one of the year/month/day components must be present. Since S-128 uses XML formats for both dataset and metadata, the XML encoding of truncated dates must be used (i.e., the ISO 8601 basic format is not used in S-128). Components: </w:t>
              </w:r>
            </w:ins>
          </w:p>
          <w:p w14:paraId="56616FEB" w14:textId="5063FB12" w:rsidR="00B754B2" w:rsidRDefault="00B754B2" w:rsidP="00B754B2">
            <w:pPr>
              <w:pStyle w:val="Labeldata"/>
              <w:spacing w:before="60" w:after="60" w:line="276" w:lineRule="auto"/>
              <w:jc w:val="left"/>
              <w:rPr>
                <w:ins w:id="1365" w:author="Greenblue" w:date="2024-02-13T18:23:00Z"/>
              </w:rPr>
            </w:pPr>
            <w:ins w:id="1366" w:author="Greenblue" w:date="2024-02-13T18:23:00Z">
              <w:r>
                <w:t>YYYY Year integer between 0000 and 9999</w:t>
              </w:r>
              <w:r>
                <w:br/>
                <w:t xml:space="preserve">MM Month integer between 01 – 12 (inclusive) </w:t>
              </w:r>
              <w:r>
                <w:br/>
                <w:t>DD Day integer between 01 and 28, 29, 30, or 31 (inclusive),</w:t>
              </w:r>
              <w:r>
                <w:br/>
                <w:t>consistent with year and month values if these are specified</w:t>
              </w:r>
              <w:r>
                <w:br/>
                <w:t xml:space="preserve">This type can be used to encode recurring instants (see S-100 Part 3, clause 3-8). </w:t>
              </w:r>
            </w:ins>
          </w:p>
          <w:p w14:paraId="129C0C0D" w14:textId="7A6B817F" w:rsidR="00B754B2" w:rsidRPr="007C6250" w:rsidRDefault="00B754B2" w:rsidP="00B754B2">
            <w:pPr>
              <w:pStyle w:val="Labeldata"/>
              <w:spacing w:before="60" w:after="60" w:line="276" w:lineRule="auto"/>
              <w:jc w:val="left"/>
              <w:rPr>
                <w:ins w:id="1367" w:author="Greenblue" w:date="2024-02-13T18:23:00Z"/>
              </w:rPr>
            </w:pPr>
            <w:ins w:id="1368" w:author="Greenblue" w:date="2024-02-13T18:23:00Z">
              <w:r w:rsidRPr="00B754B2">
                <w:rPr>
                  <w:sz w:val="18"/>
                  <w:szCs w:val="18"/>
                </w:rPr>
                <w:t>EXAMPLE: The appropriate XML Schema type should be used: --12-17 representing 17 December of any year (conforming to the XML type gMonthDay)</w:t>
              </w:r>
              <w:r w:rsidRPr="00B754B2">
                <w:rPr>
                  <w:sz w:val="18"/>
                  <w:szCs w:val="18"/>
                </w:rPr>
                <w:br/>
                <w:t>S-100 Part 10b provides further details about encoding in GML dataset</w:t>
              </w:r>
              <w:r>
                <w:t>s</w:t>
              </w:r>
            </w:ins>
          </w:p>
        </w:tc>
      </w:tr>
      <w:tr w:rsidR="003B54BD" w:rsidRPr="007C6250" w14:paraId="0236C02B" w14:textId="77777777" w:rsidTr="00B754B2">
        <w:tc>
          <w:tcPr>
            <w:tcW w:w="2376" w:type="dxa"/>
            <w:shd w:val="clear" w:color="auto" w:fill="auto"/>
            <w:tcPrChange w:id="1369" w:author="Greenblue" w:date="2024-02-13T18:24:00Z">
              <w:tcPr>
                <w:tcW w:w="2088" w:type="dxa"/>
                <w:gridSpan w:val="2"/>
                <w:shd w:val="clear" w:color="auto" w:fill="auto"/>
              </w:tcPr>
            </w:tcPrChange>
          </w:tcPr>
          <w:p w14:paraId="31CD55C5" w14:textId="77777777" w:rsidR="003B54BD" w:rsidRPr="007C6250" w:rsidRDefault="003B54BD" w:rsidP="00DB035D">
            <w:pPr>
              <w:pStyle w:val="Labeldata"/>
              <w:spacing w:before="60" w:after="60" w:line="276" w:lineRule="auto"/>
              <w:jc w:val="left"/>
              <w:rPr>
                <w:lang w:val="en-AU"/>
              </w:rPr>
            </w:pPr>
            <w:r w:rsidRPr="007C6250">
              <w:rPr>
                <w:lang w:val="en-AU"/>
              </w:rPr>
              <w:t>Time</w:t>
            </w:r>
          </w:p>
        </w:tc>
        <w:tc>
          <w:tcPr>
            <w:tcW w:w="6928" w:type="dxa"/>
            <w:shd w:val="clear" w:color="auto" w:fill="auto"/>
            <w:tcPrChange w:id="1370" w:author="Greenblue" w:date="2024-02-13T18:24:00Z">
              <w:tcPr>
                <w:tcW w:w="7216" w:type="dxa"/>
                <w:shd w:val="clear" w:color="auto" w:fill="auto"/>
              </w:tcPr>
            </w:tcPrChange>
          </w:tcPr>
          <w:p w14:paraId="2D6035B1" w14:textId="77777777" w:rsidR="003B54BD" w:rsidRPr="007C6250" w:rsidRDefault="003B54BD" w:rsidP="00DB035D">
            <w:pPr>
              <w:pStyle w:val="Labeldata"/>
              <w:spacing w:before="60" w:after="60" w:line="276" w:lineRule="auto"/>
              <w:jc w:val="left"/>
            </w:pPr>
            <w:r w:rsidRPr="007C6250">
              <w:t>A time is given by an hour, minute and second. Character encoding of a time is a string that follows the local time (complete representation, basic format) format defined in ISO 8601</w:t>
            </w:r>
            <w:r w:rsidRPr="007C6250">
              <w:rPr>
                <w:lang w:val="en-AU"/>
              </w:rPr>
              <w:t>:1988</w:t>
            </w:r>
            <w:r w:rsidRPr="007C6250">
              <w:t xml:space="preserve">. </w:t>
            </w:r>
          </w:p>
          <w:p w14:paraId="5EF899F2" w14:textId="77777777" w:rsidR="003B54BD" w:rsidRPr="007C6250" w:rsidRDefault="003B54BD" w:rsidP="00DB035D">
            <w:pPr>
              <w:pStyle w:val="Labeldata"/>
              <w:spacing w:before="60" w:after="60" w:line="276" w:lineRule="auto"/>
              <w:jc w:val="left"/>
              <w:rPr>
                <w:sz w:val="18"/>
                <w:szCs w:val="18"/>
              </w:rPr>
            </w:pPr>
            <w:r w:rsidRPr="007C6250">
              <w:rPr>
                <w:sz w:val="18"/>
                <w:szCs w:val="18"/>
              </w:rPr>
              <w:t>EXAMPLE       183059 or 183059+0100 or 183059Z</w:t>
            </w:r>
          </w:p>
        </w:tc>
      </w:tr>
      <w:tr w:rsidR="003B54BD" w:rsidRPr="007C6250" w14:paraId="677098A3" w14:textId="77777777" w:rsidTr="00B754B2">
        <w:tc>
          <w:tcPr>
            <w:tcW w:w="2376" w:type="dxa"/>
            <w:shd w:val="clear" w:color="auto" w:fill="auto"/>
            <w:tcPrChange w:id="1371" w:author="Greenblue" w:date="2024-02-13T18:24:00Z">
              <w:tcPr>
                <w:tcW w:w="2088" w:type="dxa"/>
                <w:gridSpan w:val="2"/>
                <w:shd w:val="clear" w:color="auto" w:fill="auto"/>
              </w:tcPr>
            </w:tcPrChange>
          </w:tcPr>
          <w:p w14:paraId="0976F0A4" w14:textId="7A2EB72F" w:rsidR="003B54BD" w:rsidRPr="007C6250" w:rsidRDefault="00B754B2" w:rsidP="00DB035D">
            <w:pPr>
              <w:pStyle w:val="Labeldata"/>
              <w:spacing w:before="60" w:after="60" w:line="276" w:lineRule="auto"/>
              <w:jc w:val="left"/>
              <w:rPr>
                <w:lang w:val="en-AU"/>
              </w:rPr>
            </w:pPr>
            <w:ins w:id="1372" w:author="Greenblue" w:date="2024-02-13T18:22:00Z">
              <w:r w:rsidRPr="00B754B2">
                <w:rPr>
                  <w:lang w:val="en-AU"/>
                </w:rPr>
                <w:t>Codelist</w:t>
              </w:r>
              <w:r w:rsidRPr="00B754B2" w:rsidDel="00B754B2">
                <w:rPr>
                  <w:lang w:val="en-AU"/>
                </w:rPr>
                <w:t xml:space="preserve"> </w:t>
              </w:r>
            </w:ins>
            <w:del w:id="1373" w:author="Greenblue" w:date="2024-02-13T18:22:00Z">
              <w:r w:rsidR="003B54BD" w:rsidRPr="007C6250" w:rsidDel="00B754B2">
                <w:rPr>
                  <w:lang w:val="en-AU"/>
                </w:rPr>
                <w:delText>Date and Time</w:delText>
              </w:r>
            </w:del>
          </w:p>
        </w:tc>
        <w:tc>
          <w:tcPr>
            <w:tcW w:w="6928" w:type="dxa"/>
            <w:shd w:val="clear" w:color="auto" w:fill="auto"/>
            <w:tcPrChange w:id="1374" w:author="Greenblue" w:date="2024-02-13T18:24:00Z">
              <w:tcPr>
                <w:tcW w:w="7216" w:type="dxa"/>
                <w:shd w:val="clear" w:color="auto" w:fill="auto"/>
              </w:tcPr>
            </w:tcPrChange>
          </w:tcPr>
          <w:p w14:paraId="32FA6DD7" w14:textId="35C4A15D" w:rsidR="003B54BD" w:rsidRPr="007C6250" w:rsidDel="00B754B2" w:rsidRDefault="00B754B2" w:rsidP="00DB035D">
            <w:pPr>
              <w:pStyle w:val="Labeldata"/>
              <w:spacing w:before="60" w:after="60" w:line="276" w:lineRule="auto"/>
              <w:jc w:val="left"/>
              <w:rPr>
                <w:del w:id="1375" w:author="Greenblue" w:date="2024-02-13T18:22:00Z"/>
                <w:lang w:val="en-AU"/>
              </w:rPr>
            </w:pPr>
            <w:ins w:id="1376" w:author="Greenblue" w:date="2024-02-13T18:23:00Z">
              <w:r w:rsidRPr="00B754B2">
                <w:t>A type of flexible enumeration. A code list type is a list of literals which may be extended only in conformance with specified rules</w:t>
              </w:r>
              <w:r w:rsidRPr="00B754B2" w:rsidDel="00B754B2">
                <w:t xml:space="preserve"> </w:t>
              </w:r>
            </w:ins>
            <w:del w:id="1377" w:author="Greenblue" w:date="2024-02-13T18:22:00Z">
              <w:r w:rsidR="003B54BD" w:rsidRPr="007C6250" w:rsidDel="00B754B2">
                <w:delText>A DateTime is a combination of a date and a time type. Chara</w:delText>
              </w:r>
              <w:r w:rsidR="00954D96" w:rsidDel="00B754B2">
                <w:delText xml:space="preserve">cter encoding of a DateTime must </w:delText>
              </w:r>
              <w:r w:rsidR="003B54BD" w:rsidRPr="007C6250" w:rsidDel="00B754B2">
                <w:delText xml:space="preserve"> follow ISO 8601</w:delText>
              </w:r>
              <w:r w:rsidR="003B54BD" w:rsidRPr="007C6250" w:rsidDel="00B754B2">
                <w:rPr>
                  <w:lang w:val="en-AU"/>
                </w:rPr>
                <w:delText>:1988</w:delText>
              </w:r>
            </w:del>
          </w:p>
          <w:p w14:paraId="4C54ACA8" w14:textId="40C827ED" w:rsidR="003B54BD" w:rsidRPr="007C6250" w:rsidRDefault="003B54BD" w:rsidP="00DB035D">
            <w:pPr>
              <w:pStyle w:val="Labeldata"/>
              <w:spacing w:before="60" w:after="60" w:line="276" w:lineRule="auto"/>
              <w:jc w:val="left"/>
              <w:rPr>
                <w:sz w:val="18"/>
                <w:szCs w:val="18"/>
                <w:lang w:val="en-AU"/>
              </w:rPr>
            </w:pPr>
            <w:del w:id="1378" w:author="Greenblue" w:date="2024-02-13T18:22:00Z">
              <w:r w:rsidRPr="007C6250" w:rsidDel="00B754B2">
                <w:rPr>
                  <w:sz w:val="18"/>
                  <w:szCs w:val="18"/>
                </w:rPr>
                <w:delText>EXAMPLE  19850412T101530</w:delText>
              </w:r>
            </w:del>
          </w:p>
        </w:tc>
      </w:tr>
      <w:tr w:rsidR="00B754B2" w:rsidRPr="007C6250" w14:paraId="7E4433AA" w14:textId="77777777" w:rsidTr="00B754B2">
        <w:trPr>
          <w:ins w:id="1379" w:author="Greenblue" w:date="2024-02-13T18:24:00Z"/>
        </w:trPr>
        <w:tc>
          <w:tcPr>
            <w:tcW w:w="2376" w:type="dxa"/>
            <w:shd w:val="clear" w:color="auto" w:fill="auto"/>
          </w:tcPr>
          <w:p w14:paraId="3AE045AD" w14:textId="2332DD5F" w:rsidR="00B754B2" w:rsidRPr="00B754B2" w:rsidRDefault="00B754B2" w:rsidP="00DB035D">
            <w:pPr>
              <w:pStyle w:val="Labeldata"/>
              <w:spacing w:before="60" w:after="60" w:line="276" w:lineRule="auto"/>
              <w:jc w:val="left"/>
              <w:rPr>
                <w:ins w:id="1380" w:author="Greenblue" w:date="2024-02-13T18:24:00Z"/>
                <w:lang w:val="en-AU"/>
              </w:rPr>
            </w:pPr>
            <w:ins w:id="1381" w:author="Greenblue" w:date="2024-02-13T18:24:00Z">
              <w:r w:rsidRPr="00B754B2">
                <w:rPr>
                  <w:lang w:val="en-AU"/>
                </w:rPr>
                <w:t>URL</w:t>
              </w:r>
            </w:ins>
          </w:p>
        </w:tc>
        <w:tc>
          <w:tcPr>
            <w:tcW w:w="6928" w:type="dxa"/>
            <w:shd w:val="clear" w:color="auto" w:fill="auto"/>
          </w:tcPr>
          <w:p w14:paraId="48DDC10F" w14:textId="573BD5E2" w:rsidR="00B754B2" w:rsidRPr="00B754B2" w:rsidRDefault="00B754B2" w:rsidP="00DB035D">
            <w:pPr>
              <w:pStyle w:val="Labeldata"/>
              <w:spacing w:before="60" w:after="60" w:line="276" w:lineRule="auto"/>
              <w:jc w:val="left"/>
              <w:rPr>
                <w:ins w:id="1382" w:author="Greenblue" w:date="2024-02-13T18:24:00Z"/>
              </w:rPr>
            </w:pPr>
            <w:ins w:id="1383" w:author="Greenblue" w:date="2024-02-13T18:24:00Z">
              <w:r w:rsidRPr="00B754B2">
                <w:t xml:space="preserve">A uniform resource locator (URL) is a URI that provides a means of locating the resource by describing its primary access mechanism (RFC 3986). </w:t>
              </w:r>
              <w:r w:rsidRPr="00B754B2">
                <w:rPr>
                  <w:sz w:val="18"/>
                  <w:szCs w:val="18"/>
                </w:rPr>
                <w:t>EXAMPLE: http://registry.iho.int</w:t>
              </w:r>
            </w:ins>
          </w:p>
        </w:tc>
      </w:tr>
      <w:tr w:rsidR="00B754B2" w:rsidRPr="007C6250" w14:paraId="777A2226" w14:textId="77777777" w:rsidTr="00B754B2">
        <w:trPr>
          <w:ins w:id="1384" w:author="Greenblue" w:date="2024-02-13T18:24:00Z"/>
        </w:trPr>
        <w:tc>
          <w:tcPr>
            <w:tcW w:w="2376" w:type="dxa"/>
            <w:shd w:val="clear" w:color="auto" w:fill="auto"/>
          </w:tcPr>
          <w:p w14:paraId="2B330E73" w14:textId="7203FAB8" w:rsidR="00B754B2" w:rsidRPr="00B754B2" w:rsidRDefault="00B754B2" w:rsidP="00DB035D">
            <w:pPr>
              <w:pStyle w:val="Labeldata"/>
              <w:spacing w:before="60" w:after="60" w:line="276" w:lineRule="auto"/>
              <w:jc w:val="left"/>
              <w:rPr>
                <w:ins w:id="1385" w:author="Greenblue" w:date="2024-02-13T18:24:00Z"/>
                <w:lang w:val="en-AU"/>
              </w:rPr>
            </w:pPr>
            <w:ins w:id="1386" w:author="Greenblue" w:date="2024-02-13T18:24:00Z">
              <w:r w:rsidRPr="00B754B2">
                <w:rPr>
                  <w:lang w:val="en-AU"/>
                </w:rPr>
                <w:t>URN</w:t>
              </w:r>
            </w:ins>
          </w:p>
        </w:tc>
        <w:tc>
          <w:tcPr>
            <w:tcW w:w="6928" w:type="dxa"/>
            <w:shd w:val="clear" w:color="auto" w:fill="auto"/>
          </w:tcPr>
          <w:p w14:paraId="3D71C567" w14:textId="77777777" w:rsidR="00B754B2" w:rsidRDefault="00B754B2" w:rsidP="00B754B2">
            <w:pPr>
              <w:pStyle w:val="Labeldata"/>
              <w:spacing w:before="60" w:after="60" w:line="276" w:lineRule="auto"/>
              <w:jc w:val="left"/>
              <w:rPr>
                <w:ins w:id="1387" w:author="Greenblue" w:date="2024-02-13T18:24:00Z"/>
              </w:rPr>
            </w:pPr>
            <w:ins w:id="1388" w:author="Greenblue" w:date="2024-02-13T18:24:00Z">
              <w:r>
                <w:t xml:space="preserve">A persistent, location-independent, resource identifier that follows the syntax and semantics for URNs specified in RFC 2141. </w:t>
              </w:r>
            </w:ins>
          </w:p>
          <w:p w14:paraId="60BE16B6" w14:textId="50AEE4AC" w:rsidR="00B754B2" w:rsidRPr="00B754B2" w:rsidRDefault="00B754B2" w:rsidP="00B754B2">
            <w:pPr>
              <w:pStyle w:val="Labeldata"/>
              <w:spacing w:before="60" w:after="60" w:line="276" w:lineRule="auto"/>
              <w:jc w:val="left"/>
              <w:rPr>
                <w:ins w:id="1389" w:author="Greenblue" w:date="2024-02-13T18:24:00Z"/>
              </w:rPr>
            </w:pPr>
            <w:ins w:id="1390" w:author="Greenblue" w:date="2024-02-13T18:24:00Z">
              <w:r w:rsidRPr="00B754B2">
                <w:rPr>
                  <w:sz w:val="18"/>
                  <w:szCs w:val="18"/>
                </w:rPr>
                <w:t>EXAMPLE: urn:iho:s101:1:0:0:AnchorageArea</w:t>
              </w:r>
            </w:ins>
          </w:p>
        </w:tc>
      </w:tr>
    </w:tbl>
    <w:p w14:paraId="659C8113" w14:textId="31AC8689" w:rsidR="005D4FB7" w:rsidRDefault="005D4FB7" w:rsidP="00C53B69">
      <w:pPr>
        <w:autoSpaceDE w:val="0"/>
        <w:autoSpaceDN w:val="0"/>
        <w:adjustRightInd w:val="0"/>
        <w:spacing w:after="0" w:line="240" w:lineRule="auto"/>
        <w:rPr>
          <w:ins w:id="1391" w:author="USER" w:date="2024-03-15T11:06:00Z"/>
          <w:rFonts w:eastAsiaTheme="minorEastAsia"/>
        </w:rPr>
      </w:pPr>
    </w:p>
    <w:p w14:paraId="42B1F65C" w14:textId="4044F0ED" w:rsidR="00082FFA" w:rsidRDefault="00082FFA" w:rsidP="00C53B69">
      <w:pPr>
        <w:autoSpaceDE w:val="0"/>
        <w:autoSpaceDN w:val="0"/>
        <w:adjustRightInd w:val="0"/>
        <w:spacing w:after="0" w:line="240" w:lineRule="auto"/>
        <w:rPr>
          <w:ins w:id="1392" w:author="USER" w:date="2024-03-15T11:06:00Z"/>
          <w:rFonts w:eastAsiaTheme="minorEastAsia"/>
        </w:rPr>
      </w:pPr>
    </w:p>
    <w:p w14:paraId="2FDB9535" w14:textId="32003F3C" w:rsidR="00082FFA" w:rsidRDefault="00082FFA" w:rsidP="006B654D">
      <w:pPr>
        <w:autoSpaceDE w:val="0"/>
        <w:autoSpaceDN w:val="0"/>
        <w:adjustRightInd w:val="0"/>
        <w:spacing w:after="0" w:line="240" w:lineRule="auto"/>
        <w:jc w:val="center"/>
        <w:rPr>
          <w:ins w:id="1393" w:author="USER" w:date="2024-03-15T11:06:00Z"/>
          <w:rFonts w:eastAsiaTheme="minorEastAsia"/>
        </w:rPr>
      </w:pPr>
    </w:p>
    <w:p w14:paraId="5FBF4DB4" w14:textId="4914E4F5" w:rsidR="00082FFA" w:rsidRDefault="00082FFA" w:rsidP="00C53B69">
      <w:pPr>
        <w:autoSpaceDE w:val="0"/>
        <w:autoSpaceDN w:val="0"/>
        <w:adjustRightInd w:val="0"/>
        <w:spacing w:after="0" w:line="240" w:lineRule="auto"/>
        <w:rPr>
          <w:ins w:id="1394" w:author="USER" w:date="2024-03-15T11:06:00Z"/>
          <w:rFonts w:eastAsiaTheme="minorEastAsia"/>
        </w:rPr>
      </w:pPr>
    </w:p>
    <w:p w14:paraId="41A05A6E" w14:textId="3FB9F61E" w:rsidR="00082FFA" w:rsidDel="00C931F2" w:rsidRDefault="00082FFA" w:rsidP="00C53B69">
      <w:pPr>
        <w:autoSpaceDE w:val="0"/>
        <w:autoSpaceDN w:val="0"/>
        <w:adjustRightInd w:val="0"/>
        <w:spacing w:after="0" w:line="240" w:lineRule="auto"/>
        <w:rPr>
          <w:ins w:id="1395" w:author="USER" w:date="2024-03-15T11:06:00Z"/>
          <w:del w:id="1396" w:author="Greenblue" w:date="2024-10-28T16:41:00Z"/>
          <w:rFonts w:eastAsiaTheme="minorEastAsia"/>
        </w:rPr>
      </w:pPr>
    </w:p>
    <w:p w14:paraId="0D22BBBA" w14:textId="77777777" w:rsidR="00082FFA" w:rsidRPr="00082FFA" w:rsidRDefault="00082FFA" w:rsidP="00C53B69">
      <w:pPr>
        <w:autoSpaceDE w:val="0"/>
        <w:autoSpaceDN w:val="0"/>
        <w:adjustRightInd w:val="0"/>
        <w:spacing w:after="0" w:line="240" w:lineRule="auto"/>
        <w:rPr>
          <w:rFonts w:eastAsiaTheme="minorEastAsia"/>
        </w:rPr>
      </w:pPr>
    </w:p>
    <w:p w14:paraId="06B02A84" w14:textId="693A5210" w:rsidR="00F21C94" w:rsidRDefault="00F21C94" w:rsidP="00F21C94">
      <w:pPr>
        <w:pStyle w:val="41"/>
        <w:rPr>
          <w:rFonts w:eastAsia="맑은 고딕"/>
        </w:rPr>
      </w:pPr>
      <w:r>
        <w:rPr>
          <w:rFonts w:eastAsia="맑은 고딕" w:hint="eastAsia"/>
        </w:rPr>
        <w:lastRenderedPageBreak/>
        <w:t>C</w:t>
      </w:r>
      <w:r>
        <w:rPr>
          <w:rFonts w:eastAsia="맑은 고딕"/>
        </w:rPr>
        <w:t>omplex Attributes</w:t>
      </w:r>
    </w:p>
    <w:p w14:paraId="13C1DF44" w14:textId="3490E7FC" w:rsidR="00F21C94" w:rsidRDefault="001F6336" w:rsidP="001F6336">
      <w:r>
        <w:t>Complex</w:t>
      </w:r>
      <w:r>
        <w:rPr>
          <w:spacing w:val="8"/>
        </w:rPr>
        <w:t xml:space="preserve"> </w:t>
      </w:r>
      <w:r>
        <w:t>attributes</w:t>
      </w:r>
      <w:r>
        <w:rPr>
          <w:spacing w:val="8"/>
        </w:rPr>
        <w:t xml:space="preserve"> </w:t>
      </w:r>
      <w:r>
        <w:t>are</w:t>
      </w:r>
      <w:r>
        <w:rPr>
          <w:spacing w:val="9"/>
        </w:rPr>
        <w:t xml:space="preserve"> </w:t>
      </w:r>
      <w:r>
        <w:t>aggregations</w:t>
      </w:r>
      <w:r>
        <w:rPr>
          <w:spacing w:val="10"/>
        </w:rPr>
        <w:t xml:space="preserve"> </w:t>
      </w:r>
      <w:r>
        <w:t>of</w:t>
      </w:r>
      <w:r>
        <w:rPr>
          <w:spacing w:val="9"/>
        </w:rPr>
        <w:t xml:space="preserve"> </w:t>
      </w:r>
      <w:r>
        <w:t>other</w:t>
      </w:r>
      <w:r>
        <w:rPr>
          <w:spacing w:val="8"/>
        </w:rPr>
        <w:t xml:space="preserve"> </w:t>
      </w:r>
      <w:r>
        <w:t>attributes</w:t>
      </w:r>
      <w:r>
        <w:rPr>
          <w:spacing w:val="10"/>
        </w:rPr>
        <w:t xml:space="preserve"> </w:t>
      </w:r>
      <w:r>
        <w:t>that</w:t>
      </w:r>
      <w:r>
        <w:rPr>
          <w:spacing w:val="9"/>
        </w:rPr>
        <w:t xml:space="preserve"> </w:t>
      </w:r>
      <w:r>
        <w:t>are</w:t>
      </w:r>
      <w:r>
        <w:rPr>
          <w:spacing w:val="10"/>
        </w:rPr>
        <w:t xml:space="preserve"> </w:t>
      </w:r>
      <w:r>
        <w:t>either</w:t>
      </w:r>
      <w:r>
        <w:rPr>
          <w:spacing w:val="8"/>
        </w:rPr>
        <w:t xml:space="preserve"> </w:t>
      </w:r>
      <w:r>
        <w:t>simple</w:t>
      </w:r>
      <w:r>
        <w:rPr>
          <w:spacing w:val="9"/>
        </w:rPr>
        <w:t xml:space="preserve"> </w:t>
      </w:r>
      <w:r>
        <w:t>or</w:t>
      </w:r>
      <w:r>
        <w:rPr>
          <w:spacing w:val="10"/>
        </w:rPr>
        <w:t xml:space="preserve"> </w:t>
      </w:r>
      <w:r>
        <w:t>complex.</w:t>
      </w:r>
      <w:r>
        <w:rPr>
          <w:spacing w:val="7"/>
        </w:rPr>
        <w:t xml:space="preserve"> </w:t>
      </w:r>
      <w:r>
        <w:t>The</w:t>
      </w:r>
      <w:r>
        <w:rPr>
          <w:spacing w:val="-53"/>
        </w:rPr>
        <w:t xml:space="preserve"> </w:t>
      </w:r>
      <w:r>
        <w:t>aggregation is defined</w:t>
      </w:r>
      <w:r>
        <w:rPr>
          <w:spacing w:val="1"/>
        </w:rPr>
        <w:t xml:space="preserve"> </w:t>
      </w:r>
      <w:r>
        <w:t>by</w:t>
      </w:r>
      <w:r>
        <w:rPr>
          <w:spacing w:val="-2"/>
        </w:rPr>
        <w:t xml:space="preserve"> </w:t>
      </w:r>
      <w:r>
        <w:t>means of attribute</w:t>
      </w:r>
      <w:r>
        <w:rPr>
          <w:spacing w:val="1"/>
        </w:rPr>
        <w:t xml:space="preserve"> </w:t>
      </w:r>
      <w:r>
        <w:t>bindings.</w:t>
      </w:r>
    </w:p>
    <w:p w14:paraId="3FE98E8A" w14:textId="43F0CD84" w:rsidR="00C85C3B" w:rsidRDefault="00002094" w:rsidP="00082FFA">
      <w:pPr>
        <w:jc w:val="center"/>
      </w:pPr>
      <w:ins w:id="1397" w:author="USER" w:date="2024-03-28T14:43:00Z">
        <w:r>
          <w:rPr>
            <w:noProof/>
          </w:rPr>
          <w:drawing>
            <wp:inline distT="0" distB="0" distL="0" distR="0" wp14:anchorId="3D2785DF" wp14:editId="6C758149">
              <wp:extent cx="4490932" cy="2031001"/>
              <wp:effectExtent l="0" t="0" r="5080" b="762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9343" cy="2039327"/>
                      </a:xfrm>
                      <a:prstGeom prst="rect">
                        <a:avLst/>
                      </a:prstGeom>
                    </pic:spPr>
                  </pic:pic>
                </a:graphicData>
              </a:graphic>
            </wp:inline>
          </w:drawing>
        </w:r>
        <w:r w:rsidDel="00002094">
          <w:rPr>
            <w:noProof/>
          </w:rPr>
          <w:t xml:space="preserve"> </w:t>
        </w:r>
      </w:ins>
      <w:ins w:id="1398" w:author="Greenblue" w:date="2024-02-13T18:28:00Z">
        <w:del w:id="1399" w:author="USER" w:date="2024-03-28T14:43:00Z">
          <w:r w:rsidR="006D7DF3" w:rsidDel="00002094">
            <w:rPr>
              <w:noProof/>
            </w:rPr>
            <w:drawing>
              <wp:inline distT="0" distB="0" distL="0" distR="0" wp14:anchorId="6F2BD36E" wp14:editId="104D8071">
                <wp:extent cx="3877945" cy="169354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7945" cy="1693545"/>
                        </a:xfrm>
                        <a:prstGeom prst="rect">
                          <a:avLst/>
                        </a:prstGeom>
                        <a:noFill/>
                        <a:ln>
                          <a:noFill/>
                        </a:ln>
                      </pic:spPr>
                    </pic:pic>
                  </a:graphicData>
                </a:graphic>
              </wp:inline>
            </w:drawing>
          </w:r>
        </w:del>
      </w:ins>
      <w:del w:id="1400" w:author="Greenblue" w:date="2024-02-13T18:28:00Z">
        <w:r w:rsidR="006D7DF3">
          <w:rPr>
            <w:noProof/>
          </w:rPr>
          <w:drawing>
            <wp:inline distT="0" distB="0" distL="0" distR="0" wp14:anchorId="39575D09" wp14:editId="129994EC">
              <wp:extent cx="2235200" cy="151574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5200" cy="1515745"/>
                      </a:xfrm>
                      <a:prstGeom prst="rect">
                        <a:avLst/>
                      </a:prstGeom>
                      <a:noFill/>
                      <a:ln>
                        <a:noFill/>
                      </a:ln>
                    </pic:spPr>
                  </pic:pic>
                </a:graphicData>
              </a:graphic>
            </wp:inline>
          </w:drawing>
        </w:r>
      </w:del>
    </w:p>
    <w:p w14:paraId="120ADCA3" w14:textId="0F5087A4" w:rsidR="003476EF" w:rsidRPr="00C85C3B" w:rsidRDefault="00C85C3B" w:rsidP="00C85C3B">
      <w:pPr>
        <w:pStyle w:val="ad"/>
        <w:jc w:val="center"/>
      </w:pPr>
      <w:r>
        <w:t xml:space="preserve">Figure </w:t>
      </w:r>
      <w:fldSimple w:instr=" STYLEREF 1 \s ">
        <w:r w:rsidR="00DF7FD4">
          <w:rPr>
            <w:noProof/>
          </w:rPr>
          <w:t>4</w:t>
        </w:r>
      </w:fldSimple>
      <w:r w:rsidR="007B0388">
        <w:noBreakHyphen/>
      </w:r>
      <w:fldSimple w:instr=" SEQ Figure \* ARABIC \s 1 ">
        <w:r w:rsidR="00DF7FD4">
          <w:rPr>
            <w:noProof/>
          </w:rPr>
          <w:t>5</w:t>
        </w:r>
      </w:fldSimple>
      <w:r>
        <w:t xml:space="preserve"> </w:t>
      </w:r>
      <w:del w:id="1401" w:author="Greenblue" w:date="2024-02-13T18:28:00Z">
        <w:r w:rsidDel="00C8160E">
          <w:delText xml:space="preserve">producingAgency </w:delText>
        </w:r>
      </w:del>
      <w:ins w:id="1402" w:author="Greenblue" w:date="2024-02-13T18:28:00Z">
        <w:r w:rsidR="00C8160E">
          <w:t xml:space="preserve">timeIntervalOfProduct </w:t>
        </w:r>
      </w:ins>
      <w:r>
        <w:t>(complex attribute)</w:t>
      </w:r>
    </w:p>
    <w:p w14:paraId="77ED6216" w14:textId="77777777" w:rsidR="00941F24" w:rsidRPr="00941F24" w:rsidRDefault="00941F24" w:rsidP="00941F24">
      <w:pPr>
        <w:autoSpaceDE w:val="0"/>
        <w:autoSpaceDN w:val="0"/>
        <w:adjustRightInd w:val="0"/>
        <w:spacing w:after="0" w:line="240" w:lineRule="auto"/>
        <w:rPr>
          <w:rFonts w:eastAsia="Times New Roman"/>
          <w:lang w:eastAsia="en-GB"/>
        </w:rPr>
      </w:pPr>
      <w:bookmarkStart w:id="1403" w:name="_Toc225648315"/>
      <w:bookmarkStart w:id="1404" w:name="_Toc225065172"/>
    </w:p>
    <w:p w14:paraId="3E9B22A9" w14:textId="51D0755B" w:rsidR="0053708D" w:rsidRDefault="0053708D" w:rsidP="006F5AA4">
      <w:pPr>
        <w:pStyle w:val="20"/>
      </w:pPr>
      <w:bookmarkStart w:id="1405" w:name="_Toc152232555"/>
      <w:bookmarkStart w:id="1406" w:name="_Toc170717207"/>
      <w:r w:rsidRPr="00F73215">
        <w:t>Geomet</w:t>
      </w:r>
      <w:r w:rsidR="00024A4C">
        <w:t>ric representation</w:t>
      </w:r>
      <w:bookmarkEnd w:id="1403"/>
      <w:bookmarkEnd w:id="1404"/>
      <w:bookmarkEnd w:id="1405"/>
      <w:bookmarkEnd w:id="1406"/>
    </w:p>
    <w:p w14:paraId="407A3670" w14:textId="155E3B47" w:rsidR="006F5AA4" w:rsidRDefault="006F5AA4" w:rsidP="006F5AA4">
      <w:pPr>
        <w:rPr>
          <w:ins w:id="1407" w:author="USER" w:date="2024-03-22T18:42:00Z"/>
        </w:rPr>
      </w:pPr>
      <w:bookmarkStart w:id="1408" w:name="_Toc225648316"/>
      <w:bookmarkStart w:id="1409" w:name="_Toc225065173"/>
      <w:r>
        <w:t>Geometric</w:t>
      </w:r>
      <w:r>
        <w:rPr>
          <w:spacing w:val="-3"/>
        </w:rPr>
        <w:t xml:space="preserve"> </w:t>
      </w:r>
      <w:r>
        <w:t>representation</w:t>
      </w:r>
      <w:r>
        <w:rPr>
          <w:spacing w:val="-3"/>
        </w:rPr>
        <w:t xml:space="preserve"> </w:t>
      </w:r>
      <w:r>
        <w:t>is the</w:t>
      </w:r>
      <w:r>
        <w:rPr>
          <w:spacing w:val="-3"/>
        </w:rPr>
        <w:t xml:space="preserve"> </w:t>
      </w:r>
      <w:r>
        <w:t>digital</w:t>
      </w:r>
      <w:r>
        <w:rPr>
          <w:spacing w:val="-3"/>
        </w:rPr>
        <w:t xml:space="preserve"> </w:t>
      </w:r>
      <w:r>
        <w:t>description</w:t>
      </w:r>
      <w:r>
        <w:rPr>
          <w:spacing w:val="-3"/>
        </w:rPr>
        <w:t xml:space="preserve"> </w:t>
      </w:r>
      <w:r>
        <w:t>of</w:t>
      </w:r>
      <w:r>
        <w:rPr>
          <w:spacing w:val="-2"/>
        </w:rPr>
        <w:t xml:space="preserve"> </w:t>
      </w:r>
      <w:r>
        <w:t>the</w:t>
      </w:r>
      <w:r>
        <w:rPr>
          <w:spacing w:val="-3"/>
        </w:rPr>
        <w:t xml:space="preserve"> </w:t>
      </w:r>
      <w:r>
        <w:t>spatial</w:t>
      </w:r>
      <w:r>
        <w:rPr>
          <w:spacing w:val="-5"/>
        </w:rPr>
        <w:t xml:space="preserve"> </w:t>
      </w:r>
      <w:r>
        <w:t>component</w:t>
      </w:r>
      <w:r>
        <w:rPr>
          <w:spacing w:val="-1"/>
        </w:rPr>
        <w:t xml:space="preserve"> </w:t>
      </w:r>
      <w:r>
        <w:t>of</w:t>
      </w:r>
      <w:r>
        <w:rPr>
          <w:spacing w:val="-2"/>
        </w:rPr>
        <w:t xml:space="preserve"> </w:t>
      </w:r>
      <w:r>
        <w:t>an</w:t>
      </w:r>
      <w:r>
        <w:rPr>
          <w:spacing w:val="-3"/>
        </w:rPr>
        <w:t xml:space="preserve"> </w:t>
      </w:r>
      <w:r>
        <w:t>object</w:t>
      </w:r>
      <w:r>
        <w:rPr>
          <w:spacing w:val="-3"/>
        </w:rPr>
        <w:t xml:space="preserve"> </w:t>
      </w:r>
      <w:r>
        <w:t>as</w:t>
      </w:r>
      <w:r>
        <w:rPr>
          <w:spacing w:val="-3"/>
        </w:rPr>
        <w:t xml:space="preserve"> </w:t>
      </w:r>
      <w:r>
        <w:t>described</w:t>
      </w:r>
      <w:r>
        <w:rPr>
          <w:spacing w:val="-1"/>
        </w:rPr>
        <w:t xml:space="preserve"> </w:t>
      </w:r>
      <w:r>
        <w:t>in</w:t>
      </w:r>
      <w:r>
        <w:rPr>
          <w:spacing w:val="-54"/>
        </w:rPr>
        <w:t xml:space="preserve"> </w:t>
      </w:r>
      <w:r>
        <w:t>S-100</w:t>
      </w:r>
      <w:r>
        <w:rPr>
          <w:spacing w:val="1"/>
        </w:rPr>
        <w:t xml:space="preserve"> </w:t>
      </w:r>
      <w:r>
        <w:t>and</w:t>
      </w:r>
      <w:r>
        <w:rPr>
          <w:spacing w:val="1"/>
        </w:rPr>
        <w:t xml:space="preserve"> </w:t>
      </w:r>
      <w:r>
        <w:t>ISO</w:t>
      </w:r>
      <w:r>
        <w:rPr>
          <w:spacing w:val="1"/>
        </w:rPr>
        <w:t xml:space="preserve"> </w:t>
      </w:r>
      <w:r>
        <w:t>19107.</w:t>
      </w:r>
      <w:r>
        <w:rPr>
          <w:spacing w:val="1"/>
        </w:rPr>
        <w:t xml:space="preserve"> </w:t>
      </w:r>
      <w:r>
        <w:t>This</w:t>
      </w:r>
      <w:r>
        <w:rPr>
          <w:spacing w:val="1"/>
        </w:rPr>
        <w:t xml:space="preserve"> </w:t>
      </w:r>
      <w:r>
        <w:t>Product</w:t>
      </w:r>
      <w:r>
        <w:rPr>
          <w:spacing w:val="1"/>
        </w:rPr>
        <w:t xml:space="preserve"> </w:t>
      </w:r>
      <w:r>
        <w:t>Specification</w:t>
      </w:r>
      <w:r>
        <w:rPr>
          <w:spacing w:val="1"/>
        </w:rPr>
        <w:t xml:space="preserve"> </w:t>
      </w:r>
      <w:r>
        <w:t>uses</w:t>
      </w:r>
      <w:r>
        <w:rPr>
          <w:spacing w:val="1"/>
        </w:rPr>
        <w:t xml:space="preserve"> </w:t>
      </w:r>
      <w:del w:id="1410" w:author="Greenblue" w:date="2024-09-06T17:11:00Z">
        <w:r w:rsidDel="002E67AB">
          <w:delText>t</w:delText>
        </w:r>
      </w:del>
      <w:ins w:id="1411" w:author="USER" w:date="2024-03-27T16:12:00Z">
        <w:del w:id="1412" w:author="Greenblue" w:date="2024-09-06T17:11:00Z">
          <w:r w:rsidR="007651C5" w:rsidDel="002E67AB">
            <w:delText>wo</w:delText>
          </w:r>
        </w:del>
      </w:ins>
      <w:del w:id="1413" w:author="Greenblue" w:date="2024-09-06T17:11:00Z">
        <w:r w:rsidDel="002E67AB">
          <w:delText>hree</w:delText>
        </w:r>
        <w:r w:rsidDel="002E67AB">
          <w:rPr>
            <w:spacing w:val="1"/>
          </w:rPr>
          <w:delText xml:space="preserve"> </w:delText>
        </w:r>
      </w:del>
      <w:r>
        <w:t>type</w:t>
      </w:r>
      <w:del w:id="1414" w:author="Greenblue" w:date="2024-09-06T17:11:00Z">
        <w:r w:rsidDel="002E67AB">
          <w:delText>s</w:delText>
        </w:r>
      </w:del>
      <w:r>
        <w:rPr>
          <w:spacing w:val="1"/>
        </w:rPr>
        <w:t xml:space="preserve"> </w:t>
      </w:r>
      <w:r>
        <w:t>of</w:t>
      </w:r>
      <w:r>
        <w:rPr>
          <w:spacing w:val="1"/>
        </w:rPr>
        <w:t xml:space="preserve"> </w:t>
      </w:r>
      <w:r>
        <w:t>geometr</w:t>
      </w:r>
      <w:ins w:id="1415" w:author="Greenblue" w:date="2024-09-06T17:11:00Z">
        <w:r w:rsidR="002E67AB">
          <w:t>y</w:t>
        </w:r>
      </w:ins>
      <w:del w:id="1416" w:author="Greenblue" w:date="2024-09-06T17:11:00Z">
        <w:r w:rsidDel="002E67AB">
          <w:delText>ies</w:delText>
        </w:r>
      </w:del>
      <w:r>
        <w:t>:</w:t>
      </w:r>
      <w:del w:id="1417" w:author="Greenblue" w:date="2024-09-06T17:12:00Z">
        <w:r w:rsidDel="002E67AB">
          <w:rPr>
            <w:spacing w:val="1"/>
          </w:rPr>
          <w:delText xml:space="preserve"> </w:delText>
        </w:r>
      </w:del>
      <w:ins w:id="1418" w:author="Greenblue" w:date="2024-09-06T17:12:00Z">
        <w:r w:rsidR="002E67AB">
          <w:rPr>
            <w:spacing w:val="1"/>
          </w:rPr>
          <w:t xml:space="preserve"> </w:t>
        </w:r>
      </w:ins>
      <w:del w:id="1419" w:author="Greenblue" w:date="2024-09-06T17:12:00Z">
        <w:r w:rsidDel="002E67AB">
          <w:delText>GM_Point</w:delText>
        </w:r>
      </w:del>
      <w:del w:id="1420" w:author="USER" w:date="2024-03-27T16:12:00Z">
        <w:r w:rsidDel="007651C5">
          <w:delText>,</w:delText>
        </w:r>
        <w:r w:rsidDel="007651C5">
          <w:rPr>
            <w:spacing w:val="1"/>
          </w:rPr>
          <w:delText xml:space="preserve"> </w:delText>
        </w:r>
        <w:r w:rsidDel="007651C5">
          <w:delText>GM_OrientableCurve,</w:delText>
        </w:r>
        <w:r w:rsidDel="007651C5">
          <w:rPr>
            <w:spacing w:val="-2"/>
          </w:rPr>
          <w:delText xml:space="preserve"> </w:delText>
        </w:r>
      </w:del>
      <w:ins w:id="1421" w:author="USER" w:date="2024-03-27T16:12:00Z">
        <w:del w:id="1422" w:author="Greenblue" w:date="2024-09-06T17:12:00Z">
          <w:r w:rsidR="007651C5" w:rsidDel="002E67AB">
            <w:rPr>
              <w:spacing w:val="-2"/>
            </w:rPr>
            <w:delText xml:space="preserve"> </w:delText>
          </w:r>
        </w:del>
      </w:ins>
      <w:del w:id="1423" w:author="Greenblue" w:date="2024-09-06T17:12:00Z">
        <w:r w:rsidDel="002E67AB">
          <w:delText>and</w:delText>
        </w:r>
        <w:r w:rsidDel="002E67AB">
          <w:rPr>
            <w:spacing w:val="1"/>
          </w:rPr>
          <w:delText xml:space="preserve"> </w:delText>
        </w:r>
      </w:del>
      <w:r>
        <w:t>GM_</w:t>
      </w:r>
      <w:del w:id="1424" w:author="Greenblue" w:date="2024-09-06T17:12:00Z">
        <w:r w:rsidDel="002E67AB">
          <w:delText>Orientable</w:delText>
        </w:r>
      </w:del>
      <w:r>
        <w:t>Surface.</w:t>
      </w:r>
      <w:ins w:id="1425" w:author="Greenblue" w:date="2024-02-13T18:29:00Z">
        <w:r w:rsidR="00C8160E">
          <w:t xml:space="preserve"> </w:t>
        </w:r>
        <w:del w:id="1426" w:author="USER" w:date="2024-03-28T00:09:00Z">
          <w:r w:rsidR="00C8160E" w:rsidRPr="00C8160E" w:rsidDel="006E4B8C">
            <w:delText>Figure 4-6  Geometric Primitives shows an overview of how the spatial model has been implemented in S-128.</w:delText>
          </w:r>
        </w:del>
      </w:ins>
    </w:p>
    <w:p w14:paraId="3BEAC66E" w14:textId="3284C174" w:rsidR="0032631A" w:rsidRDefault="0032631A" w:rsidP="0032631A">
      <w:pPr>
        <w:spacing w:after="120"/>
        <w:rPr>
          <w:ins w:id="1427" w:author="USER" w:date="2024-03-22T18:42:00Z"/>
          <w:color w:val="000009"/>
        </w:rPr>
      </w:pPr>
      <w:ins w:id="1428" w:author="USER" w:date="2024-03-22T18:42:00Z">
        <w:r>
          <w:rPr>
            <w:rFonts w:eastAsia="맑은 고딕" w:hint="eastAsia"/>
          </w:rPr>
          <w:t>C</w:t>
        </w:r>
        <w:r>
          <w:rPr>
            <w:rFonts w:eastAsia="맑은 고딕"/>
          </w:rPr>
          <w:t xml:space="preserve">NPs are encoded as vector entities which conform to S-100 geometry configuration level 3a (S-100 Part 7). </w:t>
        </w:r>
        <w:r w:rsidRPr="007F6622">
          <w:rPr>
            <w:color w:val="000009"/>
          </w:rPr>
          <w:t>S-128</w:t>
        </w:r>
        <w:r w:rsidRPr="007F6622">
          <w:rPr>
            <w:color w:val="000009"/>
            <w:spacing w:val="-1"/>
          </w:rPr>
          <w:t xml:space="preserve"> </w:t>
        </w:r>
        <w:r w:rsidRPr="007F6622">
          <w:rPr>
            <w:color w:val="000009"/>
          </w:rPr>
          <w:t>further</w:t>
        </w:r>
        <w:r w:rsidRPr="007F6622">
          <w:rPr>
            <w:color w:val="000009"/>
            <w:spacing w:val="-1"/>
          </w:rPr>
          <w:t xml:space="preserve"> </w:t>
        </w:r>
        <w:r w:rsidRPr="007F6622">
          <w:rPr>
            <w:color w:val="000009"/>
          </w:rPr>
          <w:t>constrains</w:t>
        </w:r>
        <w:r w:rsidRPr="007F6622">
          <w:rPr>
            <w:color w:val="000009"/>
            <w:spacing w:val="-1"/>
          </w:rPr>
          <w:t xml:space="preserve"> </w:t>
        </w:r>
        <w:r w:rsidRPr="007F6622">
          <w:rPr>
            <w:color w:val="000009"/>
          </w:rPr>
          <w:t>Level 3a</w:t>
        </w:r>
        <w:r w:rsidRPr="007F6622">
          <w:rPr>
            <w:color w:val="000009"/>
            <w:spacing w:val="1"/>
          </w:rPr>
          <w:t xml:space="preserve"> </w:t>
        </w:r>
        <w:r w:rsidRPr="007F6622">
          <w:rPr>
            <w:color w:val="000009"/>
          </w:rPr>
          <w:t>with</w:t>
        </w:r>
        <w:r w:rsidRPr="007F6622">
          <w:rPr>
            <w:color w:val="000009"/>
            <w:spacing w:val="1"/>
          </w:rPr>
          <w:t xml:space="preserve"> </w:t>
        </w:r>
        <w:r w:rsidRPr="007F6622">
          <w:rPr>
            <w:color w:val="000009"/>
          </w:rPr>
          <w:t>the</w:t>
        </w:r>
        <w:r w:rsidRPr="007F6622">
          <w:rPr>
            <w:color w:val="000009"/>
            <w:spacing w:val="-2"/>
          </w:rPr>
          <w:t xml:space="preserve"> </w:t>
        </w:r>
        <w:r w:rsidRPr="007F6622">
          <w:rPr>
            <w:color w:val="000009"/>
          </w:rPr>
          <w:t>following:</w:t>
        </w:r>
        <w:r w:rsidRPr="007F6622">
          <w:t xml:space="preserve"> </w:t>
        </w:r>
        <w:r>
          <w:t xml:space="preserve">The distance between two consecutive control points must not </w:t>
        </w:r>
        <w:r w:rsidRPr="003A48E9">
          <w:rPr>
            <w:rFonts w:eastAsia="맑은 고딕" w:hint="eastAsia"/>
          </w:rPr>
          <w:t>b</w:t>
        </w:r>
        <w:r w:rsidRPr="003A48E9">
          <w:rPr>
            <w:rFonts w:eastAsia="맑은 고딕"/>
          </w:rPr>
          <w:t>e less than 0.</w:t>
        </w:r>
        <w:r>
          <w:rPr>
            <w:rFonts w:eastAsia="맑은 고딕" w:hint="eastAsia"/>
          </w:rPr>
          <w:t>3</w:t>
        </w:r>
        <w:r w:rsidRPr="003A48E9">
          <w:rPr>
            <w:rFonts w:eastAsia="맑은 고딕"/>
          </w:rPr>
          <w:t xml:space="preserve"> mm at  a</w:t>
        </w:r>
        <w:r>
          <w:rPr>
            <w:spacing w:val="-2"/>
          </w:rPr>
          <w:t xml:space="preserve"> </w:t>
        </w:r>
        <w:r>
          <w:t>permitted</w:t>
        </w:r>
        <w:r>
          <w:rPr>
            <w:spacing w:val="-1"/>
          </w:rPr>
          <w:t xml:space="preserve"> </w:t>
        </w:r>
        <w:r>
          <w:t>display</w:t>
        </w:r>
        <w:r>
          <w:rPr>
            <w:spacing w:val="-4"/>
          </w:rPr>
          <w:t xml:space="preserve"> </w:t>
        </w:r>
        <w:r>
          <w:t>scale.</w:t>
        </w:r>
      </w:ins>
    </w:p>
    <w:p w14:paraId="6F2DA18D" w14:textId="77777777" w:rsidR="0032631A" w:rsidRDefault="0032631A" w:rsidP="0032631A">
      <w:pPr>
        <w:spacing w:before="240" w:after="120"/>
        <w:rPr>
          <w:ins w:id="1429" w:author="USER" w:date="2024-03-22T18:42:00Z"/>
        </w:rPr>
      </w:pPr>
      <w:ins w:id="1430" w:author="USER" w:date="2024-03-22T18:42:00Z">
        <w:r>
          <w:t>The following exception applies to S-128:</w:t>
        </w:r>
      </w:ins>
    </w:p>
    <w:p w14:paraId="449B91FD" w14:textId="2F533F9C" w:rsidR="0032631A" w:rsidRPr="000D38E5" w:rsidDel="000F4707" w:rsidRDefault="0032631A" w:rsidP="0032631A">
      <w:pPr>
        <w:pStyle w:val="afff7"/>
        <w:numPr>
          <w:ilvl w:val="0"/>
          <w:numId w:val="13"/>
        </w:numPr>
        <w:spacing w:line="276" w:lineRule="auto"/>
        <w:ind w:left="669" w:hanging="227"/>
        <w:rPr>
          <w:ins w:id="1431" w:author="USER" w:date="2024-03-22T18:42:00Z"/>
          <w:del w:id="1432" w:author="Greenblue" w:date="2024-10-10T10:32:00Z"/>
          <w:rFonts w:eastAsia="맑은 고딕"/>
          <w:lang w:eastAsia="ko-KR"/>
        </w:rPr>
      </w:pPr>
      <w:ins w:id="1433" w:author="USER" w:date="2024-03-22T18:42:00Z">
        <w:del w:id="1434" w:author="Greenblue" w:date="2024-10-10T10:32:00Z">
          <w:r w:rsidDel="000F4707">
            <w:delText>The use of coordinates is restricted to two dimensions.</w:delText>
          </w:r>
        </w:del>
      </w:ins>
    </w:p>
    <w:p w14:paraId="1F3C62D1" w14:textId="41B44DD9" w:rsidR="0032631A" w:rsidRPr="006E4B8C" w:rsidRDefault="0032631A" w:rsidP="0032631A">
      <w:pPr>
        <w:pStyle w:val="afff7"/>
        <w:numPr>
          <w:ilvl w:val="0"/>
          <w:numId w:val="13"/>
        </w:numPr>
        <w:spacing w:after="240" w:line="276" w:lineRule="auto"/>
        <w:ind w:left="669" w:hanging="227"/>
        <w:rPr>
          <w:ins w:id="1435" w:author="USER" w:date="2024-03-28T00:09:00Z"/>
          <w:rFonts w:eastAsia="맑은 고딕"/>
          <w:lang w:eastAsia="ko-KR"/>
        </w:rPr>
      </w:pPr>
      <w:ins w:id="1436" w:author="USER" w:date="2024-03-22T18:42:00Z">
        <w:r>
          <w:t>S</w:t>
        </w:r>
        <w:r>
          <w:rPr>
            <w:color w:val="000009"/>
          </w:rPr>
          <w:t>oundings features which use GM_Point or GM_Multipoint with three dimensional coordinates</w:t>
        </w:r>
        <w:r>
          <w:rPr>
            <w:color w:val="000009"/>
            <w:spacing w:val="1"/>
          </w:rPr>
          <w:t xml:space="preserve"> </w:t>
        </w:r>
        <w:r>
          <w:rPr>
            <w:color w:val="000009"/>
          </w:rPr>
          <w:t>are</w:t>
        </w:r>
        <w:r>
          <w:rPr>
            <w:color w:val="000009"/>
            <w:spacing w:val="-2"/>
          </w:rPr>
          <w:t xml:space="preserve"> </w:t>
        </w:r>
        <w:r>
          <w:rPr>
            <w:color w:val="000009"/>
          </w:rPr>
          <w:t>not</w:t>
        </w:r>
        <w:r>
          <w:rPr>
            <w:color w:val="000009"/>
            <w:spacing w:val="1"/>
          </w:rPr>
          <w:t xml:space="preserve"> </w:t>
        </w:r>
        <w:r>
          <w:rPr>
            <w:color w:val="000009"/>
          </w:rPr>
          <w:t>currently</w:t>
        </w:r>
        <w:r>
          <w:rPr>
            <w:color w:val="000009"/>
            <w:spacing w:val="-2"/>
          </w:rPr>
          <w:t xml:space="preserve"> </w:t>
        </w:r>
        <w:r>
          <w:rPr>
            <w:color w:val="000009"/>
          </w:rPr>
          <w:t>included</w:t>
        </w:r>
        <w:r>
          <w:rPr>
            <w:color w:val="000009"/>
            <w:spacing w:val="-1"/>
          </w:rPr>
          <w:t xml:space="preserve"> </w:t>
        </w:r>
        <w:r>
          <w:rPr>
            <w:color w:val="000009"/>
          </w:rPr>
          <w:t>in</w:t>
        </w:r>
        <w:r>
          <w:rPr>
            <w:color w:val="000009"/>
            <w:spacing w:val="-1"/>
          </w:rPr>
          <w:t xml:space="preserve"> </w:t>
        </w:r>
        <w:r>
          <w:rPr>
            <w:color w:val="000009"/>
          </w:rPr>
          <w:t>S-128.</w:t>
        </w:r>
      </w:ins>
    </w:p>
    <w:p w14:paraId="3D1B4A09" w14:textId="77777777" w:rsidR="006E4B8C" w:rsidRPr="00657DCC" w:rsidRDefault="006E4B8C" w:rsidP="006E4B8C">
      <w:pPr>
        <w:pStyle w:val="afff7"/>
        <w:spacing w:after="240" w:line="276" w:lineRule="auto"/>
        <w:rPr>
          <w:ins w:id="1437" w:author="USER" w:date="2024-03-22T18:42:00Z"/>
          <w:rFonts w:eastAsia="맑은 고딕"/>
          <w:lang w:eastAsia="ko-KR"/>
        </w:rPr>
      </w:pPr>
    </w:p>
    <w:p w14:paraId="530D2FAC" w14:textId="2D64B65E" w:rsidR="0032631A" w:rsidRPr="0032631A" w:rsidDel="006E4B8C" w:rsidRDefault="0032631A" w:rsidP="006F5AA4">
      <w:pPr>
        <w:rPr>
          <w:del w:id="1438" w:author="USER" w:date="2024-03-28T00:09:00Z"/>
          <w:rFonts w:eastAsiaTheme="minorEastAsia"/>
          <w:lang w:val="en-GB"/>
        </w:rPr>
      </w:pPr>
      <w:bookmarkStart w:id="1439" w:name="_Toc162544238"/>
      <w:bookmarkStart w:id="1440" w:name="_Toc170717208"/>
      <w:bookmarkEnd w:id="1439"/>
      <w:bookmarkEnd w:id="1440"/>
    </w:p>
    <w:p w14:paraId="7191A08B" w14:textId="0BB4F0D8" w:rsidR="00B9712B" w:rsidDel="006E4B8C" w:rsidRDefault="006D7DF3" w:rsidP="00082FFA">
      <w:pPr>
        <w:rPr>
          <w:del w:id="1441" w:author="USER" w:date="2024-03-28T00:09:00Z"/>
        </w:rPr>
      </w:pPr>
      <w:del w:id="1442" w:author="USER" w:date="2024-03-28T00:09:00Z">
        <w:r w:rsidDel="006E4B8C">
          <w:rPr>
            <w:noProof/>
          </w:rPr>
          <w:drawing>
            <wp:inline distT="0" distB="0" distL="0" distR="0" wp14:anchorId="21E76D77" wp14:editId="093E12D2">
              <wp:extent cx="5486400" cy="367474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674745"/>
                      </a:xfrm>
                      <a:prstGeom prst="rect">
                        <a:avLst/>
                      </a:prstGeom>
                      <a:noFill/>
                      <a:ln>
                        <a:noFill/>
                      </a:ln>
                    </pic:spPr>
                  </pic:pic>
                </a:graphicData>
              </a:graphic>
            </wp:inline>
          </w:drawing>
        </w:r>
        <w:bookmarkStart w:id="1443" w:name="_Toc162544239"/>
        <w:bookmarkStart w:id="1444" w:name="_Toc170717209"/>
        <w:bookmarkEnd w:id="1443"/>
        <w:bookmarkEnd w:id="1444"/>
      </w:del>
    </w:p>
    <w:p w14:paraId="22565A96" w14:textId="22340BC5" w:rsidR="006F5AA4" w:rsidRPr="00B9712B" w:rsidDel="006E4B8C" w:rsidRDefault="00B9712B" w:rsidP="00B9712B">
      <w:pPr>
        <w:pStyle w:val="ad"/>
        <w:jc w:val="center"/>
        <w:rPr>
          <w:del w:id="1445" w:author="USER" w:date="2024-03-28T00:09:00Z"/>
        </w:rPr>
      </w:pPr>
      <w:del w:id="1446" w:author="USER" w:date="2024-03-28T00:09:00Z">
        <w:r w:rsidDel="006E4B8C">
          <w:delText xml:space="preserve">Figure </w:delText>
        </w:r>
        <w:r w:rsidR="00E47BC6" w:rsidDel="006E4B8C">
          <w:fldChar w:fldCharType="begin"/>
        </w:r>
        <w:r w:rsidR="00E47BC6" w:rsidDel="006E4B8C">
          <w:delInstrText xml:space="preserve"> STYLEREF 1 \s </w:delInstrText>
        </w:r>
        <w:r w:rsidR="00E47BC6" w:rsidDel="006E4B8C">
          <w:fldChar w:fldCharType="separate"/>
        </w:r>
        <w:r w:rsidR="00DF7FD4" w:rsidDel="006E4B8C">
          <w:rPr>
            <w:noProof/>
          </w:rPr>
          <w:delText>4</w:delText>
        </w:r>
        <w:r w:rsidR="00E47BC6" w:rsidDel="006E4B8C">
          <w:rPr>
            <w:noProof/>
          </w:rPr>
          <w:fldChar w:fldCharType="end"/>
        </w:r>
        <w:r w:rsidR="007B0388" w:rsidDel="006E4B8C">
          <w:noBreakHyphen/>
        </w:r>
        <w:r w:rsidR="00E47BC6" w:rsidDel="006E4B8C">
          <w:fldChar w:fldCharType="begin"/>
        </w:r>
        <w:r w:rsidR="00E47BC6" w:rsidDel="006E4B8C">
          <w:delInstrText xml:space="preserve"> SEQ Figure \* ARABIC \s 1 </w:delInstrText>
        </w:r>
        <w:r w:rsidR="00E47BC6" w:rsidDel="006E4B8C">
          <w:fldChar w:fldCharType="separate"/>
        </w:r>
        <w:r w:rsidR="00DF7FD4" w:rsidDel="006E4B8C">
          <w:rPr>
            <w:noProof/>
          </w:rPr>
          <w:delText>6</w:delText>
        </w:r>
        <w:r w:rsidR="00E47BC6" w:rsidDel="006E4B8C">
          <w:rPr>
            <w:noProof/>
          </w:rPr>
          <w:fldChar w:fldCharType="end"/>
        </w:r>
        <w:r w:rsidDel="006E4B8C">
          <w:delText xml:space="preserve"> Geometric </w:delText>
        </w:r>
      </w:del>
      <w:ins w:id="1447" w:author="Greenblue" w:date="2024-02-13T18:30:00Z">
        <w:del w:id="1448" w:author="USER" w:date="2024-03-28T00:09:00Z">
          <w:r w:rsidR="00C8160E" w:rsidRPr="00C8160E" w:rsidDel="006E4B8C">
            <w:delText>Primitives</w:delText>
          </w:r>
        </w:del>
      </w:ins>
      <w:del w:id="1449" w:author="USER" w:date="2024-03-28T00:09:00Z">
        <w:r w:rsidDel="006E4B8C">
          <w:delText>primit</w:delText>
        </w:r>
        <w:bookmarkStart w:id="1450" w:name="_Toc162544240"/>
        <w:bookmarkStart w:id="1451" w:name="_Toc170717210"/>
        <w:bookmarkEnd w:id="1450"/>
        <w:bookmarkEnd w:id="1451"/>
      </w:del>
    </w:p>
    <w:p w14:paraId="31C8EC1D" w14:textId="7AB87EC6" w:rsidR="00A0577E" w:rsidRPr="008233BF" w:rsidRDefault="00BB0421" w:rsidP="00972855">
      <w:pPr>
        <w:pStyle w:val="1"/>
      </w:pPr>
      <w:bookmarkStart w:id="1452" w:name="_Toc152232556"/>
      <w:bookmarkStart w:id="1453" w:name="_Toc170717211"/>
      <w:r w:rsidRPr="008233BF">
        <w:t>Coordinate Reference Systems</w:t>
      </w:r>
      <w:r w:rsidR="004504B9" w:rsidRPr="008233BF">
        <w:t xml:space="preserve"> (CRS)</w:t>
      </w:r>
      <w:bookmarkEnd w:id="1408"/>
      <w:bookmarkEnd w:id="1409"/>
      <w:bookmarkEnd w:id="1452"/>
      <w:bookmarkEnd w:id="1453"/>
      <w:r w:rsidR="009E66AF">
        <w:rPr>
          <w:color w:val="FF0000"/>
        </w:rPr>
        <w:t xml:space="preserve"> </w:t>
      </w:r>
    </w:p>
    <w:p w14:paraId="0416F0DA" w14:textId="77777777" w:rsidR="00BB0421" w:rsidRDefault="00BB0421" w:rsidP="00666E30">
      <w:pPr>
        <w:pStyle w:val="20"/>
      </w:pPr>
      <w:bookmarkStart w:id="1454" w:name="_Toc225648317"/>
      <w:bookmarkStart w:id="1455" w:name="_Toc225065174"/>
      <w:bookmarkStart w:id="1456" w:name="_Toc152232557"/>
      <w:bookmarkStart w:id="1457" w:name="_Toc170717212"/>
      <w:r w:rsidRPr="008233BF">
        <w:t>Introduction</w:t>
      </w:r>
      <w:bookmarkEnd w:id="1454"/>
      <w:bookmarkEnd w:id="1455"/>
      <w:bookmarkEnd w:id="1456"/>
      <w:bookmarkEnd w:id="1457"/>
      <w:r w:rsidR="005D0276">
        <w:t xml:space="preserve"> </w:t>
      </w:r>
    </w:p>
    <w:p w14:paraId="5C45C7EA" w14:textId="77777777" w:rsidR="003476EF" w:rsidRDefault="003476EF" w:rsidP="003476EF">
      <w:r>
        <w:rPr>
          <w:w w:val="95"/>
        </w:rPr>
        <w:t>The</w:t>
      </w:r>
      <w:r>
        <w:rPr>
          <w:spacing w:val="12"/>
          <w:w w:val="95"/>
        </w:rPr>
        <w:t xml:space="preserve"> </w:t>
      </w:r>
      <w:r>
        <w:rPr>
          <w:w w:val="95"/>
        </w:rPr>
        <w:t>location</w:t>
      </w:r>
      <w:r>
        <w:rPr>
          <w:spacing w:val="13"/>
          <w:w w:val="95"/>
        </w:rPr>
        <w:t xml:space="preserve"> </w:t>
      </w:r>
      <w:r>
        <w:rPr>
          <w:w w:val="95"/>
        </w:rPr>
        <w:t>of</w:t>
      </w:r>
      <w:r>
        <w:rPr>
          <w:spacing w:val="15"/>
          <w:w w:val="95"/>
        </w:rPr>
        <w:t xml:space="preserve"> </w:t>
      </w:r>
      <w:r>
        <w:rPr>
          <w:w w:val="95"/>
        </w:rPr>
        <w:t>an</w:t>
      </w:r>
      <w:r>
        <w:rPr>
          <w:spacing w:val="13"/>
          <w:w w:val="95"/>
        </w:rPr>
        <w:t xml:space="preserve"> </w:t>
      </w:r>
      <w:r>
        <w:rPr>
          <w:w w:val="95"/>
        </w:rPr>
        <w:t>object</w:t>
      </w:r>
      <w:r>
        <w:rPr>
          <w:spacing w:val="13"/>
          <w:w w:val="95"/>
        </w:rPr>
        <w:t xml:space="preserve"> </w:t>
      </w:r>
      <w:r>
        <w:rPr>
          <w:w w:val="95"/>
        </w:rPr>
        <w:t>in</w:t>
      </w:r>
      <w:r>
        <w:rPr>
          <w:spacing w:val="12"/>
          <w:w w:val="95"/>
        </w:rPr>
        <w:t xml:space="preserve"> </w:t>
      </w:r>
      <w:r>
        <w:rPr>
          <w:w w:val="95"/>
        </w:rPr>
        <w:t>the</w:t>
      </w:r>
      <w:r>
        <w:rPr>
          <w:spacing w:val="13"/>
          <w:w w:val="95"/>
        </w:rPr>
        <w:t xml:space="preserve"> </w:t>
      </w:r>
      <w:r>
        <w:rPr>
          <w:w w:val="95"/>
        </w:rPr>
        <w:t>S-100</w:t>
      </w:r>
      <w:r>
        <w:rPr>
          <w:spacing w:val="12"/>
          <w:w w:val="95"/>
        </w:rPr>
        <w:t xml:space="preserve"> </w:t>
      </w:r>
      <w:r>
        <w:rPr>
          <w:w w:val="95"/>
        </w:rPr>
        <w:t>Standard</w:t>
      </w:r>
      <w:r>
        <w:rPr>
          <w:spacing w:val="15"/>
          <w:w w:val="95"/>
        </w:rPr>
        <w:t xml:space="preserve"> </w:t>
      </w:r>
      <w:r>
        <w:rPr>
          <w:w w:val="95"/>
        </w:rPr>
        <w:t>is</w:t>
      </w:r>
      <w:r>
        <w:rPr>
          <w:spacing w:val="15"/>
          <w:w w:val="95"/>
        </w:rPr>
        <w:t xml:space="preserve"> </w:t>
      </w:r>
      <w:r>
        <w:rPr>
          <w:w w:val="95"/>
        </w:rPr>
        <w:t>defined</w:t>
      </w:r>
      <w:r>
        <w:rPr>
          <w:spacing w:val="13"/>
          <w:w w:val="95"/>
        </w:rPr>
        <w:t xml:space="preserve"> </w:t>
      </w:r>
      <w:r>
        <w:rPr>
          <w:w w:val="95"/>
        </w:rPr>
        <w:t>by</w:t>
      </w:r>
      <w:r>
        <w:rPr>
          <w:spacing w:val="8"/>
          <w:w w:val="95"/>
        </w:rPr>
        <w:t xml:space="preserve"> </w:t>
      </w:r>
      <w:r>
        <w:rPr>
          <w:w w:val="95"/>
        </w:rPr>
        <w:t>means</w:t>
      </w:r>
      <w:r>
        <w:rPr>
          <w:spacing w:val="14"/>
          <w:w w:val="95"/>
        </w:rPr>
        <w:t xml:space="preserve"> </w:t>
      </w:r>
      <w:r>
        <w:rPr>
          <w:w w:val="95"/>
        </w:rPr>
        <w:t>of</w:t>
      </w:r>
      <w:r>
        <w:rPr>
          <w:spacing w:val="16"/>
          <w:w w:val="95"/>
        </w:rPr>
        <w:t xml:space="preserve"> </w:t>
      </w:r>
      <w:r>
        <w:rPr>
          <w:w w:val="95"/>
        </w:rPr>
        <w:t>coordinates</w:t>
      </w:r>
      <w:r>
        <w:rPr>
          <w:spacing w:val="17"/>
          <w:w w:val="95"/>
        </w:rPr>
        <w:t xml:space="preserve"> </w:t>
      </w:r>
      <w:r>
        <w:rPr>
          <w:w w:val="95"/>
        </w:rPr>
        <w:t>which</w:t>
      </w:r>
      <w:r>
        <w:rPr>
          <w:spacing w:val="12"/>
          <w:w w:val="95"/>
        </w:rPr>
        <w:t xml:space="preserve"> </w:t>
      </w:r>
      <w:r>
        <w:rPr>
          <w:w w:val="95"/>
        </w:rPr>
        <w:t>relate</w:t>
      </w:r>
      <w:r>
        <w:rPr>
          <w:spacing w:val="13"/>
          <w:w w:val="95"/>
        </w:rPr>
        <w:t xml:space="preserve"> </w:t>
      </w:r>
      <w:r>
        <w:rPr>
          <w:w w:val="95"/>
        </w:rPr>
        <w:t>a</w:t>
      </w:r>
      <w:r>
        <w:rPr>
          <w:spacing w:val="13"/>
          <w:w w:val="95"/>
        </w:rPr>
        <w:t xml:space="preserve"> </w:t>
      </w:r>
      <w:r>
        <w:rPr>
          <w:w w:val="95"/>
        </w:rPr>
        <w:t>feature</w:t>
      </w:r>
      <w:r>
        <w:rPr>
          <w:spacing w:val="-51"/>
          <w:w w:val="95"/>
        </w:rPr>
        <w:t xml:space="preserve"> </w:t>
      </w:r>
      <w:r>
        <w:t>to a position. The coordinate reference system used for this Product Specification is World Geodetic</w:t>
      </w:r>
      <w:r>
        <w:rPr>
          <w:spacing w:val="1"/>
        </w:rPr>
        <w:t xml:space="preserve"> </w:t>
      </w:r>
      <w:r>
        <w:t>System</w:t>
      </w:r>
      <w:r>
        <w:rPr>
          <w:spacing w:val="-4"/>
        </w:rPr>
        <w:t xml:space="preserve"> </w:t>
      </w:r>
      <w:r>
        <w:t>1984</w:t>
      </w:r>
      <w:r>
        <w:rPr>
          <w:spacing w:val="-5"/>
        </w:rPr>
        <w:t xml:space="preserve"> </w:t>
      </w:r>
      <w:r>
        <w:t>(WGS</w:t>
      </w:r>
      <w:r>
        <w:rPr>
          <w:spacing w:val="-7"/>
        </w:rPr>
        <w:t xml:space="preserve"> </w:t>
      </w:r>
      <w:r>
        <w:t>84)</w:t>
      </w:r>
      <w:r>
        <w:rPr>
          <w:spacing w:val="-4"/>
        </w:rPr>
        <w:t xml:space="preserve"> </w:t>
      </w:r>
      <w:r>
        <w:t>which</w:t>
      </w:r>
      <w:r>
        <w:rPr>
          <w:spacing w:val="-7"/>
        </w:rPr>
        <w:t xml:space="preserve"> </w:t>
      </w:r>
      <w:r>
        <w:t>is</w:t>
      </w:r>
      <w:r>
        <w:rPr>
          <w:spacing w:val="-3"/>
        </w:rPr>
        <w:t xml:space="preserve"> </w:t>
      </w:r>
      <w:r>
        <w:t>defined</w:t>
      </w:r>
      <w:r>
        <w:rPr>
          <w:spacing w:val="-5"/>
        </w:rPr>
        <w:t xml:space="preserve"> </w:t>
      </w:r>
      <w:r>
        <w:t>by</w:t>
      </w:r>
      <w:r>
        <w:rPr>
          <w:spacing w:val="-10"/>
        </w:rPr>
        <w:t xml:space="preserve"> </w:t>
      </w:r>
      <w:r>
        <w:t>the</w:t>
      </w:r>
      <w:r>
        <w:rPr>
          <w:spacing w:val="-5"/>
        </w:rPr>
        <w:t xml:space="preserve"> </w:t>
      </w:r>
      <w:r>
        <w:t>European</w:t>
      </w:r>
      <w:r>
        <w:rPr>
          <w:spacing w:val="-6"/>
        </w:rPr>
        <w:t xml:space="preserve"> </w:t>
      </w:r>
      <w:r>
        <w:t>Petroleum</w:t>
      </w:r>
      <w:r>
        <w:rPr>
          <w:spacing w:val="-3"/>
        </w:rPr>
        <w:t xml:space="preserve"> </w:t>
      </w:r>
      <w:r>
        <w:t>Survey</w:t>
      </w:r>
      <w:r>
        <w:rPr>
          <w:spacing w:val="-8"/>
        </w:rPr>
        <w:t xml:space="preserve"> </w:t>
      </w:r>
      <w:r>
        <w:t>Group</w:t>
      </w:r>
      <w:r>
        <w:rPr>
          <w:spacing w:val="-7"/>
        </w:rPr>
        <w:t xml:space="preserve"> </w:t>
      </w:r>
      <w:r>
        <w:t>(EPSG)</w:t>
      </w:r>
      <w:r>
        <w:rPr>
          <w:spacing w:val="-6"/>
        </w:rPr>
        <w:t xml:space="preserve"> </w:t>
      </w:r>
      <w:r>
        <w:t>code</w:t>
      </w:r>
      <w:r>
        <w:rPr>
          <w:spacing w:val="-5"/>
        </w:rPr>
        <w:t xml:space="preserve"> </w:t>
      </w:r>
      <w:r>
        <w:t>4326,</w:t>
      </w:r>
      <w:r>
        <w:rPr>
          <w:spacing w:val="-53"/>
        </w:rPr>
        <w:t xml:space="preserve"> </w:t>
      </w:r>
      <w:r>
        <w:t>(or</w:t>
      </w:r>
      <w:r>
        <w:rPr>
          <w:spacing w:val="-2"/>
        </w:rPr>
        <w:t xml:space="preserve"> </w:t>
      </w:r>
      <w:r>
        <w:t>similar -</w:t>
      </w:r>
      <w:r>
        <w:rPr>
          <w:spacing w:val="-1"/>
        </w:rPr>
        <w:t xml:space="preserve"> </w:t>
      </w:r>
      <w:r>
        <w:t>North</w:t>
      </w:r>
      <w:r>
        <w:rPr>
          <w:spacing w:val="-1"/>
        </w:rPr>
        <w:t xml:space="preserve"> </w:t>
      </w:r>
      <w:r>
        <w:t>American</w:t>
      </w:r>
      <w:r>
        <w:rPr>
          <w:spacing w:val="1"/>
        </w:rPr>
        <w:t xml:space="preserve"> </w:t>
      </w:r>
      <w:r>
        <w:t>Datum</w:t>
      </w:r>
      <w:r>
        <w:rPr>
          <w:spacing w:val="3"/>
        </w:rPr>
        <w:t xml:space="preserve"> </w:t>
      </w:r>
      <w:r>
        <w:t>1983</w:t>
      </w:r>
      <w:r>
        <w:rPr>
          <w:spacing w:val="-1"/>
        </w:rPr>
        <w:t xml:space="preserve"> </w:t>
      </w:r>
      <w:r>
        <w:t>/ Canadian</w:t>
      </w:r>
      <w:r>
        <w:rPr>
          <w:spacing w:val="1"/>
        </w:rPr>
        <w:t xml:space="preserve"> </w:t>
      </w:r>
      <w:r>
        <w:t>Spatial Reference System).</w:t>
      </w:r>
    </w:p>
    <w:p w14:paraId="7C134C2C" w14:textId="77777777" w:rsidR="003476EF" w:rsidRDefault="003476EF" w:rsidP="003476EF">
      <w:r>
        <w:t>Spatial data is expressed as latitude (φ) and longitude (λ) geographic coordinates. Latitude values are</w:t>
      </w:r>
      <w:r>
        <w:rPr>
          <w:spacing w:val="1"/>
        </w:rPr>
        <w:t xml:space="preserve"> </w:t>
      </w:r>
      <w:r>
        <w:t>stored as a negative number to represent a position south of the Equator. Longitude values are stored</w:t>
      </w:r>
      <w:r>
        <w:rPr>
          <w:spacing w:val="1"/>
        </w:rPr>
        <w:t xml:space="preserve"> </w:t>
      </w:r>
      <w:r>
        <w:t>as a negative number to represent a position west of the International Prime Meridian. Coordinates are</w:t>
      </w:r>
      <w:r>
        <w:rPr>
          <w:spacing w:val="-53"/>
        </w:rPr>
        <w:t xml:space="preserve"> </w:t>
      </w:r>
      <w:r>
        <w:t>expressed</w:t>
      </w:r>
      <w:r>
        <w:rPr>
          <w:spacing w:val="1"/>
        </w:rPr>
        <w:t xml:space="preserve"> </w:t>
      </w:r>
      <w:r>
        <w:t>as</w:t>
      </w:r>
      <w:r>
        <w:rPr>
          <w:spacing w:val="1"/>
        </w:rPr>
        <w:t xml:space="preserve"> </w:t>
      </w:r>
      <w:r>
        <w:t>real</w:t>
      </w:r>
      <w:r>
        <w:rPr>
          <w:spacing w:val="1"/>
        </w:rPr>
        <w:t xml:space="preserve"> </w:t>
      </w:r>
      <w:r>
        <w:t>value,</w:t>
      </w:r>
      <w:r>
        <w:rPr>
          <w:spacing w:val="1"/>
        </w:rPr>
        <w:t xml:space="preserve"> </w:t>
      </w:r>
      <w:r>
        <w:t>degree</w:t>
      </w:r>
      <w:r>
        <w:rPr>
          <w:spacing w:val="1"/>
        </w:rPr>
        <w:t xml:space="preserve"> </w:t>
      </w:r>
      <w:r>
        <w:t>/</w:t>
      </w:r>
      <w:r>
        <w:rPr>
          <w:spacing w:val="1"/>
        </w:rPr>
        <w:t xml:space="preserve"> </w:t>
      </w:r>
      <w:r>
        <w:t>degree</w:t>
      </w:r>
      <w:r>
        <w:rPr>
          <w:spacing w:val="1"/>
        </w:rPr>
        <w:t xml:space="preserve"> </w:t>
      </w:r>
      <w:r>
        <w:t>decimal</w:t>
      </w:r>
      <w:r>
        <w:rPr>
          <w:spacing w:val="1"/>
        </w:rPr>
        <w:t xml:space="preserve"> </w:t>
      </w:r>
      <w:r>
        <w:t>format.</w:t>
      </w:r>
      <w:r>
        <w:rPr>
          <w:spacing w:val="1"/>
        </w:rPr>
        <w:t xml:space="preserve"> </w:t>
      </w:r>
      <w:r>
        <w:t>Datasets</w:t>
      </w:r>
      <w:r>
        <w:rPr>
          <w:spacing w:val="1"/>
        </w:rPr>
        <w:t xml:space="preserve"> </w:t>
      </w:r>
      <w:r>
        <w:t>conforming</w:t>
      </w:r>
      <w:r>
        <w:rPr>
          <w:spacing w:val="1"/>
        </w:rPr>
        <w:t xml:space="preserve"> </w:t>
      </w:r>
      <w:r>
        <w:t>to</w:t>
      </w:r>
      <w:r>
        <w:rPr>
          <w:spacing w:val="1"/>
        </w:rPr>
        <w:t xml:space="preserve"> </w:t>
      </w:r>
      <w:r>
        <w:t>this</w:t>
      </w:r>
      <w:r>
        <w:rPr>
          <w:spacing w:val="1"/>
        </w:rPr>
        <w:t xml:space="preserve"> </w:t>
      </w:r>
      <w:r>
        <w:t>product</w:t>
      </w:r>
      <w:r>
        <w:rPr>
          <w:spacing w:val="1"/>
        </w:rPr>
        <w:t xml:space="preserve"> </w:t>
      </w:r>
      <w:r>
        <w:t>specification</w:t>
      </w:r>
      <w:r>
        <w:rPr>
          <w:spacing w:val="-2"/>
        </w:rPr>
        <w:t xml:space="preserve"> </w:t>
      </w:r>
      <w:r>
        <w:t>are</w:t>
      </w:r>
      <w:r>
        <w:rPr>
          <w:spacing w:val="1"/>
        </w:rPr>
        <w:t xml:space="preserve"> </w:t>
      </w:r>
      <w:r>
        <w:t>not</w:t>
      </w:r>
      <w:r>
        <w:rPr>
          <w:spacing w:val="1"/>
        </w:rPr>
        <w:t xml:space="preserve"> </w:t>
      </w:r>
      <w:r>
        <w:t>projected.</w:t>
      </w:r>
    </w:p>
    <w:p w14:paraId="6A863CA3" w14:textId="34FFA325" w:rsidR="002F035B" w:rsidRDefault="007259D3" w:rsidP="00B36913">
      <w:pPr>
        <w:pStyle w:val="Label1"/>
        <w:spacing w:after="120" w:line="240" w:lineRule="auto"/>
      </w:pPr>
      <w:r>
        <w:t>Horizontal coordinate reference system</w:t>
      </w:r>
      <w:bookmarkStart w:id="1458" w:name="_Toc288810276"/>
      <w:bookmarkStart w:id="1459" w:name="_Toc288812323"/>
      <w:r w:rsidR="002F035B" w:rsidRPr="00E558AF">
        <w:t xml:space="preserve">: </w:t>
      </w:r>
      <w:r w:rsidR="002F035B">
        <w:tab/>
      </w:r>
      <w:bookmarkStart w:id="1460" w:name="_Toc288810277"/>
      <w:bookmarkStart w:id="1461" w:name="_Toc288812324"/>
      <w:bookmarkEnd w:id="1458"/>
      <w:bookmarkEnd w:id="1459"/>
      <w:r w:rsidRPr="007259D3">
        <w:rPr>
          <w:b w:val="0"/>
          <w:bCs/>
          <w:sz w:val="20"/>
          <w:szCs w:val="20"/>
        </w:rPr>
        <w:t>WGS84</w:t>
      </w:r>
    </w:p>
    <w:p w14:paraId="3AD13A51" w14:textId="631C66E7" w:rsidR="002F035B" w:rsidRDefault="002F035B" w:rsidP="00B36913">
      <w:pPr>
        <w:pStyle w:val="Label1"/>
        <w:spacing w:after="120" w:line="240" w:lineRule="auto"/>
      </w:pPr>
      <w:r w:rsidRPr="00E558AF">
        <w:lastRenderedPageBreak/>
        <w:t xml:space="preserve">Projection: </w:t>
      </w:r>
      <w:r>
        <w:tab/>
      </w:r>
      <w:r>
        <w:tab/>
      </w:r>
      <w:r>
        <w:tab/>
      </w:r>
      <w:r>
        <w:tab/>
      </w:r>
      <w:r>
        <w:tab/>
      </w:r>
      <w:r>
        <w:tab/>
      </w:r>
      <w:r>
        <w:tab/>
      </w:r>
      <w:r>
        <w:tab/>
      </w:r>
      <w:r>
        <w:tab/>
      </w:r>
      <w:bookmarkStart w:id="1462" w:name="_Toc288810278"/>
      <w:bookmarkStart w:id="1463" w:name="_Toc288812325"/>
      <w:bookmarkEnd w:id="1460"/>
      <w:bookmarkEnd w:id="1461"/>
      <w:r w:rsidR="007259D3">
        <w:tab/>
      </w:r>
      <w:r w:rsidR="007259D3" w:rsidRPr="007259D3">
        <w:rPr>
          <w:b w:val="0"/>
          <w:bCs/>
          <w:sz w:val="20"/>
          <w:szCs w:val="20"/>
        </w:rPr>
        <w:t>None</w:t>
      </w:r>
    </w:p>
    <w:p w14:paraId="07B70DFF" w14:textId="4C64D116" w:rsidR="002F035B" w:rsidRDefault="002F035B" w:rsidP="00B36913">
      <w:pPr>
        <w:pStyle w:val="Label1"/>
        <w:spacing w:after="120" w:line="240" w:lineRule="auto"/>
        <w:ind w:left="4425" w:hanging="4425"/>
      </w:pPr>
      <w:r w:rsidRPr="00E558AF">
        <w:t>Vertical coordinate reference system:</w:t>
      </w:r>
      <w:r w:rsidRPr="00472EE6">
        <w:t xml:space="preserve"> </w:t>
      </w:r>
      <w:r>
        <w:tab/>
      </w:r>
      <w:bookmarkStart w:id="1464" w:name="_Toc288810279"/>
      <w:bookmarkStart w:id="1465" w:name="_Toc288812326"/>
      <w:bookmarkEnd w:id="1462"/>
      <w:bookmarkEnd w:id="1463"/>
      <w:r w:rsidR="007259D3" w:rsidRPr="007259D3">
        <w:rPr>
          <w:b w:val="0"/>
          <w:bCs/>
          <w:sz w:val="20"/>
          <w:szCs w:val="20"/>
        </w:rPr>
        <w:t>Although all coordinates in a data set must refer to the same horizontal CRS different Vertical Datums can be</w:t>
      </w:r>
      <w:r w:rsidR="007259D3" w:rsidRPr="007259D3">
        <w:rPr>
          <w:b w:val="0"/>
          <w:bCs/>
          <w:spacing w:val="-54"/>
          <w:sz w:val="20"/>
          <w:szCs w:val="20"/>
        </w:rPr>
        <w:t xml:space="preserve"> </w:t>
      </w:r>
      <w:r w:rsidR="007259D3" w:rsidRPr="007259D3">
        <w:rPr>
          <w:b w:val="0"/>
          <w:bCs/>
          <w:sz w:val="20"/>
          <w:szCs w:val="20"/>
        </w:rPr>
        <w:t>used for the depth component of a coordinate tuple.</w:t>
      </w:r>
      <w:r w:rsidR="007259D3" w:rsidRPr="007259D3">
        <w:rPr>
          <w:b w:val="0"/>
          <w:bCs/>
          <w:spacing w:val="1"/>
          <w:sz w:val="20"/>
          <w:szCs w:val="20"/>
        </w:rPr>
        <w:t xml:space="preserve"> </w:t>
      </w:r>
      <w:r w:rsidR="007259D3" w:rsidRPr="007259D3">
        <w:rPr>
          <w:b w:val="0"/>
          <w:bCs/>
          <w:sz w:val="20"/>
          <w:szCs w:val="20"/>
        </w:rPr>
        <w:t>Therefore the vertical CRS can be repeated. For each</w:t>
      </w:r>
      <w:r w:rsidR="007259D3" w:rsidRPr="007259D3">
        <w:rPr>
          <w:b w:val="0"/>
          <w:bCs/>
          <w:spacing w:val="-53"/>
          <w:sz w:val="20"/>
          <w:szCs w:val="20"/>
        </w:rPr>
        <w:t xml:space="preserve"> </w:t>
      </w:r>
      <w:r w:rsidR="007259D3" w:rsidRPr="007259D3">
        <w:rPr>
          <w:b w:val="0"/>
          <w:bCs/>
          <w:sz w:val="20"/>
          <w:szCs w:val="20"/>
        </w:rPr>
        <w:t>Vertical</w:t>
      </w:r>
      <w:r w:rsidR="007259D3" w:rsidRPr="007259D3">
        <w:rPr>
          <w:b w:val="0"/>
          <w:bCs/>
          <w:spacing w:val="1"/>
          <w:sz w:val="20"/>
          <w:szCs w:val="20"/>
        </w:rPr>
        <w:t xml:space="preserve"> </w:t>
      </w:r>
      <w:r w:rsidR="007259D3" w:rsidRPr="007259D3">
        <w:rPr>
          <w:b w:val="0"/>
          <w:bCs/>
          <w:sz w:val="20"/>
          <w:szCs w:val="20"/>
        </w:rPr>
        <w:t>CRS</w:t>
      </w:r>
      <w:r w:rsidR="007259D3" w:rsidRPr="007259D3">
        <w:rPr>
          <w:b w:val="0"/>
          <w:bCs/>
          <w:spacing w:val="1"/>
          <w:sz w:val="20"/>
          <w:szCs w:val="20"/>
        </w:rPr>
        <w:t xml:space="preserve"> </w:t>
      </w:r>
      <w:r w:rsidR="007259D3" w:rsidRPr="007259D3">
        <w:rPr>
          <w:b w:val="0"/>
          <w:bCs/>
          <w:sz w:val="20"/>
          <w:szCs w:val="20"/>
        </w:rPr>
        <w:t>a</w:t>
      </w:r>
      <w:r w:rsidR="007259D3" w:rsidRPr="007259D3">
        <w:rPr>
          <w:b w:val="0"/>
          <w:bCs/>
          <w:spacing w:val="1"/>
          <w:sz w:val="20"/>
          <w:szCs w:val="20"/>
        </w:rPr>
        <w:t xml:space="preserve"> </w:t>
      </w:r>
      <w:r w:rsidR="007259D3" w:rsidRPr="007259D3">
        <w:rPr>
          <w:b w:val="0"/>
          <w:bCs/>
          <w:sz w:val="20"/>
          <w:szCs w:val="20"/>
        </w:rPr>
        <w:t>unique</w:t>
      </w:r>
      <w:r w:rsidR="007259D3" w:rsidRPr="007259D3">
        <w:rPr>
          <w:b w:val="0"/>
          <w:bCs/>
          <w:spacing w:val="1"/>
          <w:sz w:val="20"/>
          <w:szCs w:val="20"/>
        </w:rPr>
        <w:t xml:space="preserve"> </w:t>
      </w:r>
      <w:r w:rsidR="007259D3" w:rsidRPr="007259D3">
        <w:rPr>
          <w:b w:val="0"/>
          <w:bCs/>
          <w:sz w:val="20"/>
          <w:szCs w:val="20"/>
        </w:rPr>
        <w:t>identifier</w:t>
      </w:r>
      <w:r w:rsidR="007259D3" w:rsidRPr="007259D3">
        <w:rPr>
          <w:b w:val="0"/>
          <w:bCs/>
          <w:spacing w:val="1"/>
          <w:sz w:val="20"/>
          <w:szCs w:val="20"/>
        </w:rPr>
        <w:t xml:space="preserve"> </w:t>
      </w:r>
      <w:r w:rsidR="007259D3" w:rsidRPr="007259D3">
        <w:rPr>
          <w:b w:val="0"/>
          <w:bCs/>
          <w:sz w:val="20"/>
          <w:szCs w:val="20"/>
        </w:rPr>
        <w:t>is</w:t>
      </w:r>
      <w:r w:rsidR="007259D3" w:rsidRPr="007259D3">
        <w:rPr>
          <w:b w:val="0"/>
          <w:bCs/>
          <w:spacing w:val="1"/>
          <w:sz w:val="20"/>
          <w:szCs w:val="20"/>
        </w:rPr>
        <w:t xml:space="preserve"> </w:t>
      </w:r>
      <w:r w:rsidR="007259D3" w:rsidRPr="007259D3">
        <w:rPr>
          <w:b w:val="0"/>
          <w:bCs/>
          <w:sz w:val="20"/>
          <w:szCs w:val="20"/>
        </w:rPr>
        <w:t>defined.</w:t>
      </w:r>
      <w:r w:rsidR="007259D3" w:rsidRPr="007259D3">
        <w:rPr>
          <w:b w:val="0"/>
          <w:bCs/>
          <w:spacing w:val="1"/>
          <w:sz w:val="20"/>
          <w:szCs w:val="20"/>
        </w:rPr>
        <w:t xml:space="preserve"> </w:t>
      </w:r>
      <w:r w:rsidR="007259D3" w:rsidRPr="007259D3">
        <w:rPr>
          <w:b w:val="0"/>
          <w:bCs/>
          <w:sz w:val="20"/>
          <w:szCs w:val="20"/>
        </w:rPr>
        <w:t>Those</w:t>
      </w:r>
      <w:r w:rsidR="007259D3" w:rsidRPr="007259D3">
        <w:rPr>
          <w:b w:val="0"/>
          <w:bCs/>
          <w:spacing w:val="-53"/>
          <w:sz w:val="20"/>
          <w:szCs w:val="20"/>
        </w:rPr>
        <w:t xml:space="preserve"> </w:t>
      </w:r>
      <w:r w:rsidR="007259D3" w:rsidRPr="007259D3">
        <w:rPr>
          <w:b w:val="0"/>
          <w:bCs/>
          <w:sz w:val="20"/>
          <w:szCs w:val="20"/>
        </w:rPr>
        <w:t>identifiers will be used to indicate which Vertical CRS</w:t>
      </w:r>
      <w:r w:rsidR="007259D3" w:rsidRPr="007259D3">
        <w:rPr>
          <w:b w:val="0"/>
          <w:bCs/>
          <w:spacing w:val="1"/>
          <w:sz w:val="20"/>
          <w:szCs w:val="20"/>
        </w:rPr>
        <w:t xml:space="preserve"> </w:t>
      </w:r>
      <w:r w:rsidR="007259D3" w:rsidRPr="007259D3">
        <w:rPr>
          <w:b w:val="0"/>
          <w:bCs/>
          <w:sz w:val="20"/>
          <w:szCs w:val="20"/>
        </w:rPr>
        <w:t>is</w:t>
      </w:r>
      <w:r w:rsidR="007259D3" w:rsidRPr="007259D3">
        <w:rPr>
          <w:b w:val="0"/>
          <w:bCs/>
          <w:spacing w:val="-7"/>
          <w:sz w:val="20"/>
          <w:szCs w:val="20"/>
        </w:rPr>
        <w:t xml:space="preserve"> </w:t>
      </w:r>
      <w:r w:rsidR="007259D3" w:rsidRPr="007259D3">
        <w:rPr>
          <w:b w:val="0"/>
          <w:bCs/>
          <w:sz w:val="20"/>
          <w:szCs w:val="20"/>
        </w:rPr>
        <w:t>used.</w:t>
      </w:r>
      <w:r w:rsidR="007259D3" w:rsidRPr="007259D3">
        <w:rPr>
          <w:b w:val="0"/>
          <w:bCs/>
          <w:spacing w:val="-5"/>
          <w:sz w:val="20"/>
          <w:szCs w:val="20"/>
        </w:rPr>
        <w:t xml:space="preserve"> </w:t>
      </w:r>
      <w:r w:rsidR="007259D3" w:rsidRPr="007259D3">
        <w:rPr>
          <w:b w:val="0"/>
          <w:bCs/>
          <w:sz w:val="20"/>
          <w:szCs w:val="20"/>
        </w:rPr>
        <w:t>Units</w:t>
      </w:r>
      <w:r w:rsidR="007259D3" w:rsidRPr="007259D3">
        <w:rPr>
          <w:b w:val="0"/>
          <w:bCs/>
          <w:spacing w:val="-6"/>
          <w:sz w:val="20"/>
          <w:szCs w:val="20"/>
        </w:rPr>
        <w:t xml:space="preserve"> </w:t>
      </w:r>
      <w:r w:rsidR="007259D3" w:rsidRPr="007259D3">
        <w:rPr>
          <w:b w:val="0"/>
          <w:bCs/>
          <w:sz w:val="20"/>
          <w:szCs w:val="20"/>
        </w:rPr>
        <w:t>must</w:t>
      </w:r>
      <w:r w:rsidR="007259D3" w:rsidRPr="007259D3">
        <w:rPr>
          <w:b w:val="0"/>
          <w:bCs/>
          <w:spacing w:val="-7"/>
          <w:sz w:val="20"/>
          <w:szCs w:val="20"/>
        </w:rPr>
        <w:t xml:space="preserve"> </w:t>
      </w:r>
      <w:r w:rsidR="007259D3" w:rsidRPr="007259D3">
        <w:rPr>
          <w:b w:val="0"/>
          <w:bCs/>
          <w:sz w:val="20"/>
          <w:szCs w:val="20"/>
        </w:rPr>
        <w:t>be</w:t>
      </w:r>
      <w:r w:rsidR="007259D3" w:rsidRPr="007259D3">
        <w:rPr>
          <w:b w:val="0"/>
          <w:bCs/>
          <w:spacing w:val="-5"/>
          <w:sz w:val="20"/>
          <w:szCs w:val="20"/>
        </w:rPr>
        <w:t xml:space="preserve"> </w:t>
      </w:r>
      <w:r w:rsidR="007259D3" w:rsidRPr="007259D3">
        <w:rPr>
          <w:b w:val="0"/>
          <w:bCs/>
          <w:sz w:val="20"/>
          <w:szCs w:val="20"/>
        </w:rPr>
        <w:t>in</w:t>
      </w:r>
      <w:r w:rsidR="007259D3" w:rsidRPr="007259D3">
        <w:rPr>
          <w:b w:val="0"/>
          <w:bCs/>
          <w:spacing w:val="-7"/>
          <w:sz w:val="20"/>
          <w:szCs w:val="20"/>
        </w:rPr>
        <w:t xml:space="preserve"> </w:t>
      </w:r>
      <w:r w:rsidR="007259D3" w:rsidRPr="007259D3">
        <w:rPr>
          <w:b w:val="0"/>
          <w:bCs/>
          <w:sz w:val="20"/>
          <w:szCs w:val="20"/>
        </w:rPr>
        <w:t>meters.</w:t>
      </w:r>
      <w:r w:rsidR="007259D3" w:rsidRPr="007259D3">
        <w:t xml:space="preserve"> </w:t>
      </w:r>
    </w:p>
    <w:p w14:paraId="14A09794" w14:textId="4B1687F3" w:rsidR="002F035B" w:rsidRPr="00472EE6" w:rsidRDefault="002F035B" w:rsidP="00B36913">
      <w:pPr>
        <w:pStyle w:val="Label1"/>
        <w:spacing w:before="240" w:after="120" w:line="240" w:lineRule="auto"/>
      </w:pPr>
      <w:r w:rsidRPr="00E558AF">
        <w:t xml:space="preserve">Temporal reference system: </w:t>
      </w:r>
      <w:r>
        <w:tab/>
      </w:r>
      <w:r>
        <w:tab/>
      </w:r>
      <w:r>
        <w:tab/>
      </w:r>
      <w:r>
        <w:tab/>
      </w:r>
      <w:bookmarkEnd w:id="1464"/>
      <w:bookmarkEnd w:id="1465"/>
      <w:r w:rsidR="007259D3">
        <w:tab/>
      </w:r>
      <w:r w:rsidR="007259D3" w:rsidRPr="007259D3">
        <w:rPr>
          <w:b w:val="0"/>
          <w:bCs/>
          <w:sz w:val="20"/>
          <w:szCs w:val="20"/>
        </w:rPr>
        <w:t>Gregorian calendar</w:t>
      </w:r>
    </w:p>
    <w:p w14:paraId="6FE3B51F" w14:textId="77777777" w:rsidR="002F035B" w:rsidRPr="00472EE6" w:rsidRDefault="002F035B" w:rsidP="00B36913">
      <w:pPr>
        <w:pStyle w:val="Label1"/>
        <w:spacing w:after="120" w:line="240" w:lineRule="auto"/>
      </w:pPr>
      <w:bookmarkStart w:id="1466" w:name="_Toc288810280"/>
      <w:bookmarkStart w:id="1467" w:name="_Toc288812327"/>
      <w:r w:rsidRPr="00B708A5">
        <w:t>Coordinate reference system registry:</w:t>
      </w:r>
      <w:r w:rsidRPr="00472EE6">
        <w:t xml:space="preserve"> </w:t>
      </w:r>
      <w:r>
        <w:tab/>
      </w:r>
      <w:r>
        <w:tab/>
      </w:r>
      <w:hyperlink r:id="rId37" w:history="1">
        <w:r w:rsidRPr="007259D3">
          <w:rPr>
            <w:rStyle w:val="afd"/>
            <w:b w:val="0"/>
            <w:bCs/>
            <w:sz w:val="20"/>
            <w:szCs w:val="20"/>
            <w:lang w:val="en-US"/>
          </w:rPr>
          <w:t xml:space="preserve">EPSG Geodetic Parameter </w:t>
        </w:r>
        <w:bookmarkEnd w:id="1466"/>
        <w:bookmarkEnd w:id="1467"/>
        <w:r w:rsidRPr="007259D3">
          <w:rPr>
            <w:rStyle w:val="afd"/>
            <w:b w:val="0"/>
            <w:bCs/>
            <w:sz w:val="20"/>
            <w:szCs w:val="20"/>
            <w:lang w:val="en-US"/>
          </w:rPr>
          <w:t>Registry</w:t>
        </w:r>
      </w:hyperlink>
      <w:r w:rsidRPr="007259D3">
        <w:rPr>
          <w:sz w:val="20"/>
          <w:szCs w:val="20"/>
        </w:rPr>
        <w:t xml:space="preserve"> </w:t>
      </w:r>
    </w:p>
    <w:p w14:paraId="0DA8547C" w14:textId="10F59E95" w:rsidR="002F035B" w:rsidRPr="00472EE6" w:rsidRDefault="002F035B" w:rsidP="00B36913">
      <w:pPr>
        <w:pStyle w:val="Label1"/>
        <w:spacing w:after="120" w:line="240" w:lineRule="auto"/>
      </w:pPr>
      <w:bookmarkStart w:id="1468" w:name="_Toc288810282"/>
      <w:bookmarkStart w:id="1469" w:name="_Toc288812329"/>
      <w:r w:rsidRPr="00B708A5">
        <w:t>Date type</w:t>
      </w:r>
      <w:r>
        <w:t xml:space="preserve"> (according to ISO 19115)</w:t>
      </w:r>
      <w:r w:rsidRPr="00B708A5">
        <w:t>:</w:t>
      </w:r>
      <w:r w:rsidRPr="00472EE6">
        <w:t xml:space="preserve">  </w:t>
      </w:r>
      <w:r>
        <w:tab/>
      </w:r>
      <w:r>
        <w:tab/>
      </w:r>
      <w:bookmarkEnd w:id="1468"/>
      <w:bookmarkEnd w:id="1469"/>
      <w:r w:rsidR="00304AF7" w:rsidRPr="00304AF7">
        <w:rPr>
          <w:b w:val="0"/>
          <w:bCs/>
          <w:sz w:val="20"/>
          <w:szCs w:val="20"/>
        </w:rPr>
        <w:t>002 - publication</w:t>
      </w:r>
    </w:p>
    <w:p w14:paraId="0DBDD405" w14:textId="03B86EF7" w:rsidR="002F035B" w:rsidRPr="00972855" w:rsidRDefault="002F035B" w:rsidP="00B36913">
      <w:pPr>
        <w:spacing w:after="120" w:line="240" w:lineRule="auto"/>
        <w:ind w:left="4420" w:hanging="4420"/>
        <w:rPr>
          <w:rStyle w:val="LabeldataChar"/>
        </w:rPr>
      </w:pPr>
      <w:bookmarkStart w:id="1470" w:name="_Toc288810283"/>
      <w:bookmarkStart w:id="1471" w:name="_Toc288812330"/>
      <w:r w:rsidRPr="00972855">
        <w:rPr>
          <w:rStyle w:val="Label1Char"/>
        </w:rPr>
        <w:t>Responsible party:</w:t>
      </w:r>
      <w:r w:rsidR="00304AF7" w:rsidRPr="00304AF7">
        <w:t xml:space="preserve"> </w:t>
      </w:r>
      <w:r w:rsidR="00304AF7">
        <w:tab/>
      </w:r>
      <w:r w:rsidRPr="00972855">
        <w:rPr>
          <w:rStyle w:val="LabeldataChar"/>
        </w:rPr>
        <w:t>International Organisation of Oil and Gas Producers</w:t>
      </w:r>
      <w:bookmarkEnd w:id="1470"/>
      <w:bookmarkEnd w:id="1471"/>
      <w:r w:rsidRPr="00972855">
        <w:rPr>
          <w:rStyle w:val="LabeldataChar"/>
        </w:rPr>
        <w:t xml:space="preserve"> (</w:t>
      </w:r>
      <w:ins w:id="1472" w:author="Greenblue" w:date="2024-02-13T18:30:00Z">
        <w:r w:rsidR="00C8160E">
          <w:rPr>
            <w:rStyle w:val="LabeldataChar"/>
          </w:rPr>
          <w:t>I</w:t>
        </w:r>
      </w:ins>
      <w:r w:rsidRPr="00972855">
        <w:rPr>
          <w:rStyle w:val="LabeldataChar"/>
        </w:rPr>
        <w:t xml:space="preserve">OGP) </w:t>
      </w:r>
    </w:p>
    <w:p w14:paraId="467B756B" w14:textId="4DFF87E6" w:rsidR="002F035B" w:rsidRPr="004E0C28" w:rsidRDefault="002F035B" w:rsidP="00DC0D79">
      <w:pPr>
        <w:spacing w:after="120" w:line="480" w:lineRule="auto"/>
        <w:rPr>
          <w:rStyle w:val="Label1Char"/>
          <w:b w:val="0"/>
          <w:bCs/>
          <w:color w:val="0000FF"/>
          <w:sz w:val="20"/>
          <w:szCs w:val="20"/>
          <w:u w:val="single"/>
          <w:lang w:val="pl-PL"/>
        </w:rPr>
      </w:pPr>
      <w:bookmarkStart w:id="1473" w:name="_Toc288810284"/>
      <w:bookmarkStart w:id="1474" w:name="_Toc288812331"/>
      <w:r w:rsidRPr="004E0C28">
        <w:rPr>
          <w:rStyle w:val="Label1Char"/>
          <w:lang w:val="pl-PL"/>
        </w:rPr>
        <w:t>URL:</w:t>
      </w:r>
      <w:r w:rsidRPr="004E0C28">
        <w:rPr>
          <w:lang w:val="pl-PL"/>
        </w:rPr>
        <w:t xml:space="preserve">  </w:t>
      </w:r>
      <w:bookmarkEnd w:id="1473"/>
      <w:bookmarkEnd w:id="1474"/>
      <w:r w:rsidR="00221A42" w:rsidRPr="004E0C28">
        <w:rPr>
          <w:lang w:val="pl-PL"/>
        </w:rPr>
        <w:tab/>
      </w:r>
      <w:r w:rsidR="00221A42" w:rsidRPr="004E0C28">
        <w:rPr>
          <w:lang w:val="pl-PL"/>
        </w:rPr>
        <w:tab/>
      </w:r>
      <w:r w:rsidR="00221A42" w:rsidRPr="004E0C28">
        <w:rPr>
          <w:lang w:val="pl-PL"/>
        </w:rPr>
        <w:tab/>
      </w:r>
      <w:r w:rsidR="00221A42" w:rsidRPr="004E0C28">
        <w:rPr>
          <w:lang w:val="pl-PL"/>
        </w:rPr>
        <w:tab/>
      </w:r>
      <w:r w:rsidR="00221A42" w:rsidRPr="004E0C28">
        <w:rPr>
          <w:lang w:val="pl-PL"/>
        </w:rPr>
        <w:tab/>
      </w:r>
      <w:r w:rsidR="00221A42" w:rsidRPr="004E0C28">
        <w:rPr>
          <w:lang w:val="pl-PL"/>
        </w:rPr>
        <w:tab/>
      </w:r>
      <w:r w:rsidR="00221A42" w:rsidRPr="004E0C28">
        <w:rPr>
          <w:lang w:val="pl-PL"/>
        </w:rPr>
        <w:tab/>
      </w:r>
      <w:r w:rsidR="00221A42" w:rsidRPr="004E0C28">
        <w:rPr>
          <w:lang w:val="pl-PL"/>
        </w:rPr>
        <w:tab/>
      </w:r>
      <w:r w:rsidR="00221A42" w:rsidRPr="004E0C28">
        <w:rPr>
          <w:lang w:val="pl-PL"/>
        </w:rPr>
        <w:tab/>
      </w:r>
      <w:r w:rsidR="00304AF7" w:rsidRPr="004E0C28">
        <w:rPr>
          <w:lang w:val="pl-PL"/>
        </w:rPr>
        <w:tab/>
      </w:r>
      <w:r w:rsidR="00304AF7" w:rsidRPr="004E0C28">
        <w:rPr>
          <w:lang w:val="pl-PL"/>
        </w:rPr>
        <w:tab/>
      </w:r>
      <w:r w:rsidR="00221A42" w:rsidRPr="004E0C28">
        <w:rPr>
          <w:lang w:val="pl-PL"/>
        </w:rPr>
        <w:tab/>
      </w:r>
      <w:ins w:id="1475" w:author="USER" w:date="2024-03-22T18:44:00Z">
        <w:r w:rsidR="0032631A" w:rsidRPr="004E0C28">
          <w:rPr>
            <w:lang w:val="pl-PL"/>
          </w:rPr>
          <w:t>https://epsg.org/home.html</w:t>
        </w:r>
      </w:ins>
      <w:ins w:id="1476" w:author="Greenblue" w:date="2024-02-13T18:31:00Z">
        <w:del w:id="1477" w:author="USER" w:date="2024-03-22T18:44:00Z">
          <w:r w:rsidR="00C8160E" w:rsidDel="0032631A">
            <w:rPr>
              <w:rStyle w:val="Label1Char"/>
              <w:b w:val="0"/>
              <w:bCs/>
              <w:color w:val="0000FF"/>
              <w:sz w:val="20"/>
              <w:szCs w:val="20"/>
              <w:u w:val="single"/>
            </w:rPr>
            <w:fldChar w:fldCharType="begin"/>
          </w:r>
          <w:r w:rsidR="00C8160E" w:rsidRPr="004E0C28" w:rsidDel="0032631A">
            <w:rPr>
              <w:rStyle w:val="Label1Char"/>
              <w:b w:val="0"/>
              <w:bCs/>
              <w:color w:val="0000FF"/>
              <w:sz w:val="20"/>
              <w:szCs w:val="20"/>
              <w:u w:val="single"/>
              <w:lang w:val="pl-PL"/>
            </w:rPr>
            <w:delInstrText xml:space="preserve"> HYPERLINK "</w:delInstrText>
          </w:r>
        </w:del>
      </w:ins>
      <w:del w:id="1478" w:author="USER" w:date="2024-03-22T18:44:00Z">
        <w:r w:rsidR="00C8160E" w:rsidRPr="004E0C28" w:rsidDel="0032631A">
          <w:rPr>
            <w:rStyle w:val="Label1Char"/>
            <w:b w:val="0"/>
            <w:bCs/>
            <w:color w:val="0000FF"/>
            <w:sz w:val="20"/>
            <w:szCs w:val="20"/>
            <w:u w:val="single"/>
            <w:lang w:val="pl-PL"/>
          </w:rPr>
          <w:delInstrText>http://www.ogp.org.uk/</w:delInstrText>
        </w:r>
      </w:del>
      <w:ins w:id="1479" w:author="Greenblue" w:date="2024-02-13T18:31:00Z">
        <w:del w:id="1480" w:author="USER" w:date="2024-03-22T18:44:00Z">
          <w:r w:rsidR="00C8160E" w:rsidRPr="004E0C28" w:rsidDel="0032631A">
            <w:rPr>
              <w:rStyle w:val="Label1Char"/>
              <w:b w:val="0"/>
              <w:bCs/>
              <w:color w:val="0000FF"/>
              <w:sz w:val="20"/>
              <w:szCs w:val="20"/>
              <w:u w:val="single"/>
              <w:lang w:val="pl-PL"/>
            </w:rPr>
            <w:delInstrText xml:space="preserve">" </w:delInstrText>
          </w:r>
          <w:r w:rsidR="00C8160E" w:rsidDel="0032631A">
            <w:rPr>
              <w:rStyle w:val="Label1Char"/>
              <w:b w:val="0"/>
              <w:bCs/>
              <w:color w:val="0000FF"/>
              <w:sz w:val="20"/>
              <w:szCs w:val="20"/>
              <w:u w:val="single"/>
            </w:rPr>
            <w:fldChar w:fldCharType="separate"/>
          </w:r>
        </w:del>
      </w:ins>
      <w:del w:id="1481" w:author="USER" w:date="2024-03-22T18:44:00Z">
        <w:r w:rsidR="00C8160E" w:rsidRPr="004E0C28" w:rsidDel="0032631A">
          <w:rPr>
            <w:rStyle w:val="afd"/>
            <w:bCs/>
            <w:szCs w:val="20"/>
            <w:lang w:val="pl-PL" w:eastAsia="ja-JP"/>
          </w:rPr>
          <w:delText>http://www.ogp.org.uk/</w:delText>
        </w:r>
      </w:del>
      <w:ins w:id="1482" w:author="Greenblue" w:date="2024-02-13T18:31:00Z">
        <w:del w:id="1483" w:author="USER" w:date="2024-03-22T18:44:00Z">
          <w:r w:rsidR="00C8160E" w:rsidDel="0032631A">
            <w:rPr>
              <w:rStyle w:val="Label1Char"/>
              <w:b w:val="0"/>
              <w:bCs/>
              <w:color w:val="0000FF"/>
              <w:sz w:val="20"/>
              <w:szCs w:val="20"/>
              <w:u w:val="single"/>
            </w:rPr>
            <w:fldChar w:fldCharType="end"/>
          </w:r>
        </w:del>
      </w:ins>
    </w:p>
    <w:p w14:paraId="76D33C94" w14:textId="022647A3" w:rsidR="00B36913" w:rsidRDefault="00DC0D79" w:rsidP="00DC0D79">
      <w:pPr>
        <w:pStyle w:val="20"/>
        <w:rPr>
          <w:rFonts w:eastAsia="맑은 고딕"/>
        </w:rPr>
      </w:pPr>
      <w:bookmarkStart w:id="1484" w:name="_Toc152232558"/>
      <w:bookmarkStart w:id="1485" w:name="_Toc170717213"/>
      <w:r>
        <w:rPr>
          <w:rFonts w:eastAsia="맑은 고딕" w:hint="eastAsia"/>
        </w:rPr>
        <w:t>H</w:t>
      </w:r>
      <w:r>
        <w:rPr>
          <w:rFonts w:eastAsia="맑은 고딕"/>
        </w:rPr>
        <w:t>orizontal reference system</w:t>
      </w:r>
      <w:bookmarkEnd w:id="1484"/>
      <w:bookmarkEnd w:id="1485"/>
    </w:p>
    <w:p w14:paraId="5A3B820F" w14:textId="77777777" w:rsidR="00DC0D79" w:rsidRDefault="00DC0D79" w:rsidP="00DC0D79">
      <w:r>
        <w:t>Positional data is expressed in latitude and longitude geographic coordinates to one of the reference</w:t>
      </w:r>
      <w:r>
        <w:rPr>
          <w:spacing w:val="1"/>
        </w:rPr>
        <w:t xml:space="preserve"> </w:t>
      </w:r>
      <w:r>
        <w:t>horizontal reference systems defined in the horizontalDatum attribute. Unless otherwise defined, the</w:t>
      </w:r>
      <w:r>
        <w:rPr>
          <w:spacing w:val="1"/>
        </w:rPr>
        <w:t xml:space="preserve"> </w:t>
      </w:r>
      <w:r>
        <w:t>World</w:t>
      </w:r>
      <w:r>
        <w:rPr>
          <w:spacing w:val="-2"/>
        </w:rPr>
        <w:t xml:space="preserve"> </w:t>
      </w:r>
      <w:r>
        <w:t>Geodetic System</w:t>
      </w:r>
      <w:r>
        <w:rPr>
          <w:spacing w:val="3"/>
        </w:rPr>
        <w:t xml:space="preserve"> </w:t>
      </w:r>
      <w:r>
        <w:t>84</w:t>
      </w:r>
      <w:r>
        <w:rPr>
          <w:spacing w:val="-2"/>
        </w:rPr>
        <w:t xml:space="preserve"> </w:t>
      </w:r>
      <w:r>
        <w:t>(WGS</w:t>
      </w:r>
      <w:r>
        <w:rPr>
          <w:spacing w:val="-1"/>
        </w:rPr>
        <w:t xml:space="preserve"> </w:t>
      </w:r>
      <w:r>
        <w:t>84) will</w:t>
      </w:r>
      <w:r>
        <w:rPr>
          <w:spacing w:val="-1"/>
        </w:rPr>
        <w:t xml:space="preserve"> </w:t>
      </w:r>
      <w:r>
        <w:t>be</w:t>
      </w:r>
      <w:r>
        <w:rPr>
          <w:spacing w:val="1"/>
        </w:rPr>
        <w:t xml:space="preserve"> </w:t>
      </w:r>
      <w:r>
        <w:t>used</w:t>
      </w:r>
      <w:r>
        <w:rPr>
          <w:spacing w:val="-1"/>
        </w:rPr>
        <w:t xml:space="preserve"> </w:t>
      </w:r>
      <w:r>
        <w:t>for</w:t>
      </w:r>
      <w:r>
        <w:rPr>
          <w:spacing w:val="5"/>
        </w:rPr>
        <w:t xml:space="preserve"> </w:t>
      </w:r>
      <w:r>
        <w:t>CNP</w:t>
      </w:r>
      <w:r>
        <w:rPr>
          <w:spacing w:val="-1"/>
        </w:rPr>
        <w:t xml:space="preserve"> </w:t>
      </w:r>
      <w:r>
        <w:t>data</w:t>
      </w:r>
      <w:r>
        <w:rPr>
          <w:spacing w:val="1"/>
        </w:rPr>
        <w:t xml:space="preserve"> </w:t>
      </w:r>
      <w:r>
        <w:t>products.</w:t>
      </w:r>
    </w:p>
    <w:p w14:paraId="63DA2E1F" w14:textId="5B1736D6" w:rsidR="00DC0D79" w:rsidRDefault="00DC0D79" w:rsidP="00DC0D79">
      <w:pPr>
        <w:pStyle w:val="20"/>
        <w:rPr>
          <w:rFonts w:eastAsia="맑은 고딕"/>
        </w:rPr>
      </w:pPr>
      <w:bookmarkStart w:id="1486" w:name="_Toc152232559"/>
      <w:bookmarkStart w:id="1487" w:name="_Toc170717214"/>
      <w:r>
        <w:rPr>
          <w:rFonts w:eastAsia="맑은 고딕" w:hint="eastAsia"/>
        </w:rPr>
        <w:t>P</w:t>
      </w:r>
      <w:r>
        <w:rPr>
          <w:rFonts w:eastAsia="맑은 고딕"/>
        </w:rPr>
        <w:t>rojection</w:t>
      </w:r>
      <w:bookmarkEnd w:id="1486"/>
      <w:bookmarkEnd w:id="1487"/>
    </w:p>
    <w:p w14:paraId="2F5189D2" w14:textId="77777777" w:rsidR="00DC0D79" w:rsidRDefault="00DC0D79" w:rsidP="00DC0D79">
      <w:r>
        <w:t>CNP</w:t>
      </w:r>
      <w:r>
        <w:rPr>
          <w:spacing w:val="-3"/>
        </w:rPr>
        <w:t xml:space="preserve"> </w:t>
      </w:r>
      <w:r>
        <w:t>data</w:t>
      </w:r>
      <w:r>
        <w:rPr>
          <w:spacing w:val="-1"/>
        </w:rPr>
        <w:t xml:space="preserve"> </w:t>
      </w:r>
      <w:r>
        <w:t>products</w:t>
      </w:r>
      <w:r>
        <w:rPr>
          <w:spacing w:val="-1"/>
        </w:rPr>
        <w:t xml:space="preserve"> </w:t>
      </w:r>
      <w:r>
        <w:t>are</w:t>
      </w:r>
      <w:r>
        <w:rPr>
          <w:spacing w:val="-3"/>
        </w:rPr>
        <w:t xml:space="preserve"> </w:t>
      </w:r>
      <w:r>
        <w:t>un-projected.</w:t>
      </w:r>
    </w:p>
    <w:p w14:paraId="1B08A14A" w14:textId="70AEA637" w:rsidR="00DC0D79" w:rsidRDefault="00DC0D79" w:rsidP="00DC0D79">
      <w:pPr>
        <w:pStyle w:val="20"/>
        <w:rPr>
          <w:rFonts w:eastAsia="맑은 고딕"/>
        </w:rPr>
      </w:pPr>
      <w:bookmarkStart w:id="1488" w:name="_Toc152232560"/>
      <w:bookmarkStart w:id="1489" w:name="_Toc170717215"/>
      <w:r>
        <w:rPr>
          <w:rFonts w:eastAsia="맑은 고딕" w:hint="eastAsia"/>
        </w:rPr>
        <w:t>V</w:t>
      </w:r>
      <w:r>
        <w:rPr>
          <w:rFonts w:eastAsia="맑은 고딕"/>
        </w:rPr>
        <w:t>ertical coordinate reference system</w:t>
      </w:r>
      <w:bookmarkEnd w:id="1488"/>
      <w:bookmarkEnd w:id="1489"/>
    </w:p>
    <w:p w14:paraId="4C383354" w14:textId="77777777" w:rsidR="00DC0D79" w:rsidRDefault="00DC0D79" w:rsidP="00DC0D79">
      <w:r>
        <w:t>Although all coordinates in a data set must refer to the same horizontal CRS different Vertical Datums</w:t>
      </w:r>
      <w:r>
        <w:rPr>
          <w:spacing w:val="1"/>
        </w:rPr>
        <w:t xml:space="preserve"> </w:t>
      </w:r>
      <w:r>
        <w:t>can</w:t>
      </w:r>
      <w:r>
        <w:rPr>
          <w:spacing w:val="-10"/>
        </w:rPr>
        <w:t xml:space="preserve"> </w:t>
      </w:r>
      <w:r>
        <w:t>be</w:t>
      </w:r>
      <w:r>
        <w:rPr>
          <w:spacing w:val="-9"/>
        </w:rPr>
        <w:t xml:space="preserve"> </w:t>
      </w:r>
      <w:r>
        <w:t>used</w:t>
      </w:r>
      <w:r>
        <w:rPr>
          <w:spacing w:val="-9"/>
        </w:rPr>
        <w:t xml:space="preserve"> </w:t>
      </w:r>
      <w:r>
        <w:t>for</w:t>
      </w:r>
      <w:r>
        <w:rPr>
          <w:spacing w:val="-8"/>
        </w:rPr>
        <w:t xml:space="preserve"> </w:t>
      </w:r>
      <w:r>
        <w:t>the</w:t>
      </w:r>
      <w:r>
        <w:rPr>
          <w:spacing w:val="-8"/>
        </w:rPr>
        <w:t xml:space="preserve"> </w:t>
      </w:r>
      <w:r>
        <w:t>depth</w:t>
      </w:r>
      <w:r>
        <w:rPr>
          <w:spacing w:val="-9"/>
        </w:rPr>
        <w:t xml:space="preserve"> </w:t>
      </w:r>
      <w:r>
        <w:t>component</w:t>
      </w:r>
      <w:r>
        <w:rPr>
          <w:spacing w:val="-10"/>
        </w:rPr>
        <w:t xml:space="preserve"> </w:t>
      </w:r>
      <w:r>
        <w:t>of</w:t>
      </w:r>
      <w:r>
        <w:rPr>
          <w:spacing w:val="-7"/>
        </w:rPr>
        <w:t xml:space="preserve"> </w:t>
      </w:r>
      <w:r>
        <w:t>a</w:t>
      </w:r>
      <w:r>
        <w:rPr>
          <w:spacing w:val="-7"/>
        </w:rPr>
        <w:t xml:space="preserve"> </w:t>
      </w:r>
      <w:r>
        <w:t>coordinate</w:t>
      </w:r>
      <w:r>
        <w:rPr>
          <w:spacing w:val="-7"/>
        </w:rPr>
        <w:t xml:space="preserve"> </w:t>
      </w:r>
      <w:r>
        <w:t>tuple.</w:t>
      </w:r>
      <w:r>
        <w:rPr>
          <w:spacing w:val="-9"/>
        </w:rPr>
        <w:t xml:space="preserve"> </w:t>
      </w:r>
      <w:r>
        <w:t>Therefore</w:t>
      </w:r>
      <w:r>
        <w:rPr>
          <w:spacing w:val="-3"/>
        </w:rPr>
        <w:t xml:space="preserve"> </w:t>
      </w:r>
      <w:r>
        <w:t>the</w:t>
      </w:r>
      <w:r>
        <w:rPr>
          <w:spacing w:val="-7"/>
        </w:rPr>
        <w:t xml:space="preserve"> </w:t>
      </w:r>
      <w:r>
        <w:t>vertical</w:t>
      </w:r>
      <w:r>
        <w:rPr>
          <w:spacing w:val="-6"/>
        </w:rPr>
        <w:t xml:space="preserve"> </w:t>
      </w:r>
      <w:r>
        <w:t>CRS</w:t>
      </w:r>
      <w:r>
        <w:rPr>
          <w:spacing w:val="-10"/>
        </w:rPr>
        <w:t xml:space="preserve"> </w:t>
      </w:r>
      <w:r>
        <w:t>can</w:t>
      </w:r>
      <w:r>
        <w:rPr>
          <w:spacing w:val="-7"/>
        </w:rPr>
        <w:t xml:space="preserve"> </w:t>
      </w:r>
      <w:r>
        <w:t>be</w:t>
      </w:r>
      <w:r>
        <w:rPr>
          <w:spacing w:val="-9"/>
        </w:rPr>
        <w:t xml:space="preserve"> </w:t>
      </w:r>
      <w:r>
        <w:t>repeated.</w:t>
      </w:r>
      <w:r>
        <w:rPr>
          <w:spacing w:val="-54"/>
        </w:rPr>
        <w:t xml:space="preserve"> </w:t>
      </w:r>
      <w:r>
        <w:t>For each Vertical CRS a unique identifier is defined. Those identifiers will be used to indicate which</w:t>
      </w:r>
      <w:r>
        <w:rPr>
          <w:spacing w:val="1"/>
        </w:rPr>
        <w:t xml:space="preserve"> </w:t>
      </w:r>
      <w:r>
        <w:t>Vertical</w:t>
      </w:r>
      <w:r>
        <w:rPr>
          <w:spacing w:val="-3"/>
        </w:rPr>
        <w:t xml:space="preserve"> </w:t>
      </w:r>
      <w:r>
        <w:t>CRS</w:t>
      </w:r>
      <w:r>
        <w:rPr>
          <w:spacing w:val="1"/>
        </w:rPr>
        <w:t xml:space="preserve"> </w:t>
      </w:r>
      <w:r>
        <w:t>is used.</w:t>
      </w:r>
      <w:r>
        <w:rPr>
          <w:spacing w:val="1"/>
        </w:rPr>
        <w:t xml:space="preserve"> </w:t>
      </w:r>
      <w:r>
        <w:t>Units must</w:t>
      </w:r>
      <w:r>
        <w:rPr>
          <w:spacing w:val="-1"/>
        </w:rPr>
        <w:t xml:space="preserve"> </w:t>
      </w:r>
      <w:r>
        <w:t>be</w:t>
      </w:r>
      <w:r>
        <w:rPr>
          <w:spacing w:val="-1"/>
        </w:rPr>
        <w:t xml:space="preserve"> </w:t>
      </w:r>
      <w:r>
        <w:t>in</w:t>
      </w:r>
      <w:r>
        <w:rPr>
          <w:spacing w:val="-1"/>
        </w:rPr>
        <w:t xml:space="preserve"> </w:t>
      </w:r>
      <w:r>
        <w:t>meters.</w:t>
      </w:r>
    </w:p>
    <w:p w14:paraId="5AE1CD83" w14:textId="4B454E39" w:rsidR="00DC0D79" w:rsidRDefault="00DC0D79" w:rsidP="00DC0D79">
      <w:pPr>
        <w:pStyle w:val="20"/>
        <w:rPr>
          <w:rFonts w:eastAsia="맑은 고딕"/>
        </w:rPr>
      </w:pPr>
      <w:bookmarkStart w:id="1490" w:name="_Toc152232561"/>
      <w:bookmarkStart w:id="1491" w:name="_Toc170717216"/>
      <w:r>
        <w:rPr>
          <w:rFonts w:eastAsia="맑은 고딕" w:hint="eastAsia"/>
        </w:rPr>
        <w:t>T</w:t>
      </w:r>
      <w:r>
        <w:rPr>
          <w:rFonts w:eastAsia="맑은 고딕"/>
        </w:rPr>
        <w:t>emporal reference system</w:t>
      </w:r>
      <w:bookmarkEnd w:id="1490"/>
      <w:bookmarkEnd w:id="1491"/>
    </w:p>
    <w:p w14:paraId="4FAB3311" w14:textId="77777777" w:rsidR="00DC0D79" w:rsidRDefault="00DC0D79" w:rsidP="00DC0D79">
      <w:r>
        <w:t>Time</w:t>
      </w:r>
      <w:r>
        <w:rPr>
          <w:spacing w:val="-3"/>
        </w:rPr>
        <w:t xml:space="preserve"> </w:t>
      </w:r>
      <w:r>
        <w:t>is</w:t>
      </w:r>
      <w:r>
        <w:rPr>
          <w:spacing w:val="-3"/>
        </w:rPr>
        <w:t xml:space="preserve"> </w:t>
      </w:r>
      <w:r>
        <w:t>measured</w:t>
      </w:r>
      <w:r>
        <w:rPr>
          <w:spacing w:val="-2"/>
        </w:rPr>
        <w:t xml:space="preserve"> </w:t>
      </w:r>
      <w:r>
        <w:t>by</w:t>
      </w:r>
      <w:r>
        <w:rPr>
          <w:spacing w:val="-5"/>
        </w:rPr>
        <w:t xml:space="preserve"> </w:t>
      </w:r>
      <w:r>
        <w:t>reference</w:t>
      </w:r>
      <w:r>
        <w:rPr>
          <w:spacing w:val="-2"/>
        </w:rPr>
        <w:t xml:space="preserve"> </w:t>
      </w:r>
      <w:r>
        <w:t>to</w:t>
      </w:r>
      <w:r>
        <w:rPr>
          <w:spacing w:val="-3"/>
        </w:rPr>
        <w:t xml:space="preserve"> </w:t>
      </w:r>
      <w:r>
        <w:t>Calendar</w:t>
      </w:r>
      <w:r>
        <w:rPr>
          <w:spacing w:val="-2"/>
        </w:rPr>
        <w:t xml:space="preserve"> </w:t>
      </w:r>
      <w:r>
        <w:t>dates</w:t>
      </w:r>
      <w:r>
        <w:rPr>
          <w:spacing w:val="-1"/>
        </w:rPr>
        <w:t xml:space="preserve"> </w:t>
      </w:r>
      <w:r>
        <w:t>and Clock</w:t>
      </w:r>
      <w:r>
        <w:rPr>
          <w:spacing w:val="1"/>
        </w:rPr>
        <w:t xml:space="preserve"> </w:t>
      </w:r>
      <w:r>
        <w:t>time</w:t>
      </w:r>
      <w:r>
        <w:rPr>
          <w:spacing w:val="-2"/>
        </w:rPr>
        <w:t xml:space="preserve"> </w:t>
      </w:r>
      <w:r>
        <w:t>in</w:t>
      </w:r>
      <w:r>
        <w:rPr>
          <w:spacing w:val="-2"/>
        </w:rPr>
        <w:t xml:space="preserve"> </w:t>
      </w:r>
      <w:r>
        <w:t>accordance with</w:t>
      </w:r>
      <w:r>
        <w:rPr>
          <w:spacing w:val="-3"/>
        </w:rPr>
        <w:t xml:space="preserve"> </w:t>
      </w:r>
      <w:r>
        <w:t>ISO</w:t>
      </w:r>
      <w:r>
        <w:rPr>
          <w:spacing w:val="-1"/>
        </w:rPr>
        <w:t xml:space="preserve"> </w:t>
      </w:r>
      <w:r>
        <w:t>19108:2002</w:t>
      </w:r>
      <w:r>
        <w:rPr>
          <w:spacing w:val="-52"/>
        </w:rPr>
        <w:t xml:space="preserve"> </w:t>
      </w:r>
      <w:r>
        <w:t>Temporal</w:t>
      </w:r>
      <w:r>
        <w:rPr>
          <w:spacing w:val="-3"/>
        </w:rPr>
        <w:t xml:space="preserve"> </w:t>
      </w:r>
      <w:r>
        <w:t>Schema,</w:t>
      </w:r>
      <w:r>
        <w:rPr>
          <w:spacing w:val="-1"/>
        </w:rPr>
        <w:t xml:space="preserve"> </w:t>
      </w:r>
      <w:r>
        <w:t>clause</w:t>
      </w:r>
      <w:r>
        <w:rPr>
          <w:spacing w:val="1"/>
        </w:rPr>
        <w:t xml:space="preserve"> </w:t>
      </w:r>
      <w:r>
        <w:t>5.4.4.</w:t>
      </w:r>
    </w:p>
    <w:p w14:paraId="0A2CADF8" w14:textId="17382513" w:rsidR="00DC0D79" w:rsidRDefault="00DC0D79" w:rsidP="00DC0D79">
      <w:pPr>
        <w:pStyle w:val="20"/>
        <w:rPr>
          <w:rFonts w:eastAsia="맑은 고딕"/>
        </w:rPr>
      </w:pPr>
      <w:bookmarkStart w:id="1492" w:name="_Toc152232562"/>
      <w:bookmarkStart w:id="1493" w:name="_Toc170717217"/>
      <w:r>
        <w:rPr>
          <w:rFonts w:eastAsia="맑은 고딕" w:hint="eastAsia"/>
        </w:rPr>
        <w:t>C</w:t>
      </w:r>
      <w:r>
        <w:rPr>
          <w:rFonts w:eastAsia="맑은 고딕"/>
        </w:rPr>
        <w:t>overage of nautical products data and scale</w:t>
      </w:r>
      <w:bookmarkEnd w:id="1492"/>
      <w:bookmarkEnd w:id="1493"/>
    </w:p>
    <w:p w14:paraId="2465421A" w14:textId="228BB46D" w:rsidR="00DC0D79" w:rsidRDefault="006D7DF3" w:rsidP="00DC0D79">
      <w:r>
        <w:rPr>
          <w:noProof/>
        </w:rPr>
        <mc:AlternateContent>
          <mc:Choice Requires="wps">
            <w:drawing>
              <wp:anchor distT="0" distB="0" distL="114300" distR="114300" simplePos="0" relativeHeight="251658240" behindDoc="1" locked="0" layoutInCell="1" allowOverlap="1" wp14:anchorId="00F3CF53" wp14:editId="2FEFEE0A">
                <wp:simplePos x="0" y="0"/>
                <wp:positionH relativeFrom="page">
                  <wp:posOffset>3893185</wp:posOffset>
                </wp:positionH>
                <wp:positionV relativeFrom="paragraph">
                  <wp:posOffset>507365</wp:posOffset>
                </wp:positionV>
                <wp:extent cx="45720" cy="6350"/>
                <wp:effectExtent l="0" t="0" r="0" b="0"/>
                <wp:wrapNone/>
                <wp:docPr id="1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3CBF1C" id="Rectangle 11" o:spid="_x0000_s1026" style="position:absolute;left:0;text-align:left;margin-left:306.55pt;margin-top:39.95pt;width:3.6pt;height:.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" fillcolor="black" stroked="f">
                <w10:wrap anchorx="page"/>
              </v:rect>
            </w:pict>
          </mc:Fallback>
        </mc:AlternateContent>
      </w:r>
      <w:r w:rsidR="00DC0D79">
        <w:rPr>
          <w:w w:val="95"/>
        </w:rPr>
        <w:t>CNP data must be compiled in the best applicable scale. The use of the data itself is "scale independent".</w:t>
      </w:r>
      <w:r w:rsidR="00DC0D79">
        <w:rPr>
          <w:spacing w:val="1"/>
          <w:w w:val="95"/>
        </w:rPr>
        <w:t xml:space="preserve"> </w:t>
      </w:r>
      <w:r w:rsidR="00DC0D79">
        <w:t>That means that the data can be used at any scale. S-100 allows the association of multiple spatial</w:t>
      </w:r>
      <w:r w:rsidR="00DC0D79">
        <w:rPr>
          <w:spacing w:val="1"/>
        </w:rPr>
        <w:t xml:space="preserve"> </w:t>
      </w:r>
      <w:r w:rsidR="00DC0D79">
        <w:t>attributes to a single feature instance. Each of these spatial attributes can in principle be qualified by</w:t>
      </w:r>
      <w:r w:rsidR="00DC0D79">
        <w:rPr>
          <w:spacing w:val="1"/>
        </w:rPr>
        <w:t xml:space="preserve"> </w:t>
      </w:r>
      <w:r w:rsidR="00DC0D79">
        <w:t>maximum</w:t>
      </w:r>
      <w:r w:rsidR="00DC0D79">
        <w:rPr>
          <w:spacing w:val="3"/>
        </w:rPr>
        <w:t xml:space="preserve"> </w:t>
      </w:r>
      <w:r w:rsidR="00DC0D79">
        <w:t>and</w:t>
      </w:r>
      <w:r w:rsidR="00DC0D79">
        <w:rPr>
          <w:spacing w:val="-1"/>
        </w:rPr>
        <w:t xml:space="preserve"> </w:t>
      </w:r>
      <w:r w:rsidR="00DC0D79">
        <w:t>minimum</w:t>
      </w:r>
      <w:r w:rsidR="00DC0D79">
        <w:rPr>
          <w:spacing w:val="1"/>
        </w:rPr>
        <w:t xml:space="preserve"> </w:t>
      </w:r>
      <w:r w:rsidR="00DC0D79">
        <w:t>scales.</w:t>
      </w:r>
    </w:p>
    <w:p w14:paraId="181DB7BC" w14:textId="0313C8F4" w:rsidR="00DC0D79" w:rsidRDefault="00DC0D79" w:rsidP="00DC0D79">
      <w:r>
        <w:t>For</w:t>
      </w:r>
      <w:r>
        <w:rPr>
          <w:spacing w:val="-5"/>
        </w:rPr>
        <w:t xml:space="preserve"> </w:t>
      </w:r>
      <w:r>
        <w:t>example,</w:t>
      </w:r>
      <w:r>
        <w:rPr>
          <w:spacing w:val="-2"/>
        </w:rPr>
        <w:t xml:space="preserve"> </w:t>
      </w:r>
      <w:r>
        <w:t>it</w:t>
      </w:r>
      <w:r>
        <w:rPr>
          <w:spacing w:val="-2"/>
        </w:rPr>
        <w:t xml:space="preserve"> </w:t>
      </w:r>
      <w:r>
        <w:t>is</w:t>
      </w:r>
      <w:r>
        <w:rPr>
          <w:spacing w:val="-3"/>
        </w:rPr>
        <w:t xml:space="preserve"> </w:t>
      </w:r>
      <w:r>
        <w:t>possible,</w:t>
      </w:r>
      <w:r>
        <w:rPr>
          <w:spacing w:val="-2"/>
        </w:rPr>
        <w:t xml:space="preserve"> </w:t>
      </w:r>
      <w:r>
        <w:t>within</w:t>
      </w:r>
      <w:r>
        <w:rPr>
          <w:spacing w:val="-2"/>
        </w:rPr>
        <w:t xml:space="preserve"> </w:t>
      </w:r>
      <w:r>
        <w:t>one</w:t>
      </w:r>
      <w:r>
        <w:rPr>
          <w:spacing w:val="-1"/>
        </w:rPr>
        <w:t xml:space="preserve"> </w:t>
      </w:r>
      <w:r>
        <w:t>dataset,</w:t>
      </w:r>
      <w:r>
        <w:rPr>
          <w:spacing w:val="-4"/>
        </w:rPr>
        <w:t xml:space="preserve"> </w:t>
      </w:r>
      <w:r>
        <w:t>to</w:t>
      </w:r>
      <w:r>
        <w:rPr>
          <w:spacing w:val="-3"/>
        </w:rPr>
        <w:t xml:space="preserve"> </w:t>
      </w:r>
      <w:r>
        <w:t>have</w:t>
      </w:r>
      <w:r>
        <w:rPr>
          <w:spacing w:val="-2"/>
        </w:rPr>
        <w:t xml:space="preserve"> </w:t>
      </w:r>
      <w:r>
        <w:t>a</w:t>
      </w:r>
      <w:r>
        <w:rPr>
          <w:spacing w:val="-5"/>
        </w:rPr>
        <w:t xml:space="preserve"> </w:t>
      </w:r>
      <w:r>
        <w:t>single</w:t>
      </w:r>
      <w:r>
        <w:rPr>
          <w:spacing w:val="-5"/>
        </w:rPr>
        <w:t xml:space="preserve"> </w:t>
      </w:r>
      <w:r>
        <w:t>instance</w:t>
      </w:r>
      <w:r>
        <w:rPr>
          <w:spacing w:val="-2"/>
        </w:rPr>
        <w:t xml:space="preserve"> </w:t>
      </w:r>
      <w:r>
        <w:t>of</w:t>
      </w:r>
      <w:r>
        <w:rPr>
          <w:spacing w:val="-3"/>
        </w:rPr>
        <w:t xml:space="preserve"> </w:t>
      </w:r>
      <w:r>
        <w:t>a</w:t>
      </w:r>
      <w:r>
        <w:rPr>
          <w:spacing w:val="-2"/>
        </w:rPr>
        <w:t xml:space="preserve"> </w:t>
      </w:r>
      <w:r>
        <w:t>feature</w:t>
      </w:r>
      <w:r>
        <w:rPr>
          <w:spacing w:val="-5"/>
        </w:rPr>
        <w:t xml:space="preserve"> </w:t>
      </w:r>
      <w:r>
        <w:t>that</w:t>
      </w:r>
      <w:r>
        <w:rPr>
          <w:spacing w:val="-2"/>
        </w:rPr>
        <w:t xml:space="preserve"> </w:t>
      </w:r>
      <w:r>
        <w:t>has</w:t>
      </w:r>
      <w:r>
        <w:rPr>
          <w:spacing w:val="-3"/>
        </w:rPr>
        <w:t xml:space="preserve"> </w:t>
      </w:r>
      <w:r>
        <w:t>more</w:t>
      </w:r>
      <w:r>
        <w:rPr>
          <w:spacing w:val="-4"/>
        </w:rPr>
        <w:t xml:space="preserve"> </w:t>
      </w:r>
      <w:r>
        <w:t>than</w:t>
      </w:r>
      <w:r>
        <w:rPr>
          <w:spacing w:val="-54"/>
        </w:rPr>
        <w:t xml:space="preserve"> </w:t>
      </w:r>
      <w:r>
        <w:t>one area geometry. Each of these geometries has different scale max/min attributes. Moreover, due to</w:t>
      </w:r>
      <w:r>
        <w:rPr>
          <w:spacing w:val="1"/>
        </w:rPr>
        <w:t xml:space="preserve"> </w:t>
      </w:r>
      <w:r>
        <w:t>cluttering in smaller scales, the scale minimum attribute may be used to turn off portrayal of some</w:t>
      </w:r>
      <w:r>
        <w:rPr>
          <w:spacing w:val="1"/>
        </w:rPr>
        <w:t xml:space="preserve"> </w:t>
      </w:r>
      <w:r>
        <w:t>features</w:t>
      </w:r>
      <w:r>
        <w:rPr>
          <w:spacing w:val="-1"/>
        </w:rPr>
        <w:t xml:space="preserve"> </w:t>
      </w:r>
      <w:r>
        <w:t>at</w:t>
      </w:r>
      <w:r>
        <w:rPr>
          <w:spacing w:val="-1"/>
        </w:rPr>
        <w:t xml:space="preserve"> </w:t>
      </w:r>
      <w:r>
        <w:t>smaller</w:t>
      </w:r>
      <w:r>
        <w:rPr>
          <w:spacing w:val="-1"/>
        </w:rPr>
        <w:t xml:space="preserve"> </w:t>
      </w:r>
      <w:r>
        <w:t>scales.</w:t>
      </w:r>
    </w:p>
    <w:p w14:paraId="0DBF5916" w14:textId="63C16A17" w:rsidR="00DC0D79" w:rsidDel="00852FBF" w:rsidRDefault="00DC0D79" w:rsidP="00DC0D79">
      <w:pPr>
        <w:rPr>
          <w:del w:id="1494" w:author="USER" w:date="2024-07-01T09:09:00Z"/>
          <w:rFonts w:eastAsia="맑은 고딕"/>
        </w:rPr>
      </w:pPr>
    </w:p>
    <w:p w14:paraId="302652FF" w14:textId="77777777" w:rsidR="00BB0421" w:rsidRDefault="00DE2145" w:rsidP="001C2735">
      <w:pPr>
        <w:pStyle w:val="1"/>
      </w:pPr>
      <w:bookmarkStart w:id="1495" w:name="_Toc225648327"/>
      <w:bookmarkStart w:id="1496" w:name="_Toc225065184"/>
      <w:bookmarkStart w:id="1497" w:name="_Toc152232563"/>
      <w:bookmarkStart w:id="1498" w:name="_Toc170717218"/>
      <w:r w:rsidRPr="00832ABB">
        <w:t>Data Quality</w:t>
      </w:r>
      <w:bookmarkEnd w:id="1495"/>
      <w:bookmarkEnd w:id="1496"/>
      <w:bookmarkEnd w:id="1497"/>
      <w:bookmarkEnd w:id="1498"/>
      <w:r w:rsidR="00832ABB" w:rsidRPr="00832ABB">
        <w:t xml:space="preserve"> </w:t>
      </w:r>
    </w:p>
    <w:p w14:paraId="494AD7B4" w14:textId="75610B27" w:rsidR="004B3BA0" w:rsidRDefault="00A609A4" w:rsidP="00A609A4">
      <w:pPr>
        <w:pStyle w:val="20"/>
      </w:pPr>
      <w:bookmarkStart w:id="1499" w:name="_Toc152232564"/>
      <w:bookmarkStart w:id="1500" w:name="_Toc170717219"/>
      <w:r>
        <w:t>Introduction</w:t>
      </w:r>
      <w:bookmarkEnd w:id="1499"/>
      <w:bookmarkEnd w:id="1500"/>
    </w:p>
    <w:p w14:paraId="09985C8E" w14:textId="77777777" w:rsidR="00A609A4" w:rsidRDefault="00A609A4" w:rsidP="00A609A4">
      <w:r>
        <w:t>Data quality allows users and user systems to assess fitness for use of the provided data. Data quality</w:t>
      </w:r>
      <w:r>
        <w:rPr>
          <w:spacing w:val="1"/>
        </w:rPr>
        <w:t xml:space="preserve"> </w:t>
      </w:r>
      <w:r>
        <w:t>measures and the associated evaluation are reported as metadata of a data product. This metadata</w:t>
      </w:r>
      <w:r>
        <w:rPr>
          <w:spacing w:val="1"/>
        </w:rPr>
        <w:t xml:space="preserve"> </w:t>
      </w:r>
      <w:r>
        <w:t>improves interoperability with other data products and provides usage by user groups that the data</w:t>
      </w:r>
      <w:r>
        <w:rPr>
          <w:spacing w:val="1"/>
        </w:rPr>
        <w:t xml:space="preserve"> </w:t>
      </w:r>
      <w:r>
        <w:t>product</w:t>
      </w:r>
      <w:r>
        <w:rPr>
          <w:spacing w:val="-8"/>
        </w:rPr>
        <w:t xml:space="preserve"> </w:t>
      </w:r>
      <w:r>
        <w:t>was</w:t>
      </w:r>
      <w:r>
        <w:rPr>
          <w:spacing w:val="-8"/>
        </w:rPr>
        <w:t xml:space="preserve"> </w:t>
      </w:r>
      <w:r>
        <w:t>not</w:t>
      </w:r>
      <w:r>
        <w:rPr>
          <w:spacing w:val="-8"/>
        </w:rPr>
        <w:t xml:space="preserve"> </w:t>
      </w:r>
      <w:r>
        <w:t>originally</w:t>
      </w:r>
      <w:r>
        <w:rPr>
          <w:spacing w:val="-10"/>
        </w:rPr>
        <w:t xml:space="preserve"> </w:t>
      </w:r>
      <w:r>
        <w:t>intended</w:t>
      </w:r>
      <w:r>
        <w:rPr>
          <w:spacing w:val="-10"/>
        </w:rPr>
        <w:t xml:space="preserve"> </w:t>
      </w:r>
      <w:r>
        <w:t>for.</w:t>
      </w:r>
      <w:r>
        <w:rPr>
          <w:spacing w:val="-10"/>
        </w:rPr>
        <w:t xml:space="preserve"> </w:t>
      </w:r>
      <w:r>
        <w:t>The</w:t>
      </w:r>
      <w:r>
        <w:rPr>
          <w:spacing w:val="-10"/>
        </w:rPr>
        <w:t xml:space="preserve"> </w:t>
      </w:r>
      <w:r>
        <w:t>secondary</w:t>
      </w:r>
      <w:r>
        <w:rPr>
          <w:spacing w:val="-11"/>
        </w:rPr>
        <w:t xml:space="preserve"> </w:t>
      </w:r>
      <w:r>
        <w:t>users</w:t>
      </w:r>
      <w:r>
        <w:rPr>
          <w:spacing w:val="-7"/>
        </w:rPr>
        <w:t xml:space="preserve"> </w:t>
      </w:r>
      <w:r>
        <w:t>can</w:t>
      </w:r>
      <w:r>
        <w:rPr>
          <w:spacing w:val="-10"/>
        </w:rPr>
        <w:t xml:space="preserve"> </w:t>
      </w:r>
      <w:r>
        <w:t>make</w:t>
      </w:r>
      <w:r>
        <w:rPr>
          <w:spacing w:val="-10"/>
        </w:rPr>
        <w:t xml:space="preserve"> </w:t>
      </w:r>
      <w:r>
        <w:t>assessments</w:t>
      </w:r>
      <w:r>
        <w:rPr>
          <w:spacing w:val="-9"/>
        </w:rPr>
        <w:t xml:space="preserve"> </w:t>
      </w:r>
      <w:r>
        <w:t>of</w:t>
      </w:r>
      <w:r>
        <w:rPr>
          <w:spacing w:val="-8"/>
        </w:rPr>
        <w:t xml:space="preserve"> </w:t>
      </w:r>
      <w:r>
        <w:t>the</w:t>
      </w:r>
      <w:r>
        <w:rPr>
          <w:spacing w:val="-10"/>
        </w:rPr>
        <w:t xml:space="preserve"> </w:t>
      </w:r>
      <w:r>
        <w:t>data</w:t>
      </w:r>
      <w:r>
        <w:rPr>
          <w:spacing w:val="-10"/>
        </w:rPr>
        <w:t xml:space="preserve"> </w:t>
      </w:r>
      <w:r>
        <w:t>product</w:t>
      </w:r>
      <w:r>
        <w:rPr>
          <w:spacing w:val="-53"/>
        </w:rPr>
        <w:t xml:space="preserve"> </w:t>
      </w:r>
      <w:r>
        <w:t>usefulness</w:t>
      </w:r>
      <w:r>
        <w:rPr>
          <w:spacing w:val="-1"/>
        </w:rPr>
        <w:t xml:space="preserve"> </w:t>
      </w:r>
      <w:r>
        <w:t>in</w:t>
      </w:r>
      <w:r>
        <w:rPr>
          <w:spacing w:val="1"/>
        </w:rPr>
        <w:t xml:space="preserve"> </w:t>
      </w:r>
      <w:r>
        <w:t>their application</w:t>
      </w:r>
      <w:r>
        <w:rPr>
          <w:spacing w:val="-1"/>
        </w:rPr>
        <w:t xml:space="preserve"> </w:t>
      </w:r>
      <w:r>
        <w:t>based</w:t>
      </w:r>
      <w:r>
        <w:rPr>
          <w:spacing w:val="-1"/>
        </w:rPr>
        <w:t xml:space="preserve"> </w:t>
      </w:r>
      <w:r>
        <w:t>on</w:t>
      </w:r>
      <w:r>
        <w:rPr>
          <w:spacing w:val="-1"/>
        </w:rPr>
        <w:t xml:space="preserve"> </w:t>
      </w:r>
      <w:r>
        <w:t>the</w:t>
      </w:r>
      <w:r>
        <w:rPr>
          <w:spacing w:val="-2"/>
        </w:rPr>
        <w:t xml:space="preserve"> </w:t>
      </w:r>
      <w:r>
        <w:t>reported</w:t>
      </w:r>
      <w:r>
        <w:rPr>
          <w:spacing w:val="1"/>
        </w:rPr>
        <w:t xml:space="preserve"> </w:t>
      </w:r>
      <w:r>
        <w:t>data</w:t>
      </w:r>
      <w:r>
        <w:rPr>
          <w:spacing w:val="-1"/>
        </w:rPr>
        <w:t xml:space="preserve"> </w:t>
      </w:r>
      <w:r>
        <w:t>quality</w:t>
      </w:r>
      <w:r>
        <w:rPr>
          <w:spacing w:val="-4"/>
        </w:rPr>
        <w:t xml:space="preserve"> </w:t>
      </w:r>
      <w:r>
        <w:t>measures.</w:t>
      </w:r>
    </w:p>
    <w:p w14:paraId="352364F7" w14:textId="77777777" w:rsidR="00A609A4" w:rsidRDefault="00A609A4" w:rsidP="00A609A4">
      <w:pPr>
        <w:spacing w:after="0"/>
      </w:pPr>
      <w:r>
        <w:t>For</w:t>
      </w:r>
      <w:r>
        <w:rPr>
          <w:spacing w:val="-3"/>
        </w:rPr>
        <w:t xml:space="preserve"> </w:t>
      </w:r>
      <w:r>
        <w:t>S-128</w:t>
      </w:r>
      <w:r>
        <w:rPr>
          <w:spacing w:val="-3"/>
        </w:rPr>
        <w:t xml:space="preserve"> </w:t>
      </w:r>
      <w:r>
        <w:t>the</w:t>
      </w:r>
      <w:r>
        <w:rPr>
          <w:spacing w:val="-3"/>
        </w:rPr>
        <w:t xml:space="preserve"> </w:t>
      </w:r>
      <w:r>
        <w:t>following</w:t>
      </w:r>
      <w:r>
        <w:rPr>
          <w:spacing w:val="-1"/>
        </w:rPr>
        <w:t xml:space="preserve"> </w:t>
      </w:r>
      <w:r>
        <w:t>data</w:t>
      </w:r>
      <w:r>
        <w:rPr>
          <w:spacing w:val="-3"/>
        </w:rPr>
        <w:t xml:space="preserve"> </w:t>
      </w:r>
      <w:r>
        <w:t>quality</w:t>
      </w:r>
      <w:r>
        <w:rPr>
          <w:spacing w:val="-4"/>
        </w:rPr>
        <w:t xml:space="preserve"> </w:t>
      </w:r>
      <w:r>
        <w:t>elements</w:t>
      </w:r>
      <w:r>
        <w:rPr>
          <w:spacing w:val="-2"/>
        </w:rPr>
        <w:t xml:space="preserve"> </w:t>
      </w:r>
      <w:r>
        <w:t>have</w:t>
      </w:r>
      <w:r>
        <w:rPr>
          <w:spacing w:val="-3"/>
        </w:rPr>
        <w:t xml:space="preserve"> </w:t>
      </w:r>
      <w:r>
        <w:t>been</w:t>
      </w:r>
      <w:r>
        <w:rPr>
          <w:spacing w:val="-3"/>
        </w:rPr>
        <w:t xml:space="preserve"> </w:t>
      </w:r>
      <w:r>
        <w:t>included:</w:t>
      </w:r>
    </w:p>
    <w:p w14:paraId="29E5261B" w14:textId="77777777" w:rsidR="00A609A4" w:rsidRDefault="00A609A4">
      <w:pPr>
        <w:pStyle w:val="afff6"/>
        <w:widowControl w:val="0"/>
        <w:numPr>
          <w:ilvl w:val="1"/>
          <w:numId w:val="15"/>
        </w:numPr>
        <w:tabs>
          <w:tab w:val="left" w:pos="767"/>
        </w:tabs>
        <w:autoSpaceDE w:val="0"/>
        <w:autoSpaceDN w:val="0"/>
        <w:spacing w:before="61" w:after="0" w:line="240" w:lineRule="auto"/>
        <w:ind w:hanging="285"/>
        <w:jc w:val="left"/>
      </w:pPr>
      <w:r>
        <w:t>Conformance</w:t>
      </w:r>
      <w:r>
        <w:rPr>
          <w:spacing w:val="-4"/>
        </w:rPr>
        <w:t xml:space="preserve"> </w:t>
      </w:r>
      <w:r>
        <w:t>to</w:t>
      </w:r>
      <w:r>
        <w:rPr>
          <w:spacing w:val="-4"/>
        </w:rPr>
        <w:t xml:space="preserve"> </w:t>
      </w:r>
      <w:r>
        <w:t>this Product</w:t>
      </w:r>
      <w:r>
        <w:rPr>
          <w:spacing w:val="-4"/>
        </w:rPr>
        <w:t xml:space="preserve"> </w:t>
      </w:r>
      <w:r>
        <w:t>Specification;</w:t>
      </w:r>
    </w:p>
    <w:p w14:paraId="56F3B37F" w14:textId="77777777" w:rsidR="00A609A4" w:rsidRDefault="00A609A4">
      <w:pPr>
        <w:pStyle w:val="afff6"/>
        <w:widowControl w:val="0"/>
        <w:numPr>
          <w:ilvl w:val="1"/>
          <w:numId w:val="15"/>
        </w:numPr>
        <w:tabs>
          <w:tab w:val="left" w:pos="767"/>
        </w:tabs>
        <w:autoSpaceDE w:val="0"/>
        <w:autoSpaceDN w:val="0"/>
        <w:spacing w:before="58" w:after="0" w:line="240" w:lineRule="auto"/>
        <w:ind w:hanging="285"/>
        <w:jc w:val="left"/>
      </w:pPr>
      <w:r>
        <w:t>Intended</w:t>
      </w:r>
      <w:r>
        <w:rPr>
          <w:spacing w:val="-2"/>
        </w:rPr>
        <w:t xml:space="preserve"> </w:t>
      </w:r>
      <w:r>
        <w:t>purpose</w:t>
      </w:r>
      <w:r>
        <w:rPr>
          <w:spacing w:val="-3"/>
        </w:rPr>
        <w:t xml:space="preserve"> </w:t>
      </w:r>
      <w:r>
        <w:t>of</w:t>
      </w:r>
      <w:r>
        <w:rPr>
          <w:spacing w:val="-2"/>
        </w:rPr>
        <w:t xml:space="preserve"> </w:t>
      </w:r>
      <w:r>
        <w:t>the</w:t>
      </w:r>
      <w:r>
        <w:rPr>
          <w:spacing w:val="-1"/>
        </w:rPr>
        <w:t xml:space="preserve"> </w:t>
      </w:r>
      <w:r>
        <w:t>data</w:t>
      </w:r>
      <w:r>
        <w:rPr>
          <w:spacing w:val="-3"/>
        </w:rPr>
        <w:t xml:space="preserve"> </w:t>
      </w:r>
      <w:r>
        <w:t>product;</w:t>
      </w:r>
    </w:p>
    <w:p w14:paraId="5E39F93C" w14:textId="77777777" w:rsidR="00A609A4" w:rsidRDefault="00A609A4">
      <w:pPr>
        <w:pStyle w:val="afff6"/>
        <w:widowControl w:val="0"/>
        <w:numPr>
          <w:ilvl w:val="1"/>
          <w:numId w:val="15"/>
        </w:numPr>
        <w:tabs>
          <w:tab w:val="left" w:pos="767"/>
        </w:tabs>
        <w:autoSpaceDE w:val="0"/>
        <w:autoSpaceDN w:val="0"/>
        <w:spacing w:before="60" w:after="0" w:line="240" w:lineRule="auto"/>
        <w:ind w:hanging="285"/>
        <w:jc w:val="left"/>
      </w:pPr>
      <w:r>
        <w:t>Completeness</w:t>
      </w:r>
      <w:r>
        <w:rPr>
          <w:spacing w:val="-2"/>
        </w:rPr>
        <w:t xml:space="preserve"> </w:t>
      </w:r>
      <w:r>
        <w:t>of</w:t>
      </w:r>
      <w:r>
        <w:rPr>
          <w:spacing w:val="-1"/>
        </w:rPr>
        <w:t xml:space="preserve"> </w:t>
      </w:r>
      <w:r>
        <w:t>the</w:t>
      </w:r>
      <w:r>
        <w:rPr>
          <w:spacing w:val="-1"/>
        </w:rPr>
        <w:t xml:space="preserve"> </w:t>
      </w:r>
      <w:r>
        <w:t>data</w:t>
      </w:r>
      <w:r>
        <w:rPr>
          <w:spacing w:val="-2"/>
        </w:rPr>
        <w:t xml:space="preserve"> </w:t>
      </w:r>
      <w:r>
        <w:t>product</w:t>
      </w:r>
      <w:r>
        <w:rPr>
          <w:spacing w:val="-3"/>
        </w:rPr>
        <w:t xml:space="preserve"> </w:t>
      </w:r>
      <w:r>
        <w:t>in</w:t>
      </w:r>
      <w:r>
        <w:rPr>
          <w:spacing w:val="-3"/>
        </w:rPr>
        <w:t xml:space="preserve"> </w:t>
      </w:r>
      <w:r>
        <w:t>terms</w:t>
      </w:r>
      <w:r>
        <w:rPr>
          <w:spacing w:val="-1"/>
        </w:rPr>
        <w:t xml:space="preserve"> </w:t>
      </w:r>
      <w:r>
        <w:t>of</w:t>
      </w:r>
      <w:r>
        <w:rPr>
          <w:spacing w:val="-1"/>
        </w:rPr>
        <w:t xml:space="preserve"> </w:t>
      </w:r>
      <w:r>
        <w:t>coverage;</w:t>
      </w:r>
    </w:p>
    <w:p w14:paraId="711B546D" w14:textId="77777777" w:rsidR="00A609A4" w:rsidRDefault="00A609A4">
      <w:pPr>
        <w:pStyle w:val="afff6"/>
        <w:widowControl w:val="0"/>
        <w:numPr>
          <w:ilvl w:val="1"/>
          <w:numId w:val="15"/>
        </w:numPr>
        <w:tabs>
          <w:tab w:val="left" w:pos="767"/>
        </w:tabs>
        <w:autoSpaceDE w:val="0"/>
        <w:autoSpaceDN w:val="0"/>
        <w:spacing w:before="57" w:after="0" w:line="240" w:lineRule="auto"/>
        <w:ind w:hanging="285"/>
        <w:jc w:val="left"/>
      </w:pPr>
      <w:r>
        <w:t>Logical</w:t>
      </w:r>
      <w:r>
        <w:rPr>
          <w:spacing w:val="-5"/>
        </w:rPr>
        <w:t xml:space="preserve"> </w:t>
      </w:r>
      <w:r>
        <w:t>Consistency;</w:t>
      </w:r>
    </w:p>
    <w:p w14:paraId="4082CD70" w14:textId="77777777" w:rsidR="00A609A4" w:rsidRDefault="00A609A4">
      <w:pPr>
        <w:pStyle w:val="afff6"/>
        <w:widowControl w:val="0"/>
        <w:numPr>
          <w:ilvl w:val="1"/>
          <w:numId w:val="15"/>
        </w:numPr>
        <w:tabs>
          <w:tab w:val="left" w:pos="767"/>
        </w:tabs>
        <w:autoSpaceDE w:val="0"/>
        <w:autoSpaceDN w:val="0"/>
        <w:spacing w:before="60" w:after="0" w:line="240" w:lineRule="auto"/>
        <w:ind w:hanging="285"/>
        <w:jc w:val="left"/>
      </w:pPr>
      <w:r>
        <w:t>Positional</w:t>
      </w:r>
      <w:r>
        <w:rPr>
          <w:spacing w:val="-2"/>
        </w:rPr>
        <w:t xml:space="preserve"> </w:t>
      </w:r>
      <w:r>
        <w:t>uncertainty</w:t>
      </w:r>
      <w:r>
        <w:rPr>
          <w:spacing w:val="-4"/>
        </w:rPr>
        <w:t xml:space="preserve"> </w:t>
      </w:r>
      <w:r>
        <w:t>and</w:t>
      </w:r>
      <w:r>
        <w:rPr>
          <w:spacing w:val="2"/>
        </w:rPr>
        <w:t xml:space="preserve"> </w:t>
      </w:r>
      <w:r>
        <w:t>accuracy;</w:t>
      </w:r>
    </w:p>
    <w:p w14:paraId="751014A1" w14:textId="77777777" w:rsidR="00A609A4" w:rsidRDefault="00A609A4">
      <w:pPr>
        <w:pStyle w:val="afff6"/>
        <w:widowControl w:val="0"/>
        <w:numPr>
          <w:ilvl w:val="1"/>
          <w:numId w:val="15"/>
        </w:numPr>
        <w:tabs>
          <w:tab w:val="left" w:pos="767"/>
        </w:tabs>
        <w:autoSpaceDE w:val="0"/>
        <w:autoSpaceDN w:val="0"/>
        <w:spacing w:before="57" w:after="0" w:line="240" w:lineRule="auto"/>
        <w:ind w:hanging="285"/>
        <w:jc w:val="left"/>
      </w:pPr>
      <w:r>
        <w:t>Thematic</w:t>
      </w:r>
      <w:r>
        <w:rPr>
          <w:spacing w:val="-3"/>
        </w:rPr>
        <w:t xml:space="preserve"> </w:t>
      </w:r>
      <w:r>
        <w:t>accuracy;</w:t>
      </w:r>
    </w:p>
    <w:p w14:paraId="04F4679E" w14:textId="77777777" w:rsidR="00A609A4" w:rsidRDefault="00A609A4">
      <w:pPr>
        <w:pStyle w:val="afff6"/>
        <w:widowControl w:val="0"/>
        <w:numPr>
          <w:ilvl w:val="1"/>
          <w:numId w:val="15"/>
        </w:numPr>
        <w:tabs>
          <w:tab w:val="left" w:pos="767"/>
        </w:tabs>
        <w:autoSpaceDE w:val="0"/>
        <w:autoSpaceDN w:val="0"/>
        <w:spacing w:before="60" w:after="0" w:line="240" w:lineRule="auto"/>
        <w:ind w:hanging="285"/>
        <w:jc w:val="left"/>
      </w:pPr>
      <w:r>
        <w:t>Temporal</w:t>
      </w:r>
      <w:r>
        <w:rPr>
          <w:spacing w:val="-5"/>
        </w:rPr>
        <w:t xml:space="preserve"> </w:t>
      </w:r>
      <w:r>
        <w:t>quality;</w:t>
      </w:r>
    </w:p>
    <w:p w14:paraId="2F37C715" w14:textId="77777777" w:rsidR="00A609A4" w:rsidRDefault="00A609A4">
      <w:pPr>
        <w:pStyle w:val="afff6"/>
        <w:widowControl w:val="0"/>
        <w:numPr>
          <w:ilvl w:val="1"/>
          <w:numId w:val="15"/>
        </w:numPr>
        <w:tabs>
          <w:tab w:val="left" w:pos="767"/>
        </w:tabs>
        <w:autoSpaceDE w:val="0"/>
        <w:autoSpaceDN w:val="0"/>
        <w:spacing w:before="57" w:after="0" w:line="240" w:lineRule="auto"/>
        <w:ind w:hanging="285"/>
        <w:jc w:val="left"/>
      </w:pPr>
      <w:r>
        <w:t>Aggregation</w:t>
      </w:r>
      <w:r>
        <w:rPr>
          <w:spacing w:val="-1"/>
        </w:rPr>
        <w:t xml:space="preserve"> </w:t>
      </w:r>
      <w:r>
        <w:t>measures;</w:t>
      </w:r>
    </w:p>
    <w:p w14:paraId="09DD2A54" w14:textId="77777777" w:rsidR="00A609A4" w:rsidRDefault="00A609A4">
      <w:pPr>
        <w:pStyle w:val="afff6"/>
        <w:widowControl w:val="0"/>
        <w:numPr>
          <w:ilvl w:val="1"/>
          <w:numId w:val="15"/>
        </w:numPr>
        <w:tabs>
          <w:tab w:val="left" w:pos="767"/>
        </w:tabs>
        <w:autoSpaceDE w:val="0"/>
        <w:autoSpaceDN w:val="0"/>
        <w:spacing w:before="60" w:after="0" w:line="240" w:lineRule="auto"/>
        <w:ind w:hanging="285"/>
        <w:jc w:val="left"/>
      </w:pPr>
      <w:r>
        <w:t>Elements</w:t>
      </w:r>
      <w:r>
        <w:rPr>
          <w:spacing w:val="-1"/>
        </w:rPr>
        <w:t xml:space="preserve"> </w:t>
      </w:r>
      <w:r>
        <w:t>specifically</w:t>
      </w:r>
      <w:r>
        <w:rPr>
          <w:spacing w:val="-5"/>
        </w:rPr>
        <w:t xml:space="preserve"> </w:t>
      </w:r>
      <w:r>
        <w:t>required</w:t>
      </w:r>
      <w:r>
        <w:rPr>
          <w:spacing w:val="-2"/>
        </w:rPr>
        <w:t xml:space="preserve"> </w:t>
      </w:r>
      <w:r>
        <w:t>for</w:t>
      </w:r>
      <w:r>
        <w:rPr>
          <w:spacing w:val="-1"/>
        </w:rPr>
        <w:t xml:space="preserve"> </w:t>
      </w:r>
      <w:r>
        <w:t>the data product</w:t>
      </w:r>
      <w:r>
        <w:rPr>
          <w:spacing w:val="-1"/>
        </w:rPr>
        <w:t xml:space="preserve"> </w:t>
      </w:r>
      <w:r>
        <w:t>(none</w:t>
      </w:r>
      <w:r>
        <w:rPr>
          <w:spacing w:val="-2"/>
        </w:rPr>
        <w:t xml:space="preserve"> </w:t>
      </w:r>
      <w:r>
        <w:t>currently</w:t>
      </w:r>
      <w:r>
        <w:rPr>
          <w:spacing w:val="-3"/>
        </w:rPr>
        <w:t xml:space="preserve"> </w:t>
      </w:r>
      <w:r>
        <w:t>identified</w:t>
      </w:r>
      <w:r>
        <w:rPr>
          <w:spacing w:val="-1"/>
        </w:rPr>
        <w:t xml:space="preserve"> </w:t>
      </w:r>
      <w:r>
        <w:t>for</w:t>
      </w:r>
      <w:r>
        <w:rPr>
          <w:spacing w:val="-2"/>
        </w:rPr>
        <w:t xml:space="preserve"> </w:t>
      </w:r>
      <w:r>
        <w:t>S-128);</w:t>
      </w:r>
    </w:p>
    <w:p w14:paraId="04AD86C0" w14:textId="77777777" w:rsidR="00A609A4" w:rsidRDefault="00A609A4">
      <w:pPr>
        <w:pStyle w:val="afff6"/>
        <w:widowControl w:val="0"/>
        <w:numPr>
          <w:ilvl w:val="1"/>
          <w:numId w:val="15"/>
        </w:numPr>
        <w:tabs>
          <w:tab w:val="left" w:pos="767"/>
        </w:tabs>
        <w:autoSpaceDE w:val="0"/>
        <w:autoSpaceDN w:val="0"/>
        <w:spacing w:before="58" w:after="0" w:line="240" w:lineRule="auto"/>
        <w:ind w:hanging="285"/>
        <w:jc w:val="left"/>
      </w:pPr>
      <w:r>
        <w:t>Validation</w:t>
      </w:r>
      <w:r>
        <w:rPr>
          <w:spacing w:val="-4"/>
        </w:rPr>
        <w:t xml:space="preserve"> </w:t>
      </w:r>
      <w:r>
        <w:t>checks</w:t>
      </w:r>
      <w:r>
        <w:rPr>
          <w:spacing w:val="-2"/>
        </w:rPr>
        <w:t xml:space="preserve"> </w:t>
      </w:r>
      <w:r>
        <w:t>or</w:t>
      </w:r>
      <w:r>
        <w:rPr>
          <w:spacing w:val="-4"/>
        </w:rPr>
        <w:t xml:space="preserve"> </w:t>
      </w:r>
      <w:r>
        <w:t>conformance</w:t>
      </w:r>
      <w:r>
        <w:rPr>
          <w:spacing w:val="-3"/>
        </w:rPr>
        <w:t xml:space="preserve"> </w:t>
      </w:r>
      <w:r>
        <w:t>checks</w:t>
      </w:r>
      <w:r>
        <w:rPr>
          <w:spacing w:val="-3"/>
        </w:rPr>
        <w:t xml:space="preserve"> </w:t>
      </w:r>
      <w:r>
        <w:t>including:</w:t>
      </w:r>
    </w:p>
    <w:p w14:paraId="10172A00" w14:textId="77777777" w:rsidR="00A609A4" w:rsidRDefault="00A609A4">
      <w:pPr>
        <w:pStyle w:val="afff6"/>
        <w:widowControl w:val="0"/>
        <w:numPr>
          <w:ilvl w:val="2"/>
          <w:numId w:val="15"/>
        </w:numPr>
        <w:tabs>
          <w:tab w:val="left" w:pos="1333"/>
        </w:tabs>
        <w:autoSpaceDE w:val="0"/>
        <w:autoSpaceDN w:val="0"/>
        <w:spacing w:before="56" w:after="0" w:line="240" w:lineRule="auto"/>
        <w:ind w:hanging="282"/>
        <w:jc w:val="left"/>
      </w:pPr>
      <w:r>
        <w:t>General</w:t>
      </w:r>
      <w:r>
        <w:rPr>
          <w:spacing w:val="-2"/>
        </w:rPr>
        <w:t xml:space="preserve"> </w:t>
      </w:r>
      <w:r>
        <w:t>tests</w:t>
      </w:r>
      <w:r>
        <w:rPr>
          <w:spacing w:val="-2"/>
        </w:rPr>
        <w:t xml:space="preserve"> </w:t>
      </w:r>
      <w:r>
        <w:t>for</w:t>
      </w:r>
      <w:r>
        <w:rPr>
          <w:spacing w:val="-2"/>
        </w:rPr>
        <w:t xml:space="preserve"> </w:t>
      </w:r>
      <w:r>
        <w:t>dataset</w:t>
      </w:r>
      <w:r>
        <w:rPr>
          <w:spacing w:val="-3"/>
        </w:rPr>
        <w:t xml:space="preserve"> </w:t>
      </w:r>
      <w:r>
        <w:t>integrity;</w:t>
      </w:r>
    </w:p>
    <w:p w14:paraId="63B308F5" w14:textId="77777777" w:rsidR="00A609A4" w:rsidRDefault="00A609A4">
      <w:pPr>
        <w:pStyle w:val="afff6"/>
        <w:widowControl w:val="0"/>
        <w:numPr>
          <w:ilvl w:val="2"/>
          <w:numId w:val="15"/>
        </w:numPr>
        <w:tabs>
          <w:tab w:val="left" w:pos="1333"/>
        </w:tabs>
        <w:autoSpaceDE w:val="0"/>
        <w:autoSpaceDN w:val="0"/>
        <w:spacing w:before="43" w:after="0" w:line="240" w:lineRule="auto"/>
        <w:ind w:hanging="282"/>
        <w:jc w:val="left"/>
      </w:pPr>
      <w:r>
        <w:t>Specific</w:t>
      </w:r>
      <w:r>
        <w:rPr>
          <w:spacing w:val="-2"/>
        </w:rPr>
        <w:t xml:space="preserve"> </w:t>
      </w:r>
      <w:r>
        <w:t>tests</w:t>
      </w:r>
      <w:r>
        <w:rPr>
          <w:spacing w:val="-1"/>
        </w:rPr>
        <w:t xml:space="preserve"> </w:t>
      </w:r>
      <w:r>
        <w:t>for</w:t>
      </w:r>
      <w:r>
        <w:rPr>
          <w:spacing w:val="-2"/>
        </w:rPr>
        <w:t xml:space="preserve"> </w:t>
      </w:r>
      <w:r>
        <w:t>a</w:t>
      </w:r>
      <w:r>
        <w:rPr>
          <w:spacing w:val="-2"/>
        </w:rPr>
        <w:t xml:space="preserve"> </w:t>
      </w:r>
      <w:r>
        <w:t>specific</w:t>
      </w:r>
      <w:r>
        <w:rPr>
          <w:spacing w:val="-1"/>
        </w:rPr>
        <w:t xml:space="preserve"> </w:t>
      </w:r>
      <w:r>
        <w:t>data</w:t>
      </w:r>
      <w:r>
        <w:rPr>
          <w:spacing w:val="-2"/>
        </w:rPr>
        <w:t xml:space="preserve"> </w:t>
      </w:r>
      <w:r>
        <w:t>model.</w:t>
      </w:r>
    </w:p>
    <w:p w14:paraId="3F9671CB" w14:textId="77777777" w:rsidR="00A609A4" w:rsidRPr="00A609A4" w:rsidRDefault="00A609A4" w:rsidP="00A609A4"/>
    <w:p w14:paraId="5741F0C7" w14:textId="77777777" w:rsidR="00056ECE" w:rsidRDefault="00056ECE" w:rsidP="00972855">
      <w:pPr>
        <w:pStyle w:val="1"/>
      </w:pPr>
      <w:bookmarkStart w:id="1501" w:name="_Toc225648349"/>
      <w:bookmarkStart w:id="1502" w:name="_Toc225065206"/>
      <w:bookmarkStart w:id="1503" w:name="_Toc152232565"/>
      <w:bookmarkStart w:id="1504" w:name="_Toc170717220"/>
      <w:r w:rsidRPr="008233BF">
        <w:t>Data Capture and Classification</w:t>
      </w:r>
      <w:bookmarkEnd w:id="1501"/>
      <w:bookmarkEnd w:id="1502"/>
      <w:bookmarkEnd w:id="1503"/>
      <w:bookmarkEnd w:id="1504"/>
    </w:p>
    <w:p w14:paraId="45F2D233" w14:textId="77777777" w:rsidR="009A3F22" w:rsidRDefault="009A3F22" w:rsidP="009A3F22">
      <w:bookmarkStart w:id="1505" w:name="_Toc8629863"/>
      <w:bookmarkStart w:id="1506" w:name="_Toc8629995"/>
      <w:bookmarkStart w:id="1507" w:name="_Toc19077382"/>
      <w:bookmarkStart w:id="1508" w:name="_Toc191284919"/>
      <w:bookmarkStart w:id="1509" w:name="_Toc225648351"/>
      <w:bookmarkStart w:id="1510" w:name="_Toc225065208"/>
      <w:bookmarkEnd w:id="1505"/>
      <w:bookmarkEnd w:id="1506"/>
      <w:bookmarkEnd w:id="1507"/>
      <w:bookmarkEnd w:id="1508"/>
      <w:r>
        <w:t>S-128 products must be generated from data obtained from the product creator and released by an</w:t>
      </w:r>
      <w:r>
        <w:rPr>
          <w:spacing w:val="1"/>
        </w:rPr>
        <w:t xml:space="preserve"> </w:t>
      </w:r>
      <w:r>
        <w:t>appropriate</w:t>
      </w:r>
      <w:r>
        <w:rPr>
          <w:spacing w:val="-8"/>
        </w:rPr>
        <w:t xml:space="preserve"> </w:t>
      </w:r>
      <w:r>
        <w:t>CNP</w:t>
      </w:r>
      <w:r>
        <w:rPr>
          <w:spacing w:val="-7"/>
        </w:rPr>
        <w:t xml:space="preserve"> </w:t>
      </w:r>
      <w:r>
        <w:t>defining</w:t>
      </w:r>
      <w:r>
        <w:rPr>
          <w:spacing w:val="-8"/>
        </w:rPr>
        <w:t xml:space="preserve"> </w:t>
      </w:r>
      <w:r>
        <w:t>authority</w:t>
      </w:r>
      <w:r>
        <w:rPr>
          <w:spacing w:val="-10"/>
        </w:rPr>
        <w:t xml:space="preserve"> </w:t>
      </w:r>
      <w:r>
        <w:t>such</w:t>
      </w:r>
      <w:r>
        <w:rPr>
          <w:spacing w:val="-6"/>
        </w:rPr>
        <w:t xml:space="preserve"> </w:t>
      </w:r>
      <w:r>
        <w:t>as</w:t>
      </w:r>
      <w:r>
        <w:rPr>
          <w:spacing w:val="-6"/>
        </w:rPr>
        <w:t xml:space="preserve"> </w:t>
      </w:r>
      <w:r>
        <w:t>Hydrographic</w:t>
      </w:r>
      <w:r>
        <w:rPr>
          <w:spacing w:val="-7"/>
        </w:rPr>
        <w:t xml:space="preserve"> </w:t>
      </w:r>
      <w:r>
        <w:t>Offices.</w:t>
      </w:r>
      <w:r>
        <w:rPr>
          <w:spacing w:val="-3"/>
        </w:rPr>
        <w:t xml:space="preserve"> </w:t>
      </w:r>
      <w:r>
        <w:t>The</w:t>
      </w:r>
      <w:r>
        <w:rPr>
          <w:spacing w:val="-8"/>
        </w:rPr>
        <w:t xml:space="preserve"> </w:t>
      </w:r>
      <w:r>
        <w:t>product</w:t>
      </w:r>
      <w:r>
        <w:rPr>
          <w:spacing w:val="-7"/>
        </w:rPr>
        <w:t xml:space="preserve"> </w:t>
      </w:r>
      <w:r>
        <w:t>creator</w:t>
      </w:r>
      <w:r>
        <w:rPr>
          <w:spacing w:val="-7"/>
        </w:rPr>
        <w:t xml:space="preserve"> </w:t>
      </w:r>
      <w:r>
        <w:t>can</w:t>
      </w:r>
      <w:r>
        <w:rPr>
          <w:spacing w:val="-7"/>
        </w:rPr>
        <w:t xml:space="preserve"> </w:t>
      </w:r>
      <w:r>
        <w:t>be</w:t>
      </w:r>
      <w:r>
        <w:rPr>
          <w:spacing w:val="-8"/>
        </w:rPr>
        <w:t xml:space="preserve"> </w:t>
      </w:r>
      <w:r>
        <w:t>described</w:t>
      </w:r>
      <w:r>
        <w:rPr>
          <w:spacing w:val="-53"/>
        </w:rPr>
        <w:t xml:space="preserve"> </w:t>
      </w:r>
      <w:r>
        <w:t>for</w:t>
      </w:r>
      <w:r>
        <w:rPr>
          <w:spacing w:val="-2"/>
        </w:rPr>
        <w:t xml:space="preserve"> </w:t>
      </w:r>
      <w:r>
        <w:t>each</w:t>
      </w:r>
      <w:r>
        <w:rPr>
          <w:spacing w:val="-1"/>
        </w:rPr>
        <w:t xml:space="preserve"> </w:t>
      </w:r>
      <w:r>
        <w:t>product</w:t>
      </w:r>
      <w:r>
        <w:rPr>
          <w:spacing w:val="1"/>
        </w:rPr>
        <w:t xml:space="preserve"> </w:t>
      </w:r>
      <w:r>
        <w:t>within</w:t>
      </w:r>
      <w:r>
        <w:rPr>
          <w:spacing w:val="1"/>
        </w:rPr>
        <w:t xml:space="preserve"> </w:t>
      </w:r>
      <w:r>
        <w:t>a</w:t>
      </w:r>
      <w:r>
        <w:rPr>
          <w:spacing w:val="-1"/>
        </w:rPr>
        <w:t xml:space="preserve"> </w:t>
      </w:r>
      <w:r>
        <w:t>CNP.</w:t>
      </w:r>
    </w:p>
    <w:p w14:paraId="0F76D34F" w14:textId="4ED582C2" w:rsidR="000D052B" w:rsidRDefault="009A3F22" w:rsidP="009A3F22">
      <w:pPr>
        <w:rPr>
          <w:ins w:id="1511" w:author="Greenblue" w:date="2024-02-16T14:58:00Z"/>
        </w:rPr>
      </w:pPr>
      <w:r>
        <w:t>The</w:t>
      </w:r>
      <w:r>
        <w:rPr>
          <w:spacing w:val="-2"/>
        </w:rPr>
        <w:t xml:space="preserve"> </w:t>
      </w:r>
      <w:r>
        <w:t>production</w:t>
      </w:r>
      <w:r>
        <w:rPr>
          <w:spacing w:val="-2"/>
        </w:rPr>
        <w:t xml:space="preserve"> </w:t>
      </w:r>
      <w:r>
        <w:t>process</w:t>
      </w:r>
      <w:r>
        <w:rPr>
          <w:spacing w:val="-1"/>
        </w:rPr>
        <w:t xml:space="preserve"> </w:t>
      </w:r>
      <w:r>
        <w:t>used</w:t>
      </w:r>
      <w:r>
        <w:rPr>
          <w:spacing w:val="-2"/>
        </w:rPr>
        <w:t xml:space="preserve"> </w:t>
      </w:r>
      <w:r>
        <w:t>to generate</w:t>
      </w:r>
      <w:r>
        <w:rPr>
          <w:spacing w:val="-2"/>
        </w:rPr>
        <w:t xml:space="preserve"> </w:t>
      </w:r>
      <w:r>
        <w:t>CNP</w:t>
      </w:r>
      <w:r>
        <w:rPr>
          <w:spacing w:val="-2"/>
        </w:rPr>
        <w:t xml:space="preserve"> </w:t>
      </w:r>
      <w:r>
        <w:t>products</w:t>
      </w:r>
      <w:r>
        <w:rPr>
          <w:spacing w:val="-3"/>
        </w:rPr>
        <w:t xml:space="preserve"> </w:t>
      </w:r>
      <w:r>
        <w:t>may</w:t>
      </w:r>
      <w:r>
        <w:rPr>
          <w:spacing w:val="-5"/>
        </w:rPr>
        <w:t xml:space="preserve"> </w:t>
      </w:r>
      <w:r>
        <w:t>be described</w:t>
      </w:r>
      <w:r>
        <w:rPr>
          <w:spacing w:val="-2"/>
        </w:rPr>
        <w:t xml:space="preserve"> </w:t>
      </w:r>
      <w:r>
        <w:t>in</w:t>
      </w:r>
      <w:r>
        <w:rPr>
          <w:spacing w:val="-2"/>
        </w:rPr>
        <w:t xml:space="preserve"> </w:t>
      </w:r>
      <w:r>
        <w:t>the dataset metadata.</w:t>
      </w:r>
    </w:p>
    <w:p w14:paraId="700636A6" w14:textId="1376B706" w:rsidR="000D052B" w:rsidDel="00852FBF" w:rsidRDefault="000D052B">
      <w:pPr>
        <w:spacing w:after="0" w:line="240" w:lineRule="auto"/>
        <w:jc w:val="left"/>
        <w:rPr>
          <w:ins w:id="1512" w:author="Greenblue" w:date="2024-02-16T14:58:00Z"/>
          <w:del w:id="1513" w:author="USER" w:date="2024-07-01T09:09:00Z"/>
        </w:rPr>
      </w:pPr>
      <w:ins w:id="1514" w:author="Greenblue" w:date="2024-02-16T14:58:00Z">
        <w:del w:id="1515" w:author="USER" w:date="2024-07-01T09:09:00Z">
          <w:r w:rsidDel="00852FBF">
            <w:br w:type="page"/>
          </w:r>
        </w:del>
      </w:ins>
    </w:p>
    <w:p w14:paraId="5AFA4929" w14:textId="77777777" w:rsidR="009A3F22" w:rsidRDefault="009A3F22" w:rsidP="00852FBF">
      <w:pPr>
        <w:spacing w:after="0" w:line="240" w:lineRule="auto"/>
        <w:jc w:val="left"/>
      </w:pPr>
    </w:p>
    <w:p w14:paraId="30EC1AF4" w14:textId="56D4A820" w:rsidR="0048728D" w:rsidRDefault="0048728D" w:rsidP="0048728D">
      <w:pPr>
        <w:pStyle w:val="ad"/>
        <w:keepNext/>
        <w:jc w:val="center"/>
      </w:pPr>
      <w:r>
        <w:t xml:space="preserve">Table </w:t>
      </w:r>
      <w:fldSimple w:instr=" STYLEREF 1 \s ">
        <w:r w:rsidR="00DF7FD4">
          <w:rPr>
            <w:noProof/>
          </w:rPr>
          <w:t>7</w:t>
        </w:r>
      </w:fldSimple>
      <w:r w:rsidR="009629AC">
        <w:noBreakHyphen/>
      </w:r>
      <w:fldSimple w:instr=" SEQ Table \* ARABIC \s 1 ">
        <w:r w:rsidR="00DF7FD4">
          <w:rPr>
            <w:noProof/>
          </w:rPr>
          <w:t>1</w:t>
        </w:r>
      </w:fldSimple>
      <w:r>
        <w:t xml:space="preserve"> Data capture information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3827"/>
        <w:gridCol w:w="1418"/>
        <w:gridCol w:w="1701"/>
      </w:tblGrid>
      <w:tr w:rsidR="00BB6AB0" w14:paraId="4068AE38" w14:textId="77777777">
        <w:trPr>
          <w:trHeight w:val="328"/>
        </w:trPr>
        <w:tc>
          <w:tcPr>
            <w:tcW w:w="1985" w:type="dxa"/>
            <w:shd w:val="clear" w:color="auto" w:fill="D9D9D9"/>
          </w:tcPr>
          <w:p w14:paraId="093FCF21" w14:textId="77777777" w:rsidR="009A3F22" w:rsidRDefault="009A3F22">
            <w:pPr>
              <w:pStyle w:val="TableParagraph"/>
              <w:spacing w:before="56"/>
              <w:ind w:left="107"/>
              <w:rPr>
                <w:b/>
                <w:sz w:val="18"/>
              </w:rPr>
            </w:pPr>
            <w:r>
              <w:rPr>
                <w:b/>
                <w:sz w:val="18"/>
              </w:rPr>
              <w:t>Item</w:t>
            </w:r>
            <w:r>
              <w:rPr>
                <w:b/>
                <w:spacing w:val="-1"/>
                <w:sz w:val="18"/>
              </w:rPr>
              <w:t xml:space="preserve"> </w:t>
            </w:r>
            <w:r>
              <w:rPr>
                <w:b/>
                <w:sz w:val="18"/>
              </w:rPr>
              <w:t>Name</w:t>
            </w:r>
          </w:p>
        </w:tc>
        <w:tc>
          <w:tcPr>
            <w:tcW w:w="3827" w:type="dxa"/>
            <w:shd w:val="clear" w:color="auto" w:fill="D9D9D9"/>
          </w:tcPr>
          <w:p w14:paraId="6FF9DE88" w14:textId="77777777" w:rsidR="009A3F22" w:rsidRDefault="009A3F22">
            <w:pPr>
              <w:pStyle w:val="TableParagraph"/>
              <w:spacing w:before="56"/>
              <w:ind w:left="110"/>
              <w:rPr>
                <w:b/>
                <w:sz w:val="18"/>
              </w:rPr>
            </w:pPr>
            <w:r>
              <w:rPr>
                <w:b/>
                <w:sz w:val="18"/>
              </w:rPr>
              <w:t>Description</w:t>
            </w:r>
          </w:p>
        </w:tc>
        <w:tc>
          <w:tcPr>
            <w:tcW w:w="1418" w:type="dxa"/>
            <w:shd w:val="clear" w:color="auto" w:fill="D9D9D9"/>
          </w:tcPr>
          <w:p w14:paraId="5FDAF46D" w14:textId="77777777" w:rsidR="009A3F22" w:rsidRDefault="009A3F22">
            <w:pPr>
              <w:pStyle w:val="TableParagraph"/>
              <w:spacing w:before="56"/>
              <w:ind w:left="211"/>
              <w:rPr>
                <w:b/>
                <w:sz w:val="18"/>
              </w:rPr>
            </w:pPr>
            <w:r>
              <w:rPr>
                <w:b/>
                <w:sz w:val="18"/>
              </w:rPr>
              <w:t>Multiplicity</w:t>
            </w:r>
          </w:p>
        </w:tc>
        <w:tc>
          <w:tcPr>
            <w:tcW w:w="1701" w:type="dxa"/>
            <w:shd w:val="clear" w:color="auto" w:fill="D9D9D9"/>
          </w:tcPr>
          <w:p w14:paraId="6DDFDE86" w14:textId="77777777" w:rsidR="009A3F22" w:rsidRDefault="009A3F22">
            <w:pPr>
              <w:pStyle w:val="TableParagraph"/>
              <w:spacing w:before="56"/>
              <w:ind w:left="110"/>
              <w:rPr>
                <w:b/>
                <w:sz w:val="18"/>
              </w:rPr>
            </w:pPr>
            <w:r>
              <w:rPr>
                <w:b/>
                <w:sz w:val="18"/>
              </w:rPr>
              <w:t>Type</w:t>
            </w:r>
          </w:p>
        </w:tc>
      </w:tr>
      <w:tr w:rsidR="00BB6AB0" w14:paraId="10EA73C9" w14:textId="77777777">
        <w:trPr>
          <w:trHeight w:val="741"/>
        </w:trPr>
        <w:tc>
          <w:tcPr>
            <w:tcW w:w="1985" w:type="dxa"/>
            <w:shd w:val="clear" w:color="auto" w:fill="auto"/>
          </w:tcPr>
          <w:p w14:paraId="0AF077C8" w14:textId="77777777" w:rsidR="009A3F22" w:rsidRDefault="009A3F22">
            <w:pPr>
              <w:pStyle w:val="TableParagraph"/>
              <w:ind w:left="107"/>
              <w:rPr>
                <w:sz w:val="18"/>
              </w:rPr>
            </w:pPr>
            <w:r>
              <w:rPr>
                <w:sz w:val="18"/>
              </w:rPr>
              <w:t>dataSource</w:t>
            </w:r>
          </w:p>
        </w:tc>
        <w:tc>
          <w:tcPr>
            <w:tcW w:w="3827" w:type="dxa"/>
            <w:shd w:val="clear" w:color="auto" w:fill="auto"/>
          </w:tcPr>
          <w:p w14:paraId="462FFA8A" w14:textId="77777777" w:rsidR="009A3F22" w:rsidRDefault="009A3F22">
            <w:pPr>
              <w:pStyle w:val="TableParagraph"/>
              <w:ind w:left="110" w:right="130"/>
              <w:jc w:val="both"/>
              <w:rPr>
                <w:sz w:val="18"/>
              </w:rPr>
            </w:pPr>
            <w:r>
              <w:rPr>
                <w:sz w:val="18"/>
              </w:rPr>
              <w:t>Identification of the kinds of data sources</w:t>
            </w:r>
            <w:r>
              <w:rPr>
                <w:spacing w:val="-47"/>
                <w:sz w:val="18"/>
              </w:rPr>
              <w:t xml:space="preserve"> </w:t>
            </w:r>
            <w:r>
              <w:rPr>
                <w:sz w:val="18"/>
              </w:rPr>
              <w:t>usable to product datasets compliant with</w:t>
            </w:r>
            <w:r>
              <w:rPr>
                <w:spacing w:val="-48"/>
                <w:sz w:val="18"/>
              </w:rPr>
              <w:t xml:space="preserve"> </w:t>
            </w:r>
            <w:r>
              <w:rPr>
                <w:sz w:val="18"/>
              </w:rPr>
              <w:t>the considering</w:t>
            </w:r>
            <w:r>
              <w:rPr>
                <w:spacing w:val="1"/>
                <w:sz w:val="18"/>
              </w:rPr>
              <w:t xml:space="preserve"> </w:t>
            </w:r>
            <w:r>
              <w:rPr>
                <w:sz w:val="18"/>
              </w:rPr>
              <w:t>Specification</w:t>
            </w:r>
          </w:p>
        </w:tc>
        <w:tc>
          <w:tcPr>
            <w:tcW w:w="1418" w:type="dxa"/>
            <w:shd w:val="clear" w:color="auto" w:fill="auto"/>
          </w:tcPr>
          <w:p w14:paraId="39AB5387" w14:textId="77777777" w:rsidR="009A3F22" w:rsidRDefault="009A3F22">
            <w:pPr>
              <w:pStyle w:val="TableParagraph"/>
              <w:ind w:left="108"/>
              <w:rPr>
                <w:sz w:val="18"/>
              </w:rPr>
            </w:pPr>
            <w:r>
              <w:rPr>
                <w:sz w:val="18"/>
              </w:rPr>
              <w:t>0..*</w:t>
            </w:r>
          </w:p>
        </w:tc>
        <w:tc>
          <w:tcPr>
            <w:tcW w:w="1701" w:type="dxa"/>
            <w:shd w:val="clear" w:color="auto" w:fill="auto"/>
          </w:tcPr>
          <w:p w14:paraId="7CB0423F" w14:textId="77777777" w:rsidR="009A3F22" w:rsidRDefault="009A3F22">
            <w:pPr>
              <w:pStyle w:val="TableParagraph"/>
              <w:ind w:left="110"/>
              <w:rPr>
                <w:sz w:val="18"/>
              </w:rPr>
            </w:pPr>
            <w:r>
              <w:rPr>
                <w:sz w:val="18"/>
              </w:rPr>
              <w:t>CharacterString</w:t>
            </w:r>
          </w:p>
        </w:tc>
      </w:tr>
      <w:tr w:rsidR="00BB6AB0" w14:paraId="229F3379" w14:textId="77777777">
        <w:trPr>
          <w:trHeight w:val="1153"/>
        </w:trPr>
        <w:tc>
          <w:tcPr>
            <w:tcW w:w="1985" w:type="dxa"/>
            <w:shd w:val="clear" w:color="auto" w:fill="auto"/>
          </w:tcPr>
          <w:p w14:paraId="0D68941B" w14:textId="77777777" w:rsidR="009A3F22" w:rsidRDefault="009A3F22">
            <w:pPr>
              <w:pStyle w:val="TableParagraph"/>
              <w:ind w:left="107"/>
              <w:rPr>
                <w:sz w:val="18"/>
              </w:rPr>
            </w:pPr>
            <w:r>
              <w:rPr>
                <w:sz w:val="18"/>
              </w:rPr>
              <w:t>productionProcess</w:t>
            </w:r>
          </w:p>
        </w:tc>
        <w:tc>
          <w:tcPr>
            <w:tcW w:w="3827" w:type="dxa"/>
            <w:shd w:val="clear" w:color="auto" w:fill="auto"/>
          </w:tcPr>
          <w:p w14:paraId="00067820" w14:textId="77777777" w:rsidR="009A3F22" w:rsidRDefault="009A3F22">
            <w:pPr>
              <w:pStyle w:val="TableParagraph"/>
              <w:ind w:left="110" w:right="291"/>
              <w:rPr>
                <w:sz w:val="18"/>
              </w:rPr>
            </w:pPr>
            <w:r>
              <w:rPr>
                <w:sz w:val="18"/>
              </w:rPr>
              <w:t>Link to a textual description of the</w:t>
            </w:r>
            <w:r>
              <w:rPr>
                <w:spacing w:val="1"/>
                <w:sz w:val="18"/>
              </w:rPr>
              <w:t xml:space="preserve"> </w:t>
            </w:r>
            <w:r>
              <w:rPr>
                <w:sz w:val="18"/>
              </w:rPr>
              <w:t>production process (including encoding</w:t>
            </w:r>
            <w:r>
              <w:rPr>
                <w:spacing w:val="-48"/>
                <w:sz w:val="18"/>
              </w:rPr>
              <w:t xml:space="preserve"> </w:t>
            </w:r>
            <w:r>
              <w:rPr>
                <w:sz w:val="18"/>
              </w:rPr>
              <w:t>guide) applicable to the datasets</w:t>
            </w:r>
            <w:r>
              <w:rPr>
                <w:spacing w:val="1"/>
                <w:sz w:val="18"/>
              </w:rPr>
              <w:t xml:space="preserve"> </w:t>
            </w:r>
            <w:r>
              <w:rPr>
                <w:sz w:val="18"/>
              </w:rPr>
              <w:t>compliant</w:t>
            </w:r>
            <w:r>
              <w:rPr>
                <w:spacing w:val="-1"/>
                <w:sz w:val="18"/>
              </w:rPr>
              <w:t xml:space="preserve"> </w:t>
            </w:r>
            <w:r>
              <w:rPr>
                <w:sz w:val="18"/>
              </w:rPr>
              <w:t>with</w:t>
            </w:r>
            <w:r>
              <w:rPr>
                <w:spacing w:val="-1"/>
                <w:sz w:val="18"/>
              </w:rPr>
              <w:t xml:space="preserve"> </w:t>
            </w:r>
            <w:r>
              <w:rPr>
                <w:sz w:val="18"/>
              </w:rPr>
              <w:t>the</w:t>
            </w:r>
            <w:r>
              <w:rPr>
                <w:spacing w:val="2"/>
                <w:sz w:val="18"/>
              </w:rPr>
              <w:t xml:space="preserve"> </w:t>
            </w:r>
            <w:r>
              <w:rPr>
                <w:sz w:val="18"/>
              </w:rPr>
              <w:t>considering</w:t>
            </w:r>
            <w:r>
              <w:rPr>
                <w:spacing w:val="1"/>
                <w:sz w:val="18"/>
              </w:rPr>
              <w:t xml:space="preserve"> </w:t>
            </w:r>
            <w:r>
              <w:rPr>
                <w:sz w:val="18"/>
              </w:rPr>
              <w:t>Specification</w:t>
            </w:r>
          </w:p>
        </w:tc>
        <w:tc>
          <w:tcPr>
            <w:tcW w:w="1418" w:type="dxa"/>
            <w:shd w:val="clear" w:color="auto" w:fill="auto"/>
          </w:tcPr>
          <w:p w14:paraId="133B0C77" w14:textId="77777777" w:rsidR="009A3F22" w:rsidRDefault="009A3F22">
            <w:pPr>
              <w:pStyle w:val="TableParagraph"/>
              <w:ind w:left="108"/>
              <w:rPr>
                <w:sz w:val="18"/>
              </w:rPr>
            </w:pPr>
            <w:r>
              <w:rPr>
                <w:sz w:val="18"/>
              </w:rPr>
              <w:t>0..*</w:t>
            </w:r>
          </w:p>
        </w:tc>
        <w:tc>
          <w:tcPr>
            <w:tcW w:w="1701" w:type="dxa"/>
            <w:shd w:val="clear" w:color="auto" w:fill="auto"/>
          </w:tcPr>
          <w:p w14:paraId="5B59E47B" w14:textId="77777777" w:rsidR="009A3F22" w:rsidRDefault="009A3F22">
            <w:pPr>
              <w:pStyle w:val="TableParagraph"/>
              <w:ind w:left="110"/>
              <w:rPr>
                <w:sz w:val="18"/>
              </w:rPr>
            </w:pPr>
            <w:r>
              <w:rPr>
                <w:sz w:val="18"/>
              </w:rPr>
              <w:t>CharacterString</w:t>
            </w:r>
            <w:r>
              <w:rPr>
                <w:spacing w:val="-2"/>
                <w:sz w:val="18"/>
              </w:rPr>
              <w:t xml:space="preserve"> </w:t>
            </w:r>
            <w:r>
              <w:rPr>
                <w:sz w:val="18"/>
              </w:rPr>
              <w:t>(URL)</w:t>
            </w:r>
          </w:p>
        </w:tc>
      </w:tr>
    </w:tbl>
    <w:p w14:paraId="17433BEA" w14:textId="77777777" w:rsidR="009A3F22" w:rsidRDefault="009A3F22" w:rsidP="009A3F22"/>
    <w:p w14:paraId="0FD9387C" w14:textId="77777777" w:rsidR="00056ECE" w:rsidRPr="008233BF" w:rsidRDefault="00056ECE" w:rsidP="00972855">
      <w:pPr>
        <w:pStyle w:val="1"/>
      </w:pPr>
      <w:bookmarkStart w:id="1516" w:name="_Toc152232566"/>
      <w:bookmarkStart w:id="1517" w:name="_Toc170717221"/>
      <w:r w:rsidRPr="008233BF">
        <w:lastRenderedPageBreak/>
        <w:t>Maintenance</w:t>
      </w:r>
      <w:bookmarkEnd w:id="1509"/>
      <w:bookmarkEnd w:id="1510"/>
      <w:bookmarkEnd w:id="1516"/>
      <w:bookmarkEnd w:id="1517"/>
    </w:p>
    <w:p w14:paraId="0C4024F0" w14:textId="2DF59A2F" w:rsidR="00CB24EC" w:rsidRDefault="00CB24EC" w:rsidP="00F3650C">
      <w:pPr>
        <w:pStyle w:val="20"/>
        <w:rPr>
          <w:rFonts w:eastAsia="맑은 고딕"/>
        </w:rPr>
      </w:pPr>
      <w:bookmarkStart w:id="1518" w:name="_Toc152232567"/>
      <w:bookmarkStart w:id="1519" w:name="_Toc170717222"/>
      <w:r>
        <w:rPr>
          <w:rFonts w:eastAsia="맑은 고딕" w:hint="eastAsia"/>
        </w:rPr>
        <w:t>I</w:t>
      </w:r>
      <w:r>
        <w:rPr>
          <w:rFonts w:eastAsia="맑은 고딕"/>
        </w:rPr>
        <w:t>ntroduction</w:t>
      </w:r>
      <w:bookmarkEnd w:id="1518"/>
      <w:bookmarkEnd w:id="1519"/>
    </w:p>
    <w:p w14:paraId="6566D9BE" w14:textId="77777777" w:rsidR="00CB24EC" w:rsidRPr="00CB24EC" w:rsidRDefault="00CB24EC" w:rsidP="00CB24EC">
      <w:pPr>
        <w:rPr>
          <w:rFonts w:eastAsia="맑은 고딕"/>
        </w:rPr>
      </w:pPr>
      <w:r w:rsidRPr="00CB24EC">
        <w:rPr>
          <w:rFonts w:eastAsia="맑은 고딕"/>
        </w:rPr>
        <w:t>Datasets are maintained as needed and must include mechanisms for CNP updating. Data updates will be made by New Editions or updates. The maintenance and update frequency of CNP datasets should be defined by the producers (official national authority) implementing this Specification.</w:t>
      </w:r>
    </w:p>
    <w:p w14:paraId="32C12C94" w14:textId="35BC4024" w:rsidR="00CB24EC" w:rsidRDefault="00CB24EC" w:rsidP="00CB24EC">
      <w:pPr>
        <w:rPr>
          <w:rFonts w:eastAsia="맑은 고딕"/>
        </w:rPr>
      </w:pPr>
      <w:r w:rsidRPr="00CB24EC">
        <w:rPr>
          <w:rFonts w:eastAsia="맑은 고딕"/>
        </w:rPr>
        <w:t>Data Producers must use applicable sources to maintain and update data and provide a brief description of the sources that were used to produce the dataset in the appropriate metadata field.</w:t>
      </w:r>
    </w:p>
    <w:p w14:paraId="1507B873" w14:textId="155DD86E" w:rsidR="00C53830" w:rsidRDefault="00C53830" w:rsidP="00F3650C">
      <w:pPr>
        <w:pStyle w:val="20"/>
      </w:pPr>
      <w:bookmarkStart w:id="1520" w:name="_Toc152232568"/>
      <w:bookmarkStart w:id="1521" w:name="_Toc170717223"/>
      <w:r w:rsidRPr="00C53830">
        <w:t>Production Process</w:t>
      </w:r>
      <w:r w:rsidR="001F6538">
        <w:t xml:space="preserve"> for base and update datasets</w:t>
      </w:r>
      <w:bookmarkEnd w:id="1520"/>
      <w:bookmarkEnd w:id="1521"/>
    </w:p>
    <w:p w14:paraId="773E2942" w14:textId="558B4937" w:rsidR="00F3650C" w:rsidRDefault="00821697" w:rsidP="00F3650C">
      <w:pPr>
        <w:rPr>
          <w:rFonts w:eastAsia="맑은 고딕"/>
        </w:rPr>
      </w:pPr>
      <w:r>
        <w:t>Data Producers should follow their established production processes for maintaining and updating</w:t>
      </w:r>
      <w:r>
        <w:rPr>
          <w:spacing w:val="1"/>
        </w:rPr>
        <w:t xml:space="preserve"> </w:t>
      </w:r>
      <w:r>
        <w:t>datasets. Data is produced against the DCEG and checked against the appropriate set of validation</w:t>
      </w:r>
      <w:r>
        <w:rPr>
          <w:spacing w:val="1"/>
        </w:rPr>
        <w:t xml:space="preserve"> </w:t>
      </w:r>
      <w:r>
        <w:t>checks in</w:t>
      </w:r>
      <w:r>
        <w:rPr>
          <w:spacing w:val="-1"/>
        </w:rPr>
        <w:t xml:space="preserve"> </w:t>
      </w:r>
      <w:r>
        <w:t>Appendix</w:t>
      </w:r>
      <w:r>
        <w:rPr>
          <w:spacing w:val="1"/>
        </w:rPr>
        <w:t xml:space="preserve"> </w:t>
      </w:r>
      <w:r>
        <w:t>X</w:t>
      </w:r>
      <w:r w:rsidR="00F3650C">
        <w:rPr>
          <w:rFonts w:eastAsia="맑은 고딕"/>
        </w:rPr>
        <w:t>.</w:t>
      </w:r>
    </w:p>
    <w:p w14:paraId="0EEA7535" w14:textId="4F668BA4" w:rsidR="00EE4229" w:rsidRDefault="00EE4229" w:rsidP="00EE4229">
      <w:pPr>
        <w:pStyle w:val="20"/>
        <w:rPr>
          <w:rFonts w:eastAsia="맑은 고딕"/>
        </w:rPr>
      </w:pPr>
      <w:bookmarkStart w:id="1522" w:name="_Toc152232569"/>
      <w:bookmarkStart w:id="1523" w:name="_Toc170717224"/>
      <w:r>
        <w:rPr>
          <w:rFonts w:eastAsia="맑은 고딕" w:hint="eastAsia"/>
        </w:rPr>
        <w:t>D</w:t>
      </w:r>
      <w:r>
        <w:rPr>
          <w:rFonts w:eastAsia="맑은 고딕"/>
        </w:rPr>
        <w:t>ataset updates and cancellation</w:t>
      </w:r>
      <w:bookmarkEnd w:id="1522"/>
      <w:bookmarkEnd w:id="1523"/>
    </w:p>
    <w:p w14:paraId="6094548B" w14:textId="77777777" w:rsidR="00EE4229" w:rsidRDefault="00EE4229" w:rsidP="00EE4229">
      <w:r>
        <w:t>The</w:t>
      </w:r>
      <w:r>
        <w:rPr>
          <w:spacing w:val="-9"/>
        </w:rPr>
        <w:t xml:space="preserve"> </w:t>
      </w:r>
      <w:r>
        <w:t>purpose</w:t>
      </w:r>
      <w:r>
        <w:rPr>
          <w:spacing w:val="-7"/>
        </w:rPr>
        <w:t xml:space="preserve"> </w:t>
      </w:r>
      <w:r>
        <w:t>of</w:t>
      </w:r>
      <w:r>
        <w:rPr>
          <w:spacing w:val="-7"/>
        </w:rPr>
        <w:t xml:space="preserve"> </w:t>
      </w:r>
      <w:r>
        <w:t>issue</w:t>
      </w:r>
      <w:r>
        <w:rPr>
          <w:spacing w:val="-8"/>
        </w:rPr>
        <w:t xml:space="preserve"> </w:t>
      </w:r>
      <w:r>
        <w:t>of</w:t>
      </w:r>
      <w:r>
        <w:rPr>
          <w:spacing w:val="-7"/>
        </w:rPr>
        <w:t xml:space="preserve"> </w:t>
      </w:r>
      <w:r>
        <w:t>the</w:t>
      </w:r>
      <w:r>
        <w:rPr>
          <w:spacing w:val="-7"/>
        </w:rPr>
        <w:t xml:space="preserve"> </w:t>
      </w:r>
      <w:r>
        <w:t>dataset</w:t>
      </w:r>
      <w:r>
        <w:rPr>
          <w:spacing w:val="-7"/>
        </w:rPr>
        <w:t xml:space="preserve"> </w:t>
      </w:r>
      <w:r>
        <w:t>is</w:t>
      </w:r>
      <w:r>
        <w:rPr>
          <w:spacing w:val="-5"/>
        </w:rPr>
        <w:t xml:space="preserve"> </w:t>
      </w:r>
      <w:r>
        <w:t>indicated</w:t>
      </w:r>
      <w:r>
        <w:rPr>
          <w:spacing w:val="-8"/>
        </w:rPr>
        <w:t xml:space="preserve"> </w:t>
      </w:r>
      <w:r>
        <w:t>in</w:t>
      </w:r>
      <w:r>
        <w:rPr>
          <w:spacing w:val="-9"/>
        </w:rPr>
        <w:t xml:space="preserve"> </w:t>
      </w:r>
      <w:r>
        <w:t>the</w:t>
      </w:r>
      <w:r>
        <w:rPr>
          <w:spacing w:val="-9"/>
        </w:rPr>
        <w:t xml:space="preserve"> </w:t>
      </w:r>
      <w:r>
        <w:t>“purpose”</w:t>
      </w:r>
      <w:r>
        <w:rPr>
          <w:spacing w:val="-7"/>
        </w:rPr>
        <w:t xml:space="preserve"> </w:t>
      </w:r>
      <w:r>
        <w:t>field</w:t>
      </w:r>
      <w:r>
        <w:rPr>
          <w:spacing w:val="-7"/>
        </w:rPr>
        <w:t xml:space="preserve"> </w:t>
      </w:r>
      <w:r>
        <w:t>of</w:t>
      </w:r>
      <w:r>
        <w:rPr>
          <w:spacing w:val="-7"/>
        </w:rPr>
        <w:t xml:space="preserve"> </w:t>
      </w:r>
      <w:r>
        <w:t>the</w:t>
      </w:r>
      <w:r>
        <w:rPr>
          <w:spacing w:val="-7"/>
        </w:rPr>
        <w:t xml:space="preserve"> </w:t>
      </w:r>
      <w:r>
        <w:t>dataset</w:t>
      </w:r>
      <w:r>
        <w:rPr>
          <w:spacing w:val="-9"/>
        </w:rPr>
        <w:t xml:space="preserve"> </w:t>
      </w:r>
      <w:r>
        <w:t>discovery</w:t>
      </w:r>
      <w:r>
        <w:rPr>
          <w:spacing w:val="-11"/>
        </w:rPr>
        <w:t xml:space="preserve"> </w:t>
      </w:r>
      <w:r>
        <w:t>metadata.</w:t>
      </w:r>
      <w:r>
        <w:rPr>
          <w:spacing w:val="1"/>
        </w:rPr>
        <w:t xml:space="preserve"> </w:t>
      </w:r>
      <w:r>
        <w:t>In order to terminate a dataset, an update dataset file is created for which the Edition number must be</w:t>
      </w:r>
      <w:r>
        <w:rPr>
          <w:spacing w:val="1"/>
        </w:rPr>
        <w:t xml:space="preserve"> </w:t>
      </w:r>
      <w:r>
        <w:t>set</w:t>
      </w:r>
      <w:r>
        <w:rPr>
          <w:spacing w:val="-2"/>
        </w:rPr>
        <w:t xml:space="preserve"> </w:t>
      </w:r>
      <w:r>
        <w:t>to</w:t>
      </w:r>
      <w:r>
        <w:rPr>
          <w:spacing w:val="-1"/>
        </w:rPr>
        <w:t xml:space="preserve"> </w:t>
      </w:r>
      <w:r>
        <w:t>0</w:t>
      </w:r>
      <w:r>
        <w:rPr>
          <w:spacing w:val="-1"/>
        </w:rPr>
        <w:t xml:space="preserve"> </w:t>
      </w:r>
      <w:r>
        <w:t>(000).</w:t>
      </w:r>
      <w:r>
        <w:rPr>
          <w:spacing w:val="-2"/>
        </w:rPr>
        <w:t xml:space="preserve"> </w:t>
      </w:r>
      <w:r>
        <w:t>This convention</w:t>
      </w:r>
      <w:r>
        <w:rPr>
          <w:spacing w:val="1"/>
        </w:rPr>
        <w:t xml:space="preserve"> </w:t>
      </w:r>
      <w:r>
        <w:t>is only</w:t>
      </w:r>
      <w:r>
        <w:rPr>
          <w:spacing w:val="-5"/>
        </w:rPr>
        <w:t xml:space="preserve"> </w:t>
      </w:r>
      <w:r>
        <w:t>used</w:t>
      </w:r>
      <w:r>
        <w:rPr>
          <w:spacing w:val="1"/>
        </w:rPr>
        <w:t xml:space="preserve"> </w:t>
      </w:r>
      <w:r>
        <w:t>to</w:t>
      </w:r>
      <w:r>
        <w:rPr>
          <w:spacing w:val="-1"/>
        </w:rPr>
        <w:t xml:space="preserve"> </w:t>
      </w:r>
      <w:r>
        <w:t>cancel a base</w:t>
      </w:r>
      <w:r>
        <w:rPr>
          <w:spacing w:val="-1"/>
        </w:rPr>
        <w:t xml:space="preserve"> </w:t>
      </w:r>
      <w:r>
        <w:t>dataset</w:t>
      </w:r>
      <w:r>
        <w:rPr>
          <w:spacing w:val="1"/>
        </w:rPr>
        <w:t xml:space="preserve"> </w:t>
      </w:r>
      <w:r>
        <w:t>file.</w:t>
      </w:r>
    </w:p>
    <w:p w14:paraId="357C315D" w14:textId="77777777" w:rsidR="00EE4229" w:rsidRDefault="00EE4229" w:rsidP="00EE4229">
      <w:r>
        <w:t>Where</w:t>
      </w:r>
      <w:r>
        <w:rPr>
          <w:spacing w:val="-5"/>
        </w:rPr>
        <w:t xml:space="preserve"> </w:t>
      </w:r>
      <w:r>
        <w:t>a</w:t>
      </w:r>
      <w:r>
        <w:rPr>
          <w:spacing w:val="-5"/>
        </w:rPr>
        <w:t xml:space="preserve"> </w:t>
      </w:r>
      <w:r>
        <w:t>dataset</w:t>
      </w:r>
      <w:r>
        <w:rPr>
          <w:spacing w:val="-5"/>
        </w:rPr>
        <w:t xml:space="preserve"> </w:t>
      </w:r>
      <w:r>
        <w:t>is</w:t>
      </w:r>
      <w:r>
        <w:rPr>
          <w:spacing w:val="-3"/>
        </w:rPr>
        <w:t xml:space="preserve"> </w:t>
      </w:r>
      <w:r>
        <w:t>cancelled</w:t>
      </w:r>
      <w:r>
        <w:rPr>
          <w:spacing w:val="-6"/>
        </w:rPr>
        <w:t xml:space="preserve"> </w:t>
      </w:r>
      <w:r>
        <w:t>and</w:t>
      </w:r>
      <w:r>
        <w:rPr>
          <w:spacing w:val="-5"/>
        </w:rPr>
        <w:t xml:space="preserve"> </w:t>
      </w:r>
      <w:r>
        <w:t>its</w:t>
      </w:r>
      <w:r>
        <w:rPr>
          <w:spacing w:val="-3"/>
        </w:rPr>
        <w:t xml:space="preserve"> </w:t>
      </w:r>
      <w:r>
        <w:t>name</w:t>
      </w:r>
      <w:r>
        <w:rPr>
          <w:spacing w:val="-5"/>
        </w:rPr>
        <w:t xml:space="preserve"> </w:t>
      </w:r>
      <w:r>
        <w:t>is</w:t>
      </w:r>
      <w:r>
        <w:rPr>
          <w:spacing w:val="-4"/>
        </w:rPr>
        <w:t xml:space="preserve"> </w:t>
      </w:r>
      <w:r>
        <w:t>reused</w:t>
      </w:r>
      <w:r>
        <w:rPr>
          <w:spacing w:val="-5"/>
        </w:rPr>
        <w:t xml:space="preserve"> </w:t>
      </w:r>
      <w:r>
        <w:t>at</w:t>
      </w:r>
      <w:r>
        <w:rPr>
          <w:spacing w:val="-5"/>
        </w:rPr>
        <w:t xml:space="preserve"> </w:t>
      </w:r>
      <w:r>
        <w:t>a</w:t>
      </w:r>
      <w:r>
        <w:rPr>
          <w:spacing w:val="-5"/>
        </w:rPr>
        <w:t xml:space="preserve"> </w:t>
      </w:r>
      <w:r>
        <w:t>later</w:t>
      </w:r>
      <w:r>
        <w:rPr>
          <w:spacing w:val="-5"/>
        </w:rPr>
        <w:t xml:space="preserve"> </w:t>
      </w:r>
      <w:r>
        <w:t>date,</w:t>
      </w:r>
      <w:r>
        <w:rPr>
          <w:spacing w:val="-4"/>
        </w:rPr>
        <w:t xml:space="preserve"> </w:t>
      </w:r>
      <w:r>
        <w:t>the</w:t>
      </w:r>
      <w:r>
        <w:rPr>
          <w:spacing w:val="-5"/>
        </w:rPr>
        <w:t xml:space="preserve"> </w:t>
      </w:r>
      <w:r>
        <w:t>issue</w:t>
      </w:r>
      <w:r>
        <w:rPr>
          <w:spacing w:val="-5"/>
        </w:rPr>
        <w:t xml:space="preserve"> </w:t>
      </w:r>
      <w:r>
        <w:t>date</w:t>
      </w:r>
      <w:r>
        <w:rPr>
          <w:spacing w:val="-3"/>
        </w:rPr>
        <w:t xml:space="preserve"> </w:t>
      </w:r>
      <w:r>
        <w:t>must</w:t>
      </w:r>
      <w:r>
        <w:rPr>
          <w:spacing w:val="-4"/>
        </w:rPr>
        <w:t xml:space="preserve"> </w:t>
      </w:r>
      <w:r>
        <w:t>be</w:t>
      </w:r>
      <w:r>
        <w:rPr>
          <w:spacing w:val="-5"/>
        </w:rPr>
        <w:t xml:space="preserve"> </w:t>
      </w:r>
      <w:r>
        <w:t>greater</w:t>
      </w:r>
      <w:r>
        <w:rPr>
          <w:spacing w:val="-4"/>
        </w:rPr>
        <w:t xml:space="preserve"> </w:t>
      </w:r>
      <w:r>
        <w:t>than</w:t>
      </w:r>
      <w:r>
        <w:rPr>
          <w:spacing w:val="-54"/>
        </w:rPr>
        <w:t xml:space="preserve"> </w:t>
      </w:r>
      <w:r>
        <w:t>the issue</w:t>
      </w:r>
      <w:r>
        <w:rPr>
          <w:spacing w:val="-1"/>
        </w:rPr>
        <w:t xml:space="preserve"> </w:t>
      </w:r>
      <w:r>
        <w:t>date</w:t>
      </w:r>
      <w:r>
        <w:rPr>
          <w:spacing w:val="-1"/>
        </w:rPr>
        <w:t xml:space="preserve"> </w:t>
      </w:r>
      <w:r>
        <w:t>of</w:t>
      </w:r>
      <w:r>
        <w:rPr>
          <w:spacing w:val="1"/>
        </w:rPr>
        <w:t xml:space="preserve"> </w:t>
      </w:r>
      <w:r>
        <w:t>the</w:t>
      </w:r>
      <w:r>
        <w:rPr>
          <w:spacing w:val="-1"/>
        </w:rPr>
        <w:t xml:space="preserve"> </w:t>
      </w:r>
      <w:r>
        <w:t>cancelled</w:t>
      </w:r>
      <w:r>
        <w:rPr>
          <w:spacing w:val="1"/>
        </w:rPr>
        <w:t xml:space="preserve"> </w:t>
      </w:r>
      <w:r>
        <w:t>dataset.</w:t>
      </w:r>
    </w:p>
    <w:p w14:paraId="787E8098" w14:textId="77777777" w:rsidR="00EE4229" w:rsidRDefault="00EE4229" w:rsidP="00EE4229">
      <w:r>
        <w:t>When</w:t>
      </w:r>
      <w:r>
        <w:rPr>
          <w:spacing w:val="-3"/>
        </w:rPr>
        <w:t xml:space="preserve"> </w:t>
      </w:r>
      <w:r>
        <w:t>the</w:t>
      </w:r>
      <w:r>
        <w:rPr>
          <w:spacing w:val="-2"/>
        </w:rPr>
        <w:t xml:space="preserve"> </w:t>
      </w:r>
      <w:r>
        <w:t>dataset</w:t>
      </w:r>
      <w:r>
        <w:rPr>
          <w:spacing w:val="-1"/>
        </w:rPr>
        <w:t xml:space="preserve"> </w:t>
      </w:r>
      <w:r>
        <w:t>is</w:t>
      </w:r>
      <w:r>
        <w:rPr>
          <w:spacing w:val="-1"/>
        </w:rPr>
        <w:t xml:space="preserve"> </w:t>
      </w:r>
      <w:r>
        <w:t>cancelled,</w:t>
      </w:r>
      <w:r>
        <w:rPr>
          <w:spacing w:val="-1"/>
        </w:rPr>
        <w:t xml:space="preserve"> </w:t>
      </w:r>
      <w:r>
        <w:t>it</w:t>
      </w:r>
      <w:r>
        <w:rPr>
          <w:spacing w:val="-2"/>
        </w:rPr>
        <w:t xml:space="preserve"> </w:t>
      </w:r>
      <w:r>
        <w:t>must</w:t>
      </w:r>
      <w:r>
        <w:rPr>
          <w:spacing w:val="-2"/>
        </w:rPr>
        <w:t xml:space="preserve"> </w:t>
      </w:r>
      <w:r>
        <w:t>be</w:t>
      </w:r>
      <w:r>
        <w:rPr>
          <w:spacing w:val="-3"/>
        </w:rPr>
        <w:t xml:space="preserve"> </w:t>
      </w:r>
      <w:r>
        <w:t>removed</w:t>
      </w:r>
      <w:r>
        <w:rPr>
          <w:spacing w:val="-2"/>
        </w:rPr>
        <w:t xml:space="preserve"> </w:t>
      </w:r>
      <w:r>
        <w:t>from</w:t>
      </w:r>
      <w:r>
        <w:rPr>
          <w:spacing w:val="1"/>
        </w:rPr>
        <w:t xml:space="preserve"> </w:t>
      </w:r>
      <w:r>
        <w:t>the</w:t>
      </w:r>
      <w:r>
        <w:rPr>
          <w:spacing w:val="-2"/>
        </w:rPr>
        <w:t xml:space="preserve"> </w:t>
      </w:r>
      <w:r>
        <w:t>system.</w:t>
      </w:r>
    </w:p>
    <w:p w14:paraId="28182FD2" w14:textId="77777777" w:rsidR="00EE4229" w:rsidRDefault="00EE4229" w:rsidP="00EE4229">
      <w:r>
        <w:t>An Exchange Set may contain base dataset files and update dataset files for the same datasets. Under</w:t>
      </w:r>
      <w:r>
        <w:rPr>
          <w:spacing w:val="-53"/>
        </w:rPr>
        <w:t xml:space="preserve"> </w:t>
      </w:r>
      <w:r>
        <w:t>these circumstances the update dataset files must follow in the correct sequential order from the last</w:t>
      </w:r>
      <w:r>
        <w:rPr>
          <w:spacing w:val="1"/>
        </w:rPr>
        <w:t xml:space="preserve"> </w:t>
      </w:r>
      <w:r>
        <w:t>update</w:t>
      </w:r>
      <w:r>
        <w:rPr>
          <w:spacing w:val="-2"/>
        </w:rPr>
        <w:t xml:space="preserve"> </w:t>
      </w:r>
      <w:r>
        <w:t>applied</w:t>
      </w:r>
      <w:r>
        <w:rPr>
          <w:spacing w:val="-1"/>
        </w:rPr>
        <w:t xml:space="preserve"> </w:t>
      </w:r>
      <w:r>
        <w:t>to</w:t>
      </w:r>
      <w:r>
        <w:rPr>
          <w:spacing w:val="1"/>
        </w:rPr>
        <w:t xml:space="preserve"> </w:t>
      </w:r>
      <w:r>
        <w:t>the</w:t>
      </w:r>
      <w:r>
        <w:rPr>
          <w:spacing w:val="-1"/>
        </w:rPr>
        <w:t xml:space="preserve"> </w:t>
      </w:r>
      <w:r>
        <w:t>base</w:t>
      </w:r>
      <w:r>
        <w:rPr>
          <w:spacing w:val="3"/>
        </w:rPr>
        <w:t xml:space="preserve"> </w:t>
      </w:r>
      <w:r>
        <w:t>dataset</w:t>
      </w:r>
      <w:r>
        <w:rPr>
          <w:spacing w:val="1"/>
        </w:rPr>
        <w:t xml:space="preserve"> </w:t>
      </w:r>
      <w:r>
        <w:t>file.</w:t>
      </w:r>
    </w:p>
    <w:p w14:paraId="4921FE3B" w14:textId="612969A8" w:rsidR="00EE4229" w:rsidRDefault="00EE4229" w:rsidP="00EE4229">
      <w:pPr>
        <w:pStyle w:val="20"/>
        <w:rPr>
          <w:rFonts w:eastAsia="맑은 고딕"/>
        </w:rPr>
      </w:pPr>
      <w:bookmarkStart w:id="1524" w:name="_Toc152232570"/>
      <w:bookmarkStart w:id="1525" w:name="_Toc170717225"/>
      <w:r>
        <w:rPr>
          <w:rFonts w:eastAsia="맑은 고딕" w:hint="eastAsia"/>
        </w:rPr>
        <w:t>S</w:t>
      </w:r>
      <w:r>
        <w:rPr>
          <w:rFonts w:eastAsia="맑은 고딕"/>
        </w:rPr>
        <w:t>upport file updates</w:t>
      </w:r>
      <w:bookmarkEnd w:id="1524"/>
      <w:bookmarkEnd w:id="1525"/>
    </w:p>
    <w:p w14:paraId="7BD6319D" w14:textId="77777777" w:rsidR="00EE4229" w:rsidRPr="00EE4229" w:rsidRDefault="00EE4229" w:rsidP="00EE4229">
      <w:pPr>
        <w:rPr>
          <w:rFonts w:eastAsia="맑은 고딕"/>
        </w:rPr>
      </w:pPr>
      <w:r w:rsidRPr="00EE4229">
        <w:rPr>
          <w:rFonts w:eastAsia="맑은 고딕"/>
        </w:rPr>
        <w:t>The purpose of issue is indicated in the “purpose” field of the support file discovery metadata. Support files carrying the “deletion” flag in metadata must be removed from the system. When a feature or information type pointing to a text, picture, or application file is deleted or updated so that it no longer references the file, the system software must check to see whether any other feature or information type references the same file, before that file is deleted.</w:t>
      </w:r>
    </w:p>
    <w:p w14:paraId="508D4457" w14:textId="244E6CCE" w:rsidR="00EE4229" w:rsidRDefault="00EE4229" w:rsidP="00EE4229">
      <w:pPr>
        <w:rPr>
          <w:rFonts w:eastAsia="맑은 고딕"/>
        </w:rPr>
      </w:pPr>
      <w:r w:rsidRPr="00EE4229">
        <w:rPr>
          <w:rFonts w:eastAsia="맑은 고딕"/>
        </w:rPr>
        <w:t xml:space="preserve">Updates, in form of a New Edition or a replacement, or deletions of a support file may require concurrent updates to feature or information type instance attributes that depend on the file; for example, </w:t>
      </w:r>
      <w:del w:id="1526" w:author="Greenblue" w:date="2024-09-06T17:13:00Z">
        <w:r w:rsidRPr="00EE4229" w:rsidDel="002814EB">
          <w:rPr>
            <w:rFonts w:eastAsia="맑은 고딕"/>
          </w:rPr>
          <w:delText xml:space="preserve">pictorialRepresentation, </w:delText>
        </w:r>
      </w:del>
      <w:r w:rsidRPr="00EE4229">
        <w:rPr>
          <w:rFonts w:eastAsia="맑은 고딕"/>
        </w:rPr>
        <w:t>fileReference, and fileLocator attributes.</w:t>
      </w:r>
    </w:p>
    <w:p w14:paraId="2E4B30D6" w14:textId="04CD491D" w:rsidR="00EE4229" w:rsidRDefault="00EE4229" w:rsidP="00EE4229">
      <w:pPr>
        <w:pStyle w:val="20"/>
        <w:rPr>
          <w:rFonts w:eastAsia="맑은 고딕"/>
        </w:rPr>
      </w:pPr>
      <w:bookmarkStart w:id="1527" w:name="_Toc152232571"/>
      <w:bookmarkStart w:id="1528" w:name="_Toc170717226"/>
      <w:r>
        <w:rPr>
          <w:rFonts w:eastAsia="맑은 고딕" w:hint="eastAsia"/>
        </w:rPr>
        <w:t>F</w:t>
      </w:r>
      <w:r>
        <w:rPr>
          <w:rFonts w:eastAsia="맑은 고딕"/>
        </w:rPr>
        <w:t>eature and Portrayal Catalogues</w:t>
      </w:r>
      <w:bookmarkEnd w:id="1527"/>
      <w:bookmarkEnd w:id="1528"/>
    </w:p>
    <w:p w14:paraId="42EBF3D5" w14:textId="1CFF6C2A" w:rsidR="00EE4229" w:rsidRDefault="00EE4229" w:rsidP="00EE4229">
      <w:pPr>
        <w:rPr>
          <w:rFonts w:eastAsia="맑은 고딕"/>
        </w:rPr>
      </w:pPr>
      <w:r w:rsidRPr="00EE4229">
        <w:rPr>
          <w:rFonts w:eastAsia="맑은 고딕"/>
        </w:rPr>
        <w:t>For each new version of the S-128 Product Specification a new Feature and Portrayal Catalogue may be released. The system must be able to manage datasets and their Catalogues that are created on different versions of the S-128 Product Specification.</w:t>
      </w:r>
    </w:p>
    <w:p w14:paraId="31E5039C" w14:textId="797A212E" w:rsidR="00EE4229" w:rsidRDefault="00EE4229" w:rsidP="00EE4229">
      <w:pPr>
        <w:pStyle w:val="20"/>
        <w:rPr>
          <w:rFonts w:eastAsia="맑은 고딕"/>
        </w:rPr>
      </w:pPr>
      <w:bookmarkStart w:id="1529" w:name="_Toc152232572"/>
      <w:bookmarkStart w:id="1530" w:name="_Toc170717227"/>
      <w:r>
        <w:rPr>
          <w:rFonts w:eastAsia="맑은 고딕" w:hint="eastAsia"/>
        </w:rPr>
        <w:t>F</w:t>
      </w:r>
      <w:r>
        <w:rPr>
          <w:rFonts w:eastAsia="맑은 고딕"/>
        </w:rPr>
        <w:t>eature history, version, and change tracking</w:t>
      </w:r>
      <w:bookmarkEnd w:id="1529"/>
      <w:bookmarkEnd w:id="1530"/>
    </w:p>
    <w:p w14:paraId="0FD8DBE1" w14:textId="58B1AAC0" w:rsidR="00EE4229" w:rsidRDefault="00EE4229" w:rsidP="00EE4229">
      <w:pPr>
        <w:rPr>
          <w:rFonts w:eastAsia="맑은 고딕"/>
        </w:rPr>
      </w:pPr>
      <w:r w:rsidRPr="00EE4229">
        <w:rPr>
          <w:rFonts w:eastAsia="맑은 고딕"/>
        </w:rPr>
        <w:t>If applications or production systems require versioning of individual instances of feature or information types, maintenance of histories, or change tracking, the methods for versioning, history management, and change tracking and display are left to the application or production system.</w:t>
      </w:r>
    </w:p>
    <w:p w14:paraId="4A0DB8D7" w14:textId="3109BBF6" w:rsidR="00EE4229" w:rsidRDefault="00EE4229" w:rsidP="00EE4229">
      <w:pPr>
        <w:pStyle w:val="20"/>
        <w:rPr>
          <w:rFonts w:eastAsia="맑은 고딕"/>
        </w:rPr>
      </w:pPr>
      <w:bookmarkStart w:id="1531" w:name="_Toc152232573"/>
      <w:bookmarkStart w:id="1532" w:name="_Toc170717228"/>
      <w:r>
        <w:rPr>
          <w:rFonts w:eastAsia="맑은 고딕" w:hint="eastAsia"/>
        </w:rPr>
        <w:lastRenderedPageBreak/>
        <w:t>D</w:t>
      </w:r>
      <w:r>
        <w:rPr>
          <w:rFonts w:eastAsia="맑은 고딕"/>
        </w:rPr>
        <w:t>ataset encryption</w:t>
      </w:r>
      <w:bookmarkEnd w:id="1531"/>
      <w:bookmarkEnd w:id="1532"/>
    </w:p>
    <w:p w14:paraId="0E917881" w14:textId="360711A7" w:rsidR="00EE4229" w:rsidRDefault="00BE5A47" w:rsidP="00EE4229">
      <w:pPr>
        <w:rPr>
          <w:rFonts w:eastAsia="맑은 고딕"/>
        </w:rPr>
      </w:pPr>
      <w:ins w:id="1533" w:author="Greenblue" w:date="2024-10-02T17:50:00Z">
        <w:r>
          <w:t>Dataset encryption should follow S-100 Ed 5.2 Part 15</w:t>
        </w:r>
      </w:ins>
      <w:del w:id="1534" w:author="Greenblue" w:date="2024-10-02T17:50:00Z">
        <w:r w:rsidR="00EE4229" w:rsidRPr="00EE4229" w:rsidDel="00BE5A47">
          <w:rPr>
            <w:rFonts w:eastAsia="맑은 고딕"/>
          </w:rPr>
          <w:delText>Details about dataset encryption are still to be determined, and may mirror the method described in S- 101</w:delText>
        </w:r>
      </w:del>
      <w:r w:rsidR="00EE4229" w:rsidRPr="00EE4229">
        <w:rPr>
          <w:rFonts w:eastAsia="맑은 고딕"/>
        </w:rPr>
        <w:t>.</w:t>
      </w:r>
    </w:p>
    <w:p w14:paraId="0A60266D" w14:textId="77777777" w:rsidR="00896826" w:rsidRDefault="00896826" w:rsidP="00EE4229">
      <w:pPr>
        <w:rPr>
          <w:rFonts w:eastAsia="맑은 고딕"/>
        </w:rPr>
      </w:pPr>
    </w:p>
    <w:p w14:paraId="643BC142" w14:textId="22CD80CB" w:rsidR="008018B3" w:rsidRPr="008233BF" w:rsidRDefault="008018B3" w:rsidP="00972855">
      <w:pPr>
        <w:pStyle w:val="1"/>
      </w:pPr>
      <w:bookmarkStart w:id="1535" w:name="_Toc225648363"/>
      <w:bookmarkStart w:id="1536" w:name="_Toc225065220"/>
      <w:bookmarkStart w:id="1537" w:name="_Toc152232574"/>
      <w:bookmarkStart w:id="1538" w:name="_Toc170717229"/>
      <w:r w:rsidRPr="008233BF">
        <w:t>Portrayal</w:t>
      </w:r>
      <w:bookmarkEnd w:id="1535"/>
      <w:bookmarkEnd w:id="1536"/>
      <w:bookmarkEnd w:id="1537"/>
      <w:bookmarkEnd w:id="1538"/>
      <w:r w:rsidR="009E66AF">
        <w:t xml:space="preserve"> </w:t>
      </w:r>
    </w:p>
    <w:p w14:paraId="127398F9" w14:textId="77777777" w:rsidR="00D00582" w:rsidRPr="00D00582" w:rsidRDefault="00D00582" w:rsidP="00D00582">
      <w:pPr>
        <w:rPr>
          <w:ins w:id="1539" w:author="Greenblue" w:date="2024-02-13T18:37:00Z"/>
        </w:rPr>
      </w:pPr>
      <w:ins w:id="1540" w:author="Greenblue" w:date="2024-02-13T18:37:00Z">
        <w:r w:rsidRPr="00D00582">
          <w:t xml:space="preserve">S-128 portrayal is covered by the portrayal model as defined in S-100. The Portrayal Catalogue defines symbology and the portrayal rules for each feature/attribute combination contained in the Feature Catalogue. </w:t>
        </w:r>
      </w:ins>
    </w:p>
    <w:p w14:paraId="6371E4A1" w14:textId="461180E8" w:rsidR="00417334" w:rsidRPr="00D00582" w:rsidDel="00D00582" w:rsidRDefault="00D00582" w:rsidP="00C53B69">
      <w:pPr>
        <w:rPr>
          <w:del w:id="1541" w:author="Greenblue" w:date="2024-02-13T18:37:00Z"/>
        </w:rPr>
      </w:pPr>
      <w:ins w:id="1542" w:author="Greenblue" w:date="2024-02-13T18:37:00Z">
        <w:r w:rsidRPr="00D00582">
          <w:t>S-128 uses the portrayal process defined in S-100 Part 9.</w:t>
        </w:r>
      </w:ins>
      <w:del w:id="1543" w:author="Greenblue" w:date="2024-02-13T18:37:00Z">
        <w:r w:rsidR="00F741EE" w:rsidRPr="00F741EE" w:rsidDel="00D00582">
          <w:delText>Portrayal is not defined in this version of S-128 Catalogue of Nautical Products Specification. Users are free to choose the means and methodology of portrayal as they see best suited for their needs. It should be noted that future versions of S-128 may include a Portrayal Catalogue, and any implementer should therefore anticipate this, and make sufficient provisions in any system supporting S-128.</w:delText>
        </w:r>
      </w:del>
    </w:p>
    <w:p w14:paraId="288B0E76" w14:textId="77777777" w:rsidR="00D00582" w:rsidRPr="00D00582" w:rsidRDefault="00D00582" w:rsidP="00D00582">
      <w:pPr>
        <w:rPr>
          <w:ins w:id="1544" w:author="Greenblue" w:date="2024-02-13T18:37:00Z"/>
        </w:rPr>
      </w:pPr>
    </w:p>
    <w:p w14:paraId="1CEA9AA2" w14:textId="619918E5" w:rsidR="00D00582" w:rsidRDefault="00D00582" w:rsidP="00D00582">
      <w:pPr>
        <w:pStyle w:val="20"/>
        <w:rPr>
          <w:ins w:id="1545" w:author="Greenblue" w:date="2024-02-13T18:37:00Z"/>
        </w:rPr>
      </w:pPr>
      <w:bookmarkStart w:id="1546" w:name="_Toc170717230"/>
      <w:ins w:id="1547" w:author="Greenblue" w:date="2024-02-13T18:37:00Z">
        <w:r>
          <w:t>Portrayal Catalogue</w:t>
        </w:r>
        <w:bookmarkEnd w:id="1546"/>
      </w:ins>
    </w:p>
    <w:p w14:paraId="495CECD9" w14:textId="425CC200" w:rsidR="00D00582" w:rsidRDefault="00D00582" w:rsidP="00D00582">
      <w:pPr>
        <w:rPr>
          <w:ins w:id="1548" w:author="Greenblue" w:date="2024-02-13T18:38:00Z"/>
          <w:rFonts w:eastAsia="맑은 고딕"/>
        </w:rPr>
      </w:pPr>
      <w:ins w:id="1549" w:author="Greenblue" w:date="2024-02-13T18:38:00Z">
        <w:r w:rsidRPr="00D00582">
          <w:rPr>
            <w:rFonts w:eastAsia="맑은 고딕"/>
          </w:rPr>
          <w:t>Citation information for the Portrayal Catalogue is provided in Table 9-1 below</w:t>
        </w:r>
      </w:ins>
    </w:p>
    <w:p w14:paraId="7B8B47FF" w14:textId="064A85B3" w:rsidR="00D00582" w:rsidRPr="00852FBF" w:rsidRDefault="00D00582" w:rsidP="00852FBF">
      <w:pPr>
        <w:pStyle w:val="ad"/>
        <w:keepNext/>
        <w:jc w:val="center"/>
        <w:rPr>
          <w:ins w:id="1550" w:author="Greenblue" w:date="2024-02-13T18:38:00Z"/>
        </w:rPr>
      </w:pPr>
      <w:ins w:id="1551" w:author="Greenblue" w:date="2024-02-13T18:38:00Z">
        <w:r>
          <w:t>Table 9-</w:t>
        </w:r>
        <w:r>
          <w:fldChar w:fldCharType="begin"/>
        </w:r>
        <w:r>
          <w:instrText xml:space="preserve"> SEQ Table \* ARABIC \s 1 </w:instrText>
        </w:r>
        <w:r>
          <w:fldChar w:fldCharType="separate"/>
        </w:r>
      </w:ins>
      <w:ins w:id="1552" w:author="Greenblue" w:date="2024-02-15T19:39:00Z">
        <w:r w:rsidR="00DF7FD4">
          <w:rPr>
            <w:noProof/>
          </w:rPr>
          <w:t>1</w:t>
        </w:r>
      </w:ins>
      <w:ins w:id="1553" w:author="Greenblue" w:date="2024-02-13T18:38:00Z">
        <w:r>
          <w:fldChar w:fldCharType="end"/>
        </w:r>
        <w:r>
          <w:t xml:space="preserve"> S-128 </w:t>
        </w:r>
        <w:r w:rsidRPr="00894B0C">
          <w:t>Portrayal Catalogue</w:t>
        </w:r>
      </w:ins>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9"/>
        <w:gridCol w:w="2268"/>
        <w:gridCol w:w="1843"/>
        <w:gridCol w:w="4121"/>
      </w:tblGrid>
      <w:tr w:rsidR="00D00582" w14:paraId="38C3DD0D" w14:textId="77777777" w:rsidTr="00175CD1">
        <w:trPr>
          <w:trHeight w:val="328"/>
          <w:ins w:id="1554" w:author="Greenblue" w:date="2024-02-13T18:38:00Z"/>
        </w:trPr>
        <w:tc>
          <w:tcPr>
            <w:tcW w:w="699" w:type="dxa"/>
            <w:tcBorders>
              <w:bottom w:val="double" w:sz="4" w:space="0" w:color="auto"/>
            </w:tcBorders>
            <w:shd w:val="clear" w:color="auto" w:fill="D9D9D9"/>
          </w:tcPr>
          <w:p w14:paraId="68059A36" w14:textId="77777777" w:rsidR="00D00582" w:rsidRDefault="00D00582" w:rsidP="00175CD1">
            <w:pPr>
              <w:pStyle w:val="TableParagraph"/>
              <w:spacing w:before="56"/>
              <w:ind w:left="107"/>
              <w:rPr>
                <w:ins w:id="1555" w:author="Greenblue" w:date="2024-02-13T18:38:00Z"/>
                <w:b/>
                <w:sz w:val="18"/>
              </w:rPr>
            </w:pPr>
            <w:ins w:id="1556" w:author="Greenblue" w:date="2024-02-13T18:38:00Z">
              <w:r>
                <w:rPr>
                  <w:b/>
                  <w:sz w:val="18"/>
                </w:rPr>
                <w:t>No.</w:t>
              </w:r>
            </w:ins>
          </w:p>
        </w:tc>
        <w:tc>
          <w:tcPr>
            <w:tcW w:w="2268" w:type="dxa"/>
            <w:tcBorders>
              <w:bottom w:val="double" w:sz="4" w:space="0" w:color="auto"/>
            </w:tcBorders>
            <w:shd w:val="clear" w:color="auto" w:fill="D9D9D9"/>
          </w:tcPr>
          <w:p w14:paraId="39F9F836" w14:textId="77777777" w:rsidR="00D00582" w:rsidRDefault="00D00582" w:rsidP="00175CD1">
            <w:pPr>
              <w:pStyle w:val="TableParagraph"/>
              <w:spacing w:before="56"/>
              <w:ind w:left="110"/>
              <w:rPr>
                <w:ins w:id="1557" w:author="Greenblue" w:date="2024-02-13T18:38:00Z"/>
                <w:b/>
                <w:sz w:val="18"/>
              </w:rPr>
            </w:pPr>
            <w:ins w:id="1558" w:author="Greenblue" w:date="2024-02-13T18:38:00Z">
              <w:r w:rsidRPr="00894B0C">
                <w:rPr>
                  <w:b/>
                  <w:sz w:val="18"/>
                </w:rPr>
                <w:t>ISO class or attribute</w:t>
              </w:r>
            </w:ins>
          </w:p>
        </w:tc>
        <w:tc>
          <w:tcPr>
            <w:tcW w:w="1843" w:type="dxa"/>
            <w:tcBorders>
              <w:bottom w:val="double" w:sz="4" w:space="0" w:color="auto"/>
            </w:tcBorders>
            <w:shd w:val="clear" w:color="auto" w:fill="D9D9D9"/>
          </w:tcPr>
          <w:p w14:paraId="45B40D5A" w14:textId="77777777" w:rsidR="00D00582" w:rsidRDefault="00D00582" w:rsidP="00175CD1">
            <w:pPr>
              <w:pStyle w:val="TableParagraph"/>
              <w:spacing w:before="56"/>
              <w:ind w:left="211"/>
              <w:rPr>
                <w:ins w:id="1559" w:author="Greenblue" w:date="2024-02-13T18:38:00Z"/>
                <w:b/>
                <w:sz w:val="18"/>
              </w:rPr>
            </w:pPr>
            <w:ins w:id="1560" w:author="Greenblue" w:date="2024-02-13T18:38:00Z">
              <w:r w:rsidRPr="00894B0C">
                <w:rPr>
                  <w:b/>
                  <w:sz w:val="18"/>
                </w:rPr>
                <w:t>Type</w:t>
              </w:r>
            </w:ins>
          </w:p>
        </w:tc>
        <w:tc>
          <w:tcPr>
            <w:tcW w:w="4121" w:type="dxa"/>
            <w:tcBorders>
              <w:bottom w:val="double" w:sz="4" w:space="0" w:color="auto"/>
            </w:tcBorders>
            <w:shd w:val="clear" w:color="auto" w:fill="D9D9D9"/>
          </w:tcPr>
          <w:p w14:paraId="27711874" w14:textId="77777777" w:rsidR="00D00582" w:rsidRDefault="00D00582" w:rsidP="00175CD1">
            <w:pPr>
              <w:pStyle w:val="TableParagraph"/>
              <w:spacing w:before="56"/>
              <w:ind w:left="110"/>
              <w:rPr>
                <w:ins w:id="1561" w:author="Greenblue" w:date="2024-02-13T18:38:00Z"/>
                <w:b/>
                <w:sz w:val="18"/>
              </w:rPr>
            </w:pPr>
            <w:ins w:id="1562" w:author="Greenblue" w:date="2024-02-13T18:38:00Z">
              <w:r w:rsidRPr="00894B0C">
                <w:rPr>
                  <w:b/>
                  <w:sz w:val="18"/>
                </w:rPr>
                <w:t>Value</w:t>
              </w:r>
            </w:ins>
          </w:p>
        </w:tc>
      </w:tr>
      <w:tr w:rsidR="00D00582" w14:paraId="574F2F14" w14:textId="77777777" w:rsidTr="00175CD1">
        <w:trPr>
          <w:trHeight w:val="404"/>
          <w:ins w:id="1563" w:author="Greenblue" w:date="2024-02-13T18:38:00Z"/>
        </w:trPr>
        <w:tc>
          <w:tcPr>
            <w:tcW w:w="699" w:type="dxa"/>
            <w:tcBorders>
              <w:top w:val="double" w:sz="4" w:space="0" w:color="auto"/>
            </w:tcBorders>
            <w:shd w:val="clear" w:color="auto" w:fill="auto"/>
            <w:vAlign w:val="center"/>
          </w:tcPr>
          <w:p w14:paraId="4D041D6E" w14:textId="77777777" w:rsidR="00D00582" w:rsidRDefault="00D00582" w:rsidP="00175CD1">
            <w:pPr>
              <w:pStyle w:val="TableParagraph"/>
              <w:ind w:left="110" w:right="130"/>
              <w:jc w:val="both"/>
              <w:rPr>
                <w:ins w:id="1564" w:author="Greenblue" w:date="2024-02-13T18:38:00Z"/>
                <w:sz w:val="18"/>
              </w:rPr>
            </w:pPr>
            <w:ins w:id="1565" w:author="Greenblue" w:date="2024-02-13T18:38:00Z">
              <w:r w:rsidRPr="00894B0C">
                <w:rPr>
                  <w:sz w:val="18"/>
                </w:rPr>
                <w:t>--</w:t>
              </w:r>
            </w:ins>
          </w:p>
        </w:tc>
        <w:tc>
          <w:tcPr>
            <w:tcW w:w="2268" w:type="dxa"/>
            <w:tcBorders>
              <w:top w:val="double" w:sz="4" w:space="0" w:color="auto"/>
            </w:tcBorders>
            <w:shd w:val="clear" w:color="auto" w:fill="auto"/>
            <w:vAlign w:val="center"/>
          </w:tcPr>
          <w:p w14:paraId="31E9D968" w14:textId="77777777" w:rsidR="00D00582" w:rsidRDefault="00D00582" w:rsidP="00175CD1">
            <w:pPr>
              <w:pStyle w:val="TableParagraph"/>
              <w:ind w:left="110" w:right="130"/>
              <w:jc w:val="both"/>
              <w:rPr>
                <w:ins w:id="1566" w:author="Greenblue" w:date="2024-02-13T18:38:00Z"/>
                <w:sz w:val="18"/>
              </w:rPr>
            </w:pPr>
            <w:ins w:id="1567" w:author="Greenblue" w:date="2024-02-13T18:38:00Z">
              <w:r w:rsidRPr="00894B0C">
                <w:rPr>
                  <w:sz w:val="18"/>
                </w:rPr>
                <w:t>CI_Citation</w:t>
              </w:r>
            </w:ins>
          </w:p>
        </w:tc>
        <w:tc>
          <w:tcPr>
            <w:tcW w:w="1843" w:type="dxa"/>
            <w:tcBorders>
              <w:top w:val="double" w:sz="4" w:space="0" w:color="auto"/>
            </w:tcBorders>
            <w:shd w:val="clear" w:color="auto" w:fill="auto"/>
            <w:vAlign w:val="center"/>
          </w:tcPr>
          <w:p w14:paraId="73463974" w14:textId="77777777" w:rsidR="00D00582" w:rsidRDefault="00D00582" w:rsidP="00175CD1">
            <w:pPr>
              <w:pStyle w:val="TableParagraph"/>
              <w:ind w:left="110" w:right="130"/>
              <w:jc w:val="both"/>
              <w:rPr>
                <w:ins w:id="1568" w:author="Greenblue" w:date="2024-02-13T18:38:00Z"/>
                <w:sz w:val="18"/>
              </w:rPr>
            </w:pPr>
            <w:ins w:id="1569" w:author="Greenblue" w:date="2024-02-13T18:38:00Z">
              <w:r w:rsidRPr="00894B0C">
                <w:rPr>
                  <w:sz w:val="18"/>
                </w:rPr>
                <w:t>Class</w:t>
              </w:r>
            </w:ins>
          </w:p>
        </w:tc>
        <w:tc>
          <w:tcPr>
            <w:tcW w:w="4121" w:type="dxa"/>
            <w:tcBorders>
              <w:top w:val="double" w:sz="4" w:space="0" w:color="auto"/>
            </w:tcBorders>
            <w:shd w:val="clear" w:color="auto" w:fill="auto"/>
            <w:vAlign w:val="center"/>
          </w:tcPr>
          <w:p w14:paraId="68170CB3" w14:textId="77777777" w:rsidR="00D00582" w:rsidRDefault="00D00582" w:rsidP="00175CD1">
            <w:pPr>
              <w:pStyle w:val="TableParagraph"/>
              <w:ind w:left="110" w:right="130"/>
              <w:jc w:val="both"/>
              <w:rPr>
                <w:ins w:id="1570" w:author="Greenblue" w:date="2024-02-13T18:38:00Z"/>
                <w:sz w:val="18"/>
              </w:rPr>
            </w:pPr>
            <w:ins w:id="1571" w:author="Greenblue" w:date="2024-02-13T18:38:00Z">
              <w:r w:rsidRPr="00894B0C">
                <w:rPr>
                  <w:sz w:val="18"/>
                </w:rPr>
                <w:t>--</w:t>
              </w:r>
            </w:ins>
          </w:p>
        </w:tc>
      </w:tr>
      <w:tr w:rsidR="00D00582" w14:paraId="5CA77CD0" w14:textId="77777777" w:rsidTr="00175CD1">
        <w:trPr>
          <w:trHeight w:val="424"/>
          <w:ins w:id="1572" w:author="Greenblue" w:date="2024-02-13T18:38:00Z"/>
        </w:trPr>
        <w:tc>
          <w:tcPr>
            <w:tcW w:w="699" w:type="dxa"/>
            <w:shd w:val="clear" w:color="auto" w:fill="auto"/>
            <w:vAlign w:val="center"/>
          </w:tcPr>
          <w:p w14:paraId="13CDFC5E" w14:textId="77777777" w:rsidR="00D00582" w:rsidRPr="008C4D47" w:rsidRDefault="00D00582" w:rsidP="00175CD1">
            <w:pPr>
              <w:pStyle w:val="TableParagraph"/>
              <w:ind w:left="110" w:right="130"/>
              <w:jc w:val="both"/>
              <w:rPr>
                <w:ins w:id="1573" w:author="Greenblue" w:date="2024-02-13T18:38:00Z"/>
                <w:sz w:val="18"/>
              </w:rPr>
            </w:pPr>
            <w:ins w:id="1574" w:author="Greenblue" w:date="2024-02-13T18:38:00Z">
              <w:r w:rsidRPr="008C4D47">
                <w:rPr>
                  <w:rFonts w:hint="eastAsia"/>
                  <w:sz w:val="18"/>
                </w:rPr>
                <w:t>1</w:t>
              </w:r>
            </w:ins>
          </w:p>
        </w:tc>
        <w:tc>
          <w:tcPr>
            <w:tcW w:w="2268" w:type="dxa"/>
            <w:shd w:val="clear" w:color="auto" w:fill="auto"/>
            <w:vAlign w:val="center"/>
          </w:tcPr>
          <w:p w14:paraId="60575D6A" w14:textId="77777777" w:rsidR="00D00582" w:rsidRDefault="00D00582" w:rsidP="00175CD1">
            <w:pPr>
              <w:pStyle w:val="TableParagraph"/>
              <w:ind w:left="110" w:right="130" w:firstLineChars="95" w:firstLine="171"/>
              <w:jc w:val="both"/>
              <w:rPr>
                <w:ins w:id="1575" w:author="Greenblue" w:date="2024-02-13T18:38:00Z"/>
                <w:sz w:val="18"/>
              </w:rPr>
            </w:pPr>
            <w:ins w:id="1576" w:author="Greenblue" w:date="2024-02-13T18:38:00Z">
              <w:r w:rsidRPr="00894B0C">
                <w:rPr>
                  <w:sz w:val="18"/>
                </w:rPr>
                <w:t>title</w:t>
              </w:r>
            </w:ins>
          </w:p>
        </w:tc>
        <w:tc>
          <w:tcPr>
            <w:tcW w:w="1843" w:type="dxa"/>
            <w:shd w:val="clear" w:color="auto" w:fill="auto"/>
            <w:vAlign w:val="center"/>
          </w:tcPr>
          <w:p w14:paraId="12A79F5A" w14:textId="77777777" w:rsidR="00D00582" w:rsidRDefault="00D00582" w:rsidP="00175CD1">
            <w:pPr>
              <w:pStyle w:val="TableParagraph"/>
              <w:ind w:left="110" w:right="130"/>
              <w:jc w:val="both"/>
              <w:rPr>
                <w:ins w:id="1577" w:author="Greenblue" w:date="2024-02-13T18:38:00Z"/>
                <w:sz w:val="18"/>
              </w:rPr>
            </w:pPr>
            <w:ins w:id="1578" w:author="Greenblue" w:date="2024-02-13T18:38:00Z">
              <w:r w:rsidRPr="00894B0C">
                <w:rPr>
                  <w:sz w:val="18"/>
                </w:rPr>
                <w:t>CharacterString</w:t>
              </w:r>
            </w:ins>
          </w:p>
        </w:tc>
        <w:tc>
          <w:tcPr>
            <w:tcW w:w="4121" w:type="dxa"/>
            <w:shd w:val="clear" w:color="auto" w:fill="auto"/>
            <w:vAlign w:val="center"/>
          </w:tcPr>
          <w:p w14:paraId="4398EC21" w14:textId="77777777" w:rsidR="00D00582" w:rsidRDefault="00D00582" w:rsidP="00175CD1">
            <w:pPr>
              <w:pStyle w:val="TableParagraph"/>
              <w:ind w:left="110" w:right="130"/>
              <w:jc w:val="both"/>
              <w:rPr>
                <w:ins w:id="1579" w:author="Greenblue" w:date="2024-02-13T18:38:00Z"/>
                <w:sz w:val="18"/>
              </w:rPr>
            </w:pPr>
            <w:ins w:id="1580" w:author="Greenblue" w:date="2024-02-13T18:38:00Z">
              <w:r w:rsidRPr="00894B0C">
                <w:rPr>
                  <w:sz w:val="18"/>
                </w:rPr>
                <w:t>S-1</w:t>
              </w:r>
              <w:r>
                <w:rPr>
                  <w:sz w:val="18"/>
                </w:rPr>
                <w:t>28</w:t>
              </w:r>
              <w:r w:rsidRPr="00894B0C">
                <w:rPr>
                  <w:sz w:val="18"/>
                </w:rPr>
                <w:t xml:space="preserve"> Portrayal Catalogue</w:t>
              </w:r>
            </w:ins>
          </w:p>
        </w:tc>
      </w:tr>
      <w:tr w:rsidR="00D00582" w14:paraId="3F96D8E5" w14:textId="77777777" w:rsidTr="00175CD1">
        <w:trPr>
          <w:trHeight w:val="424"/>
          <w:ins w:id="1581" w:author="Greenblue" w:date="2024-02-13T18:38:00Z"/>
        </w:trPr>
        <w:tc>
          <w:tcPr>
            <w:tcW w:w="699" w:type="dxa"/>
            <w:shd w:val="clear" w:color="auto" w:fill="auto"/>
            <w:vAlign w:val="center"/>
          </w:tcPr>
          <w:p w14:paraId="206C14B3" w14:textId="77777777" w:rsidR="00D00582" w:rsidRPr="008C4D47" w:rsidRDefault="00D00582" w:rsidP="00175CD1">
            <w:pPr>
              <w:pStyle w:val="TableParagraph"/>
              <w:ind w:left="110" w:right="130"/>
              <w:jc w:val="both"/>
              <w:rPr>
                <w:ins w:id="1582" w:author="Greenblue" w:date="2024-02-13T18:38:00Z"/>
                <w:sz w:val="18"/>
              </w:rPr>
            </w:pPr>
            <w:ins w:id="1583" w:author="Greenblue" w:date="2024-02-13T18:38:00Z">
              <w:r w:rsidRPr="008C4D47">
                <w:rPr>
                  <w:rFonts w:hint="eastAsia"/>
                  <w:sz w:val="18"/>
                </w:rPr>
                <w:t>2</w:t>
              </w:r>
            </w:ins>
          </w:p>
        </w:tc>
        <w:tc>
          <w:tcPr>
            <w:tcW w:w="2268" w:type="dxa"/>
            <w:shd w:val="clear" w:color="auto" w:fill="auto"/>
            <w:vAlign w:val="center"/>
          </w:tcPr>
          <w:p w14:paraId="6D62E866" w14:textId="77777777" w:rsidR="00D00582" w:rsidRDefault="00D00582" w:rsidP="00175CD1">
            <w:pPr>
              <w:pStyle w:val="TableParagraph"/>
              <w:ind w:left="110" w:right="130" w:firstLineChars="95" w:firstLine="171"/>
              <w:jc w:val="both"/>
              <w:rPr>
                <w:ins w:id="1584" w:author="Greenblue" w:date="2024-02-13T18:38:00Z"/>
                <w:sz w:val="18"/>
              </w:rPr>
            </w:pPr>
            <w:ins w:id="1585" w:author="Greenblue" w:date="2024-02-13T18:38:00Z">
              <w:r w:rsidRPr="00894B0C">
                <w:rPr>
                  <w:sz w:val="18"/>
                </w:rPr>
                <w:t>date</w:t>
              </w:r>
            </w:ins>
          </w:p>
        </w:tc>
        <w:tc>
          <w:tcPr>
            <w:tcW w:w="1843" w:type="dxa"/>
            <w:shd w:val="clear" w:color="auto" w:fill="auto"/>
            <w:vAlign w:val="center"/>
          </w:tcPr>
          <w:p w14:paraId="067A74F0" w14:textId="77777777" w:rsidR="00D00582" w:rsidRDefault="00D00582" w:rsidP="00175CD1">
            <w:pPr>
              <w:pStyle w:val="TableParagraph"/>
              <w:ind w:left="110" w:right="130"/>
              <w:jc w:val="both"/>
              <w:rPr>
                <w:ins w:id="1586" w:author="Greenblue" w:date="2024-02-13T18:38:00Z"/>
                <w:sz w:val="18"/>
              </w:rPr>
            </w:pPr>
            <w:ins w:id="1587" w:author="Greenblue" w:date="2024-02-13T18:38:00Z">
              <w:r w:rsidRPr="00894B0C">
                <w:rPr>
                  <w:sz w:val="18"/>
                </w:rPr>
                <w:t>CI_Date (class)</w:t>
              </w:r>
            </w:ins>
          </w:p>
        </w:tc>
        <w:tc>
          <w:tcPr>
            <w:tcW w:w="4121" w:type="dxa"/>
            <w:shd w:val="clear" w:color="auto" w:fill="auto"/>
            <w:vAlign w:val="center"/>
          </w:tcPr>
          <w:p w14:paraId="22E4D39C" w14:textId="77777777" w:rsidR="00D00582" w:rsidRDefault="00D00582" w:rsidP="00175CD1">
            <w:pPr>
              <w:pStyle w:val="TableParagraph"/>
              <w:ind w:left="110" w:right="130"/>
              <w:jc w:val="both"/>
              <w:rPr>
                <w:ins w:id="1588" w:author="Greenblue" w:date="2024-02-13T18:38:00Z"/>
                <w:sz w:val="18"/>
              </w:rPr>
            </w:pPr>
            <w:ins w:id="1589" w:author="Greenblue" w:date="2024-02-13T18:38:00Z">
              <w:r w:rsidRPr="00894B0C">
                <w:rPr>
                  <w:sz w:val="18"/>
                </w:rPr>
                <w:t>--</w:t>
              </w:r>
            </w:ins>
          </w:p>
        </w:tc>
      </w:tr>
      <w:tr w:rsidR="00D00582" w14:paraId="0DC3C0FE" w14:textId="77777777" w:rsidTr="00175CD1">
        <w:trPr>
          <w:trHeight w:val="424"/>
          <w:ins w:id="1590" w:author="Greenblue" w:date="2024-02-13T18:38:00Z"/>
        </w:trPr>
        <w:tc>
          <w:tcPr>
            <w:tcW w:w="699" w:type="dxa"/>
            <w:shd w:val="clear" w:color="auto" w:fill="auto"/>
            <w:vAlign w:val="center"/>
          </w:tcPr>
          <w:p w14:paraId="190B9F23" w14:textId="77777777" w:rsidR="00D00582" w:rsidRPr="008C4D47" w:rsidRDefault="00D00582" w:rsidP="00175CD1">
            <w:pPr>
              <w:pStyle w:val="TableParagraph"/>
              <w:ind w:left="110" w:right="130"/>
              <w:jc w:val="both"/>
              <w:rPr>
                <w:ins w:id="1591" w:author="Greenblue" w:date="2024-02-13T18:38:00Z"/>
                <w:sz w:val="18"/>
              </w:rPr>
            </w:pPr>
            <w:ins w:id="1592" w:author="Greenblue" w:date="2024-02-13T18:38:00Z">
              <w:r w:rsidRPr="008C4D47">
                <w:rPr>
                  <w:rFonts w:hint="eastAsia"/>
                  <w:sz w:val="18"/>
                </w:rPr>
                <w:t>2</w:t>
              </w:r>
              <w:r w:rsidRPr="008C4D47">
                <w:rPr>
                  <w:sz w:val="18"/>
                </w:rPr>
                <w:t>.1</w:t>
              </w:r>
            </w:ins>
          </w:p>
        </w:tc>
        <w:tc>
          <w:tcPr>
            <w:tcW w:w="2268" w:type="dxa"/>
            <w:shd w:val="clear" w:color="auto" w:fill="auto"/>
            <w:vAlign w:val="center"/>
          </w:tcPr>
          <w:p w14:paraId="6DE4C24D" w14:textId="77777777" w:rsidR="00D00582" w:rsidRDefault="00D00582" w:rsidP="00175CD1">
            <w:pPr>
              <w:pStyle w:val="TableParagraph"/>
              <w:ind w:left="110" w:right="130" w:firstLineChars="176" w:firstLine="317"/>
              <w:jc w:val="both"/>
              <w:rPr>
                <w:ins w:id="1593" w:author="Greenblue" w:date="2024-02-13T18:38:00Z"/>
                <w:sz w:val="18"/>
              </w:rPr>
            </w:pPr>
            <w:ins w:id="1594" w:author="Greenblue" w:date="2024-02-13T18:38:00Z">
              <w:r w:rsidRPr="00894B0C">
                <w:rPr>
                  <w:sz w:val="18"/>
                </w:rPr>
                <w:t>date</w:t>
              </w:r>
            </w:ins>
          </w:p>
        </w:tc>
        <w:tc>
          <w:tcPr>
            <w:tcW w:w="1843" w:type="dxa"/>
            <w:shd w:val="clear" w:color="auto" w:fill="auto"/>
            <w:vAlign w:val="center"/>
          </w:tcPr>
          <w:p w14:paraId="7BFEF3D6" w14:textId="77777777" w:rsidR="00D00582" w:rsidRDefault="00D00582" w:rsidP="00175CD1">
            <w:pPr>
              <w:pStyle w:val="TableParagraph"/>
              <w:ind w:left="110" w:right="130"/>
              <w:jc w:val="both"/>
              <w:rPr>
                <w:ins w:id="1595" w:author="Greenblue" w:date="2024-02-13T18:38:00Z"/>
                <w:sz w:val="18"/>
              </w:rPr>
            </w:pPr>
            <w:ins w:id="1596" w:author="Greenblue" w:date="2024-02-13T18:38:00Z">
              <w:r w:rsidRPr="00894B0C">
                <w:rPr>
                  <w:sz w:val="18"/>
                </w:rPr>
                <w:t>DateTime</w:t>
              </w:r>
            </w:ins>
          </w:p>
        </w:tc>
        <w:tc>
          <w:tcPr>
            <w:tcW w:w="4121" w:type="dxa"/>
            <w:shd w:val="clear" w:color="auto" w:fill="auto"/>
            <w:vAlign w:val="center"/>
          </w:tcPr>
          <w:p w14:paraId="7EDD6049" w14:textId="77777777" w:rsidR="00D00582" w:rsidRDefault="00D00582" w:rsidP="00175CD1">
            <w:pPr>
              <w:pStyle w:val="TableParagraph"/>
              <w:ind w:left="110" w:right="130"/>
              <w:jc w:val="both"/>
              <w:rPr>
                <w:ins w:id="1597" w:author="Greenblue" w:date="2024-02-13T18:38:00Z"/>
                <w:sz w:val="18"/>
              </w:rPr>
            </w:pPr>
            <w:ins w:id="1598" w:author="Greenblue" w:date="2024-02-13T18:38:00Z">
              <w:r w:rsidRPr="00894B0C">
                <w:rPr>
                  <w:sz w:val="18"/>
                </w:rPr>
                <w:t>202</w:t>
              </w:r>
              <w:r>
                <w:rPr>
                  <w:sz w:val="18"/>
                </w:rPr>
                <w:t>4</w:t>
              </w:r>
              <w:r w:rsidRPr="00894B0C">
                <w:rPr>
                  <w:sz w:val="18"/>
                </w:rPr>
                <w:t>-</w:t>
              </w:r>
              <w:r>
                <w:rPr>
                  <w:sz w:val="18"/>
                </w:rPr>
                <w:t>02</w:t>
              </w:r>
              <w:r w:rsidRPr="00894B0C">
                <w:rPr>
                  <w:sz w:val="18"/>
                </w:rPr>
                <w:t>-</w:t>
              </w:r>
              <w:r>
                <w:rPr>
                  <w:sz w:val="18"/>
                </w:rPr>
                <w:t>16</w:t>
              </w:r>
              <w:r w:rsidRPr="00894B0C">
                <w:rPr>
                  <w:sz w:val="18"/>
                </w:rPr>
                <w:t xml:space="preserve"> (or later - see note)</w:t>
              </w:r>
            </w:ins>
          </w:p>
        </w:tc>
      </w:tr>
      <w:tr w:rsidR="00D00582" w14:paraId="6268014A" w14:textId="77777777" w:rsidTr="00175CD1">
        <w:trPr>
          <w:trHeight w:val="424"/>
          <w:ins w:id="1599" w:author="Greenblue" w:date="2024-02-13T18:38:00Z"/>
        </w:trPr>
        <w:tc>
          <w:tcPr>
            <w:tcW w:w="699" w:type="dxa"/>
            <w:shd w:val="clear" w:color="auto" w:fill="auto"/>
            <w:vAlign w:val="center"/>
          </w:tcPr>
          <w:p w14:paraId="29CF761D" w14:textId="77777777" w:rsidR="00D00582" w:rsidRPr="008C4D47" w:rsidRDefault="00D00582" w:rsidP="00175CD1">
            <w:pPr>
              <w:pStyle w:val="TableParagraph"/>
              <w:ind w:left="110" w:right="130"/>
              <w:jc w:val="both"/>
              <w:rPr>
                <w:ins w:id="1600" w:author="Greenblue" w:date="2024-02-13T18:38:00Z"/>
                <w:sz w:val="18"/>
              </w:rPr>
            </w:pPr>
            <w:ins w:id="1601" w:author="Greenblue" w:date="2024-02-13T18:38:00Z">
              <w:r w:rsidRPr="008C4D47">
                <w:rPr>
                  <w:rFonts w:hint="eastAsia"/>
                  <w:sz w:val="18"/>
                </w:rPr>
                <w:t>2</w:t>
              </w:r>
              <w:r w:rsidRPr="008C4D47">
                <w:rPr>
                  <w:sz w:val="18"/>
                </w:rPr>
                <w:t>.2</w:t>
              </w:r>
            </w:ins>
          </w:p>
        </w:tc>
        <w:tc>
          <w:tcPr>
            <w:tcW w:w="2268" w:type="dxa"/>
            <w:shd w:val="clear" w:color="auto" w:fill="auto"/>
            <w:vAlign w:val="center"/>
          </w:tcPr>
          <w:p w14:paraId="16F305F6" w14:textId="77777777" w:rsidR="00D00582" w:rsidRDefault="00D00582" w:rsidP="00175CD1">
            <w:pPr>
              <w:pStyle w:val="TableParagraph"/>
              <w:ind w:left="110" w:right="130" w:firstLineChars="176" w:firstLine="317"/>
              <w:jc w:val="both"/>
              <w:rPr>
                <w:ins w:id="1602" w:author="Greenblue" w:date="2024-02-13T18:38:00Z"/>
                <w:sz w:val="18"/>
              </w:rPr>
            </w:pPr>
            <w:ins w:id="1603" w:author="Greenblue" w:date="2024-02-13T18:38:00Z">
              <w:r w:rsidRPr="008C4D47">
                <w:rPr>
                  <w:sz w:val="18"/>
                </w:rPr>
                <w:t>dateType</w:t>
              </w:r>
            </w:ins>
          </w:p>
        </w:tc>
        <w:tc>
          <w:tcPr>
            <w:tcW w:w="1843" w:type="dxa"/>
            <w:shd w:val="clear" w:color="auto" w:fill="auto"/>
            <w:vAlign w:val="center"/>
          </w:tcPr>
          <w:p w14:paraId="04387687" w14:textId="77777777" w:rsidR="00D00582" w:rsidRDefault="00D00582" w:rsidP="00175CD1">
            <w:pPr>
              <w:pStyle w:val="TableParagraph"/>
              <w:ind w:left="110" w:right="130"/>
              <w:jc w:val="both"/>
              <w:rPr>
                <w:ins w:id="1604" w:author="Greenblue" w:date="2024-02-13T18:38:00Z"/>
                <w:sz w:val="18"/>
              </w:rPr>
            </w:pPr>
            <w:ins w:id="1605" w:author="Greenblue" w:date="2024-02-13T18:38:00Z">
              <w:r w:rsidRPr="008C4D47">
                <w:rPr>
                  <w:sz w:val="18"/>
                </w:rPr>
                <w:t>CI_DateTypeCode (ISO codelist)</w:t>
              </w:r>
            </w:ins>
          </w:p>
        </w:tc>
        <w:tc>
          <w:tcPr>
            <w:tcW w:w="4121" w:type="dxa"/>
            <w:shd w:val="clear" w:color="auto" w:fill="auto"/>
            <w:vAlign w:val="center"/>
          </w:tcPr>
          <w:p w14:paraId="0527C973" w14:textId="77777777" w:rsidR="00D00582" w:rsidRDefault="00D00582" w:rsidP="00175CD1">
            <w:pPr>
              <w:pStyle w:val="TableParagraph"/>
              <w:ind w:left="110" w:right="130"/>
              <w:jc w:val="both"/>
              <w:rPr>
                <w:ins w:id="1606" w:author="Greenblue" w:date="2024-02-13T18:38:00Z"/>
                <w:sz w:val="18"/>
              </w:rPr>
            </w:pPr>
            <w:ins w:id="1607" w:author="Greenblue" w:date="2024-02-13T18:38:00Z">
              <w:r w:rsidRPr="008C4D47">
                <w:rPr>
                  <w:sz w:val="18"/>
                </w:rPr>
                <w:t>publication</w:t>
              </w:r>
            </w:ins>
          </w:p>
        </w:tc>
      </w:tr>
      <w:tr w:rsidR="00D00582" w14:paraId="09A84AE8" w14:textId="77777777" w:rsidTr="00175CD1">
        <w:trPr>
          <w:trHeight w:val="424"/>
          <w:ins w:id="1608" w:author="Greenblue" w:date="2024-02-13T18:38:00Z"/>
        </w:trPr>
        <w:tc>
          <w:tcPr>
            <w:tcW w:w="699" w:type="dxa"/>
            <w:shd w:val="clear" w:color="auto" w:fill="auto"/>
            <w:vAlign w:val="center"/>
          </w:tcPr>
          <w:p w14:paraId="4B065CC8" w14:textId="77777777" w:rsidR="00D00582" w:rsidRPr="008C4D47" w:rsidRDefault="00D00582" w:rsidP="00175CD1">
            <w:pPr>
              <w:pStyle w:val="TableParagraph"/>
              <w:ind w:left="110" w:right="130"/>
              <w:jc w:val="both"/>
              <w:rPr>
                <w:ins w:id="1609" w:author="Greenblue" w:date="2024-02-13T18:38:00Z"/>
                <w:sz w:val="18"/>
              </w:rPr>
            </w:pPr>
            <w:ins w:id="1610" w:author="Greenblue" w:date="2024-02-13T18:38:00Z">
              <w:r w:rsidRPr="008C4D47">
                <w:rPr>
                  <w:rFonts w:hint="eastAsia"/>
                  <w:sz w:val="18"/>
                </w:rPr>
                <w:t>3</w:t>
              </w:r>
            </w:ins>
          </w:p>
        </w:tc>
        <w:tc>
          <w:tcPr>
            <w:tcW w:w="2268" w:type="dxa"/>
            <w:shd w:val="clear" w:color="auto" w:fill="auto"/>
            <w:vAlign w:val="center"/>
          </w:tcPr>
          <w:p w14:paraId="4E2249E2" w14:textId="77777777" w:rsidR="00D00582" w:rsidRDefault="00D00582" w:rsidP="00175CD1">
            <w:pPr>
              <w:pStyle w:val="TableParagraph"/>
              <w:ind w:left="110" w:right="130" w:firstLineChars="95" w:firstLine="171"/>
              <w:jc w:val="both"/>
              <w:rPr>
                <w:ins w:id="1611" w:author="Greenblue" w:date="2024-02-13T18:38:00Z"/>
                <w:sz w:val="18"/>
              </w:rPr>
            </w:pPr>
            <w:ins w:id="1612" w:author="Greenblue" w:date="2024-02-13T18:38:00Z">
              <w:r w:rsidRPr="008C4D47">
                <w:rPr>
                  <w:sz w:val="18"/>
                </w:rPr>
                <w:t>edition</w:t>
              </w:r>
            </w:ins>
          </w:p>
        </w:tc>
        <w:tc>
          <w:tcPr>
            <w:tcW w:w="1843" w:type="dxa"/>
            <w:shd w:val="clear" w:color="auto" w:fill="auto"/>
            <w:vAlign w:val="center"/>
          </w:tcPr>
          <w:p w14:paraId="14794C27" w14:textId="77777777" w:rsidR="00D00582" w:rsidRDefault="00D00582" w:rsidP="00175CD1">
            <w:pPr>
              <w:pStyle w:val="TableParagraph"/>
              <w:ind w:left="110" w:right="130"/>
              <w:jc w:val="both"/>
              <w:rPr>
                <w:ins w:id="1613" w:author="Greenblue" w:date="2024-02-13T18:38:00Z"/>
                <w:sz w:val="18"/>
              </w:rPr>
            </w:pPr>
            <w:ins w:id="1614" w:author="Greenblue" w:date="2024-02-13T18:38:00Z">
              <w:r w:rsidRPr="008C4D47">
                <w:rPr>
                  <w:sz w:val="18"/>
                </w:rPr>
                <w:t>CharacterString</w:t>
              </w:r>
            </w:ins>
          </w:p>
        </w:tc>
        <w:tc>
          <w:tcPr>
            <w:tcW w:w="4121" w:type="dxa"/>
            <w:shd w:val="clear" w:color="auto" w:fill="auto"/>
            <w:vAlign w:val="center"/>
          </w:tcPr>
          <w:p w14:paraId="0C6B40F9" w14:textId="77777777" w:rsidR="00D00582" w:rsidRDefault="00D00582" w:rsidP="00175CD1">
            <w:pPr>
              <w:pStyle w:val="TableParagraph"/>
              <w:ind w:left="110" w:right="130"/>
              <w:jc w:val="both"/>
              <w:rPr>
                <w:ins w:id="1615" w:author="Greenblue" w:date="2024-02-13T18:38:00Z"/>
                <w:sz w:val="18"/>
              </w:rPr>
            </w:pPr>
            <w:ins w:id="1616" w:author="Greenblue" w:date="2024-02-13T18:38:00Z">
              <w:r w:rsidRPr="008C4D47">
                <w:rPr>
                  <w:sz w:val="18"/>
                </w:rPr>
                <w:t>1.0.0</w:t>
              </w:r>
            </w:ins>
          </w:p>
        </w:tc>
      </w:tr>
      <w:tr w:rsidR="00D00582" w14:paraId="089EAB92" w14:textId="77777777" w:rsidTr="00175CD1">
        <w:trPr>
          <w:trHeight w:val="424"/>
          <w:ins w:id="1617" w:author="Greenblue" w:date="2024-02-13T18:38:00Z"/>
        </w:trPr>
        <w:tc>
          <w:tcPr>
            <w:tcW w:w="699" w:type="dxa"/>
            <w:shd w:val="clear" w:color="auto" w:fill="auto"/>
            <w:vAlign w:val="center"/>
          </w:tcPr>
          <w:p w14:paraId="184E4D79" w14:textId="77777777" w:rsidR="00D00582" w:rsidRPr="008C4D47" w:rsidRDefault="00D00582" w:rsidP="00175CD1">
            <w:pPr>
              <w:pStyle w:val="TableParagraph"/>
              <w:ind w:left="110" w:right="130"/>
              <w:jc w:val="both"/>
              <w:rPr>
                <w:ins w:id="1618" w:author="Greenblue" w:date="2024-02-13T18:38:00Z"/>
                <w:sz w:val="18"/>
              </w:rPr>
            </w:pPr>
            <w:ins w:id="1619" w:author="Greenblue" w:date="2024-02-13T18:38:00Z">
              <w:r w:rsidRPr="008C4D47">
                <w:rPr>
                  <w:rFonts w:hint="eastAsia"/>
                  <w:sz w:val="18"/>
                </w:rPr>
                <w:t>4</w:t>
              </w:r>
            </w:ins>
          </w:p>
        </w:tc>
        <w:tc>
          <w:tcPr>
            <w:tcW w:w="2268" w:type="dxa"/>
            <w:shd w:val="clear" w:color="auto" w:fill="auto"/>
            <w:vAlign w:val="center"/>
          </w:tcPr>
          <w:p w14:paraId="0EFECE5C" w14:textId="77777777" w:rsidR="00D00582" w:rsidRDefault="00D00582" w:rsidP="00175CD1">
            <w:pPr>
              <w:pStyle w:val="TableParagraph"/>
              <w:ind w:left="110" w:right="130" w:firstLineChars="95" w:firstLine="171"/>
              <w:jc w:val="both"/>
              <w:rPr>
                <w:ins w:id="1620" w:author="Greenblue" w:date="2024-02-13T18:38:00Z"/>
                <w:sz w:val="18"/>
              </w:rPr>
            </w:pPr>
            <w:ins w:id="1621" w:author="Greenblue" w:date="2024-02-13T18:38:00Z">
              <w:r w:rsidRPr="008C4D47">
                <w:rPr>
                  <w:sz w:val="18"/>
                </w:rPr>
                <w:t>editionDate</w:t>
              </w:r>
            </w:ins>
          </w:p>
        </w:tc>
        <w:tc>
          <w:tcPr>
            <w:tcW w:w="1843" w:type="dxa"/>
            <w:shd w:val="clear" w:color="auto" w:fill="auto"/>
            <w:vAlign w:val="center"/>
          </w:tcPr>
          <w:p w14:paraId="603F6A20" w14:textId="77777777" w:rsidR="00D00582" w:rsidRDefault="00D00582" w:rsidP="00175CD1">
            <w:pPr>
              <w:pStyle w:val="TableParagraph"/>
              <w:ind w:left="110" w:right="130"/>
              <w:jc w:val="both"/>
              <w:rPr>
                <w:ins w:id="1622" w:author="Greenblue" w:date="2024-02-13T18:38:00Z"/>
                <w:sz w:val="18"/>
              </w:rPr>
            </w:pPr>
            <w:ins w:id="1623" w:author="Greenblue" w:date="2024-02-13T18:38:00Z">
              <w:r w:rsidRPr="008C4D47">
                <w:rPr>
                  <w:sz w:val="18"/>
                </w:rPr>
                <w:t>DateTime</w:t>
              </w:r>
            </w:ins>
          </w:p>
        </w:tc>
        <w:tc>
          <w:tcPr>
            <w:tcW w:w="4121" w:type="dxa"/>
            <w:shd w:val="clear" w:color="auto" w:fill="auto"/>
            <w:vAlign w:val="center"/>
          </w:tcPr>
          <w:p w14:paraId="7BD72B22" w14:textId="77777777" w:rsidR="00D00582" w:rsidRDefault="00D00582" w:rsidP="00175CD1">
            <w:pPr>
              <w:pStyle w:val="TableParagraph"/>
              <w:ind w:left="110" w:right="130"/>
              <w:jc w:val="both"/>
              <w:rPr>
                <w:ins w:id="1624" w:author="Greenblue" w:date="2024-02-13T18:38:00Z"/>
                <w:sz w:val="18"/>
              </w:rPr>
            </w:pPr>
            <w:ins w:id="1625" w:author="Greenblue" w:date="2024-02-13T18:38:00Z">
              <w:r w:rsidRPr="00894B0C">
                <w:rPr>
                  <w:sz w:val="18"/>
                </w:rPr>
                <w:t>202</w:t>
              </w:r>
              <w:r>
                <w:rPr>
                  <w:sz w:val="18"/>
                </w:rPr>
                <w:t>4</w:t>
              </w:r>
              <w:r w:rsidRPr="00894B0C">
                <w:rPr>
                  <w:sz w:val="18"/>
                </w:rPr>
                <w:t>-</w:t>
              </w:r>
              <w:r>
                <w:rPr>
                  <w:sz w:val="18"/>
                </w:rPr>
                <w:t>02</w:t>
              </w:r>
              <w:r w:rsidRPr="00894B0C">
                <w:rPr>
                  <w:sz w:val="18"/>
                </w:rPr>
                <w:t>-</w:t>
              </w:r>
              <w:r>
                <w:rPr>
                  <w:sz w:val="18"/>
                </w:rPr>
                <w:t>16</w:t>
              </w:r>
              <w:r w:rsidRPr="00894B0C">
                <w:rPr>
                  <w:sz w:val="18"/>
                </w:rPr>
                <w:t xml:space="preserve"> (or later - see note)</w:t>
              </w:r>
            </w:ins>
          </w:p>
        </w:tc>
      </w:tr>
      <w:tr w:rsidR="00D00582" w14:paraId="7E5331CD" w14:textId="77777777" w:rsidTr="00175CD1">
        <w:trPr>
          <w:trHeight w:val="424"/>
          <w:ins w:id="1626" w:author="Greenblue" w:date="2024-02-13T18:38:00Z"/>
        </w:trPr>
        <w:tc>
          <w:tcPr>
            <w:tcW w:w="699" w:type="dxa"/>
            <w:shd w:val="clear" w:color="auto" w:fill="auto"/>
            <w:vAlign w:val="center"/>
          </w:tcPr>
          <w:p w14:paraId="4A28A906" w14:textId="77777777" w:rsidR="00D00582" w:rsidRPr="008C4D47" w:rsidRDefault="00D00582" w:rsidP="00175CD1">
            <w:pPr>
              <w:pStyle w:val="TableParagraph"/>
              <w:ind w:left="110" w:right="130"/>
              <w:jc w:val="both"/>
              <w:rPr>
                <w:ins w:id="1627" w:author="Greenblue" w:date="2024-02-13T18:38:00Z"/>
                <w:sz w:val="18"/>
              </w:rPr>
            </w:pPr>
            <w:ins w:id="1628" w:author="Greenblue" w:date="2024-02-13T18:38:00Z">
              <w:r w:rsidRPr="008C4D47">
                <w:rPr>
                  <w:rFonts w:hint="eastAsia"/>
                  <w:sz w:val="18"/>
                </w:rPr>
                <w:t>5</w:t>
              </w:r>
            </w:ins>
          </w:p>
        </w:tc>
        <w:tc>
          <w:tcPr>
            <w:tcW w:w="2268" w:type="dxa"/>
            <w:shd w:val="clear" w:color="auto" w:fill="auto"/>
            <w:vAlign w:val="center"/>
          </w:tcPr>
          <w:p w14:paraId="14E932BC" w14:textId="77777777" w:rsidR="00D00582" w:rsidRDefault="00D00582" w:rsidP="00175CD1">
            <w:pPr>
              <w:pStyle w:val="TableParagraph"/>
              <w:ind w:left="110" w:right="130" w:firstLineChars="95" w:firstLine="171"/>
              <w:jc w:val="both"/>
              <w:rPr>
                <w:ins w:id="1629" w:author="Greenblue" w:date="2024-02-13T18:38:00Z"/>
                <w:sz w:val="18"/>
              </w:rPr>
            </w:pPr>
            <w:ins w:id="1630" w:author="Greenblue" w:date="2024-02-13T18:38:00Z">
              <w:r w:rsidRPr="008C4D47">
                <w:rPr>
                  <w:sz w:val="18"/>
                </w:rPr>
                <w:t>citedResponsibleParty</w:t>
              </w:r>
            </w:ins>
          </w:p>
        </w:tc>
        <w:tc>
          <w:tcPr>
            <w:tcW w:w="1843" w:type="dxa"/>
            <w:shd w:val="clear" w:color="auto" w:fill="auto"/>
            <w:vAlign w:val="center"/>
          </w:tcPr>
          <w:p w14:paraId="514C0AD2" w14:textId="77777777" w:rsidR="00D00582" w:rsidRDefault="00D00582" w:rsidP="00175CD1">
            <w:pPr>
              <w:pStyle w:val="TableParagraph"/>
              <w:ind w:left="110" w:right="130"/>
              <w:jc w:val="both"/>
              <w:rPr>
                <w:ins w:id="1631" w:author="Greenblue" w:date="2024-02-13T18:38:00Z"/>
                <w:sz w:val="18"/>
              </w:rPr>
            </w:pPr>
            <w:ins w:id="1632" w:author="Greenblue" w:date="2024-02-13T18:38:00Z">
              <w:r w:rsidRPr="008C4D47">
                <w:rPr>
                  <w:sz w:val="18"/>
                </w:rPr>
                <w:t>CI_Responsibility (class)</w:t>
              </w:r>
            </w:ins>
          </w:p>
        </w:tc>
        <w:tc>
          <w:tcPr>
            <w:tcW w:w="4121" w:type="dxa"/>
            <w:shd w:val="clear" w:color="auto" w:fill="auto"/>
            <w:vAlign w:val="center"/>
          </w:tcPr>
          <w:p w14:paraId="6D4800CA" w14:textId="77777777" w:rsidR="00D00582" w:rsidRDefault="00D00582" w:rsidP="00175CD1">
            <w:pPr>
              <w:pStyle w:val="TableParagraph"/>
              <w:ind w:left="110" w:right="130"/>
              <w:jc w:val="both"/>
              <w:rPr>
                <w:ins w:id="1633" w:author="Greenblue" w:date="2024-02-13T18:38:00Z"/>
                <w:sz w:val="18"/>
              </w:rPr>
            </w:pPr>
            <w:ins w:id="1634" w:author="Greenblue" w:date="2024-02-13T18:38:00Z">
              <w:r w:rsidRPr="00894B0C">
                <w:rPr>
                  <w:sz w:val="18"/>
                </w:rPr>
                <w:t>--</w:t>
              </w:r>
            </w:ins>
          </w:p>
        </w:tc>
      </w:tr>
      <w:tr w:rsidR="00D00582" w14:paraId="39F9B125" w14:textId="77777777" w:rsidTr="00175CD1">
        <w:trPr>
          <w:trHeight w:val="424"/>
          <w:ins w:id="1635" w:author="Greenblue" w:date="2024-02-13T18:38:00Z"/>
        </w:trPr>
        <w:tc>
          <w:tcPr>
            <w:tcW w:w="699" w:type="dxa"/>
            <w:shd w:val="clear" w:color="auto" w:fill="auto"/>
            <w:vAlign w:val="center"/>
          </w:tcPr>
          <w:p w14:paraId="58AA7F61" w14:textId="77777777" w:rsidR="00D00582" w:rsidRPr="008C4D47" w:rsidRDefault="00D00582" w:rsidP="00175CD1">
            <w:pPr>
              <w:pStyle w:val="TableParagraph"/>
              <w:ind w:left="110" w:right="130"/>
              <w:jc w:val="both"/>
              <w:rPr>
                <w:ins w:id="1636" w:author="Greenblue" w:date="2024-02-13T18:38:00Z"/>
                <w:sz w:val="18"/>
              </w:rPr>
            </w:pPr>
            <w:ins w:id="1637" w:author="Greenblue" w:date="2024-02-13T18:38:00Z">
              <w:r w:rsidRPr="008C4D47">
                <w:rPr>
                  <w:rFonts w:hint="eastAsia"/>
                  <w:sz w:val="18"/>
                </w:rPr>
                <w:t>5</w:t>
              </w:r>
              <w:r w:rsidRPr="008C4D47">
                <w:rPr>
                  <w:sz w:val="18"/>
                </w:rPr>
                <w:t>.1</w:t>
              </w:r>
            </w:ins>
          </w:p>
        </w:tc>
        <w:tc>
          <w:tcPr>
            <w:tcW w:w="2268" w:type="dxa"/>
            <w:shd w:val="clear" w:color="auto" w:fill="auto"/>
            <w:vAlign w:val="center"/>
          </w:tcPr>
          <w:p w14:paraId="1FE59A76" w14:textId="77777777" w:rsidR="00D00582" w:rsidRDefault="00D00582" w:rsidP="00175CD1">
            <w:pPr>
              <w:pStyle w:val="TableParagraph"/>
              <w:ind w:left="110" w:right="130" w:firstLineChars="176" w:firstLine="317"/>
              <w:jc w:val="both"/>
              <w:rPr>
                <w:ins w:id="1638" w:author="Greenblue" w:date="2024-02-13T18:38:00Z"/>
                <w:sz w:val="18"/>
              </w:rPr>
            </w:pPr>
            <w:ins w:id="1639" w:author="Greenblue" w:date="2024-02-13T18:38:00Z">
              <w:r w:rsidRPr="008C4D47">
                <w:rPr>
                  <w:sz w:val="18"/>
                </w:rPr>
                <w:t>role</w:t>
              </w:r>
            </w:ins>
          </w:p>
        </w:tc>
        <w:tc>
          <w:tcPr>
            <w:tcW w:w="1843" w:type="dxa"/>
            <w:shd w:val="clear" w:color="auto" w:fill="auto"/>
            <w:vAlign w:val="center"/>
          </w:tcPr>
          <w:p w14:paraId="46635BC3" w14:textId="77777777" w:rsidR="00D00582" w:rsidRDefault="00D00582" w:rsidP="00175CD1">
            <w:pPr>
              <w:pStyle w:val="TableParagraph"/>
              <w:ind w:left="110" w:right="130"/>
              <w:jc w:val="both"/>
              <w:rPr>
                <w:ins w:id="1640" w:author="Greenblue" w:date="2024-02-13T18:38:00Z"/>
                <w:sz w:val="18"/>
              </w:rPr>
            </w:pPr>
            <w:ins w:id="1641" w:author="Greenblue" w:date="2024-02-13T18:38:00Z">
              <w:r w:rsidRPr="008C4D47">
                <w:rPr>
                  <w:sz w:val="18"/>
                </w:rPr>
                <w:t xml:space="preserve">CI_RoleCode </w:t>
              </w:r>
              <w:r>
                <w:rPr>
                  <w:sz w:val="18"/>
                </w:rPr>
                <w:br/>
              </w:r>
              <w:r w:rsidRPr="008C4D47">
                <w:rPr>
                  <w:sz w:val="18"/>
                </w:rPr>
                <w:t>(ISO codelist)</w:t>
              </w:r>
            </w:ins>
          </w:p>
        </w:tc>
        <w:tc>
          <w:tcPr>
            <w:tcW w:w="4121" w:type="dxa"/>
            <w:shd w:val="clear" w:color="auto" w:fill="auto"/>
            <w:vAlign w:val="center"/>
          </w:tcPr>
          <w:p w14:paraId="6CC418D6" w14:textId="77777777" w:rsidR="00D00582" w:rsidRDefault="00D00582" w:rsidP="00175CD1">
            <w:pPr>
              <w:pStyle w:val="TableParagraph"/>
              <w:ind w:left="110" w:right="130"/>
              <w:jc w:val="both"/>
              <w:rPr>
                <w:ins w:id="1642" w:author="Greenblue" w:date="2024-02-13T18:38:00Z"/>
                <w:sz w:val="18"/>
              </w:rPr>
            </w:pPr>
            <w:ins w:id="1643" w:author="Greenblue" w:date="2024-02-13T18:38:00Z">
              <w:r w:rsidRPr="008C4D47">
                <w:rPr>
                  <w:sz w:val="18"/>
                </w:rPr>
                <w:t>publisher</w:t>
              </w:r>
            </w:ins>
          </w:p>
        </w:tc>
      </w:tr>
      <w:tr w:rsidR="00D00582" w14:paraId="122D2004" w14:textId="77777777" w:rsidTr="00175CD1">
        <w:trPr>
          <w:trHeight w:val="424"/>
          <w:ins w:id="1644" w:author="Greenblue" w:date="2024-02-13T18:38:00Z"/>
        </w:trPr>
        <w:tc>
          <w:tcPr>
            <w:tcW w:w="699" w:type="dxa"/>
            <w:shd w:val="clear" w:color="auto" w:fill="auto"/>
            <w:vAlign w:val="center"/>
          </w:tcPr>
          <w:p w14:paraId="3B0DA565" w14:textId="77777777" w:rsidR="00D00582" w:rsidRPr="008C4D47" w:rsidRDefault="00D00582" w:rsidP="00175CD1">
            <w:pPr>
              <w:pStyle w:val="TableParagraph"/>
              <w:ind w:left="110" w:right="130"/>
              <w:jc w:val="both"/>
              <w:rPr>
                <w:ins w:id="1645" w:author="Greenblue" w:date="2024-02-13T18:38:00Z"/>
                <w:sz w:val="18"/>
              </w:rPr>
            </w:pPr>
            <w:ins w:id="1646" w:author="Greenblue" w:date="2024-02-13T18:38:00Z">
              <w:r w:rsidRPr="008C4D47">
                <w:rPr>
                  <w:rFonts w:hint="eastAsia"/>
                  <w:sz w:val="18"/>
                </w:rPr>
                <w:t>5</w:t>
              </w:r>
              <w:r w:rsidRPr="008C4D47">
                <w:rPr>
                  <w:sz w:val="18"/>
                </w:rPr>
                <w:t>.2</w:t>
              </w:r>
            </w:ins>
          </w:p>
        </w:tc>
        <w:tc>
          <w:tcPr>
            <w:tcW w:w="2268" w:type="dxa"/>
            <w:shd w:val="clear" w:color="auto" w:fill="auto"/>
            <w:vAlign w:val="center"/>
          </w:tcPr>
          <w:p w14:paraId="158EDC13" w14:textId="77777777" w:rsidR="00D00582" w:rsidRDefault="00D00582" w:rsidP="00175CD1">
            <w:pPr>
              <w:pStyle w:val="TableParagraph"/>
              <w:ind w:left="110" w:right="130" w:firstLineChars="176" w:firstLine="317"/>
              <w:jc w:val="both"/>
              <w:rPr>
                <w:ins w:id="1647" w:author="Greenblue" w:date="2024-02-13T18:38:00Z"/>
                <w:sz w:val="18"/>
              </w:rPr>
            </w:pPr>
            <w:ins w:id="1648" w:author="Greenblue" w:date="2024-02-13T18:38:00Z">
              <w:r w:rsidRPr="008C4D47">
                <w:rPr>
                  <w:sz w:val="18"/>
                </w:rPr>
                <w:t>party</w:t>
              </w:r>
            </w:ins>
          </w:p>
        </w:tc>
        <w:tc>
          <w:tcPr>
            <w:tcW w:w="1843" w:type="dxa"/>
            <w:shd w:val="clear" w:color="auto" w:fill="auto"/>
            <w:vAlign w:val="center"/>
          </w:tcPr>
          <w:p w14:paraId="249D8A37" w14:textId="77777777" w:rsidR="00D00582" w:rsidRDefault="00D00582" w:rsidP="00175CD1">
            <w:pPr>
              <w:pStyle w:val="TableParagraph"/>
              <w:ind w:left="110" w:right="130"/>
              <w:jc w:val="both"/>
              <w:rPr>
                <w:ins w:id="1649" w:author="Greenblue" w:date="2024-02-13T18:38:00Z"/>
                <w:sz w:val="18"/>
              </w:rPr>
            </w:pPr>
            <w:ins w:id="1650" w:author="Greenblue" w:date="2024-02-13T18:38:00Z">
              <w:r w:rsidRPr="008C4D47">
                <w:rPr>
                  <w:sz w:val="18"/>
                </w:rPr>
                <w:t>CI_Organisation (class)</w:t>
              </w:r>
            </w:ins>
          </w:p>
        </w:tc>
        <w:tc>
          <w:tcPr>
            <w:tcW w:w="4121" w:type="dxa"/>
            <w:shd w:val="clear" w:color="auto" w:fill="auto"/>
            <w:vAlign w:val="center"/>
          </w:tcPr>
          <w:p w14:paraId="4ACC1421" w14:textId="77777777" w:rsidR="00D00582" w:rsidRDefault="00D00582" w:rsidP="00175CD1">
            <w:pPr>
              <w:pStyle w:val="TableParagraph"/>
              <w:ind w:left="110" w:right="130"/>
              <w:jc w:val="both"/>
              <w:rPr>
                <w:ins w:id="1651" w:author="Greenblue" w:date="2024-02-13T18:38:00Z"/>
                <w:sz w:val="18"/>
              </w:rPr>
            </w:pPr>
            <w:ins w:id="1652" w:author="Greenblue" w:date="2024-02-13T18:38:00Z">
              <w:r w:rsidRPr="00894B0C">
                <w:rPr>
                  <w:sz w:val="18"/>
                </w:rPr>
                <w:t>--</w:t>
              </w:r>
            </w:ins>
          </w:p>
        </w:tc>
      </w:tr>
      <w:tr w:rsidR="00D00582" w14:paraId="7513C00F" w14:textId="77777777" w:rsidTr="00175CD1">
        <w:trPr>
          <w:trHeight w:val="424"/>
          <w:ins w:id="1653" w:author="Greenblue" w:date="2024-02-13T18:38:00Z"/>
        </w:trPr>
        <w:tc>
          <w:tcPr>
            <w:tcW w:w="699" w:type="dxa"/>
            <w:shd w:val="clear" w:color="auto" w:fill="auto"/>
            <w:vAlign w:val="center"/>
          </w:tcPr>
          <w:p w14:paraId="6831EDC0" w14:textId="77777777" w:rsidR="00D00582" w:rsidRPr="008C4D47" w:rsidRDefault="00D00582" w:rsidP="00175CD1">
            <w:pPr>
              <w:pStyle w:val="TableParagraph"/>
              <w:ind w:left="110" w:right="130"/>
              <w:jc w:val="both"/>
              <w:rPr>
                <w:ins w:id="1654" w:author="Greenblue" w:date="2024-02-13T18:38:00Z"/>
                <w:sz w:val="18"/>
              </w:rPr>
            </w:pPr>
            <w:ins w:id="1655" w:author="Greenblue" w:date="2024-02-13T18:38:00Z">
              <w:r w:rsidRPr="008C4D47">
                <w:rPr>
                  <w:rFonts w:hint="eastAsia"/>
                  <w:sz w:val="18"/>
                </w:rPr>
                <w:t>5</w:t>
              </w:r>
              <w:r w:rsidRPr="008C4D47">
                <w:rPr>
                  <w:sz w:val="18"/>
                </w:rPr>
                <w:t>.2.1</w:t>
              </w:r>
            </w:ins>
          </w:p>
        </w:tc>
        <w:tc>
          <w:tcPr>
            <w:tcW w:w="2268" w:type="dxa"/>
            <w:shd w:val="clear" w:color="auto" w:fill="auto"/>
            <w:vAlign w:val="center"/>
          </w:tcPr>
          <w:p w14:paraId="5E7AD6B5" w14:textId="77777777" w:rsidR="00D00582" w:rsidRDefault="00D00582" w:rsidP="00175CD1">
            <w:pPr>
              <w:pStyle w:val="TableParagraph"/>
              <w:ind w:left="110" w:right="130" w:firstLineChars="333" w:firstLine="599"/>
              <w:jc w:val="both"/>
              <w:rPr>
                <w:ins w:id="1656" w:author="Greenblue" w:date="2024-02-13T18:38:00Z"/>
                <w:sz w:val="18"/>
              </w:rPr>
            </w:pPr>
            <w:ins w:id="1657" w:author="Greenblue" w:date="2024-02-13T18:38:00Z">
              <w:r w:rsidRPr="008C4D47">
                <w:rPr>
                  <w:sz w:val="18"/>
                </w:rPr>
                <w:t>name</w:t>
              </w:r>
            </w:ins>
          </w:p>
        </w:tc>
        <w:tc>
          <w:tcPr>
            <w:tcW w:w="1843" w:type="dxa"/>
            <w:shd w:val="clear" w:color="auto" w:fill="auto"/>
            <w:vAlign w:val="center"/>
          </w:tcPr>
          <w:p w14:paraId="298BD68A" w14:textId="77777777" w:rsidR="00D00582" w:rsidRDefault="00D00582" w:rsidP="00175CD1">
            <w:pPr>
              <w:pStyle w:val="TableParagraph"/>
              <w:ind w:left="110" w:right="130"/>
              <w:jc w:val="both"/>
              <w:rPr>
                <w:ins w:id="1658" w:author="Greenblue" w:date="2024-02-13T18:38:00Z"/>
                <w:sz w:val="18"/>
              </w:rPr>
            </w:pPr>
            <w:ins w:id="1659" w:author="Greenblue" w:date="2024-02-13T18:38:00Z">
              <w:r w:rsidRPr="008C4D47">
                <w:rPr>
                  <w:sz w:val="18"/>
                </w:rPr>
                <w:t>CharacterString</w:t>
              </w:r>
            </w:ins>
          </w:p>
        </w:tc>
        <w:tc>
          <w:tcPr>
            <w:tcW w:w="4121" w:type="dxa"/>
            <w:shd w:val="clear" w:color="auto" w:fill="auto"/>
            <w:vAlign w:val="center"/>
          </w:tcPr>
          <w:p w14:paraId="74B23E7A" w14:textId="77777777" w:rsidR="00D00582" w:rsidRDefault="00D00582" w:rsidP="00175CD1">
            <w:pPr>
              <w:pStyle w:val="TableParagraph"/>
              <w:ind w:left="110" w:right="130"/>
              <w:jc w:val="both"/>
              <w:rPr>
                <w:ins w:id="1660" w:author="Greenblue" w:date="2024-02-13T18:38:00Z"/>
                <w:sz w:val="18"/>
              </w:rPr>
            </w:pPr>
            <w:ins w:id="1661" w:author="Greenblue" w:date="2024-02-13T18:38:00Z">
              <w:r w:rsidRPr="008C4D47">
                <w:rPr>
                  <w:sz w:val="18"/>
                </w:rPr>
                <w:t>International Hydrographic Organization</w:t>
              </w:r>
            </w:ins>
          </w:p>
        </w:tc>
      </w:tr>
      <w:tr w:rsidR="00D00582" w14:paraId="2CEBDCE0" w14:textId="77777777" w:rsidTr="00175CD1">
        <w:trPr>
          <w:trHeight w:val="424"/>
          <w:ins w:id="1662" w:author="Greenblue" w:date="2024-02-13T18:38:00Z"/>
        </w:trPr>
        <w:tc>
          <w:tcPr>
            <w:tcW w:w="699" w:type="dxa"/>
            <w:shd w:val="clear" w:color="auto" w:fill="auto"/>
            <w:vAlign w:val="center"/>
          </w:tcPr>
          <w:p w14:paraId="11BBF577" w14:textId="77777777" w:rsidR="00D00582" w:rsidRPr="008C4D47" w:rsidRDefault="00D00582" w:rsidP="00175CD1">
            <w:pPr>
              <w:pStyle w:val="TableParagraph"/>
              <w:ind w:left="110" w:right="130"/>
              <w:jc w:val="both"/>
              <w:rPr>
                <w:ins w:id="1663" w:author="Greenblue" w:date="2024-02-13T18:38:00Z"/>
                <w:sz w:val="18"/>
              </w:rPr>
            </w:pPr>
            <w:ins w:id="1664" w:author="Greenblue" w:date="2024-02-13T18:38:00Z">
              <w:r w:rsidRPr="008C4D47">
                <w:rPr>
                  <w:rFonts w:hint="eastAsia"/>
                  <w:sz w:val="18"/>
                </w:rPr>
                <w:t>6</w:t>
              </w:r>
            </w:ins>
          </w:p>
        </w:tc>
        <w:tc>
          <w:tcPr>
            <w:tcW w:w="2268" w:type="dxa"/>
            <w:shd w:val="clear" w:color="auto" w:fill="auto"/>
            <w:vAlign w:val="center"/>
          </w:tcPr>
          <w:p w14:paraId="72C48D00" w14:textId="77777777" w:rsidR="00D00582" w:rsidRDefault="00D00582" w:rsidP="00175CD1">
            <w:pPr>
              <w:pStyle w:val="TableParagraph"/>
              <w:ind w:left="110" w:right="130" w:firstLineChars="95" w:firstLine="171"/>
              <w:jc w:val="both"/>
              <w:rPr>
                <w:ins w:id="1665" w:author="Greenblue" w:date="2024-02-13T18:38:00Z"/>
                <w:sz w:val="18"/>
              </w:rPr>
            </w:pPr>
            <w:ins w:id="1666" w:author="Greenblue" w:date="2024-02-13T18:38:00Z">
              <w:r w:rsidRPr="008C4D47">
                <w:rPr>
                  <w:sz w:val="18"/>
                </w:rPr>
                <w:t>otherCitationDetails</w:t>
              </w:r>
            </w:ins>
          </w:p>
        </w:tc>
        <w:tc>
          <w:tcPr>
            <w:tcW w:w="1843" w:type="dxa"/>
            <w:shd w:val="clear" w:color="auto" w:fill="auto"/>
            <w:vAlign w:val="center"/>
          </w:tcPr>
          <w:p w14:paraId="796230BB" w14:textId="77777777" w:rsidR="00D00582" w:rsidRDefault="00D00582" w:rsidP="00175CD1">
            <w:pPr>
              <w:pStyle w:val="TableParagraph"/>
              <w:ind w:left="110" w:right="130"/>
              <w:jc w:val="both"/>
              <w:rPr>
                <w:ins w:id="1667" w:author="Greenblue" w:date="2024-02-13T18:38:00Z"/>
                <w:sz w:val="18"/>
              </w:rPr>
            </w:pPr>
            <w:ins w:id="1668" w:author="Greenblue" w:date="2024-02-13T18:38:00Z">
              <w:r w:rsidRPr="008C4D47">
                <w:rPr>
                  <w:sz w:val="18"/>
                </w:rPr>
                <w:t>CharacterString</w:t>
              </w:r>
            </w:ins>
          </w:p>
        </w:tc>
        <w:tc>
          <w:tcPr>
            <w:tcW w:w="4121" w:type="dxa"/>
            <w:shd w:val="clear" w:color="auto" w:fill="auto"/>
            <w:vAlign w:val="center"/>
          </w:tcPr>
          <w:p w14:paraId="46F48053" w14:textId="77777777" w:rsidR="00D00582" w:rsidRDefault="00D00582" w:rsidP="00175CD1">
            <w:pPr>
              <w:pStyle w:val="TableParagraph"/>
              <w:ind w:left="110" w:right="130"/>
              <w:jc w:val="both"/>
              <w:rPr>
                <w:ins w:id="1669" w:author="Greenblue" w:date="2024-02-13T18:38:00Z"/>
                <w:sz w:val="18"/>
              </w:rPr>
            </w:pPr>
            <w:ins w:id="1670" w:author="Greenblue" w:date="2024-02-13T18:38:00Z">
              <w:r w:rsidRPr="008C4D47">
                <w:rPr>
                  <w:sz w:val="18"/>
                </w:rPr>
                <w:t>(reserved)</w:t>
              </w:r>
            </w:ins>
          </w:p>
        </w:tc>
      </w:tr>
      <w:tr w:rsidR="00D00582" w14:paraId="1790C378" w14:textId="77777777" w:rsidTr="00175CD1">
        <w:trPr>
          <w:trHeight w:val="424"/>
          <w:ins w:id="1671" w:author="Greenblue" w:date="2024-02-13T18:38:00Z"/>
        </w:trPr>
        <w:tc>
          <w:tcPr>
            <w:tcW w:w="699" w:type="dxa"/>
            <w:shd w:val="clear" w:color="auto" w:fill="auto"/>
            <w:vAlign w:val="center"/>
          </w:tcPr>
          <w:p w14:paraId="6F85465A" w14:textId="77777777" w:rsidR="00D00582" w:rsidRPr="008C4D47" w:rsidRDefault="00D00582" w:rsidP="00175CD1">
            <w:pPr>
              <w:pStyle w:val="TableParagraph"/>
              <w:ind w:left="110" w:right="130"/>
              <w:jc w:val="both"/>
              <w:rPr>
                <w:ins w:id="1672" w:author="Greenblue" w:date="2024-02-13T18:38:00Z"/>
                <w:sz w:val="18"/>
              </w:rPr>
            </w:pPr>
            <w:ins w:id="1673" w:author="Greenblue" w:date="2024-02-13T18:38:00Z">
              <w:r w:rsidRPr="008C4D47">
                <w:rPr>
                  <w:rFonts w:hint="eastAsia"/>
                  <w:sz w:val="18"/>
                </w:rPr>
                <w:t>7</w:t>
              </w:r>
            </w:ins>
          </w:p>
        </w:tc>
        <w:tc>
          <w:tcPr>
            <w:tcW w:w="2268" w:type="dxa"/>
            <w:shd w:val="clear" w:color="auto" w:fill="auto"/>
            <w:vAlign w:val="center"/>
          </w:tcPr>
          <w:p w14:paraId="66E8E7C0" w14:textId="77777777" w:rsidR="00D00582" w:rsidRDefault="00D00582" w:rsidP="00175CD1">
            <w:pPr>
              <w:pStyle w:val="TableParagraph"/>
              <w:ind w:left="110" w:right="130" w:firstLineChars="95" w:firstLine="171"/>
              <w:jc w:val="both"/>
              <w:rPr>
                <w:ins w:id="1674" w:author="Greenblue" w:date="2024-02-13T18:38:00Z"/>
                <w:sz w:val="18"/>
              </w:rPr>
            </w:pPr>
            <w:ins w:id="1675" w:author="Greenblue" w:date="2024-02-13T18:38:00Z">
              <w:r w:rsidRPr="008C4D47">
                <w:rPr>
                  <w:sz w:val="18"/>
                </w:rPr>
                <w:t>onlineResource</w:t>
              </w:r>
            </w:ins>
          </w:p>
        </w:tc>
        <w:tc>
          <w:tcPr>
            <w:tcW w:w="1843" w:type="dxa"/>
            <w:shd w:val="clear" w:color="auto" w:fill="auto"/>
            <w:vAlign w:val="center"/>
          </w:tcPr>
          <w:p w14:paraId="100F90BD" w14:textId="77777777" w:rsidR="00D00582" w:rsidRDefault="00D00582" w:rsidP="00175CD1">
            <w:pPr>
              <w:pStyle w:val="TableParagraph"/>
              <w:ind w:left="110" w:right="130"/>
              <w:jc w:val="both"/>
              <w:rPr>
                <w:ins w:id="1676" w:author="Greenblue" w:date="2024-02-13T18:38:00Z"/>
                <w:sz w:val="18"/>
              </w:rPr>
            </w:pPr>
            <w:ins w:id="1677" w:author="Greenblue" w:date="2024-02-13T18:38:00Z">
              <w:r w:rsidRPr="008C4D47">
                <w:rPr>
                  <w:sz w:val="18"/>
                </w:rPr>
                <w:t>CI_OnlineResource (class)</w:t>
              </w:r>
            </w:ins>
          </w:p>
        </w:tc>
        <w:tc>
          <w:tcPr>
            <w:tcW w:w="4121" w:type="dxa"/>
            <w:shd w:val="clear" w:color="auto" w:fill="auto"/>
            <w:vAlign w:val="center"/>
          </w:tcPr>
          <w:p w14:paraId="403049EC" w14:textId="77777777" w:rsidR="00D00582" w:rsidRDefault="00D00582" w:rsidP="00175CD1">
            <w:pPr>
              <w:pStyle w:val="TableParagraph"/>
              <w:ind w:left="110" w:right="130"/>
              <w:jc w:val="both"/>
              <w:rPr>
                <w:ins w:id="1678" w:author="Greenblue" w:date="2024-02-13T18:38:00Z"/>
                <w:sz w:val="18"/>
              </w:rPr>
            </w:pPr>
            <w:ins w:id="1679" w:author="Greenblue" w:date="2024-02-13T18:38:00Z">
              <w:r w:rsidRPr="00894B0C">
                <w:rPr>
                  <w:sz w:val="18"/>
                </w:rPr>
                <w:t>--</w:t>
              </w:r>
            </w:ins>
          </w:p>
        </w:tc>
      </w:tr>
      <w:tr w:rsidR="00D00582" w14:paraId="7C80887C" w14:textId="77777777" w:rsidTr="00175CD1">
        <w:trPr>
          <w:trHeight w:val="424"/>
          <w:ins w:id="1680" w:author="Greenblue" w:date="2024-02-13T18:38:00Z"/>
        </w:trPr>
        <w:tc>
          <w:tcPr>
            <w:tcW w:w="699" w:type="dxa"/>
            <w:shd w:val="clear" w:color="auto" w:fill="auto"/>
            <w:vAlign w:val="center"/>
          </w:tcPr>
          <w:p w14:paraId="27A7992E" w14:textId="77777777" w:rsidR="00D00582" w:rsidRPr="008C4D47" w:rsidRDefault="00D00582" w:rsidP="00175CD1">
            <w:pPr>
              <w:pStyle w:val="TableParagraph"/>
              <w:ind w:left="110" w:right="130"/>
              <w:jc w:val="both"/>
              <w:rPr>
                <w:ins w:id="1681" w:author="Greenblue" w:date="2024-02-13T18:38:00Z"/>
                <w:sz w:val="18"/>
              </w:rPr>
            </w:pPr>
            <w:ins w:id="1682" w:author="Greenblue" w:date="2024-02-13T18:38:00Z">
              <w:r w:rsidRPr="008C4D47">
                <w:rPr>
                  <w:rFonts w:hint="eastAsia"/>
                  <w:sz w:val="18"/>
                </w:rPr>
                <w:t>7</w:t>
              </w:r>
              <w:r w:rsidRPr="008C4D47">
                <w:rPr>
                  <w:sz w:val="18"/>
                </w:rPr>
                <w:t>.1</w:t>
              </w:r>
            </w:ins>
          </w:p>
        </w:tc>
        <w:tc>
          <w:tcPr>
            <w:tcW w:w="2268" w:type="dxa"/>
            <w:shd w:val="clear" w:color="auto" w:fill="auto"/>
            <w:vAlign w:val="center"/>
          </w:tcPr>
          <w:p w14:paraId="63AC313B" w14:textId="77777777" w:rsidR="00D00582" w:rsidRDefault="00D00582" w:rsidP="00175CD1">
            <w:pPr>
              <w:pStyle w:val="TableParagraph"/>
              <w:ind w:left="110" w:right="130" w:firstLineChars="176" w:firstLine="317"/>
              <w:jc w:val="both"/>
              <w:rPr>
                <w:ins w:id="1683" w:author="Greenblue" w:date="2024-02-13T18:38:00Z"/>
                <w:sz w:val="18"/>
              </w:rPr>
            </w:pPr>
            <w:ins w:id="1684" w:author="Greenblue" w:date="2024-02-13T18:38:00Z">
              <w:r w:rsidRPr="008C4D47">
                <w:rPr>
                  <w:sz w:val="18"/>
                </w:rPr>
                <w:t>linkage</w:t>
              </w:r>
            </w:ins>
          </w:p>
        </w:tc>
        <w:tc>
          <w:tcPr>
            <w:tcW w:w="1843" w:type="dxa"/>
            <w:shd w:val="clear" w:color="auto" w:fill="auto"/>
            <w:vAlign w:val="center"/>
          </w:tcPr>
          <w:p w14:paraId="5FE99520" w14:textId="77777777" w:rsidR="00D00582" w:rsidRDefault="00D00582" w:rsidP="00175CD1">
            <w:pPr>
              <w:pStyle w:val="TableParagraph"/>
              <w:ind w:left="110" w:right="130"/>
              <w:jc w:val="both"/>
              <w:rPr>
                <w:ins w:id="1685" w:author="Greenblue" w:date="2024-02-13T18:38:00Z"/>
                <w:sz w:val="18"/>
              </w:rPr>
            </w:pPr>
            <w:ins w:id="1686" w:author="Greenblue" w:date="2024-02-13T18:38:00Z">
              <w:r w:rsidRPr="008C4D47">
                <w:rPr>
                  <w:sz w:val="18"/>
                </w:rPr>
                <w:t>CharacterString (URL)</w:t>
              </w:r>
            </w:ins>
          </w:p>
        </w:tc>
        <w:tc>
          <w:tcPr>
            <w:tcW w:w="4121" w:type="dxa"/>
            <w:shd w:val="clear" w:color="auto" w:fill="auto"/>
            <w:vAlign w:val="center"/>
          </w:tcPr>
          <w:p w14:paraId="1F0ACDA9" w14:textId="77777777" w:rsidR="00D00582" w:rsidRDefault="00D00582" w:rsidP="00175CD1">
            <w:pPr>
              <w:pStyle w:val="TableParagraph"/>
              <w:ind w:left="110" w:right="130"/>
              <w:jc w:val="both"/>
              <w:rPr>
                <w:ins w:id="1687" w:author="Greenblue" w:date="2024-02-13T18:38:00Z"/>
                <w:sz w:val="18"/>
              </w:rPr>
            </w:pPr>
            <w:ins w:id="1688" w:author="Greenblue" w:date="2024-02-13T18:38:00Z">
              <w:r w:rsidRPr="008C4D47">
                <w:rPr>
                  <w:sz w:val="18"/>
                </w:rPr>
                <w:t>https://registry.iho.int/</w:t>
              </w:r>
            </w:ins>
          </w:p>
        </w:tc>
      </w:tr>
      <w:tr w:rsidR="00D00582" w14:paraId="100878FA" w14:textId="77777777" w:rsidTr="00175CD1">
        <w:trPr>
          <w:trHeight w:val="424"/>
          <w:ins w:id="1689" w:author="Greenblue" w:date="2024-02-13T18:38:00Z"/>
        </w:trPr>
        <w:tc>
          <w:tcPr>
            <w:tcW w:w="699" w:type="dxa"/>
            <w:shd w:val="clear" w:color="auto" w:fill="auto"/>
            <w:vAlign w:val="center"/>
          </w:tcPr>
          <w:p w14:paraId="6A00F0CF" w14:textId="77777777" w:rsidR="00D00582" w:rsidRPr="008C4D47" w:rsidRDefault="00D00582" w:rsidP="00175CD1">
            <w:pPr>
              <w:pStyle w:val="TableParagraph"/>
              <w:ind w:left="110" w:right="130"/>
              <w:jc w:val="both"/>
              <w:rPr>
                <w:ins w:id="1690" w:author="Greenblue" w:date="2024-02-13T18:38:00Z"/>
                <w:sz w:val="18"/>
              </w:rPr>
            </w:pPr>
            <w:ins w:id="1691" w:author="Greenblue" w:date="2024-02-13T18:38:00Z">
              <w:r w:rsidRPr="008C4D47">
                <w:rPr>
                  <w:rFonts w:hint="eastAsia"/>
                  <w:sz w:val="18"/>
                </w:rPr>
                <w:t>7</w:t>
              </w:r>
              <w:r w:rsidRPr="008C4D47">
                <w:rPr>
                  <w:sz w:val="18"/>
                </w:rPr>
                <w:t>.2</w:t>
              </w:r>
            </w:ins>
          </w:p>
        </w:tc>
        <w:tc>
          <w:tcPr>
            <w:tcW w:w="2268" w:type="dxa"/>
            <w:shd w:val="clear" w:color="auto" w:fill="auto"/>
            <w:vAlign w:val="center"/>
          </w:tcPr>
          <w:p w14:paraId="41232777" w14:textId="77777777" w:rsidR="00D00582" w:rsidRDefault="00D00582" w:rsidP="00175CD1">
            <w:pPr>
              <w:pStyle w:val="TableParagraph"/>
              <w:ind w:left="110" w:right="130" w:firstLineChars="176" w:firstLine="317"/>
              <w:jc w:val="both"/>
              <w:rPr>
                <w:ins w:id="1692" w:author="Greenblue" w:date="2024-02-13T18:38:00Z"/>
                <w:sz w:val="18"/>
              </w:rPr>
            </w:pPr>
            <w:ins w:id="1693" w:author="Greenblue" w:date="2024-02-13T18:38:00Z">
              <w:r w:rsidRPr="008C4D47">
                <w:rPr>
                  <w:sz w:val="18"/>
                </w:rPr>
                <w:t>name</w:t>
              </w:r>
            </w:ins>
          </w:p>
        </w:tc>
        <w:tc>
          <w:tcPr>
            <w:tcW w:w="1843" w:type="dxa"/>
            <w:shd w:val="clear" w:color="auto" w:fill="auto"/>
            <w:vAlign w:val="center"/>
          </w:tcPr>
          <w:p w14:paraId="7CADDA24" w14:textId="77777777" w:rsidR="00D00582" w:rsidRDefault="00D00582" w:rsidP="00175CD1">
            <w:pPr>
              <w:pStyle w:val="TableParagraph"/>
              <w:ind w:left="110" w:right="130"/>
              <w:jc w:val="both"/>
              <w:rPr>
                <w:ins w:id="1694" w:author="Greenblue" w:date="2024-02-13T18:38:00Z"/>
                <w:sz w:val="18"/>
              </w:rPr>
            </w:pPr>
            <w:ins w:id="1695" w:author="Greenblue" w:date="2024-02-13T18:38:00Z">
              <w:r w:rsidRPr="008C4D47">
                <w:rPr>
                  <w:sz w:val="18"/>
                </w:rPr>
                <w:t>CharacterString</w:t>
              </w:r>
            </w:ins>
          </w:p>
        </w:tc>
        <w:tc>
          <w:tcPr>
            <w:tcW w:w="4121" w:type="dxa"/>
            <w:shd w:val="clear" w:color="auto" w:fill="auto"/>
            <w:vAlign w:val="center"/>
          </w:tcPr>
          <w:p w14:paraId="34969615" w14:textId="77777777" w:rsidR="00D00582" w:rsidRDefault="00D00582" w:rsidP="00175CD1">
            <w:pPr>
              <w:pStyle w:val="TableParagraph"/>
              <w:ind w:left="110" w:right="130"/>
              <w:jc w:val="both"/>
              <w:rPr>
                <w:ins w:id="1696" w:author="Greenblue" w:date="2024-02-13T18:38:00Z"/>
                <w:sz w:val="18"/>
              </w:rPr>
            </w:pPr>
            <w:ins w:id="1697" w:author="Greenblue" w:date="2024-02-13T18:38:00Z">
              <w:r w:rsidRPr="008C4D47">
                <w:rPr>
                  <w:sz w:val="18"/>
                </w:rPr>
                <w:t>S-128 Portrayal Catalogue</w:t>
              </w:r>
            </w:ins>
          </w:p>
        </w:tc>
      </w:tr>
      <w:tr w:rsidR="00D00582" w14:paraId="38F48EB6" w14:textId="77777777" w:rsidTr="00175CD1">
        <w:trPr>
          <w:trHeight w:val="424"/>
          <w:ins w:id="1698" w:author="Greenblue" w:date="2024-02-13T18:38:00Z"/>
        </w:trPr>
        <w:tc>
          <w:tcPr>
            <w:tcW w:w="699" w:type="dxa"/>
            <w:shd w:val="clear" w:color="auto" w:fill="auto"/>
            <w:vAlign w:val="center"/>
          </w:tcPr>
          <w:p w14:paraId="3015BE07" w14:textId="77777777" w:rsidR="00D00582" w:rsidRPr="008C4D47" w:rsidRDefault="00D00582" w:rsidP="00175CD1">
            <w:pPr>
              <w:pStyle w:val="TableParagraph"/>
              <w:ind w:left="110" w:right="130"/>
              <w:jc w:val="both"/>
              <w:rPr>
                <w:ins w:id="1699" w:author="Greenblue" w:date="2024-02-13T18:38:00Z"/>
                <w:sz w:val="18"/>
              </w:rPr>
            </w:pPr>
            <w:ins w:id="1700" w:author="Greenblue" w:date="2024-02-13T18:38:00Z">
              <w:r w:rsidRPr="008C4D47">
                <w:rPr>
                  <w:rFonts w:hint="eastAsia"/>
                  <w:sz w:val="18"/>
                </w:rPr>
                <w:t>7</w:t>
              </w:r>
              <w:r w:rsidRPr="008C4D47">
                <w:rPr>
                  <w:sz w:val="18"/>
                </w:rPr>
                <w:t>.3</w:t>
              </w:r>
            </w:ins>
          </w:p>
        </w:tc>
        <w:tc>
          <w:tcPr>
            <w:tcW w:w="2268" w:type="dxa"/>
            <w:shd w:val="clear" w:color="auto" w:fill="auto"/>
            <w:vAlign w:val="center"/>
          </w:tcPr>
          <w:p w14:paraId="4D27D6A7" w14:textId="77777777" w:rsidR="00D00582" w:rsidRDefault="00D00582" w:rsidP="00175CD1">
            <w:pPr>
              <w:pStyle w:val="TableParagraph"/>
              <w:ind w:left="110" w:right="130" w:firstLineChars="176" w:firstLine="317"/>
              <w:jc w:val="both"/>
              <w:rPr>
                <w:ins w:id="1701" w:author="Greenblue" w:date="2024-02-13T18:38:00Z"/>
                <w:sz w:val="18"/>
              </w:rPr>
            </w:pPr>
            <w:ins w:id="1702" w:author="Greenblue" w:date="2024-02-13T18:38:00Z">
              <w:r w:rsidRPr="008C4D47">
                <w:rPr>
                  <w:sz w:val="18"/>
                </w:rPr>
                <w:t>description</w:t>
              </w:r>
            </w:ins>
          </w:p>
        </w:tc>
        <w:tc>
          <w:tcPr>
            <w:tcW w:w="1843" w:type="dxa"/>
            <w:shd w:val="clear" w:color="auto" w:fill="auto"/>
            <w:vAlign w:val="center"/>
          </w:tcPr>
          <w:p w14:paraId="0C62A2C8" w14:textId="77777777" w:rsidR="00D00582" w:rsidRDefault="00D00582" w:rsidP="00175CD1">
            <w:pPr>
              <w:pStyle w:val="TableParagraph"/>
              <w:ind w:left="110" w:right="130"/>
              <w:jc w:val="both"/>
              <w:rPr>
                <w:ins w:id="1703" w:author="Greenblue" w:date="2024-02-13T18:38:00Z"/>
                <w:sz w:val="18"/>
              </w:rPr>
            </w:pPr>
            <w:ins w:id="1704" w:author="Greenblue" w:date="2024-02-13T18:38:00Z">
              <w:r w:rsidRPr="008C4D47">
                <w:rPr>
                  <w:sz w:val="18"/>
                </w:rPr>
                <w:t>CharacterString</w:t>
              </w:r>
            </w:ins>
          </w:p>
        </w:tc>
        <w:tc>
          <w:tcPr>
            <w:tcW w:w="4121" w:type="dxa"/>
            <w:shd w:val="clear" w:color="auto" w:fill="auto"/>
            <w:vAlign w:val="center"/>
          </w:tcPr>
          <w:p w14:paraId="3F0B8B87" w14:textId="77777777" w:rsidR="00D00582" w:rsidRDefault="00D00582" w:rsidP="00175CD1">
            <w:pPr>
              <w:pStyle w:val="TableParagraph"/>
              <w:ind w:left="110" w:right="130"/>
              <w:jc w:val="both"/>
              <w:rPr>
                <w:ins w:id="1705" w:author="Greenblue" w:date="2024-02-13T18:38:00Z"/>
                <w:sz w:val="18"/>
              </w:rPr>
            </w:pPr>
            <w:ins w:id="1706" w:author="Greenblue" w:date="2024-02-13T18:38:00Z">
              <w:r w:rsidRPr="008C4D47">
                <w:rPr>
                  <w:sz w:val="18"/>
                </w:rPr>
                <w:t>XML Portrayal Catalogue accompanied by related files for symbols, colour profiles, rules, etc</w:t>
              </w:r>
            </w:ins>
          </w:p>
        </w:tc>
      </w:tr>
    </w:tbl>
    <w:p w14:paraId="36497230" w14:textId="77777777" w:rsidR="00D00582" w:rsidRPr="006073E9" w:rsidRDefault="00D00582" w:rsidP="00D00582">
      <w:pPr>
        <w:rPr>
          <w:ins w:id="1707" w:author="Greenblue" w:date="2024-02-13T18:37:00Z"/>
          <w:rFonts w:eastAsia="맑은 고딕"/>
        </w:rPr>
      </w:pPr>
    </w:p>
    <w:p w14:paraId="1F6F58AE" w14:textId="77777777" w:rsidR="008018B3" w:rsidRDefault="008018B3" w:rsidP="00C53B69"/>
    <w:p w14:paraId="0DA9DDB6" w14:textId="767FE449" w:rsidR="006C34D9" w:rsidRDefault="00866DFE" w:rsidP="001C2735">
      <w:pPr>
        <w:pStyle w:val="1"/>
      </w:pPr>
      <w:bookmarkStart w:id="1708" w:name="_Toc152232575"/>
      <w:bookmarkStart w:id="1709" w:name="_Toc170717231"/>
      <w:r w:rsidRPr="008233BF">
        <w:lastRenderedPageBreak/>
        <w:t>Data Product format (encoding)</w:t>
      </w:r>
      <w:bookmarkEnd w:id="1708"/>
      <w:bookmarkEnd w:id="1709"/>
      <w:r w:rsidR="009E66AF">
        <w:t xml:space="preserve"> </w:t>
      </w:r>
    </w:p>
    <w:p w14:paraId="48AB4211" w14:textId="77777777" w:rsidR="00B82002" w:rsidRPr="008233BF" w:rsidRDefault="00B82002" w:rsidP="00666E30">
      <w:pPr>
        <w:pStyle w:val="20"/>
      </w:pPr>
      <w:bookmarkStart w:id="1710" w:name="_Toc152232576"/>
      <w:bookmarkStart w:id="1711" w:name="_Toc170717232"/>
      <w:r w:rsidRPr="008233BF">
        <w:t>Introduction</w:t>
      </w:r>
      <w:bookmarkEnd w:id="1710"/>
      <w:bookmarkEnd w:id="1711"/>
    </w:p>
    <w:p w14:paraId="49D59820" w14:textId="77777777" w:rsidR="001D5E90" w:rsidRDefault="001D5E90" w:rsidP="001D5E90">
      <w:r>
        <w:t>The principal encoding will be the Open Geospatial Consortium (OGC), Geography Markup Language</w:t>
      </w:r>
      <w:r>
        <w:rPr>
          <w:spacing w:val="1"/>
        </w:rPr>
        <w:t xml:space="preserve"> </w:t>
      </w:r>
      <w:r>
        <w:t>(GML) format. GML is an XML grammar designed to express geographical features. It serves as a</w:t>
      </w:r>
      <w:r>
        <w:rPr>
          <w:spacing w:val="1"/>
        </w:rPr>
        <w:t xml:space="preserve"> </w:t>
      </w:r>
      <w:r>
        <w:t>modelling language for geographic systems as well as an open interchange format for geographic</w:t>
      </w:r>
      <w:r>
        <w:rPr>
          <w:spacing w:val="1"/>
        </w:rPr>
        <w:t xml:space="preserve"> </w:t>
      </w:r>
      <w:r>
        <w:t>transactions.</w:t>
      </w:r>
    </w:p>
    <w:p w14:paraId="77F128FB" w14:textId="30FF83F1" w:rsidR="005C26E0" w:rsidRDefault="005C26E0" w:rsidP="00F85D5F">
      <w:pPr>
        <w:pStyle w:val="Label1"/>
        <w:spacing w:after="120" w:line="240" w:lineRule="auto"/>
      </w:pPr>
      <w:r w:rsidRPr="005C26E0">
        <w:t>Format Name:</w:t>
      </w:r>
      <w:r>
        <w:tab/>
      </w:r>
      <w:r>
        <w:tab/>
      </w:r>
      <w:r w:rsidR="00F85D5F" w:rsidRPr="00F85D5F">
        <w:rPr>
          <w:b w:val="0"/>
          <w:bCs/>
          <w:sz w:val="20"/>
          <w:szCs w:val="20"/>
        </w:rPr>
        <w:t>GML</w:t>
      </w:r>
    </w:p>
    <w:p w14:paraId="79BE174C" w14:textId="108AE635" w:rsidR="005C26E0" w:rsidRDefault="005C26E0" w:rsidP="00F85D5F">
      <w:pPr>
        <w:pStyle w:val="Label1"/>
        <w:spacing w:after="120" w:line="240" w:lineRule="auto"/>
      </w:pPr>
      <w:r w:rsidRPr="005C26E0">
        <w:t>Version:</w:t>
      </w:r>
      <w:r w:rsidRPr="005C26E0">
        <w:tab/>
      </w:r>
      <w:r>
        <w:tab/>
      </w:r>
      <w:r w:rsidR="00F85D5F" w:rsidRPr="00F85D5F">
        <w:rPr>
          <w:b w:val="0"/>
          <w:bCs/>
          <w:sz w:val="20"/>
          <w:szCs w:val="20"/>
        </w:rPr>
        <w:t>3.2.1</w:t>
      </w:r>
    </w:p>
    <w:p w14:paraId="0C90B107" w14:textId="36993DDC" w:rsidR="005C26E0" w:rsidRDefault="005C26E0" w:rsidP="00F85D5F">
      <w:pPr>
        <w:pStyle w:val="Label1"/>
        <w:spacing w:after="120" w:line="240" w:lineRule="auto"/>
      </w:pPr>
      <w:r w:rsidRPr="005C26E0">
        <w:t>Character Set:</w:t>
      </w:r>
      <w:r>
        <w:tab/>
      </w:r>
      <w:r w:rsidR="00F85D5F" w:rsidRPr="00F85D5F">
        <w:rPr>
          <w:b w:val="0"/>
          <w:bCs/>
          <w:sz w:val="20"/>
          <w:szCs w:val="20"/>
        </w:rPr>
        <w:t>UTF-8</w:t>
      </w:r>
    </w:p>
    <w:p w14:paraId="25E41B1B" w14:textId="5DF0548E" w:rsidR="005C26E0" w:rsidRDefault="005C26E0" w:rsidP="00F85D5F">
      <w:pPr>
        <w:pStyle w:val="Label1"/>
        <w:spacing w:after="120" w:line="240" w:lineRule="auto"/>
        <w:rPr>
          <w:b w:val="0"/>
          <w:bCs/>
          <w:sz w:val="20"/>
          <w:szCs w:val="20"/>
        </w:rPr>
      </w:pPr>
      <w:r w:rsidRPr="005C26E0">
        <w:t>Specification:</w:t>
      </w:r>
      <w:r>
        <w:tab/>
      </w:r>
      <w:r>
        <w:tab/>
      </w:r>
      <w:hyperlink r:id="rId38" w:history="1">
        <w:r w:rsidR="00F85D5F" w:rsidRPr="002A25BD">
          <w:rPr>
            <w:rStyle w:val="afd"/>
            <w:b w:val="0"/>
            <w:bCs/>
            <w:sz w:val="20"/>
            <w:szCs w:val="20"/>
            <w:lang w:val="en-GB"/>
          </w:rPr>
          <w:t>https://www.ogc.org</w:t>
        </w:r>
      </w:hyperlink>
    </w:p>
    <w:p w14:paraId="6E962868" w14:textId="77777777" w:rsidR="0056283F" w:rsidRDefault="0056283F" w:rsidP="00F85D5F">
      <w:pPr>
        <w:pStyle w:val="Label1"/>
        <w:spacing w:after="120" w:line="240" w:lineRule="auto"/>
        <w:rPr>
          <w:b w:val="0"/>
          <w:bCs/>
          <w:sz w:val="20"/>
          <w:szCs w:val="20"/>
        </w:rPr>
      </w:pPr>
    </w:p>
    <w:p w14:paraId="4A99633C" w14:textId="51896027" w:rsidR="00F85D5F" w:rsidRDefault="0032631A" w:rsidP="0056283F">
      <w:pPr>
        <w:pStyle w:val="20"/>
        <w:rPr>
          <w:rFonts w:eastAsia="맑은 고딕"/>
        </w:rPr>
      </w:pPr>
      <w:bookmarkStart w:id="1712" w:name="_Toc170717233"/>
      <w:bookmarkStart w:id="1713" w:name="_Toc152232577"/>
      <w:ins w:id="1714" w:author="USER" w:date="2024-03-22T18:45:00Z">
        <w:r w:rsidRPr="0032631A">
          <w:rPr>
            <w:rFonts w:eastAsia="맑은 고딕"/>
          </w:rPr>
          <w:t>Coordinate encoding in spatial primitives</w:t>
        </w:r>
      </w:ins>
      <w:bookmarkEnd w:id="1712"/>
      <w:del w:id="1715" w:author="USER" w:date="2024-03-22T18:45:00Z">
        <w:r w:rsidR="0056283F" w:rsidDel="0032631A">
          <w:rPr>
            <w:rFonts w:eastAsia="맑은 고딕" w:hint="eastAsia"/>
          </w:rPr>
          <w:delText>E</w:delText>
        </w:r>
        <w:r w:rsidR="0056283F" w:rsidDel="0032631A">
          <w:rPr>
            <w:rFonts w:eastAsia="맑은 고딕"/>
          </w:rPr>
          <w:delText>ncoding of latitude and longitude</w:delText>
        </w:r>
      </w:del>
      <w:bookmarkEnd w:id="1713"/>
    </w:p>
    <w:p w14:paraId="16EBC451" w14:textId="1E3AAA83" w:rsidR="0056283F" w:rsidRDefault="0056283F" w:rsidP="0056283F">
      <w:pPr>
        <w:rPr>
          <w:ins w:id="1716" w:author="USER" w:date="2024-03-22T18:45:00Z"/>
        </w:rPr>
      </w:pPr>
      <w:r w:rsidRPr="0056283F">
        <w:t>Values of latitude and longitude must not be more accurate than 7 decimal places. Coordinates must be encoded as decimals in the format described in clause</w:t>
      </w:r>
      <w:r>
        <w:t xml:space="preserve"> </w:t>
      </w:r>
      <w:fldSimple w:instr=" REF _Ref148216113 \r ">
        <w:r w:rsidR="00DF7FD4">
          <w:t>10.2.1</w:t>
        </w:r>
      </w:fldSimple>
      <w:r>
        <w:t>.</w:t>
      </w:r>
    </w:p>
    <w:p w14:paraId="4BAC1E1C" w14:textId="1BD2A76D" w:rsidR="0032631A" w:rsidRPr="0032631A" w:rsidRDefault="0032631A" w:rsidP="0056283F">
      <w:pPr>
        <w:rPr>
          <w:lang w:eastAsia="en-US"/>
        </w:rPr>
      </w:pPr>
      <w:ins w:id="1717" w:author="USER" w:date="2024-03-22T18:45:00Z">
        <w:r w:rsidRPr="0032631A">
          <w:rPr>
            <w:lang w:eastAsia="en-US"/>
          </w:rPr>
          <w:t>Geometry may be encoded either inline or by reference to a spatial primitives located elsewhere in the dataset that encodes the actual coordinate values. The GML conventions for references and axis order must be followed. The CRS shall be identified using the URI convention for SRS specified by OGC, which is http://www.opengis.net/def/crs/EPSG/0/4326 (S-100 Part 10b). The axis order is latitude/longitude.</w:t>
        </w:r>
      </w:ins>
    </w:p>
    <w:p w14:paraId="3E9DB0BF" w14:textId="753109A9" w:rsidR="0056283F" w:rsidRDefault="0056283F" w:rsidP="0056283F">
      <w:pPr>
        <w:pStyle w:val="30"/>
        <w:ind w:left="8292" w:right="200" w:hanging="8092"/>
        <w:rPr>
          <w:lang w:eastAsia="en-US"/>
        </w:rPr>
      </w:pPr>
      <w:bookmarkStart w:id="1718" w:name="_Ref148216113"/>
      <w:bookmarkStart w:id="1719" w:name="_Toc152232578"/>
      <w:bookmarkStart w:id="1720" w:name="_Toc170717234"/>
      <w:r>
        <w:rPr>
          <w:lang w:eastAsia="en-US"/>
        </w:rPr>
        <w:t>Encoding of coordinates as decimals</w:t>
      </w:r>
      <w:bookmarkEnd w:id="1718"/>
      <w:bookmarkEnd w:id="1719"/>
      <w:bookmarkEnd w:id="1720"/>
    </w:p>
    <w:p w14:paraId="125107C1" w14:textId="482DB34D" w:rsidR="0056283F" w:rsidRPr="0056283F" w:rsidRDefault="00B41B97" w:rsidP="0056283F">
      <w:pPr>
        <w:rPr>
          <w:lang w:eastAsia="en-US"/>
        </w:rPr>
      </w:pPr>
      <w:r w:rsidRPr="00B41B97">
        <w:rPr>
          <w:lang w:eastAsia="en-US"/>
        </w:rPr>
        <w:t>Values should be coded as decimal numbers with 7 or fewer digits after the decimal. The normative encoding is in degrees, with an accuracy of 10</w:t>
      </w:r>
      <w:r w:rsidRPr="00852FBF">
        <w:rPr>
          <w:vertAlign w:val="superscript"/>
          <w:lang w:eastAsia="en-US"/>
        </w:rPr>
        <w:t>-7</w:t>
      </w:r>
      <w:r w:rsidRPr="00B41B97">
        <w:rPr>
          <w:lang w:eastAsia="en-US"/>
        </w:rPr>
        <w:t xml:space="preserve"> degrees; that is, 7 digits after the decimal point.</w:t>
      </w:r>
    </w:p>
    <w:p w14:paraId="416ADA0F" w14:textId="77777777" w:rsidR="00B41B97" w:rsidRPr="00B41B97" w:rsidRDefault="00B41B97" w:rsidP="00B41B97">
      <w:pPr>
        <w:rPr>
          <w:rFonts w:eastAsia="맑은 고딕"/>
        </w:rPr>
      </w:pPr>
      <w:r w:rsidRPr="00B41B97">
        <w:rPr>
          <w:rFonts w:eastAsia="맑은 고딕"/>
        </w:rPr>
        <w:t>The decimal point must be indicated by the “.” character.</w:t>
      </w:r>
    </w:p>
    <w:p w14:paraId="286490C9" w14:textId="3B3C4C6A" w:rsidR="0056283F" w:rsidRDefault="00B41B97" w:rsidP="00B41B97">
      <w:pPr>
        <w:rPr>
          <w:rFonts w:eastAsia="맑은 고딕"/>
        </w:rPr>
      </w:pPr>
      <w:r w:rsidRPr="00B41B97">
        <w:rPr>
          <w:rFonts w:eastAsia="맑은 고딕"/>
        </w:rPr>
        <w:t>Trailing zeroes after the decimal point (and the decimal point itself if appropriate) may be omitted at producer discretion, but the accuracy must still be as indicated (for example, 10</w:t>
      </w:r>
      <w:r w:rsidRPr="00852FBF">
        <w:rPr>
          <w:rFonts w:eastAsia="맑은 고딕"/>
          <w:vertAlign w:val="superscript"/>
        </w:rPr>
        <w:t>-7</w:t>
      </w:r>
      <w:r w:rsidRPr="00B41B97">
        <w:rPr>
          <w:rFonts w:eastAsia="맑은 고딕"/>
        </w:rPr>
        <w:t xml:space="preserve"> degrees for coordinates of default accuracy).</w:t>
      </w:r>
    </w:p>
    <w:p w14:paraId="5592C3CD" w14:textId="5D1F5D71" w:rsidR="00B41B97" w:rsidRDefault="00B41B97" w:rsidP="00B41B97">
      <w:pPr>
        <w:pStyle w:val="20"/>
        <w:rPr>
          <w:rFonts w:eastAsia="맑은 고딕"/>
        </w:rPr>
      </w:pPr>
      <w:bookmarkStart w:id="1721" w:name="_Toc152232579"/>
      <w:bookmarkStart w:id="1722" w:name="_Toc170717235"/>
      <w:r>
        <w:rPr>
          <w:rFonts w:eastAsia="맑은 고딕" w:hint="eastAsia"/>
        </w:rPr>
        <w:t>N</w:t>
      </w:r>
      <w:r>
        <w:rPr>
          <w:rFonts w:eastAsia="맑은 고딕"/>
        </w:rPr>
        <w:t>umeric attribute encoding</w:t>
      </w:r>
      <w:bookmarkEnd w:id="1721"/>
      <w:bookmarkEnd w:id="1722"/>
    </w:p>
    <w:p w14:paraId="0B5B0E16" w14:textId="6D23C479" w:rsidR="00B41B97" w:rsidRDefault="00B41B97" w:rsidP="00B41B97">
      <w:pPr>
        <w:rPr>
          <w:rFonts w:eastAsia="맑은 고딕"/>
        </w:rPr>
      </w:pPr>
      <w:r w:rsidRPr="00B41B97">
        <w:rPr>
          <w:rFonts w:eastAsia="맑은 고딕"/>
        </w:rPr>
        <w:t>Floating point and integer attribute values must not contain leading zeros. Floating point attribute values must not contain non-significant trailing zeros.</w:t>
      </w:r>
    </w:p>
    <w:p w14:paraId="64B0C8AF" w14:textId="7F104131" w:rsidR="00B41B97" w:rsidRDefault="00B41B97" w:rsidP="00B41B97">
      <w:pPr>
        <w:pStyle w:val="20"/>
        <w:rPr>
          <w:rFonts w:eastAsia="맑은 고딕"/>
        </w:rPr>
      </w:pPr>
      <w:bookmarkStart w:id="1723" w:name="_Toc152232580"/>
      <w:bookmarkStart w:id="1724" w:name="_Toc170717236"/>
      <w:r>
        <w:rPr>
          <w:rFonts w:eastAsia="맑은 고딕" w:hint="eastAsia"/>
        </w:rPr>
        <w:t>T</w:t>
      </w:r>
      <w:r>
        <w:rPr>
          <w:rFonts w:eastAsia="맑은 고딕"/>
        </w:rPr>
        <w:t>ext attribute values</w:t>
      </w:r>
      <w:bookmarkEnd w:id="1723"/>
      <w:bookmarkEnd w:id="1724"/>
    </w:p>
    <w:p w14:paraId="38FEDC03" w14:textId="4356306D" w:rsidR="00B41B97" w:rsidRDefault="00B41B97" w:rsidP="00B41B97">
      <w:pPr>
        <w:rPr>
          <w:rFonts w:eastAsia="맑은 고딕"/>
        </w:rPr>
      </w:pPr>
      <w:r w:rsidRPr="00B41B97">
        <w:rPr>
          <w:rFonts w:eastAsia="맑은 고딕"/>
        </w:rPr>
        <w:t>Character strings must be encoded using the character set defined in ISO 10646-1, in Unicode Transformation Format-8 (UTF-8).</w:t>
      </w:r>
    </w:p>
    <w:p w14:paraId="47DBC09B" w14:textId="567221DE" w:rsidR="00A61E22" w:rsidRDefault="00A61E22" w:rsidP="00A61E22">
      <w:pPr>
        <w:pStyle w:val="20"/>
        <w:rPr>
          <w:rFonts w:eastAsia="맑은 고딕"/>
        </w:rPr>
      </w:pPr>
      <w:bookmarkStart w:id="1725" w:name="_Toc152232581"/>
      <w:bookmarkStart w:id="1726" w:name="_Toc170717237"/>
      <w:r>
        <w:rPr>
          <w:rFonts w:eastAsia="맑은 고딕" w:hint="eastAsia"/>
        </w:rPr>
        <w:t>M</w:t>
      </w:r>
      <w:r>
        <w:rPr>
          <w:rFonts w:eastAsia="맑은 고딕"/>
        </w:rPr>
        <w:t>andatory attribute values</w:t>
      </w:r>
      <w:bookmarkEnd w:id="1725"/>
      <w:bookmarkEnd w:id="1726"/>
    </w:p>
    <w:p w14:paraId="3236678F" w14:textId="77777777" w:rsidR="00A61E22" w:rsidRPr="00A61E22" w:rsidRDefault="00A61E22" w:rsidP="00A61E22">
      <w:pPr>
        <w:spacing w:after="0" w:line="240" w:lineRule="auto"/>
      </w:pPr>
      <w:r w:rsidRPr="00A61E22">
        <w:t>There are four reasons why attribute values may be considered mandatory:</w:t>
      </w:r>
    </w:p>
    <w:p w14:paraId="6F81C717" w14:textId="77777777" w:rsidR="00A61E22" w:rsidRDefault="00A61E22">
      <w:pPr>
        <w:pStyle w:val="afff6"/>
        <w:widowControl w:val="0"/>
        <w:numPr>
          <w:ilvl w:val="0"/>
          <w:numId w:val="23"/>
        </w:numPr>
        <w:tabs>
          <w:tab w:val="left" w:pos="767"/>
        </w:tabs>
        <w:autoSpaceDE w:val="0"/>
        <w:autoSpaceDN w:val="0"/>
        <w:spacing w:before="62" w:after="0" w:line="240" w:lineRule="auto"/>
        <w:ind w:hanging="285"/>
        <w:jc w:val="left"/>
      </w:pPr>
      <w:r>
        <w:t>They</w:t>
      </w:r>
      <w:r>
        <w:rPr>
          <w:spacing w:val="-6"/>
        </w:rPr>
        <w:t xml:space="preserve"> </w:t>
      </w:r>
      <w:r>
        <w:t>determine</w:t>
      </w:r>
      <w:r>
        <w:rPr>
          <w:spacing w:val="-1"/>
        </w:rPr>
        <w:t xml:space="preserve"> </w:t>
      </w:r>
      <w:r>
        <w:t>whether a</w:t>
      </w:r>
      <w:r>
        <w:rPr>
          <w:spacing w:val="-1"/>
        </w:rPr>
        <w:t xml:space="preserve"> </w:t>
      </w:r>
      <w:r>
        <w:t>feature</w:t>
      </w:r>
      <w:r>
        <w:rPr>
          <w:spacing w:val="1"/>
        </w:rPr>
        <w:t xml:space="preserve"> </w:t>
      </w:r>
      <w:r>
        <w:t>is in</w:t>
      </w:r>
      <w:r>
        <w:rPr>
          <w:spacing w:val="-2"/>
        </w:rPr>
        <w:t xml:space="preserve"> </w:t>
      </w:r>
      <w:r>
        <w:t>the</w:t>
      </w:r>
      <w:r>
        <w:rPr>
          <w:spacing w:val="-1"/>
        </w:rPr>
        <w:t xml:space="preserve"> </w:t>
      </w:r>
      <w:r>
        <w:t>display</w:t>
      </w:r>
      <w:r>
        <w:rPr>
          <w:spacing w:val="-2"/>
        </w:rPr>
        <w:t xml:space="preserve"> </w:t>
      </w:r>
      <w:r>
        <w:t>base.</w:t>
      </w:r>
    </w:p>
    <w:p w14:paraId="60BFBA2F" w14:textId="77777777" w:rsidR="00A61E22" w:rsidRDefault="00A61E22">
      <w:pPr>
        <w:pStyle w:val="afff6"/>
        <w:widowControl w:val="0"/>
        <w:numPr>
          <w:ilvl w:val="0"/>
          <w:numId w:val="23"/>
        </w:numPr>
        <w:tabs>
          <w:tab w:val="left" w:pos="767"/>
        </w:tabs>
        <w:autoSpaceDE w:val="0"/>
        <w:autoSpaceDN w:val="0"/>
        <w:spacing w:before="57" w:after="0" w:line="240" w:lineRule="auto"/>
        <w:ind w:hanging="285"/>
        <w:jc w:val="left"/>
      </w:pPr>
      <w:r>
        <w:t>Certain</w:t>
      </w:r>
      <w:r>
        <w:rPr>
          <w:spacing w:val="-3"/>
        </w:rPr>
        <w:t xml:space="preserve"> </w:t>
      </w:r>
      <w:r>
        <w:t>features</w:t>
      </w:r>
      <w:r>
        <w:rPr>
          <w:spacing w:val="-1"/>
        </w:rPr>
        <w:t xml:space="preserve"> </w:t>
      </w:r>
      <w:r>
        <w:t>make</w:t>
      </w:r>
      <w:r>
        <w:rPr>
          <w:spacing w:val="-2"/>
        </w:rPr>
        <w:t xml:space="preserve"> </w:t>
      </w:r>
      <w:r>
        <w:t>no</w:t>
      </w:r>
      <w:r>
        <w:rPr>
          <w:spacing w:val="-2"/>
        </w:rPr>
        <w:t xml:space="preserve"> </w:t>
      </w:r>
      <w:r>
        <w:t>logical</w:t>
      </w:r>
      <w:r>
        <w:rPr>
          <w:spacing w:val="-4"/>
        </w:rPr>
        <w:t xml:space="preserve"> </w:t>
      </w:r>
      <w:r>
        <w:t>sense without</w:t>
      </w:r>
      <w:r>
        <w:rPr>
          <w:spacing w:val="-2"/>
        </w:rPr>
        <w:t xml:space="preserve"> </w:t>
      </w:r>
      <w:r>
        <w:t>specific</w:t>
      </w:r>
      <w:r>
        <w:rPr>
          <w:spacing w:val="-1"/>
        </w:rPr>
        <w:t xml:space="preserve"> </w:t>
      </w:r>
      <w:r>
        <w:t>attributes.</w:t>
      </w:r>
    </w:p>
    <w:p w14:paraId="36568E97" w14:textId="77777777" w:rsidR="00A61E22" w:rsidRDefault="00A61E22">
      <w:pPr>
        <w:pStyle w:val="afff6"/>
        <w:widowControl w:val="0"/>
        <w:numPr>
          <w:ilvl w:val="0"/>
          <w:numId w:val="23"/>
        </w:numPr>
        <w:tabs>
          <w:tab w:val="left" w:pos="767"/>
        </w:tabs>
        <w:autoSpaceDE w:val="0"/>
        <w:autoSpaceDN w:val="0"/>
        <w:spacing w:before="60" w:after="0" w:line="240" w:lineRule="auto"/>
        <w:ind w:hanging="285"/>
        <w:jc w:val="left"/>
      </w:pPr>
      <w:r>
        <w:t>Some</w:t>
      </w:r>
      <w:r>
        <w:rPr>
          <w:spacing w:val="-3"/>
        </w:rPr>
        <w:t xml:space="preserve"> </w:t>
      </w:r>
      <w:r>
        <w:t>attributes</w:t>
      </w:r>
      <w:r>
        <w:rPr>
          <w:spacing w:val="-2"/>
        </w:rPr>
        <w:t xml:space="preserve"> </w:t>
      </w:r>
      <w:r>
        <w:t>are necessary</w:t>
      </w:r>
      <w:r>
        <w:rPr>
          <w:spacing w:val="-5"/>
        </w:rPr>
        <w:t xml:space="preserve"> </w:t>
      </w:r>
      <w:r>
        <w:t>to</w:t>
      </w:r>
      <w:r>
        <w:rPr>
          <w:spacing w:val="-1"/>
        </w:rPr>
        <w:t xml:space="preserve"> </w:t>
      </w:r>
      <w:r>
        <w:t>determine</w:t>
      </w:r>
      <w:r>
        <w:rPr>
          <w:spacing w:val="-1"/>
        </w:rPr>
        <w:t xml:space="preserve"> </w:t>
      </w:r>
      <w:r>
        <w:t>which symbol</w:t>
      </w:r>
      <w:r>
        <w:rPr>
          <w:spacing w:val="-2"/>
        </w:rPr>
        <w:t xml:space="preserve"> </w:t>
      </w:r>
      <w:r>
        <w:t>is</w:t>
      </w:r>
      <w:r>
        <w:rPr>
          <w:spacing w:val="-1"/>
        </w:rPr>
        <w:t xml:space="preserve"> </w:t>
      </w:r>
      <w:r>
        <w:t>to</w:t>
      </w:r>
      <w:r>
        <w:rPr>
          <w:spacing w:val="-1"/>
        </w:rPr>
        <w:t xml:space="preserve"> </w:t>
      </w:r>
      <w:r>
        <w:t>be displayed.</w:t>
      </w:r>
    </w:p>
    <w:p w14:paraId="31A917D0" w14:textId="77777777" w:rsidR="00A61E22" w:rsidRDefault="00A61E22">
      <w:pPr>
        <w:pStyle w:val="afff6"/>
        <w:widowControl w:val="0"/>
        <w:numPr>
          <w:ilvl w:val="0"/>
          <w:numId w:val="23"/>
        </w:numPr>
        <w:tabs>
          <w:tab w:val="left" w:pos="767"/>
        </w:tabs>
        <w:autoSpaceDE w:val="0"/>
        <w:autoSpaceDN w:val="0"/>
        <w:spacing w:before="57" w:after="0" w:line="240" w:lineRule="auto"/>
        <w:ind w:hanging="285"/>
        <w:jc w:val="left"/>
      </w:pPr>
      <w:r>
        <w:lastRenderedPageBreak/>
        <w:t>Some</w:t>
      </w:r>
      <w:r>
        <w:rPr>
          <w:spacing w:val="-2"/>
        </w:rPr>
        <w:t xml:space="preserve"> </w:t>
      </w:r>
      <w:r>
        <w:t>attributes</w:t>
      </w:r>
      <w:r>
        <w:rPr>
          <w:spacing w:val="-1"/>
        </w:rPr>
        <w:t xml:space="preserve"> </w:t>
      </w:r>
      <w:r>
        <w:t>are</w:t>
      </w:r>
      <w:r>
        <w:rPr>
          <w:spacing w:val="-2"/>
        </w:rPr>
        <w:t xml:space="preserve"> </w:t>
      </w:r>
      <w:r>
        <w:t>required</w:t>
      </w:r>
      <w:r>
        <w:rPr>
          <w:spacing w:val="-2"/>
        </w:rPr>
        <w:t xml:space="preserve"> </w:t>
      </w:r>
      <w:r>
        <w:t>for</w:t>
      </w:r>
      <w:r>
        <w:rPr>
          <w:spacing w:val="-2"/>
        </w:rPr>
        <w:t xml:space="preserve"> </w:t>
      </w:r>
      <w:r>
        <w:t>safety</w:t>
      </w:r>
      <w:r>
        <w:rPr>
          <w:spacing w:val="-6"/>
        </w:rPr>
        <w:t xml:space="preserve"> </w:t>
      </w:r>
      <w:r>
        <w:t>of navigation.</w:t>
      </w:r>
    </w:p>
    <w:p w14:paraId="18806BB8" w14:textId="6FFA46BF" w:rsidR="00A61E22" w:rsidRDefault="00A61E22" w:rsidP="00A61E22">
      <w:pPr>
        <w:spacing w:before="240" w:line="240" w:lineRule="auto"/>
      </w:pPr>
      <w:r w:rsidRPr="00A61E22">
        <w:t>All mandatory attributes are identified in the Feature Catalogue and summarized in Annex A – Data Classification and Encoding Guide.</w:t>
      </w:r>
    </w:p>
    <w:p w14:paraId="7469EEB8" w14:textId="4CB6FBE8" w:rsidR="00B07510" w:rsidDel="0012194F" w:rsidRDefault="00B07510" w:rsidP="00175CD1">
      <w:pPr>
        <w:pStyle w:val="20"/>
        <w:rPr>
          <w:del w:id="1727" w:author="Greenblue" w:date="2024-02-13T18:40:00Z"/>
          <w:rFonts w:eastAsia="맑은 고딕"/>
        </w:rPr>
      </w:pPr>
      <w:bookmarkStart w:id="1728" w:name="_Toc152232582"/>
      <w:del w:id="1729" w:author="Greenblue" w:date="2024-02-13T18:40:00Z">
        <w:r w:rsidRPr="0012194F" w:rsidDel="0012194F">
          <w:rPr>
            <w:rFonts w:eastAsia="맑은 고딕" w:hint="eastAsia"/>
          </w:rPr>
          <w:delText>U</w:delText>
        </w:r>
        <w:r w:rsidRPr="0012194F" w:rsidDel="0012194F">
          <w:rPr>
            <w:rFonts w:eastAsia="맑은 고딕"/>
          </w:rPr>
          <w:delText>nknown attribute values</w:delText>
        </w:r>
        <w:bookmarkStart w:id="1730" w:name="_Toc158918264"/>
        <w:bookmarkStart w:id="1731" w:name="_Toc158918367"/>
        <w:bookmarkStart w:id="1732" w:name="_Toc158918470"/>
        <w:bookmarkStart w:id="1733" w:name="_Toc158918573"/>
        <w:bookmarkStart w:id="1734" w:name="_Toc158923581"/>
        <w:bookmarkStart w:id="1735" w:name="_Toc158923712"/>
        <w:bookmarkStart w:id="1736" w:name="_Toc158985652"/>
        <w:bookmarkStart w:id="1737" w:name="_Toc158985783"/>
        <w:bookmarkStart w:id="1738" w:name="_Toc158988918"/>
        <w:bookmarkStart w:id="1739" w:name="_Toc162544268"/>
        <w:bookmarkStart w:id="1740" w:name="_Toc170717238"/>
        <w:bookmarkEnd w:id="1728"/>
        <w:bookmarkEnd w:id="1730"/>
        <w:bookmarkEnd w:id="1731"/>
        <w:bookmarkEnd w:id="1732"/>
        <w:bookmarkEnd w:id="1733"/>
        <w:bookmarkEnd w:id="1734"/>
        <w:bookmarkEnd w:id="1735"/>
        <w:bookmarkEnd w:id="1736"/>
        <w:bookmarkEnd w:id="1737"/>
        <w:bookmarkEnd w:id="1738"/>
        <w:bookmarkEnd w:id="1739"/>
        <w:bookmarkEnd w:id="1740"/>
      </w:del>
    </w:p>
    <w:p w14:paraId="287339F6" w14:textId="06F3AEB0" w:rsidR="00B07510" w:rsidRPr="0012194F" w:rsidDel="0012194F" w:rsidRDefault="00B07510" w:rsidP="00175CD1">
      <w:pPr>
        <w:rPr>
          <w:del w:id="1741" w:author="Greenblue" w:date="2024-02-13T18:40:00Z"/>
          <w:rFonts w:eastAsia="맑은 고딕"/>
        </w:rPr>
      </w:pPr>
      <w:del w:id="1742" w:author="Greenblue" w:date="2024-02-13T18:40:00Z">
        <w:r w:rsidRPr="0012194F" w:rsidDel="0012194F">
          <w:rPr>
            <w:rFonts w:eastAsia="맑은 고딕"/>
          </w:rPr>
          <w:delText>When a mandatory attribute code or tag is present but the attribute value is missing, it means that the producer wishes to indicate that this attribute value is unknown. Missing mandatory attributes must be “nilled”.</w:delText>
        </w:r>
        <w:bookmarkStart w:id="1743" w:name="_Toc158918265"/>
        <w:bookmarkStart w:id="1744" w:name="_Toc158918368"/>
        <w:bookmarkStart w:id="1745" w:name="_Toc158918471"/>
        <w:bookmarkStart w:id="1746" w:name="_Toc158918574"/>
        <w:bookmarkStart w:id="1747" w:name="_Toc158923582"/>
        <w:bookmarkStart w:id="1748" w:name="_Toc158923713"/>
        <w:bookmarkStart w:id="1749" w:name="_Toc158985653"/>
        <w:bookmarkStart w:id="1750" w:name="_Toc158985784"/>
        <w:bookmarkStart w:id="1751" w:name="_Toc158988919"/>
        <w:bookmarkStart w:id="1752" w:name="_Toc162544269"/>
        <w:bookmarkStart w:id="1753" w:name="_Toc170717239"/>
        <w:bookmarkEnd w:id="1743"/>
        <w:bookmarkEnd w:id="1744"/>
        <w:bookmarkEnd w:id="1745"/>
        <w:bookmarkEnd w:id="1746"/>
        <w:bookmarkEnd w:id="1747"/>
        <w:bookmarkEnd w:id="1748"/>
        <w:bookmarkEnd w:id="1749"/>
        <w:bookmarkEnd w:id="1750"/>
        <w:bookmarkEnd w:id="1751"/>
        <w:bookmarkEnd w:id="1752"/>
        <w:bookmarkEnd w:id="1753"/>
      </w:del>
    </w:p>
    <w:p w14:paraId="76191653" w14:textId="73DEB9B2" w:rsidR="00B07510" w:rsidDel="0012194F" w:rsidRDefault="00B07510" w:rsidP="00B07510">
      <w:pPr>
        <w:rPr>
          <w:del w:id="1754" w:author="Greenblue" w:date="2024-02-13T18:40:00Z"/>
          <w:rFonts w:eastAsia="맑은 고딕"/>
        </w:rPr>
      </w:pPr>
      <w:del w:id="1755" w:author="Greenblue" w:date="2024-02-13T18:40:00Z">
        <w:r w:rsidRPr="00B07510" w:rsidDel="0012194F">
          <w:rPr>
            <w:rFonts w:eastAsia="맑은 고딕"/>
          </w:rPr>
          <w:delText>Optional attributes must be omitted altogether if the value is unknown or missing. They must not be “nilled.”</w:delText>
        </w:r>
        <w:bookmarkStart w:id="1756" w:name="_Toc158918266"/>
        <w:bookmarkStart w:id="1757" w:name="_Toc158918369"/>
        <w:bookmarkStart w:id="1758" w:name="_Toc158918472"/>
        <w:bookmarkStart w:id="1759" w:name="_Toc158918575"/>
        <w:bookmarkStart w:id="1760" w:name="_Toc158923583"/>
        <w:bookmarkStart w:id="1761" w:name="_Toc158923714"/>
        <w:bookmarkStart w:id="1762" w:name="_Toc158985654"/>
        <w:bookmarkStart w:id="1763" w:name="_Toc158985785"/>
        <w:bookmarkStart w:id="1764" w:name="_Toc158988920"/>
        <w:bookmarkStart w:id="1765" w:name="_Toc162544270"/>
        <w:bookmarkStart w:id="1766" w:name="_Toc170717240"/>
        <w:bookmarkEnd w:id="1756"/>
        <w:bookmarkEnd w:id="1757"/>
        <w:bookmarkEnd w:id="1758"/>
        <w:bookmarkEnd w:id="1759"/>
        <w:bookmarkEnd w:id="1760"/>
        <w:bookmarkEnd w:id="1761"/>
        <w:bookmarkEnd w:id="1762"/>
        <w:bookmarkEnd w:id="1763"/>
        <w:bookmarkEnd w:id="1764"/>
        <w:bookmarkEnd w:id="1765"/>
        <w:bookmarkEnd w:id="1766"/>
      </w:del>
    </w:p>
    <w:p w14:paraId="591EF879" w14:textId="232A66A2" w:rsidR="00B07510" w:rsidDel="0012194F" w:rsidRDefault="00B07510" w:rsidP="00B07510">
      <w:pPr>
        <w:rPr>
          <w:del w:id="1767" w:author="Greenblue" w:date="2024-02-13T18:40:00Z"/>
          <w:rFonts w:eastAsia="맑은 고딕"/>
        </w:rPr>
      </w:pPr>
      <w:del w:id="1768" w:author="Greenblue" w:date="2024-02-13T18:40:00Z">
        <w:r w:rsidDel="0012194F">
          <w:rPr>
            <w:rFonts w:eastAsia="맑은 고딕" w:hint="eastAsia"/>
          </w:rPr>
          <w:delText>E</w:delText>
        </w:r>
        <w:r w:rsidDel="0012194F">
          <w:rPr>
            <w:rFonts w:eastAsia="맑은 고딕"/>
          </w:rPr>
          <w:delText>XAMPLE: A NauticalProduct feature has unknown publicationNumber (mandatory attribute) and datasetName (optional attribute). The feature could be coded as:</w:delText>
        </w:r>
        <w:bookmarkStart w:id="1769" w:name="_Toc158918267"/>
        <w:bookmarkStart w:id="1770" w:name="_Toc158918370"/>
        <w:bookmarkStart w:id="1771" w:name="_Toc158918473"/>
        <w:bookmarkStart w:id="1772" w:name="_Toc158918576"/>
        <w:bookmarkStart w:id="1773" w:name="_Toc158923584"/>
        <w:bookmarkStart w:id="1774" w:name="_Toc158923715"/>
        <w:bookmarkStart w:id="1775" w:name="_Toc158985655"/>
        <w:bookmarkStart w:id="1776" w:name="_Toc158985786"/>
        <w:bookmarkStart w:id="1777" w:name="_Toc158988921"/>
        <w:bookmarkStart w:id="1778" w:name="_Toc162544271"/>
        <w:bookmarkStart w:id="1779" w:name="_Toc170717241"/>
        <w:bookmarkEnd w:id="1769"/>
        <w:bookmarkEnd w:id="1770"/>
        <w:bookmarkEnd w:id="1771"/>
        <w:bookmarkEnd w:id="1772"/>
        <w:bookmarkEnd w:id="1773"/>
        <w:bookmarkEnd w:id="1774"/>
        <w:bookmarkEnd w:id="1775"/>
        <w:bookmarkEnd w:id="1776"/>
        <w:bookmarkEnd w:id="1777"/>
        <w:bookmarkEnd w:id="1778"/>
        <w:bookmarkEnd w:id="1779"/>
      </w:del>
    </w:p>
    <w:p w14:paraId="45C9147F" w14:textId="05180BE2" w:rsidR="00B07510" w:rsidDel="0012194F" w:rsidRDefault="00046E0A" w:rsidP="00046E0A">
      <w:pPr>
        <w:pStyle w:val="NoSpacing2"/>
        <w:rPr>
          <w:del w:id="1780" w:author="Greenblue" w:date="2024-02-13T18:40:00Z"/>
          <w:rFonts w:eastAsia="맑은 고딕"/>
          <w:lang w:eastAsia="ko-KR"/>
        </w:rPr>
      </w:pPr>
      <w:del w:id="1781" w:author="Greenblue" w:date="2024-02-13T18:40:00Z">
        <w:r w:rsidDel="0012194F">
          <w:rPr>
            <w:rFonts w:eastAsia="맑은 고딕"/>
            <w:lang w:eastAsia="ko-KR"/>
          </w:rPr>
          <w:tab/>
        </w:r>
        <w:r w:rsidDel="0012194F">
          <w:rPr>
            <w:rFonts w:eastAsia="맑은 고딕" w:hint="eastAsia"/>
            <w:lang w:eastAsia="ko-KR"/>
          </w:rPr>
          <w:delText>&lt;</w:delText>
        </w:r>
        <w:r w:rsidDel="0012194F">
          <w:rPr>
            <w:rFonts w:eastAsia="맑은 고딕"/>
            <w:lang w:eastAsia="ko-KR"/>
          </w:rPr>
          <w:delText>S128:NauticalProduct&gt;</w:delText>
        </w:r>
        <w:bookmarkStart w:id="1782" w:name="_Toc158918268"/>
        <w:bookmarkStart w:id="1783" w:name="_Toc158918371"/>
        <w:bookmarkStart w:id="1784" w:name="_Toc158918474"/>
        <w:bookmarkStart w:id="1785" w:name="_Toc158918577"/>
        <w:bookmarkStart w:id="1786" w:name="_Toc158923585"/>
        <w:bookmarkStart w:id="1787" w:name="_Toc158923716"/>
        <w:bookmarkStart w:id="1788" w:name="_Toc158985656"/>
        <w:bookmarkStart w:id="1789" w:name="_Toc158985787"/>
        <w:bookmarkStart w:id="1790" w:name="_Toc158988922"/>
        <w:bookmarkStart w:id="1791" w:name="_Toc162544272"/>
        <w:bookmarkStart w:id="1792" w:name="_Toc170717242"/>
        <w:bookmarkEnd w:id="1782"/>
        <w:bookmarkEnd w:id="1783"/>
        <w:bookmarkEnd w:id="1784"/>
        <w:bookmarkEnd w:id="1785"/>
        <w:bookmarkEnd w:id="1786"/>
        <w:bookmarkEnd w:id="1787"/>
        <w:bookmarkEnd w:id="1788"/>
        <w:bookmarkEnd w:id="1789"/>
        <w:bookmarkEnd w:id="1790"/>
        <w:bookmarkEnd w:id="1791"/>
        <w:bookmarkEnd w:id="1792"/>
      </w:del>
    </w:p>
    <w:p w14:paraId="09AF80D6" w14:textId="068C8B90" w:rsidR="00046E0A" w:rsidDel="0012194F" w:rsidRDefault="00046E0A" w:rsidP="00046E0A">
      <w:pPr>
        <w:pStyle w:val="NoSpacing2"/>
        <w:rPr>
          <w:del w:id="1793" w:author="Greenblue" w:date="2024-02-13T18:40:00Z"/>
          <w:rFonts w:eastAsia="맑은 고딕"/>
          <w:lang w:eastAsia="ko-KR"/>
        </w:rPr>
      </w:pPr>
      <w:del w:id="1794" w:author="Greenblue" w:date="2024-02-13T18:40:00Z">
        <w:r w:rsidDel="0012194F">
          <w:rPr>
            <w:rFonts w:eastAsia="맑은 고딕"/>
            <w:lang w:eastAsia="ko-KR"/>
          </w:rPr>
          <w:tab/>
        </w:r>
        <w:r w:rsidDel="0012194F">
          <w:rPr>
            <w:rFonts w:eastAsia="맑은 고딕"/>
            <w:lang w:eastAsia="ko-KR"/>
          </w:rPr>
          <w:tab/>
          <w:delText>&lt;publicationNumber xsi:nil=”true”/&gt;</w:delText>
        </w:r>
        <w:bookmarkStart w:id="1795" w:name="_Toc158918269"/>
        <w:bookmarkStart w:id="1796" w:name="_Toc158918372"/>
        <w:bookmarkStart w:id="1797" w:name="_Toc158918475"/>
        <w:bookmarkStart w:id="1798" w:name="_Toc158918578"/>
        <w:bookmarkStart w:id="1799" w:name="_Toc158923586"/>
        <w:bookmarkStart w:id="1800" w:name="_Toc158923717"/>
        <w:bookmarkStart w:id="1801" w:name="_Toc158985657"/>
        <w:bookmarkStart w:id="1802" w:name="_Toc158985788"/>
        <w:bookmarkStart w:id="1803" w:name="_Toc158988923"/>
        <w:bookmarkStart w:id="1804" w:name="_Toc162544273"/>
        <w:bookmarkStart w:id="1805" w:name="_Toc170717243"/>
        <w:bookmarkEnd w:id="1795"/>
        <w:bookmarkEnd w:id="1796"/>
        <w:bookmarkEnd w:id="1797"/>
        <w:bookmarkEnd w:id="1798"/>
        <w:bookmarkEnd w:id="1799"/>
        <w:bookmarkEnd w:id="1800"/>
        <w:bookmarkEnd w:id="1801"/>
        <w:bookmarkEnd w:id="1802"/>
        <w:bookmarkEnd w:id="1803"/>
        <w:bookmarkEnd w:id="1804"/>
        <w:bookmarkEnd w:id="1805"/>
      </w:del>
    </w:p>
    <w:p w14:paraId="10F30643" w14:textId="04E2B0E9" w:rsidR="00046E0A" w:rsidDel="0012194F" w:rsidRDefault="00046E0A" w:rsidP="00046E0A">
      <w:pPr>
        <w:pStyle w:val="NoSpacing2"/>
        <w:rPr>
          <w:del w:id="1806" w:author="Greenblue" w:date="2024-02-13T18:40:00Z"/>
          <w:rFonts w:eastAsia="맑은 고딕"/>
          <w:lang w:eastAsia="ko-KR"/>
        </w:rPr>
      </w:pPr>
      <w:del w:id="1807" w:author="Greenblue" w:date="2024-02-13T18:40:00Z">
        <w:r w:rsidDel="0012194F">
          <w:rPr>
            <w:rFonts w:eastAsia="맑은 고딕"/>
            <w:lang w:eastAsia="ko-KR"/>
          </w:rPr>
          <w:tab/>
        </w:r>
        <w:r w:rsidDel="0012194F">
          <w:rPr>
            <w:rFonts w:eastAsia="맑은 고딕"/>
            <w:lang w:eastAsia="ko-KR"/>
          </w:rPr>
          <w:tab/>
          <w:delText>&lt;datasetName&gt;111KR00&lt;/</w:delText>
        </w:r>
        <w:r w:rsidRPr="00046E0A" w:rsidDel="0012194F">
          <w:rPr>
            <w:rFonts w:eastAsia="맑은 고딕"/>
            <w:lang w:eastAsia="ko-KR"/>
          </w:rPr>
          <w:delText>datasetName</w:delText>
        </w:r>
        <w:r w:rsidDel="0012194F">
          <w:rPr>
            <w:rFonts w:eastAsia="맑은 고딕"/>
            <w:lang w:eastAsia="ko-KR"/>
          </w:rPr>
          <w:delText>&gt;</w:delText>
        </w:r>
        <w:bookmarkStart w:id="1808" w:name="_Toc158918270"/>
        <w:bookmarkStart w:id="1809" w:name="_Toc158918373"/>
        <w:bookmarkStart w:id="1810" w:name="_Toc158918476"/>
        <w:bookmarkStart w:id="1811" w:name="_Toc158918579"/>
        <w:bookmarkStart w:id="1812" w:name="_Toc158923587"/>
        <w:bookmarkStart w:id="1813" w:name="_Toc158923718"/>
        <w:bookmarkStart w:id="1814" w:name="_Toc158985658"/>
        <w:bookmarkStart w:id="1815" w:name="_Toc158985789"/>
        <w:bookmarkStart w:id="1816" w:name="_Toc158988924"/>
        <w:bookmarkStart w:id="1817" w:name="_Toc162544274"/>
        <w:bookmarkStart w:id="1818" w:name="_Toc170717244"/>
        <w:bookmarkEnd w:id="1808"/>
        <w:bookmarkEnd w:id="1809"/>
        <w:bookmarkEnd w:id="1810"/>
        <w:bookmarkEnd w:id="1811"/>
        <w:bookmarkEnd w:id="1812"/>
        <w:bookmarkEnd w:id="1813"/>
        <w:bookmarkEnd w:id="1814"/>
        <w:bookmarkEnd w:id="1815"/>
        <w:bookmarkEnd w:id="1816"/>
        <w:bookmarkEnd w:id="1817"/>
        <w:bookmarkEnd w:id="1818"/>
      </w:del>
    </w:p>
    <w:p w14:paraId="7D1F20EC" w14:textId="07A985CF" w:rsidR="00046E0A" w:rsidDel="0012194F" w:rsidRDefault="00046E0A" w:rsidP="00046E0A">
      <w:pPr>
        <w:pStyle w:val="NoSpacing2"/>
        <w:rPr>
          <w:del w:id="1819" w:author="Greenblue" w:date="2024-02-13T18:40:00Z"/>
          <w:rFonts w:eastAsia="맑은 고딕"/>
          <w:lang w:eastAsia="ko-KR"/>
        </w:rPr>
      </w:pPr>
      <w:del w:id="1820" w:author="Greenblue" w:date="2024-02-13T18:40:00Z">
        <w:r w:rsidDel="0012194F">
          <w:rPr>
            <w:rFonts w:eastAsia="맑은 고딕"/>
            <w:lang w:eastAsia="ko-KR"/>
          </w:rPr>
          <w:tab/>
        </w:r>
        <w:r w:rsidDel="0012194F">
          <w:rPr>
            <w:rFonts w:eastAsia="맑은 고딕"/>
            <w:lang w:eastAsia="ko-KR"/>
          </w:rPr>
          <w:tab/>
          <w:delText>… Other attributes …</w:delText>
        </w:r>
        <w:bookmarkStart w:id="1821" w:name="_Toc158918271"/>
        <w:bookmarkStart w:id="1822" w:name="_Toc158918374"/>
        <w:bookmarkStart w:id="1823" w:name="_Toc158918477"/>
        <w:bookmarkStart w:id="1824" w:name="_Toc158918580"/>
        <w:bookmarkStart w:id="1825" w:name="_Toc158923588"/>
        <w:bookmarkStart w:id="1826" w:name="_Toc158923719"/>
        <w:bookmarkStart w:id="1827" w:name="_Toc158985659"/>
        <w:bookmarkStart w:id="1828" w:name="_Toc158985790"/>
        <w:bookmarkStart w:id="1829" w:name="_Toc158988925"/>
        <w:bookmarkStart w:id="1830" w:name="_Toc162544275"/>
        <w:bookmarkStart w:id="1831" w:name="_Toc170717245"/>
        <w:bookmarkEnd w:id="1821"/>
        <w:bookmarkEnd w:id="1822"/>
        <w:bookmarkEnd w:id="1823"/>
        <w:bookmarkEnd w:id="1824"/>
        <w:bookmarkEnd w:id="1825"/>
        <w:bookmarkEnd w:id="1826"/>
        <w:bookmarkEnd w:id="1827"/>
        <w:bookmarkEnd w:id="1828"/>
        <w:bookmarkEnd w:id="1829"/>
        <w:bookmarkEnd w:id="1830"/>
        <w:bookmarkEnd w:id="1831"/>
      </w:del>
    </w:p>
    <w:p w14:paraId="75D58239" w14:textId="0D6E4918" w:rsidR="00046E0A" w:rsidRPr="00046E0A" w:rsidDel="0012194F" w:rsidRDefault="00046E0A" w:rsidP="00046E0A">
      <w:pPr>
        <w:pStyle w:val="NoSpacing2"/>
        <w:spacing w:after="240"/>
        <w:rPr>
          <w:del w:id="1832" w:author="Greenblue" w:date="2024-02-13T18:40:00Z"/>
          <w:rFonts w:eastAsia="맑은 고딕"/>
          <w:lang w:eastAsia="ko-KR"/>
        </w:rPr>
      </w:pPr>
      <w:del w:id="1833" w:author="Greenblue" w:date="2024-02-13T18:40:00Z">
        <w:r w:rsidDel="0012194F">
          <w:rPr>
            <w:rFonts w:eastAsia="맑은 고딕"/>
            <w:lang w:eastAsia="ko-KR"/>
          </w:rPr>
          <w:tab/>
        </w:r>
        <w:r w:rsidRPr="00046E0A" w:rsidDel="0012194F">
          <w:rPr>
            <w:rFonts w:eastAsia="맑은 고딕" w:hint="eastAsia"/>
            <w:lang w:eastAsia="ko-KR"/>
          </w:rPr>
          <w:delText>&lt;</w:delText>
        </w:r>
        <w:r w:rsidDel="0012194F">
          <w:rPr>
            <w:rFonts w:eastAsia="맑은 고딕"/>
            <w:lang w:eastAsia="ko-KR"/>
          </w:rPr>
          <w:delText>/</w:delText>
        </w:r>
        <w:r w:rsidRPr="00046E0A" w:rsidDel="0012194F">
          <w:rPr>
            <w:rFonts w:eastAsia="맑은 고딕"/>
            <w:lang w:eastAsia="ko-KR"/>
          </w:rPr>
          <w:delText>S128:NauticalProduct&gt;</w:delText>
        </w:r>
        <w:bookmarkStart w:id="1834" w:name="_Toc158918272"/>
        <w:bookmarkStart w:id="1835" w:name="_Toc158918375"/>
        <w:bookmarkStart w:id="1836" w:name="_Toc158918478"/>
        <w:bookmarkStart w:id="1837" w:name="_Toc158918581"/>
        <w:bookmarkStart w:id="1838" w:name="_Toc158923589"/>
        <w:bookmarkStart w:id="1839" w:name="_Toc158923720"/>
        <w:bookmarkStart w:id="1840" w:name="_Toc158985660"/>
        <w:bookmarkStart w:id="1841" w:name="_Toc158985791"/>
        <w:bookmarkStart w:id="1842" w:name="_Toc158988926"/>
        <w:bookmarkStart w:id="1843" w:name="_Toc162544276"/>
        <w:bookmarkStart w:id="1844" w:name="_Toc170717246"/>
        <w:bookmarkEnd w:id="1834"/>
        <w:bookmarkEnd w:id="1835"/>
        <w:bookmarkEnd w:id="1836"/>
        <w:bookmarkEnd w:id="1837"/>
        <w:bookmarkEnd w:id="1838"/>
        <w:bookmarkEnd w:id="1839"/>
        <w:bookmarkEnd w:id="1840"/>
        <w:bookmarkEnd w:id="1841"/>
        <w:bookmarkEnd w:id="1842"/>
        <w:bookmarkEnd w:id="1843"/>
        <w:bookmarkEnd w:id="1844"/>
      </w:del>
    </w:p>
    <w:p w14:paraId="4EC7E287" w14:textId="4338029E" w:rsidR="00046E0A" w:rsidDel="0005119E" w:rsidRDefault="00046E0A" w:rsidP="00046E0A">
      <w:pPr>
        <w:pStyle w:val="20"/>
        <w:rPr>
          <w:del w:id="1845" w:author="Harin Oh" w:date="2023-11-30T13:40:00Z"/>
          <w:rFonts w:eastAsia="맑은 고딕"/>
        </w:rPr>
      </w:pPr>
      <w:bookmarkStart w:id="1846" w:name="_Toc152232583"/>
      <w:del w:id="1847" w:author="Harin Oh" w:date="2023-11-30T13:40:00Z">
        <w:r w:rsidDel="0005119E">
          <w:rPr>
            <w:rFonts w:eastAsia="맑은 고딕" w:hint="eastAsia"/>
          </w:rPr>
          <w:delText>S</w:delText>
        </w:r>
        <w:r w:rsidDel="0005119E">
          <w:rPr>
            <w:rFonts w:eastAsia="맑은 고딕"/>
          </w:rPr>
          <w:delText>tructure of dataset</w:delText>
        </w:r>
        <w:r w:rsidR="00431CFD" w:rsidDel="0005119E">
          <w:rPr>
            <w:rFonts w:eastAsia="맑은 고딕"/>
          </w:rPr>
          <w:delText xml:space="preserve"> files</w:delText>
        </w:r>
        <w:bookmarkStart w:id="1848" w:name="_Toc158918273"/>
        <w:bookmarkStart w:id="1849" w:name="_Toc158918376"/>
        <w:bookmarkStart w:id="1850" w:name="_Toc158918479"/>
        <w:bookmarkStart w:id="1851" w:name="_Toc158918582"/>
        <w:bookmarkStart w:id="1852" w:name="_Toc158923590"/>
        <w:bookmarkStart w:id="1853" w:name="_Toc158923721"/>
        <w:bookmarkStart w:id="1854" w:name="_Toc158985661"/>
        <w:bookmarkStart w:id="1855" w:name="_Toc158985792"/>
        <w:bookmarkStart w:id="1856" w:name="_Toc158988927"/>
        <w:bookmarkStart w:id="1857" w:name="_Toc162544277"/>
        <w:bookmarkStart w:id="1858" w:name="_Toc170717247"/>
        <w:bookmarkEnd w:id="1846"/>
        <w:bookmarkEnd w:id="1848"/>
        <w:bookmarkEnd w:id="1849"/>
        <w:bookmarkEnd w:id="1850"/>
        <w:bookmarkEnd w:id="1851"/>
        <w:bookmarkEnd w:id="1852"/>
        <w:bookmarkEnd w:id="1853"/>
        <w:bookmarkEnd w:id="1854"/>
        <w:bookmarkEnd w:id="1855"/>
        <w:bookmarkEnd w:id="1856"/>
        <w:bookmarkEnd w:id="1857"/>
        <w:bookmarkEnd w:id="1858"/>
      </w:del>
    </w:p>
    <w:p w14:paraId="37224E3D" w14:textId="3B8FD014" w:rsidR="00046E0A" w:rsidDel="0005119E" w:rsidRDefault="00431CFD" w:rsidP="00046E0A">
      <w:pPr>
        <w:pStyle w:val="30"/>
        <w:ind w:left="8292" w:right="200" w:hanging="8092"/>
        <w:rPr>
          <w:del w:id="1859" w:author="Harin Oh" w:date="2023-11-30T13:40:00Z"/>
          <w:lang w:eastAsia="en-US"/>
        </w:rPr>
      </w:pPr>
      <w:bookmarkStart w:id="1860" w:name="_Toc152232584"/>
      <w:del w:id="1861" w:author="Harin Oh" w:date="2023-11-30T13:40:00Z">
        <w:r w:rsidDel="0005119E">
          <w:rPr>
            <w:lang w:eastAsia="en-US"/>
          </w:rPr>
          <w:delText>Sequence of objects</w:delText>
        </w:r>
        <w:bookmarkStart w:id="1862" w:name="_Toc158918274"/>
        <w:bookmarkStart w:id="1863" w:name="_Toc158918377"/>
        <w:bookmarkStart w:id="1864" w:name="_Toc158918480"/>
        <w:bookmarkStart w:id="1865" w:name="_Toc158918583"/>
        <w:bookmarkStart w:id="1866" w:name="_Toc158923591"/>
        <w:bookmarkStart w:id="1867" w:name="_Toc158923722"/>
        <w:bookmarkStart w:id="1868" w:name="_Toc158985662"/>
        <w:bookmarkStart w:id="1869" w:name="_Toc158985793"/>
        <w:bookmarkStart w:id="1870" w:name="_Toc158988928"/>
        <w:bookmarkStart w:id="1871" w:name="_Toc162544278"/>
        <w:bookmarkStart w:id="1872" w:name="_Toc170717248"/>
        <w:bookmarkEnd w:id="1860"/>
        <w:bookmarkEnd w:id="1862"/>
        <w:bookmarkEnd w:id="1863"/>
        <w:bookmarkEnd w:id="1864"/>
        <w:bookmarkEnd w:id="1865"/>
        <w:bookmarkEnd w:id="1866"/>
        <w:bookmarkEnd w:id="1867"/>
        <w:bookmarkEnd w:id="1868"/>
        <w:bookmarkEnd w:id="1869"/>
        <w:bookmarkEnd w:id="1870"/>
        <w:bookmarkEnd w:id="1871"/>
        <w:bookmarkEnd w:id="1872"/>
      </w:del>
    </w:p>
    <w:p w14:paraId="7A797E63" w14:textId="78B83B2B" w:rsidR="00046E0A" w:rsidDel="0005119E" w:rsidRDefault="002D53A2" w:rsidP="00046E0A">
      <w:pPr>
        <w:rPr>
          <w:del w:id="1873" w:author="Harin Oh" w:date="2023-11-30T13:40:00Z"/>
          <w:rFonts w:eastAsia="맑은 고딕"/>
        </w:rPr>
      </w:pPr>
      <w:del w:id="1874" w:author="Harin Oh" w:date="2023-11-30T13:40:00Z">
        <w:r w:rsidDel="0005119E">
          <w:rPr>
            <w:rFonts w:eastAsia="맑은 고딕" w:hint="eastAsia"/>
          </w:rPr>
          <w:delText>T</w:delText>
        </w:r>
        <w:r w:rsidDel="0005119E">
          <w:rPr>
            <w:rFonts w:eastAsia="맑은 고딕"/>
          </w:rPr>
          <w:delText>he order of data objects in each dataset file is described below:</w:delText>
        </w:r>
        <w:bookmarkStart w:id="1875" w:name="_Toc158918275"/>
        <w:bookmarkStart w:id="1876" w:name="_Toc158918378"/>
        <w:bookmarkStart w:id="1877" w:name="_Toc158918481"/>
        <w:bookmarkStart w:id="1878" w:name="_Toc158918584"/>
        <w:bookmarkStart w:id="1879" w:name="_Toc158923592"/>
        <w:bookmarkStart w:id="1880" w:name="_Toc158923723"/>
        <w:bookmarkStart w:id="1881" w:name="_Toc158985663"/>
        <w:bookmarkStart w:id="1882" w:name="_Toc158985794"/>
        <w:bookmarkStart w:id="1883" w:name="_Toc158988929"/>
        <w:bookmarkStart w:id="1884" w:name="_Toc162544279"/>
        <w:bookmarkStart w:id="1885" w:name="_Toc170717249"/>
        <w:bookmarkEnd w:id="1875"/>
        <w:bookmarkEnd w:id="1876"/>
        <w:bookmarkEnd w:id="1877"/>
        <w:bookmarkEnd w:id="1878"/>
        <w:bookmarkEnd w:id="1879"/>
        <w:bookmarkEnd w:id="1880"/>
        <w:bookmarkEnd w:id="1881"/>
        <w:bookmarkEnd w:id="1882"/>
        <w:bookmarkEnd w:id="1883"/>
        <w:bookmarkEnd w:id="1884"/>
        <w:bookmarkEnd w:id="1885"/>
      </w:del>
    </w:p>
    <w:p w14:paraId="05E874F0" w14:textId="22B3ED5F" w:rsidR="002D53A2" w:rsidDel="0005119E" w:rsidRDefault="002D53A2" w:rsidP="002D53A2">
      <w:pPr>
        <w:spacing w:after="0" w:line="276" w:lineRule="auto"/>
        <w:rPr>
          <w:del w:id="1886" w:author="Harin Oh" w:date="2023-11-30T13:40:00Z"/>
          <w:rFonts w:eastAsia="맑은 고딕"/>
        </w:rPr>
      </w:pPr>
      <w:del w:id="1887" w:author="Harin Oh" w:date="2023-11-30T13:40:00Z">
        <w:r w:rsidDel="0005119E">
          <w:rPr>
            <w:rFonts w:eastAsia="맑은 고딕"/>
          </w:rPr>
          <w:tab/>
          <w:delText>Dataset identification information</w:delText>
        </w:r>
        <w:bookmarkStart w:id="1888" w:name="_Toc158918276"/>
        <w:bookmarkStart w:id="1889" w:name="_Toc158918379"/>
        <w:bookmarkStart w:id="1890" w:name="_Toc158918482"/>
        <w:bookmarkStart w:id="1891" w:name="_Toc158918585"/>
        <w:bookmarkStart w:id="1892" w:name="_Toc158923593"/>
        <w:bookmarkStart w:id="1893" w:name="_Toc158923724"/>
        <w:bookmarkStart w:id="1894" w:name="_Toc158985664"/>
        <w:bookmarkStart w:id="1895" w:name="_Toc158985795"/>
        <w:bookmarkStart w:id="1896" w:name="_Toc158988930"/>
        <w:bookmarkStart w:id="1897" w:name="_Toc162544280"/>
        <w:bookmarkStart w:id="1898" w:name="_Toc170717250"/>
        <w:bookmarkEnd w:id="1888"/>
        <w:bookmarkEnd w:id="1889"/>
        <w:bookmarkEnd w:id="1890"/>
        <w:bookmarkEnd w:id="1891"/>
        <w:bookmarkEnd w:id="1892"/>
        <w:bookmarkEnd w:id="1893"/>
        <w:bookmarkEnd w:id="1894"/>
        <w:bookmarkEnd w:id="1895"/>
        <w:bookmarkEnd w:id="1896"/>
        <w:bookmarkEnd w:id="1897"/>
        <w:bookmarkEnd w:id="1898"/>
      </w:del>
    </w:p>
    <w:p w14:paraId="778C4AC4" w14:textId="5D09B431" w:rsidR="002D53A2" w:rsidDel="0005119E" w:rsidRDefault="002D53A2" w:rsidP="002D53A2">
      <w:pPr>
        <w:spacing w:after="0" w:line="276" w:lineRule="auto"/>
        <w:rPr>
          <w:del w:id="1899" w:author="Harin Oh" w:date="2023-11-30T13:40:00Z"/>
          <w:rFonts w:eastAsia="맑은 고딕"/>
        </w:rPr>
      </w:pPr>
      <w:del w:id="1900" w:author="Harin Oh" w:date="2023-11-30T13:40:00Z">
        <w:r w:rsidDel="0005119E">
          <w:rPr>
            <w:rFonts w:eastAsia="맑은 고딕"/>
          </w:rPr>
          <w:tab/>
          <w:delText>Spatial records for by-reference geometries</w:delText>
        </w:r>
        <w:bookmarkStart w:id="1901" w:name="_Toc158918277"/>
        <w:bookmarkStart w:id="1902" w:name="_Toc158918380"/>
        <w:bookmarkStart w:id="1903" w:name="_Toc158918483"/>
        <w:bookmarkStart w:id="1904" w:name="_Toc158918586"/>
        <w:bookmarkStart w:id="1905" w:name="_Toc158923594"/>
        <w:bookmarkStart w:id="1906" w:name="_Toc158923725"/>
        <w:bookmarkStart w:id="1907" w:name="_Toc158985665"/>
        <w:bookmarkStart w:id="1908" w:name="_Toc158985796"/>
        <w:bookmarkStart w:id="1909" w:name="_Toc158988931"/>
        <w:bookmarkStart w:id="1910" w:name="_Toc162544281"/>
        <w:bookmarkStart w:id="1911" w:name="_Toc170717251"/>
        <w:bookmarkEnd w:id="1901"/>
        <w:bookmarkEnd w:id="1902"/>
        <w:bookmarkEnd w:id="1903"/>
        <w:bookmarkEnd w:id="1904"/>
        <w:bookmarkEnd w:id="1905"/>
        <w:bookmarkEnd w:id="1906"/>
        <w:bookmarkEnd w:id="1907"/>
        <w:bookmarkEnd w:id="1908"/>
        <w:bookmarkEnd w:id="1909"/>
        <w:bookmarkEnd w:id="1910"/>
        <w:bookmarkEnd w:id="1911"/>
      </w:del>
    </w:p>
    <w:p w14:paraId="35F0FC8F" w14:textId="7474388A" w:rsidR="002D53A2" w:rsidDel="0005119E" w:rsidRDefault="002D53A2" w:rsidP="002D53A2">
      <w:pPr>
        <w:spacing w:after="0" w:line="276" w:lineRule="auto"/>
        <w:rPr>
          <w:del w:id="1912" w:author="Harin Oh" w:date="2023-11-30T13:40:00Z"/>
          <w:rFonts w:eastAsia="맑은 고딕"/>
        </w:rPr>
      </w:pPr>
      <w:del w:id="1913" w:author="Harin Oh" w:date="2023-11-30T13:40:00Z">
        <w:r w:rsidDel="0005119E">
          <w:rPr>
            <w:rFonts w:eastAsia="맑은 고딕"/>
          </w:rPr>
          <w:tab/>
        </w:r>
        <w:r w:rsidDel="0005119E">
          <w:rPr>
            <w:rFonts w:eastAsia="맑은 고딕"/>
          </w:rPr>
          <w:tab/>
          <w:delText>Point</w:delText>
        </w:r>
        <w:bookmarkStart w:id="1914" w:name="_Toc158918278"/>
        <w:bookmarkStart w:id="1915" w:name="_Toc158918381"/>
        <w:bookmarkStart w:id="1916" w:name="_Toc158918484"/>
        <w:bookmarkStart w:id="1917" w:name="_Toc158918587"/>
        <w:bookmarkStart w:id="1918" w:name="_Toc158923595"/>
        <w:bookmarkStart w:id="1919" w:name="_Toc158923726"/>
        <w:bookmarkStart w:id="1920" w:name="_Toc158985666"/>
        <w:bookmarkStart w:id="1921" w:name="_Toc158985797"/>
        <w:bookmarkStart w:id="1922" w:name="_Toc158988932"/>
        <w:bookmarkStart w:id="1923" w:name="_Toc162544282"/>
        <w:bookmarkStart w:id="1924" w:name="_Toc170717252"/>
        <w:bookmarkEnd w:id="1914"/>
        <w:bookmarkEnd w:id="1915"/>
        <w:bookmarkEnd w:id="1916"/>
        <w:bookmarkEnd w:id="1917"/>
        <w:bookmarkEnd w:id="1918"/>
        <w:bookmarkEnd w:id="1919"/>
        <w:bookmarkEnd w:id="1920"/>
        <w:bookmarkEnd w:id="1921"/>
        <w:bookmarkEnd w:id="1922"/>
        <w:bookmarkEnd w:id="1923"/>
        <w:bookmarkEnd w:id="1924"/>
      </w:del>
    </w:p>
    <w:p w14:paraId="0C041654" w14:textId="78777D5E" w:rsidR="002D53A2" w:rsidDel="0005119E" w:rsidRDefault="002D53A2" w:rsidP="002D53A2">
      <w:pPr>
        <w:spacing w:after="0" w:line="276" w:lineRule="auto"/>
        <w:rPr>
          <w:del w:id="1925" w:author="Harin Oh" w:date="2023-11-30T13:40:00Z"/>
          <w:rFonts w:eastAsia="맑은 고딕"/>
        </w:rPr>
      </w:pPr>
      <w:del w:id="1926" w:author="Harin Oh" w:date="2023-11-30T13:40:00Z">
        <w:r w:rsidDel="0005119E">
          <w:rPr>
            <w:rFonts w:eastAsia="맑은 고딕"/>
          </w:rPr>
          <w:tab/>
        </w:r>
        <w:r w:rsidDel="0005119E">
          <w:rPr>
            <w:rFonts w:eastAsia="맑은 고딕"/>
          </w:rPr>
          <w:tab/>
          <w:delText>Multi point</w:delText>
        </w:r>
        <w:bookmarkStart w:id="1927" w:name="_Toc158918279"/>
        <w:bookmarkStart w:id="1928" w:name="_Toc158918382"/>
        <w:bookmarkStart w:id="1929" w:name="_Toc158918485"/>
        <w:bookmarkStart w:id="1930" w:name="_Toc158918588"/>
        <w:bookmarkStart w:id="1931" w:name="_Toc158923596"/>
        <w:bookmarkStart w:id="1932" w:name="_Toc158923727"/>
        <w:bookmarkStart w:id="1933" w:name="_Toc158985667"/>
        <w:bookmarkStart w:id="1934" w:name="_Toc158985798"/>
        <w:bookmarkStart w:id="1935" w:name="_Toc158988933"/>
        <w:bookmarkStart w:id="1936" w:name="_Toc162544283"/>
        <w:bookmarkStart w:id="1937" w:name="_Toc170717253"/>
        <w:bookmarkEnd w:id="1927"/>
        <w:bookmarkEnd w:id="1928"/>
        <w:bookmarkEnd w:id="1929"/>
        <w:bookmarkEnd w:id="1930"/>
        <w:bookmarkEnd w:id="1931"/>
        <w:bookmarkEnd w:id="1932"/>
        <w:bookmarkEnd w:id="1933"/>
        <w:bookmarkEnd w:id="1934"/>
        <w:bookmarkEnd w:id="1935"/>
        <w:bookmarkEnd w:id="1936"/>
        <w:bookmarkEnd w:id="1937"/>
      </w:del>
    </w:p>
    <w:p w14:paraId="79EDB5AC" w14:textId="09CB0BF6" w:rsidR="002D53A2" w:rsidDel="0005119E" w:rsidRDefault="002D53A2" w:rsidP="002D53A2">
      <w:pPr>
        <w:spacing w:after="0" w:line="276" w:lineRule="auto"/>
        <w:rPr>
          <w:del w:id="1938" w:author="Harin Oh" w:date="2023-11-30T13:40:00Z"/>
          <w:rFonts w:eastAsia="맑은 고딕"/>
        </w:rPr>
      </w:pPr>
      <w:del w:id="1939" w:author="Harin Oh" w:date="2023-11-30T13:40:00Z">
        <w:r w:rsidDel="0005119E">
          <w:rPr>
            <w:rFonts w:eastAsia="맑은 고딕"/>
          </w:rPr>
          <w:tab/>
        </w:r>
        <w:r w:rsidDel="0005119E">
          <w:rPr>
            <w:rFonts w:eastAsia="맑은 고딕"/>
          </w:rPr>
          <w:tab/>
          <w:delText>Curve</w:delText>
        </w:r>
        <w:bookmarkStart w:id="1940" w:name="_Toc158918280"/>
        <w:bookmarkStart w:id="1941" w:name="_Toc158918383"/>
        <w:bookmarkStart w:id="1942" w:name="_Toc158918486"/>
        <w:bookmarkStart w:id="1943" w:name="_Toc158918589"/>
        <w:bookmarkStart w:id="1944" w:name="_Toc158923597"/>
        <w:bookmarkStart w:id="1945" w:name="_Toc158923728"/>
        <w:bookmarkStart w:id="1946" w:name="_Toc158985668"/>
        <w:bookmarkStart w:id="1947" w:name="_Toc158985799"/>
        <w:bookmarkStart w:id="1948" w:name="_Toc158988934"/>
        <w:bookmarkStart w:id="1949" w:name="_Toc162544284"/>
        <w:bookmarkStart w:id="1950" w:name="_Toc170717254"/>
        <w:bookmarkEnd w:id="1940"/>
        <w:bookmarkEnd w:id="1941"/>
        <w:bookmarkEnd w:id="1942"/>
        <w:bookmarkEnd w:id="1943"/>
        <w:bookmarkEnd w:id="1944"/>
        <w:bookmarkEnd w:id="1945"/>
        <w:bookmarkEnd w:id="1946"/>
        <w:bookmarkEnd w:id="1947"/>
        <w:bookmarkEnd w:id="1948"/>
        <w:bookmarkEnd w:id="1949"/>
        <w:bookmarkEnd w:id="1950"/>
      </w:del>
    </w:p>
    <w:p w14:paraId="44B83FE4" w14:textId="6FB74A72" w:rsidR="002D53A2" w:rsidDel="0005119E" w:rsidRDefault="002D53A2" w:rsidP="002D53A2">
      <w:pPr>
        <w:spacing w:after="0" w:line="276" w:lineRule="auto"/>
        <w:rPr>
          <w:del w:id="1951" w:author="Harin Oh" w:date="2023-11-30T13:40:00Z"/>
          <w:rFonts w:eastAsia="맑은 고딕"/>
        </w:rPr>
      </w:pPr>
      <w:del w:id="1952" w:author="Harin Oh" w:date="2023-11-30T13:40:00Z">
        <w:r w:rsidDel="0005119E">
          <w:rPr>
            <w:rFonts w:eastAsia="맑은 고딕"/>
          </w:rPr>
          <w:tab/>
        </w:r>
        <w:r w:rsidDel="0005119E">
          <w:rPr>
            <w:rFonts w:eastAsia="맑은 고딕"/>
          </w:rPr>
          <w:tab/>
          <w:delText>Composite Cureve</w:delText>
        </w:r>
        <w:bookmarkStart w:id="1953" w:name="_Toc158918281"/>
        <w:bookmarkStart w:id="1954" w:name="_Toc158918384"/>
        <w:bookmarkStart w:id="1955" w:name="_Toc158918487"/>
        <w:bookmarkStart w:id="1956" w:name="_Toc158918590"/>
        <w:bookmarkStart w:id="1957" w:name="_Toc158923598"/>
        <w:bookmarkStart w:id="1958" w:name="_Toc158923729"/>
        <w:bookmarkStart w:id="1959" w:name="_Toc158985669"/>
        <w:bookmarkStart w:id="1960" w:name="_Toc158985800"/>
        <w:bookmarkStart w:id="1961" w:name="_Toc158988935"/>
        <w:bookmarkStart w:id="1962" w:name="_Toc162544285"/>
        <w:bookmarkStart w:id="1963" w:name="_Toc170717255"/>
        <w:bookmarkEnd w:id="1953"/>
        <w:bookmarkEnd w:id="1954"/>
        <w:bookmarkEnd w:id="1955"/>
        <w:bookmarkEnd w:id="1956"/>
        <w:bookmarkEnd w:id="1957"/>
        <w:bookmarkEnd w:id="1958"/>
        <w:bookmarkEnd w:id="1959"/>
        <w:bookmarkEnd w:id="1960"/>
        <w:bookmarkEnd w:id="1961"/>
        <w:bookmarkEnd w:id="1962"/>
        <w:bookmarkEnd w:id="1963"/>
      </w:del>
    </w:p>
    <w:p w14:paraId="7E3D0DB5" w14:textId="270C6491" w:rsidR="002D53A2" w:rsidDel="0005119E" w:rsidRDefault="002D53A2" w:rsidP="002D53A2">
      <w:pPr>
        <w:spacing w:after="0" w:line="276" w:lineRule="auto"/>
        <w:rPr>
          <w:del w:id="1964" w:author="Harin Oh" w:date="2023-11-30T13:40:00Z"/>
          <w:rFonts w:eastAsia="맑은 고딕"/>
        </w:rPr>
      </w:pPr>
      <w:del w:id="1965" w:author="Harin Oh" w:date="2023-11-30T13:40:00Z">
        <w:r w:rsidDel="0005119E">
          <w:rPr>
            <w:rFonts w:eastAsia="맑은 고딕"/>
          </w:rPr>
          <w:tab/>
        </w:r>
        <w:r w:rsidDel="0005119E">
          <w:rPr>
            <w:rFonts w:eastAsia="맑은 고딕"/>
          </w:rPr>
          <w:tab/>
          <w:delText>Surface</w:delText>
        </w:r>
        <w:bookmarkStart w:id="1966" w:name="_Toc158918282"/>
        <w:bookmarkStart w:id="1967" w:name="_Toc158918385"/>
        <w:bookmarkStart w:id="1968" w:name="_Toc158918488"/>
        <w:bookmarkStart w:id="1969" w:name="_Toc158918591"/>
        <w:bookmarkStart w:id="1970" w:name="_Toc158923599"/>
        <w:bookmarkStart w:id="1971" w:name="_Toc158923730"/>
        <w:bookmarkStart w:id="1972" w:name="_Toc158985670"/>
        <w:bookmarkStart w:id="1973" w:name="_Toc158985801"/>
        <w:bookmarkStart w:id="1974" w:name="_Toc158988936"/>
        <w:bookmarkStart w:id="1975" w:name="_Toc162544286"/>
        <w:bookmarkStart w:id="1976" w:name="_Toc170717256"/>
        <w:bookmarkEnd w:id="1966"/>
        <w:bookmarkEnd w:id="1967"/>
        <w:bookmarkEnd w:id="1968"/>
        <w:bookmarkEnd w:id="1969"/>
        <w:bookmarkEnd w:id="1970"/>
        <w:bookmarkEnd w:id="1971"/>
        <w:bookmarkEnd w:id="1972"/>
        <w:bookmarkEnd w:id="1973"/>
        <w:bookmarkEnd w:id="1974"/>
        <w:bookmarkEnd w:id="1975"/>
        <w:bookmarkEnd w:id="1976"/>
      </w:del>
    </w:p>
    <w:p w14:paraId="36D755CA" w14:textId="7FCA2911" w:rsidR="002D53A2" w:rsidDel="0005119E" w:rsidRDefault="002D53A2" w:rsidP="002D53A2">
      <w:pPr>
        <w:spacing w:after="0" w:line="276" w:lineRule="auto"/>
        <w:rPr>
          <w:del w:id="1977" w:author="Harin Oh" w:date="2023-11-30T13:40:00Z"/>
          <w:rFonts w:eastAsia="맑은 고딕"/>
        </w:rPr>
      </w:pPr>
      <w:del w:id="1978" w:author="Harin Oh" w:date="2023-11-30T13:40:00Z">
        <w:r w:rsidDel="0005119E">
          <w:rPr>
            <w:rFonts w:eastAsia="맑은 고딕"/>
          </w:rPr>
          <w:tab/>
          <w:delText>Information objexts</w:delText>
        </w:r>
        <w:bookmarkStart w:id="1979" w:name="_Toc158918283"/>
        <w:bookmarkStart w:id="1980" w:name="_Toc158918386"/>
        <w:bookmarkStart w:id="1981" w:name="_Toc158918489"/>
        <w:bookmarkStart w:id="1982" w:name="_Toc158918592"/>
        <w:bookmarkStart w:id="1983" w:name="_Toc158923600"/>
        <w:bookmarkStart w:id="1984" w:name="_Toc158923731"/>
        <w:bookmarkStart w:id="1985" w:name="_Toc158985671"/>
        <w:bookmarkStart w:id="1986" w:name="_Toc158985802"/>
        <w:bookmarkStart w:id="1987" w:name="_Toc158988937"/>
        <w:bookmarkStart w:id="1988" w:name="_Toc162544287"/>
        <w:bookmarkStart w:id="1989" w:name="_Toc170717257"/>
        <w:bookmarkEnd w:id="1979"/>
        <w:bookmarkEnd w:id="1980"/>
        <w:bookmarkEnd w:id="1981"/>
        <w:bookmarkEnd w:id="1982"/>
        <w:bookmarkEnd w:id="1983"/>
        <w:bookmarkEnd w:id="1984"/>
        <w:bookmarkEnd w:id="1985"/>
        <w:bookmarkEnd w:id="1986"/>
        <w:bookmarkEnd w:id="1987"/>
        <w:bookmarkEnd w:id="1988"/>
        <w:bookmarkEnd w:id="1989"/>
      </w:del>
    </w:p>
    <w:p w14:paraId="74D74133" w14:textId="6A1B5855" w:rsidR="002D53A2" w:rsidDel="0005119E" w:rsidRDefault="002D53A2" w:rsidP="002D53A2">
      <w:pPr>
        <w:spacing w:after="0" w:line="276" w:lineRule="auto"/>
        <w:rPr>
          <w:del w:id="1990" w:author="Harin Oh" w:date="2023-11-30T13:40:00Z"/>
          <w:rFonts w:eastAsia="맑은 고딕"/>
        </w:rPr>
      </w:pPr>
      <w:del w:id="1991" w:author="Harin Oh" w:date="2023-11-30T13:40:00Z">
        <w:r w:rsidDel="0005119E">
          <w:rPr>
            <w:rFonts w:eastAsia="맑은 고딕"/>
          </w:rPr>
          <w:tab/>
          <w:delText>Feature objects (geometry may be encoded inline or by referce)</w:delText>
        </w:r>
        <w:bookmarkStart w:id="1992" w:name="_Toc158918284"/>
        <w:bookmarkStart w:id="1993" w:name="_Toc158918387"/>
        <w:bookmarkStart w:id="1994" w:name="_Toc158918490"/>
        <w:bookmarkStart w:id="1995" w:name="_Toc158918593"/>
        <w:bookmarkStart w:id="1996" w:name="_Toc158923601"/>
        <w:bookmarkStart w:id="1997" w:name="_Toc158923732"/>
        <w:bookmarkStart w:id="1998" w:name="_Toc158985672"/>
        <w:bookmarkStart w:id="1999" w:name="_Toc158985803"/>
        <w:bookmarkStart w:id="2000" w:name="_Toc158988938"/>
        <w:bookmarkStart w:id="2001" w:name="_Toc162544288"/>
        <w:bookmarkStart w:id="2002" w:name="_Toc170717258"/>
        <w:bookmarkEnd w:id="1992"/>
        <w:bookmarkEnd w:id="1993"/>
        <w:bookmarkEnd w:id="1994"/>
        <w:bookmarkEnd w:id="1995"/>
        <w:bookmarkEnd w:id="1996"/>
        <w:bookmarkEnd w:id="1997"/>
        <w:bookmarkEnd w:id="1998"/>
        <w:bookmarkEnd w:id="1999"/>
        <w:bookmarkEnd w:id="2000"/>
        <w:bookmarkEnd w:id="2001"/>
        <w:bookmarkEnd w:id="2002"/>
      </w:del>
    </w:p>
    <w:p w14:paraId="2FF5B914" w14:textId="6AC870BE" w:rsidR="002D53A2" w:rsidDel="0005119E" w:rsidRDefault="002D53A2" w:rsidP="002D53A2">
      <w:pPr>
        <w:spacing w:after="0" w:line="276" w:lineRule="auto"/>
        <w:rPr>
          <w:del w:id="2003" w:author="Harin Oh" w:date="2023-11-30T13:40:00Z"/>
          <w:rFonts w:eastAsia="맑은 고딕"/>
        </w:rPr>
      </w:pPr>
      <w:del w:id="2004" w:author="Harin Oh" w:date="2023-11-30T13:40:00Z">
        <w:r w:rsidDel="0005119E">
          <w:rPr>
            <w:rFonts w:eastAsia="맑은 고딕"/>
          </w:rPr>
          <w:tab/>
        </w:r>
        <w:r w:rsidDel="0005119E">
          <w:rPr>
            <w:rFonts w:eastAsia="맑은 고딕"/>
          </w:rPr>
          <w:tab/>
          <w:delText>Meta features</w:delText>
        </w:r>
        <w:bookmarkStart w:id="2005" w:name="_Toc158918285"/>
        <w:bookmarkStart w:id="2006" w:name="_Toc158918388"/>
        <w:bookmarkStart w:id="2007" w:name="_Toc158918491"/>
        <w:bookmarkStart w:id="2008" w:name="_Toc158918594"/>
        <w:bookmarkStart w:id="2009" w:name="_Toc158923602"/>
        <w:bookmarkStart w:id="2010" w:name="_Toc158923733"/>
        <w:bookmarkStart w:id="2011" w:name="_Toc158985673"/>
        <w:bookmarkStart w:id="2012" w:name="_Toc158985804"/>
        <w:bookmarkStart w:id="2013" w:name="_Toc158988939"/>
        <w:bookmarkStart w:id="2014" w:name="_Toc162544289"/>
        <w:bookmarkStart w:id="2015" w:name="_Toc170717259"/>
        <w:bookmarkEnd w:id="2005"/>
        <w:bookmarkEnd w:id="2006"/>
        <w:bookmarkEnd w:id="2007"/>
        <w:bookmarkEnd w:id="2008"/>
        <w:bookmarkEnd w:id="2009"/>
        <w:bookmarkEnd w:id="2010"/>
        <w:bookmarkEnd w:id="2011"/>
        <w:bookmarkEnd w:id="2012"/>
        <w:bookmarkEnd w:id="2013"/>
        <w:bookmarkEnd w:id="2014"/>
        <w:bookmarkEnd w:id="2015"/>
      </w:del>
    </w:p>
    <w:p w14:paraId="53AD2309" w14:textId="7F18F6AF" w:rsidR="002D53A2" w:rsidDel="0005119E" w:rsidRDefault="002D53A2" w:rsidP="002D53A2">
      <w:pPr>
        <w:spacing w:line="276" w:lineRule="auto"/>
        <w:rPr>
          <w:del w:id="2016" w:author="Harin Oh" w:date="2023-11-30T13:40:00Z"/>
          <w:rFonts w:eastAsia="맑은 고딕"/>
        </w:rPr>
      </w:pPr>
      <w:del w:id="2017" w:author="Harin Oh" w:date="2023-11-30T13:40:00Z">
        <w:r w:rsidDel="0005119E">
          <w:rPr>
            <w:rFonts w:eastAsia="맑은 고딕"/>
          </w:rPr>
          <w:tab/>
        </w:r>
        <w:r w:rsidDel="0005119E">
          <w:rPr>
            <w:rFonts w:eastAsia="맑은 고딕"/>
          </w:rPr>
          <w:tab/>
          <w:delText>Geo features</w:delText>
        </w:r>
        <w:bookmarkStart w:id="2018" w:name="_Toc158918286"/>
        <w:bookmarkStart w:id="2019" w:name="_Toc158918389"/>
        <w:bookmarkStart w:id="2020" w:name="_Toc158918492"/>
        <w:bookmarkStart w:id="2021" w:name="_Toc158918595"/>
        <w:bookmarkStart w:id="2022" w:name="_Toc158923603"/>
        <w:bookmarkStart w:id="2023" w:name="_Toc158923734"/>
        <w:bookmarkStart w:id="2024" w:name="_Toc158985674"/>
        <w:bookmarkStart w:id="2025" w:name="_Toc158985805"/>
        <w:bookmarkStart w:id="2026" w:name="_Toc158988940"/>
        <w:bookmarkStart w:id="2027" w:name="_Toc162544290"/>
        <w:bookmarkStart w:id="2028" w:name="_Toc170717260"/>
        <w:bookmarkEnd w:id="2018"/>
        <w:bookmarkEnd w:id="2019"/>
        <w:bookmarkEnd w:id="2020"/>
        <w:bookmarkEnd w:id="2021"/>
        <w:bookmarkEnd w:id="2022"/>
        <w:bookmarkEnd w:id="2023"/>
        <w:bookmarkEnd w:id="2024"/>
        <w:bookmarkEnd w:id="2025"/>
        <w:bookmarkEnd w:id="2026"/>
        <w:bookmarkEnd w:id="2027"/>
        <w:bookmarkEnd w:id="2028"/>
      </w:del>
    </w:p>
    <w:p w14:paraId="5CD824A4" w14:textId="1FA800C3" w:rsidR="002D53A2" w:rsidDel="0005119E" w:rsidRDefault="002D53A2" w:rsidP="002D53A2">
      <w:pPr>
        <w:pStyle w:val="20"/>
        <w:rPr>
          <w:del w:id="2029" w:author="Harin Oh" w:date="2023-11-30T13:40:00Z"/>
          <w:rFonts w:eastAsia="맑은 고딕"/>
        </w:rPr>
      </w:pPr>
      <w:bookmarkStart w:id="2030" w:name="_Toc152232585"/>
      <w:del w:id="2031" w:author="Harin Oh" w:date="2023-11-30T13:40:00Z">
        <w:r w:rsidDel="0005119E">
          <w:rPr>
            <w:rFonts w:eastAsia="맑은 고딕" w:hint="eastAsia"/>
          </w:rPr>
          <w:delText>O</w:delText>
        </w:r>
        <w:r w:rsidDel="0005119E">
          <w:rPr>
            <w:rFonts w:eastAsia="맑은 고딕"/>
          </w:rPr>
          <w:delText>bject identifiers</w:delText>
        </w:r>
        <w:bookmarkStart w:id="2032" w:name="_Toc158918287"/>
        <w:bookmarkStart w:id="2033" w:name="_Toc158918390"/>
        <w:bookmarkStart w:id="2034" w:name="_Toc158918493"/>
        <w:bookmarkStart w:id="2035" w:name="_Toc158918596"/>
        <w:bookmarkStart w:id="2036" w:name="_Toc158923604"/>
        <w:bookmarkStart w:id="2037" w:name="_Toc158923735"/>
        <w:bookmarkStart w:id="2038" w:name="_Toc158985675"/>
        <w:bookmarkStart w:id="2039" w:name="_Toc158985806"/>
        <w:bookmarkStart w:id="2040" w:name="_Toc158988941"/>
        <w:bookmarkStart w:id="2041" w:name="_Toc162544291"/>
        <w:bookmarkStart w:id="2042" w:name="_Toc170717261"/>
        <w:bookmarkEnd w:id="2030"/>
        <w:bookmarkEnd w:id="2032"/>
        <w:bookmarkEnd w:id="2033"/>
        <w:bookmarkEnd w:id="2034"/>
        <w:bookmarkEnd w:id="2035"/>
        <w:bookmarkEnd w:id="2036"/>
        <w:bookmarkEnd w:id="2037"/>
        <w:bookmarkEnd w:id="2038"/>
        <w:bookmarkEnd w:id="2039"/>
        <w:bookmarkEnd w:id="2040"/>
        <w:bookmarkEnd w:id="2041"/>
        <w:bookmarkEnd w:id="2042"/>
      </w:del>
    </w:p>
    <w:p w14:paraId="4BBB9022" w14:textId="1F36EFCF" w:rsidR="002D53A2" w:rsidRPr="002D53A2" w:rsidDel="0005119E" w:rsidRDefault="002D53A2" w:rsidP="002D53A2">
      <w:pPr>
        <w:rPr>
          <w:del w:id="2043" w:author="Harin Oh" w:date="2023-11-30T13:40:00Z"/>
          <w:rFonts w:eastAsia="맑은 고딕"/>
        </w:rPr>
      </w:pPr>
      <w:del w:id="2044" w:author="Harin Oh" w:date="2023-11-30T13:40:00Z">
        <w:r w:rsidRPr="002D53A2" w:rsidDel="0005119E">
          <w:rPr>
            <w:rFonts w:eastAsia="맑은 고딕"/>
          </w:rPr>
          <w:delText xml:space="preserve">The “name” of feature records must provide a unique world-wide identifier of feature records. The “name” of the record is the combination of the subfields </w:delText>
        </w:r>
        <w:r w:rsidRPr="002D53A2" w:rsidDel="0005119E">
          <w:rPr>
            <w:rFonts w:eastAsia="맑은 고딕"/>
            <w:b/>
            <w:bCs/>
          </w:rPr>
          <w:delText>agency</w:delText>
        </w:r>
        <w:r w:rsidRPr="002D53A2" w:rsidDel="0005119E">
          <w:rPr>
            <w:rFonts w:eastAsia="맑은 고딕"/>
          </w:rPr>
          <w:delText xml:space="preserve">, </w:delText>
        </w:r>
        <w:r w:rsidRPr="002D53A2" w:rsidDel="0005119E">
          <w:rPr>
            <w:rFonts w:eastAsia="맑은 고딕"/>
            <w:b/>
            <w:bCs/>
          </w:rPr>
          <w:delText>featureObjectIdentifier</w:delText>
        </w:r>
        <w:r w:rsidRPr="002D53A2" w:rsidDel="0005119E">
          <w:rPr>
            <w:rFonts w:eastAsia="맑은 고딕"/>
          </w:rPr>
          <w:delText xml:space="preserve">, and </w:delText>
        </w:r>
        <w:r w:rsidRPr="002D53A2" w:rsidDel="0005119E">
          <w:rPr>
            <w:rFonts w:eastAsia="맑은 고딕"/>
            <w:b/>
            <w:bCs/>
          </w:rPr>
          <w:delText>featureIdentificationSubdivision</w:delText>
        </w:r>
        <w:r w:rsidRPr="002D53A2" w:rsidDel="0005119E">
          <w:rPr>
            <w:rFonts w:eastAsia="맑은 고딕"/>
          </w:rPr>
          <w:delText xml:space="preserve"> elements of the </w:delText>
        </w:r>
        <w:r w:rsidRPr="002D53A2" w:rsidDel="0005119E">
          <w:rPr>
            <w:rFonts w:eastAsia="맑은 고딕"/>
            <w:b/>
            <w:bCs/>
          </w:rPr>
          <w:delText>featureObjectIdentifier</w:delText>
        </w:r>
        <w:r w:rsidRPr="002D53A2" w:rsidDel="0005119E">
          <w:rPr>
            <w:rFonts w:eastAsia="맑은 고딕"/>
          </w:rPr>
          <w:delText xml:space="preserve"> element of the object.</w:delText>
        </w:r>
        <w:bookmarkStart w:id="2045" w:name="_Toc158918288"/>
        <w:bookmarkStart w:id="2046" w:name="_Toc158918391"/>
        <w:bookmarkStart w:id="2047" w:name="_Toc158918494"/>
        <w:bookmarkStart w:id="2048" w:name="_Toc158918597"/>
        <w:bookmarkStart w:id="2049" w:name="_Toc158923605"/>
        <w:bookmarkStart w:id="2050" w:name="_Toc158923736"/>
        <w:bookmarkStart w:id="2051" w:name="_Toc158985676"/>
        <w:bookmarkStart w:id="2052" w:name="_Toc158985807"/>
        <w:bookmarkStart w:id="2053" w:name="_Toc158988942"/>
        <w:bookmarkStart w:id="2054" w:name="_Toc162544292"/>
        <w:bookmarkStart w:id="2055" w:name="_Toc170717262"/>
        <w:bookmarkEnd w:id="2045"/>
        <w:bookmarkEnd w:id="2046"/>
        <w:bookmarkEnd w:id="2047"/>
        <w:bookmarkEnd w:id="2048"/>
        <w:bookmarkEnd w:id="2049"/>
        <w:bookmarkEnd w:id="2050"/>
        <w:bookmarkEnd w:id="2051"/>
        <w:bookmarkEnd w:id="2052"/>
        <w:bookmarkEnd w:id="2053"/>
        <w:bookmarkEnd w:id="2054"/>
        <w:bookmarkEnd w:id="2055"/>
      </w:del>
    </w:p>
    <w:p w14:paraId="6EBDA0B8" w14:textId="709C790B" w:rsidR="002D53A2" w:rsidDel="0005119E" w:rsidRDefault="002D53A2" w:rsidP="002D53A2">
      <w:pPr>
        <w:rPr>
          <w:del w:id="2056" w:author="Harin Oh" w:date="2023-11-30T13:40:00Z"/>
          <w:rFonts w:eastAsia="맑은 고딕"/>
        </w:rPr>
      </w:pPr>
      <w:del w:id="2057" w:author="Harin Oh" w:date="2023-11-30T13:40:00Z">
        <w:r w:rsidRPr="002D53A2" w:rsidDel="0005119E">
          <w:rPr>
            <w:rFonts w:eastAsia="맑은 고딕"/>
          </w:rPr>
          <w:delText xml:space="preserve">Features, information types, collection objects, meta features, and geometries (inline or external) are all required by the Schema to have a </w:delText>
        </w:r>
        <w:r w:rsidRPr="002D53A2" w:rsidDel="0005119E">
          <w:rPr>
            <w:rFonts w:eastAsia="맑은 고딕"/>
            <w:b/>
            <w:bCs/>
          </w:rPr>
          <w:delText>gml:id</w:delText>
        </w:r>
        <w:r w:rsidRPr="002D53A2" w:rsidDel="0005119E">
          <w:rPr>
            <w:rFonts w:eastAsia="맑은 고딕"/>
          </w:rPr>
          <w:delText xml:space="preserve"> attribute with a value that is unique within the dataset. The </w:delText>
        </w:r>
        <w:r w:rsidRPr="002D53A2" w:rsidDel="0005119E">
          <w:rPr>
            <w:rFonts w:eastAsia="맑은 고딕"/>
            <w:b/>
            <w:bCs/>
          </w:rPr>
          <w:delText>gml:id</w:delText>
        </w:r>
        <w:r w:rsidRPr="002D53A2" w:rsidDel="0005119E">
          <w:rPr>
            <w:rFonts w:eastAsia="맑은 고딕"/>
          </w:rPr>
          <w:delText xml:space="preserve"> values must be used as the reference for the object from another object in the same dataset or another dataset.</w:delText>
        </w:r>
        <w:bookmarkStart w:id="2058" w:name="_Toc158918289"/>
        <w:bookmarkStart w:id="2059" w:name="_Toc158918392"/>
        <w:bookmarkStart w:id="2060" w:name="_Toc158918495"/>
        <w:bookmarkStart w:id="2061" w:name="_Toc158918598"/>
        <w:bookmarkStart w:id="2062" w:name="_Toc158923606"/>
        <w:bookmarkStart w:id="2063" w:name="_Toc158923737"/>
        <w:bookmarkStart w:id="2064" w:name="_Toc158985677"/>
        <w:bookmarkStart w:id="2065" w:name="_Toc158985808"/>
        <w:bookmarkStart w:id="2066" w:name="_Toc158988943"/>
        <w:bookmarkStart w:id="2067" w:name="_Toc162544293"/>
        <w:bookmarkStart w:id="2068" w:name="_Toc170717263"/>
        <w:bookmarkEnd w:id="2058"/>
        <w:bookmarkEnd w:id="2059"/>
        <w:bookmarkEnd w:id="2060"/>
        <w:bookmarkEnd w:id="2061"/>
        <w:bookmarkEnd w:id="2062"/>
        <w:bookmarkEnd w:id="2063"/>
        <w:bookmarkEnd w:id="2064"/>
        <w:bookmarkEnd w:id="2065"/>
        <w:bookmarkEnd w:id="2066"/>
        <w:bookmarkEnd w:id="2067"/>
        <w:bookmarkEnd w:id="2068"/>
      </w:del>
    </w:p>
    <w:p w14:paraId="57D5F4BF" w14:textId="599373E2" w:rsidR="002D53A2" w:rsidRDefault="002D53A2" w:rsidP="002D53A2">
      <w:pPr>
        <w:pStyle w:val="20"/>
        <w:rPr>
          <w:rFonts w:eastAsia="맑은 고딕"/>
        </w:rPr>
      </w:pPr>
      <w:bookmarkStart w:id="2069" w:name="_Toc152232586"/>
      <w:bookmarkStart w:id="2070" w:name="_Toc170717264"/>
      <w:r>
        <w:rPr>
          <w:rFonts w:eastAsia="맑은 고딕" w:hint="eastAsia"/>
        </w:rPr>
        <w:t>D</w:t>
      </w:r>
      <w:r>
        <w:rPr>
          <w:rFonts w:eastAsia="맑은 고딕"/>
        </w:rPr>
        <w:t>ata overlap</w:t>
      </w:r>
      <w:bookmarkEnd w:id="2069"/>
      <w:bookmarkEnd w:id="2070"/>
    </w:p>
    <w:p w14:paraId="6AC5B547" w14:textId="03403171" w:rsidR="002D53A2" w:rsidRDefault="002D53A2" w:rsidP="002D53A2">
      <w:pPr>
        <w:rPr>
          <w:rFonts w:eastAsia="맑은 고딕"/>
        </w:rPr>
      </w:pPr>
      <w:r w:rsidRPr="002D53A2">
        <w:rPr>
          <w:rFonts w:eastAsia="맑은 고딕"/>
        </w:rPr>
        <w:t>S-128 datasets can overlap other S-128 datasets.</w:t>
      </w:r>
    </w:p>
    <w:p w14:paraId="5A5F2CE8" w14:textId="4A0F0575" w:rsidR="002D53A2" w:rsidRDefault="002D53A2" w:rsidP="002D53A2">
      <w:pPr>
        <w:pStyle w:val="20"/>
        <w:rPr>
          <w:rFonts w:eastAsia="맑은 고딕"/>
        </w:rPr>
      </w:pPr>
      <w:bookmarkStart w:id="2071" w:name="_Toc152232587"/>
      <w:bookmarkStart w:id="2072" w:name="_Toc170717265"/>
      <w:r>
        <w:rPr>
          <w:rFonts w:eastAsia="맑은 고딕" w:hint="eastAsia"/>
        </w:rPr>
        <w:t>D</w:t>
      </w:r>
      <w:r>
        <w:rPr>
          <w:rFonts w:eastAsia="맑은 고딕"/>
        </w:rPr>
        <w:t>ata extent</w:t>
      </w:r>
      <w:bookmarkEnd w:id="2071"/>
      <w:bookmarkEnd w:id="2072"/>
    </w:p>
    <w:p w14:paraId="6D84FBA6" w14:textId="4C2DAB3E" w:rsidR="002D53A2" w:rsidRDefault="002D53A2" w:rsidP="002D53A2">
      <w:pPr>
        <w:rPr>
          <w:rFonts w:eastAsia="맑은 고딕"/>
        </w:rPr>
      </w:pPr>
      <w:r w:rsidRPr="002D53A2">
        <w:rPr>
          <w:rFonts w:eastAsia="맑은 고딕"/>
        </w:rPr>
        <w:t>Datasets must not cross the 180° meridian of longitude.</w:t>
      </w:r>
    </w:p>
    <w:p w14:paraId="3D3D4EAA" w14:textId="77777777" w:rsidR="00D10B10" w:rsidRDefault="00D10B10" w:rsidP="002D53A2">
      <w:pPr>
        <w:rPr>
          <w:rFonts w:eastAsia="맑은 고딕"/>
        </w:rPr>
      </w:pPr>
    </w:p>
    <w:p w14:paraId="3AF0B22D" w14:textId="77777777" w:rsidR="0054652A" w:rsidRDefault="0054652A" w:rsidP="00972855">
      <w:pPr>
        <w:pStyle w:val="1"/>
      </w:pPr>
      <w:bookmarkStart w:id="2073" w:name="_Toc225648364"/>
      <w:bookmarkStart w:id="2074" w:name="_Toc225065221"/>
      <w:bookmarkStart w:id="2075" w:name="_Toc152232588"/>
      <w:bookmarkStart w:id="2076" w:name="_Toc170717266"/>
      <w:bookmarkStart w:id="2077" w:name="_Toc225648340"/>
      <w:bookmarkStart w:id="2078" w:name="_Toc225065197"/>
      <w:r w:rsidRPr="008233BF">
        <w:t>Data Product Delivery</w:t>
      </w:r>
      <w:bookmarkEnd w:id="2073"/>
      <w:bookmarkEnd w:id="2074"/>
      <w:bookmarkEnd w:id="2075"/>
      <w:bookmarkEnd w:id="2076"/>
      <w:r w:rsidR="004E22F9">
        <w:t xml:space="preserve"> </w:t>
      </w:r>
    </w:p>
    <w:p w14:paraId="3EF03A3F" w14:textId="1D4DBB35" w:rsidR="00ED586A" w:rsidRDefault="00743C1A" w:rsidP="00666E30">
      <w:pPr>
        <w:pStyle w:val="20"/>
      </w:pPr>
      <w:bookmarkStart w:id="2079" w:name="_Toc152232589"/>
      <w:bookmarkStart w:id="2080" w:name="_Toc170717267"/>
      <w:r>
        <w:t>Data product delivery information</w:t>
      </w:r>
      <w:bookmarkEnd w:id="2079"/>
      <w:bookmarkEnd w:id="2080"/>
    </w:p>
    <w:p w14:paraId="6D0B939C" w14:textId="35956CE3" w:rsidR="00743C1A" w:rsidRDefault="00743C1A" w:rsidP="00743C1A">
      <w:r>
        <w:t>This data Product Specification defines GML as the primary format in which CNP data products are</w:t>
      </w:r>
      <w:r>
        <w:rPr>
          <w:spacing w:val="1"/>
        </w:rPr>
        <w:t xml:space="preserve"> </w:t>
      </w:r>
      <w:r>
        <w:t>delivered.</w:t>
      </w:r>
      <w:r>
        <w:rPr>
          <w:spacing w:val="-3"/>
        </w:rPr>
        <w:t xml:space="preserve"> </w:t>
      </w:r>
      <w:r>
        <w:t>The</w:t>
      </w:r>
      <w:r>
        <w:rPr>
          <w:spacing w:val="-3"/>
        </w:rPr>
        <w:t xml:space="preserve"> </w:t>
      </w:r>
      <w:r>
        <w:t>delivery</w:t>
      </w:r>
      <w:r>
        <w:rPr>
          <w:spacing w:val="-5"/>
        </w:rPr>
        <w:t xml:space="preserve"> </w:t>
      </w:r>
      <w:r>
        <w:t>format</w:t>
      </w:r>
      <w:r>
        <w:rPr>
          <w:spacing w:val="-3"/>
        </w:rPr>
        <w:t xml:space="preserve"> </w:t>
      </w:r>
      <w:r>
        <w:t>is</w:t>
      </w:r>
      <w:r>
        <w:rPr>
          <w:spacing w:val="-2"/>
        </w:rPr>
        <w:t xml:space="preserve"> </w:t>
      </w:r>
      <w:r>
        <w:t>described</w:t>
      </w:r>
      <w:r>
        <w:rPr>
          <w:spacing w:val="-2"/>
        </w:rPr>
        <w:t xml:space="preserve"> </w:t>
      </w:r>
      <w:r>
        <w:t>by</w:t>
      </w:r>
      <w:r>
        <w:rPr>
          <w:spacing w:val="-6"/>
        </w:rPr>
        <w:t xml:space="preserve"> </w:t>
      </w:r>
      <w:r>
        <w:t>the</w:t>
      </w:r>
      <w:r>
        <w:rPr>
          <w:spacing w:val="-2"/>
        </w:rPr>
        <w:t xml:space="preserve"> </w:t>
      </w:r>
      <w:r>
        <w:t>following</w:t>
      </w:r>
      <w:r>
        <w:rPr>
          <w:spacing w:val="-3"/>
        </w:rPr>
        <w:t xml:space="preserve"> </w:t>
      </w:r>
      <w:r>
        <w:t>items</w:t>
      </w:r>
      <w:r>
        <w:rPr>
          <w:spacing w:val="-3"/>
        </w:rPr>
        <w:t xml:space="preserve"> </w:t>
      </w:r>
      <w:r>
        <w:t>(from</w:t>
      </w:r>
      <w:r>
        <w:rPr>
          <w:spacing w:val="2"/>
        </w:rPr>
        <w:t xml:space="preserve"> </w:t>
      </w:r>
      <w:r>
        <w:t>ISO</w:t>
      </w:r>
      <w:r>
        <w:rPr>
          <w:spacing w:val="-2"/>
        </w:rPr>
        <w:t xml:space="preserve"> </w:t>
      </w:r>
      <w:r>
        <w:t>19131</w:t>
      </w:r>
      <w:ins w:id="2081" w:author="Greenblue" w:date="2024-02-13T15:40:00Z">
        <w:r w:rsidR="00066C10">
          <w:t>:2008</w:t>
        </w:r>
      </w:ins>
      <w:del w:id="2082" w:author="Greenblue" w:date="2024-02-13T15:39:00Z">
        <w:r w:rsidDel="00837EF7">
          <w:delText>:2005</w:delText>
        </w:r>
      </w:del>
      <w:r>
        <w:t>)</w:t>
      </w:r>
      <w:r>
        <w:rPr>
          <w:spacing w:val="-2"/>
        </w:rPr>
        <w:t xml:space="preserve"> </w:t>
      </w:r>
      <w:r>
        <w:t>format</w:t>
      </w:r>
      <w:r>
        <w:rPr>
          <w:spacing w:val="-3"/>
        </w:rPr>
        <w:t xml:space="preserve"> </w:t>
      </w:r>
      <w:r>
        <w:t>name,</w:t>
      </w:r>
      <w:r>
        <w:rPr>
          <w:spacing w:val="-53"/>
        </w:rPr>
        <w:t xml:space="preserve"> </w:t>
      </w:r>
      <w:r>
        <w:t>version,</w:t>
      </w:r>
      <w:r>
        <w:rPr>
          <w:spacing w:val="-2"/>
        </w:rPr>
        <w:t xml:space="preserve"> </w:t>
      </w:r>
      <w:r>
        <w:t>specification,</w:t>
      </w:r>
      <w:r>
        <w:rPr>
          <w:spacing w:val="-1"/>
        </w:rPr>
        <w:t xml:space="preserve"> </w:t>
      </w:r>
      <w:r>
        <w:t>language,</w:t>
      </w:r>
      <w:r>
        <w:rPr>
          <w:spacing w:val="2"/>
        </w:rPr>
        <w:t xml:space="preserve"> </w:t>
      </w:r>
      <w:r>
        <w:t>and</w:t>
      </w:r>
      <w:r>
        <w:rPr>
          <w:spacing w:val="-1"/>
        </w:rPr>
        <w:t xml:space="preserve"> </w:t>
      </w:r>
      <w:r>
        <w:t>character</w:t>
      </w:r>
      <w:r>
        <w:rPr>
          <w:spacing w:val="-1"/>
        </w:rPr>
        <w:t xml:space="preserve"> </w:t>
      </w:r>
      <w:r>
        <w:t>set.</w:t>
      </w:r>
    </w:p>
    <w:p w14:paraId="045AE846" w14:textId="540167BF" w:rsidR="00975884" w:rsidDel="0067767A" w:rsidRDefault="00975884" w:rsidP="0067767A">
      <w:pPr>
        <w:pStyle w:val="ad"/>
        <w:keepNext/>
        <w:tabs>
          <w:tab w:val="center" w:pos="4544"/>
          <w:tab w:val="left" w:pos="6890"/>
        </w:tabs>
        <w:jc w:val="left"/>
        <w:rPr>
          <w:del w:id="2083" w:author="Greenblue" w:date="2024-09-10T11:30:00Z"/>
        </w:rPr>
      </w:pPr>
      <w:del w:id="2084" w:author="Greenblue" w:date="2024-09-10T11:30:00Z">
        <w:r w:rsidDel="0067767A">
          <w:delText xml:space="preserve">Table </w:delText>
        </w:r>
        <w:r w:rsidR="00915364" w:rsidDel="0067767A">
          <w:rPr>
            <w:b w:val="0"/>
          </w:rPr>
          <w:fldChar w:fldCharType="begin"/>
        </w:r>
        <w:r w:rsidR="00915364" w:rsidDel="0067767A">
          <w:delInstrText xml:space="preserve"> STYLEREF 1 \s </w:delInstrText>
        </w:r>
        <w:r w:rsidR="00915364" w:rsidDel="0067767A">
          <w:rPr>
            <w:b w:val="0"/>
          </w:rPr>
          <w:fldChar w:fldCharType="separate"/>
        </w:r>
        <w:r w:rsidR="00DF7FD4" w:rsidDel="0067767A">
          <w:rPr>
            <w:noProof/>
          </w:rPr>
          <w:delText>11</w:delText>
        </w:r>
        <w:r w:rsidR="00915364" w:rsidDel="0067767A">
          <w:rPr>
            <w:b w:val="0"/>
            <w:noProof/>
          </w:rPr>
          <w:fldChar w:fldCharType="end"/>
        </w:r>
        <w:r w:rsidR="009629AC" w:rsidDel="0067767A">
          <w:noBreakHyphen/>
        </w:r>
        <w:r w:rsidR="00915364" w:rsidDel="0067767A">
          <w:rPr>
            <w:b w:val="0"/>
          </w:rPr>
          <w:fldChar w:fldCharType="begin"/>
        </w:r>
        <w:r w:rsidR="00915364" w:rsidDel="0067767A">
          <w:delInstrText xml:space="preserve"> SEQ Table \* ARABIC \s 1 </w:delInstrText>
        </w:r>
        <w:r w:rsidR="00915364" w:rsidDel="0067767A">
          <w:rPr>
            <w:b w:val="0"/>
          </w:rPr>
          <w:fldChar w:fldCharType="separate"/>
        </w:r>
        <w:r w:rsidR="00DF7FD4" w:rsidDel="0067767A">
          <w:rPr>
            <w:noProof/>
          </w:rPr>
          <w:delText>1</w:delText>
        </w:r>
        <w:r w:rsidR="00915364" w:rsidDel="0067767A">
          <w:rPr>
            <w:b w:val="0"/>
            <w:noProof/>
          </w:rPr>
          <w:fldChar w:fldCharType="end"/>
        </w:r>
        <w:r w:rsidDel="0067767A">
          <w:delText xml:space="preserve"> Data product delivery format</w:delText>
        </w:r>
      </w:del>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6520"/>
        <w:gridCol w:w="1134"/>
      </w:tblGrid>
      <w:tr w:rsidR="00BB6AB0" w:rsidDel="0067767A" w14:paraId="4B2CD92A" w14:textId="6C417B7F">
        <w:trPr>
          <w:trHeight w:val="326"/>
          <w:del w:id="2085" w:author="Greenblue" w:date="2024-09-10T11:30:00Z"/>
        </w:trPr>
        <w:tc>
          <w:tcPr>
            <w:tcW w:w="1418" w:type="dxa"/>
            <w:shd w:val="clear" w:color="auto" w:fill="D9D9D9"/>
          </w:tcPr>
          <w:p w14:paraId="1A78319F" w14:textId="54F5E4C0" w:rsidR="00386788" w:rsidDel="0067767A" w:rsidRDefault="00386788">
            <w:pPr>
              <w:pStyle w:val="TableParagraph"/>
              <w:spacing w:before="54"/>
              <w:ind w:left="107"/>
              <w:rPr>
                <w:del w:id="2086" w:author="Greenblue" w:date="2024-09-10T11:30:00Z"/>
                <w:b/>
                <w:sz w:val="18"/>
              </w:rPr>
            </w:pPr>
            <w:del w:id="2087" w:author="Greenblue" w:date="2024-09-10T11:30:00Z">
              <w:r w:rsidDel="0067767A">
                <w:rPr>
                  <w:b/>
                  <w:sz w:val="18"/>
                </w:rPr>
                <w:delText>Name</w:delText>
              </w:r>
            </w:del>
          </w:p>
        </w:tc>
        <w:tc>
          <w:tcPr>
            <w:tcW w:w="6520" w:type="dxa"/>
            <w:shd w:val="clear" w:color="auto" w:fill="D9D9D9"/>
          </w:tcPr>
          <w:p w14:paraId="10145B82" w14:textId="7855814C" w:rsidR="00386788" w:rsidDel="0067767A" w:rsidRDefault="00386788">
            <w:pPr>
              <w:pStyle w:val="TableParagraph"/>
              <w:spacing w:before="54"/>
              <w:ind w:left="107"/>
              <w:rPr>
                <w:del w:id="2088" w:author="Greenblue" w:date="2024-09-10T11:30:00Z"/>
                <w:b/>
                <w:sz w:val="18"/>
              </w:rPr>
            </w:pPr>
            <w:del w:id="2089" w:author="Greenblue" w:date="2024-09-10T11:30:00Z">
              <w:r w:rsidDel="0067767A">
                <w:rPr>
                  <w:b/>
                  <w:sz w:val="18"/>
                </w:rPr>
                <w:delText>ISO</w:delText>
              </w:r>
              <w:r w:rsidDel="0067767A">
                <w:rPr>
                  <w:b/>
                  <w:spacing w:val="-2"/>
                  <w:sz w:val="18"/>
                </w:rPr>
                <w:delText xml:space="preserve"> </w:delText>
              </w:r>
              <w:r w:rsidDel="0067767A">
                <w:rPr>
                  <w:b/>
                  <w:sz w:val="18"/>
                </w:rPr>
                <w:delText>19131</w:delText>
              </w:r>
              <w:r w:rsidDel="0067767A">
                <w:rPr>
                  <w:b/>
                  <w:spacing w:val="-3"/>
                  <w:sz w:val="18"/>
                </w:rPr>
                <w:delText xml:space="preserve"> </w:delText>
              </w:r>
              <w:r w:rsidDel="0067767A">
                <w:rPr>
                  <w:b/>
                  <w:sz w:val="18"/>
                </w:rPr>
                <w:delText>Elements</w:delText>
              </w:r>
            </w:del>
          </w:p>
        </w:tc>
        <w:tc>
          <w:tcPr>
            <w:tcW w:w="1134" w:type="dxa"/>
            <w:shd w:val="clear" w:color="auto" w:fill="D9D9D9"/>
          </w:tcPr>
          <w:p w14:paraId="78074D49" w14:textId="034E41DD" w:rsidR="00386788" w:rsidDel="0067767A" w:rsidRDefault="00386788">
            <w:pPr>
              <w:pStyle w:val="TableParagraph"/>
              <w:spacing w:before="54"/>
              <w:ind w:left="107"/>
              <w:rPr>
                <w:del w:id="2090" w:author="Greenblue" w:date="2024-09-10T11:30:00Z"/>
                <w:b/>
                <w:sz w:val="18"/>
              </w:rPr>
            </w:pPr>
            <w:del w:id="2091" w:author="Greenblue" w:date="2024-09-10T11:30:00Z">
              <w:r w:rsidDel="0067767A">
                <w:rPr>
                  <w:b/>
                  <w:sz w:val="18"/>
                </w:rPr>
                <w:delText>Value</w:delText>
              </w:r>
            </w:del>
          </w:p>
        </w:tc>
      </w:tr>
      <w:tr w:rsidR="00BB6AB0" w:rsidDel="0067767A" w14:paraId="4B674197" w14:textId="6AB69BF3">
        <w:trPr>
          <w:trHeight w:val="535"/>
          <w:del w:id="2092" w:author="Greenblue" w:date="2024-09-10T11:30:00Z"/>
        </w:trPr>
        <w:tc>
          <w:tcPr>
            <w:tcW w:w="1418" w:type="dxa"/>
            <w:shd w:val="clear" w:color="auto" w:fill="auto"/>
          </w:tcPr>
          <w:p w14:paraId="1293EC9D" w14:textId="272BAA88" w:rsidR="00386788" w:rsidDel="0067767A" w:rsidRDefault="00386788">
            <w:pPr>
              <w:pStyle w:val="TableParagraph"/>
              <w:ind w:left="107"/>
              <w:rPr>
                <w:del w:id="2093" w:author="Greenblue" w:date="2024-09-10T11:30:00Z"/>
                <w:sz w:val="18"/>
              </w:rPr>
            </w:pPr>
            <w:del w:id="2094" w:author="Greenblue" w:date="2024-09-10T11:30:00Z">
              <w:r w:rsidDel="0067767A">
                <w:rPr>
                  <w:sz w:val="18"/>
                </w:rPr>
                <w:delText>Format</w:delText>
              </w:r>
              <w:r w:rsidDel="0067767A">
                <w:rPr>
                  <w:spacing w:val="-3"/>
                  <w:sz w:val="18"/>
                </w:rPr>
                <w:delText xml:space="preserve"> </w:delText>
              </w:r>
              <w:r w:rsidDel="0067767A">
                <w:rPr>
                  <w:sz w:val="18"/>
                </w:rPr>
                <w:delText>name</w:delText>
              </w:r>
            </w:del>
          </w:p>
        </w:tc>
        <w:tc>
          <w:tcPr>
            <w:tcW w:w="6520" w:type="dxa"/>
            <w:shd w:val="clear" w:color="auto" w:fill="auto"/>
          </w:tcPr>
          <w:p w14:paraId="4FE8FA08" w14:textId="5139E378" w:rsidR="00386788" w:rsidDel="0067767A" w:rsidRDefault="00386788">
            <w:pPr>
              <w:pStyle w:val="TableParagraph"/>
              <w:spacing w:line="242" w:lineRule="auto"/>
              <w:ind w:left="107"/>
              <w:rPr>
                <w:del w:id="2095" w:author="Greenblue" w:date="2024-09-10T11:30:00Z"/>
                <w:sz w:val="18"/>
              </w:rPr>
            </w:pPr>
            <w:del w:id="2096" w:author="Greenblue" w:date="2024-09-10T11:30:00Z">
              <w:r w:rsidDel="0067767A">
                <w:rPr>
                  <w:spacing w:val="-1"/>
                  <w:sz w:val="18"/>
                </w:rPr>
                <w:delText>DPS_DeliveryInformation.deliveryFormat</w:delText>
              </w:r>
              <w:r w:rsidDel="0067767A">
                <w:rPr>
                  <w:spacing w:val="14"/>
                  <w:sz w:val="18"/>
                </w:rPr>
                <w:delText xml:space="preserve"> </w:delText>
              </w:r>
              <w:r w:rsidDel="0067767A">
                <w:rPr>
                  <w:sz w:val="18"/>
                </w:rPr>
                <w:delText>&gt;</w:delText>
              </w:r>
              <w:r w:rsidDel="0067767A">
                <w:rPr>
                  <w:spacing w:val="-47"/>
                  <w:sz w:val="18"/>
                </w:rPr>
                <w:delText xml:space="preserve"> </w:delText>
              </w:r>
              <w:r w:rsidDel="0067767A">
                <w:rPr>
                  <w:sz w:val="18"/>
                </w:rPr>
                <w:delText>DPS_DeliveryFormat.formatName</w:delText>
              </w:r>
            </w:del>
          </w:p>
        </w:tc>
        <w:tc>
          <w:tcPr>
            <w:tcW w:w="1134" w:type="dxa"/>
            <w:shd w:val="clear" w:color="auto" w:fill="auto"/>
          </w:tcPr>
          <w:p w14:paraId="37CCEB2F" w14:textId="34D8580C" w:rsidR="00386788" w:rsidDel="0067767A" w:rsidRDefault="00386788">
            <w:pPr>
              <w:pStyle w:val="TableParagraph"/>
              <w:ind w:left="107"/>
              <w:rPr>
                <w:del w:id="2097" w:author="Greenblue" w:date="2024-09-10T11:30:00Z"/>
                <w:sz w:val="18"/>
              </w:rPr>
            </w:pPr>
            <w:del w:id="2098" w:author="Greenblue" w:date="2024-09-10T11:30:00Z">
              <w:r w:rsidDel="0067767A">
                <w:rPr>
                  <w:sz w:val="18"/>
                </w:rPr>
                <w:delText>GML*</w:delText>
              </w:r>
            </w:del>
          </w:p>
        </w:tc>
      </w:tr>
      <w:tr w:rsidR="00BB6AB0" w:rsidDel="0067767A" w14:paraId="50BBD24C" w14:textId="1A1B9E23">
        <w:trPr>
          <w:trHeight w:val="326"/>
          <w:del w:id="2099" w:author="Greenblue" w:date="2024-09-10T11:30:00Z"/>
        </w:trPr>
        <w:tc>
          <w:tcPr>
            <w:tcW w:w="1418" w:type="dxa"/>
            <w:shd w:val="clear" w:color="auto" w:fill="auto"/>
          </w:tcPr>
          <w:p w14:paraId="534C1DB0" w14:textId="7A89A013" w:rsidR="00386788" w:rsidDel="0067767A" w:rsidRDefault="00386788">
            <w:pPr>
              <w:pStyle w:val="TableParagraph"/>
              <w:ind w:left="107"/>
              <w:rPr>
                <w:del w:id="2100" w:author="Greenblue" w:date="2024-09-10T11:30:00Z"/>
                <w:sz w:val="18"/>
              </w:rPr>
            </w:pPr>
            <w:del w:id="2101" w:author="Greenblue" w:date="2024-09-10T11:30:00Z">
              <w:r w:rsidDel="0067767A">
                <w:rPr>
                  <w:sz w:val="18"/>
                </w:rPr>
                <w:delText>Version</w:delText>
              </w:r>
            </w:del>
          </w:p>
        </w:tc>
        <w:tc>
          <w:tcPr>
            <w:tcW w:w="6520" w:type="dxa"/>
            <w:shd w:val="clear" w:color="auto" w:fill="auto"/>
          </w:tcPr>
          <w:p w14:paraId="2A1BCEFE" w14:textId="0CCF0133" w:rsidR="00386788" w:rsidDel="0067767A" w:rsidRDefault="00386788">
            <w:pPr>
              <w:pStyle w:val="TableParagraph"/>
              <w:ind w:left="107"/>
              <w:rPr>
                <w:del w:id="2102" w:author="Greenblue" w:date="2024-09-10T11:30:00Z"/>
                <w:sz w:val="18"/>
              </w:rPr>
            </w:pPr>
            <w:del w:id="2103" w:author="Greenblue" w:date="2024-09-10T11:30:00Z">
              <w:r w:rsidDel="0067767A">
                <w:rPr>
                  <w:sz w:val="18"/>
                </w:rPr>
                <w:delText>DPS_DeliveryInformation.deliveryFormat</w:delText>
              </w:r>
              <w:r w:rsidDel="0067767A">
                <w:rPr>
                  <w:spacing w:val="-10"/>
                  <w:sz w:val="18"/>
                </w:rPr>
                <w:delText xml:space="preserve"> </w:delText>
              </w:r>
              <w:r w:rsidDel="0067767A">
                <w:rPr>
                  <w:sz w:val="18"/>
                </w:rPr>
                <w:delText>&gt;</w:delText>
              </w:r>
              <w:r w:rsidDel="0067767A">
                <w:rPr>
                  <w:spacing w:val="-4"/>
                  <w:sz w:val="18"/>
                </w:rPr>
                <w:delText xml:space="preserve"> </w:delText>
              </w:r>
              <w:r w:rsidDel="0067767A">
                <w:rPr>
                  <w:sz w:val="18"/>
                </w:rPr>
                <w:delText>DPS_DeliveryFormat.version</w:delText>
              </w:r>
            </w:del>
          </w:p>
        </w:tc>
        <w:tc>
          <w:tcPr>
            <w:tcW w:w="1134" w:type="dxa"/>
            <w:shd w:val="clear" w:color="auto" w:fill="auto"/>
          </w:tcPr>
          <w:p w14:paraId="07E0A8E3" w14:textId="7C6DC496" w:rsidR="00386788" w:rsidDel="0067767A" w:rsidRDefault="00386788">
            <w:pPr>
              <w:pStyle w:val="TableParagraph"/>
              <w:ind w:left="107"/>
              <w:rPr>
                <w:del w:id="2104" w:author="Greenblue" w:date="2024-09-10T11:30:00Z"/>
                <w:sz w:val="18"/>
              </w:rPr>
            </w:pPr>
            <w:del w:id="2105" w:author="Greenblue" w:date="2024-09-10T11:30:00Z">
              <w:r w:rsidDel="0067767A">
                <w:rPr>
                  <w:sz w:val="18"/>
                </w:rPr>
                <w:delText>3.2.1</w:delText>
              </w:r>
            </w:del>
          </w:p>
        </w:tc>
      </w:tr>
      <w:tr w:rsidR="00BB6AB0" w:rsidDel="0067767A" w14:paraId="7A6416DA" w14:textId="41363FE0">
        <w:trPr>
          <w:trHeight w:val="534"/>
          <w:del w:id="2106" w:author="Greenblue" w:date="2024-09-10T11:30:00Z"/>
        </w:trPr>
        <w:tc>
          <w:tcPr>
            <w:tcW w:w="1418" w:type="dxa"/>
            <w:shd w:val="clear" w:color="auto" w:fill="auto"/>
            <w:tcMar>
              <w:top w:w="85" w:type="dxa"/>
              <w:left w:w="85" w:type="dxa"/>
            </w:tcMar>
          </w:tcPr>
          <w:p w14:paraId="507F9289" w14:textId="308E7111" w:rsidR="0085261B" w:rsidDel="0067767A" w:rsidRDefault="0085261B">
            <w:pPr>
              <w:pStyle w:val="afff7"/>
              <w:widowControl w:val="0"/>
              <w:autoSpaceDE w:val="0"/>
              <w:autoSpaceDN w:val="0"/>
              <w:rPr>
                <w:del w:id="2107" w:author="Greenblue" w:date="2024-09-10T11:30:00Z"/>
                <w:rFonts w:eastAsia="맑은 고딕"/>
                <w:sz w:val="22"/>
                <w:lang w:eastAsia="ko-KR"/>
              </w:rPr>
            </w:pPr>
            <w:del w:id="2108" w:author="Greenblue" w:date="2024-09-10T11:30:00Z">
              <w:r w:rsidDel="0067767A">
                <w:rPr>
                  <w:rFonts w:eastAsia="맑은 고딕"/>
                  <w:sz w:val="18"/>
                </w:rPr>
                <w:delText>Specification descript</w:delText>
              </w:r>
              <w:r w:rsidR="004962DE" w:rsidDel="0067767A">
                <w:rPr>
                  <w:rFonts w:eastAsia="맑은 고딕"/>
                  <w:sz w:val="18"/>
                </w:rPr>
                <w:delText>i</w:delText>
              </w:r>
              <w:r w:rsidDel="0067767A">
                <w:rPr>
                  <w:rFonts w:eastAsia="맑은 고딕"/>
                  <w:sz w:val="18"/>
                </w:rPr>
                <w:delText>on</w:delText>
              </w:r>
            </w:del>
          </w:p>
        </w:tc>
        <w:tc>
          <w:tcPr>
            <w:tcW w:w="6520" w:type="dxa"/>
            <w:shd w:val="clear" w:color="auto" w:fill="auto"/>
          </w:tcPr>
          <w:p w14:paraId="4925854F" w14:textId="63947689" w:rsidR="0085261B" w:rsidDel="0067767A" w:rsidRDefault="0085261B">
            <w:pPr>
              <w:pStyle w:val="TableParagraph"/>
              <w:ind w:left="107"/>
              <w:rPr>
                <w:del w:id="2109" w:author="Greenblue" w:date="2024-09-10T11:30:00Z"/>
                <w:sz w:val="18"/>
              </w:rPr>
            </w:pPr>
            <w:del w:id="2110" w:author="Greenblue" w:date="2024-09-10T11:30:00Z">
              <w:r w:rsidDel="0067767A">
                <w:rPr>
                  <w:spacing w:val="-1"/>
                  <w:sz w:val="18"/>
                </w:rPr>
                <w:delText>DPS_DeliveryInformation.deliveryFormat</w:delText>
              </w:r>
              <w:r w:rsidDel="0067767A">
                <w:rPr>
                  <w:spacing w:val="14"/>
                  <w:sz w:val="18"/>
                </w:rPr>
                <w:delText xml:space="preserve"> </w:delText>
              </w:r>
              <w:r w:rsidDel="0067767A">
                <w:rPr>
                  <w:sz w:val="18"/>
                </w:rPr>
                <w:delText>&gt;</w:delText>
              </w:r>
              <w:r w:rsidDel="0067767A">
                <w:rPr>
                  <w:spacing w:val="-47"/>
                  <w:sz w:val="18"/>
                </w:rPr>
                <w:delText xml:space="preserve"> </w:delText>
              </w:r>
              <w:r w:rsidDel="0067767A">
                <w:rPr>
                  <w:sz w:val="18"/>
                </w:rPr>
                <w:delText>DPS_DeliveryFormat.specification</w:delText>
              </w:r>
            </w:del>
          </w:p>
        </w:tc>
        <w:tc>
          <w:tcPr>
            <w:tcW w:w="1134" w:type="dxa"/>
            <w:shd w:val="clear" w:color="auto" w:fill="auto"/>
          </w:tcPr>
          <w:p w14:paraId="3F7804FC" w14:textId="51944C0C" w:rsidR="0085261B" w:rsidDel="0067767A" w:rsidRDefault="0085261B">
            <w:pPr>
              <w:pStyle w:val="TableParagraph"/>
              <w:ind w:left="107"/>
              <w:rPr>
                <w:del w:id="2111" w:author="Greenblue" w:date="2024-09-10T11:30:00Z"/>
                <w:sz w:val="18"/>
              </w:rPr>
            </w:pPr>
            <w:del w:id="2112" w:author="Greenblue" w:date="2024-09-10T11:30:00Z">
              <w:r w:rsidDel="0067767A">
                <w:rPr>
                  <w:sz w:val="18"/>
                </w:rPr>
                <w:delText>GML*</w:delText>
              </w:r>
            </w:del>
          </w:p>
        </w:tc>
      </w:tr>
      <w:tr w:rsidR="00BB6AB0" w:rsidDel="0067767A" w14:paraId="470C0938" w14:textId="0CA8CAE6">
        <w:trPr>
          <w:trHeight w:val="326"/>
          <w:del w:id="2113" w:author="Greenblue" w:date="2024-09-10T11:30:00Z"/>
        </w:trPr>
        <w:tc>
          <w:tcPr>
            <w:tcW w:w="1418" w:type="dxa"/>
            <w:shd w:val="clear" w:color="auto" w:fill="auto"/>
          </w:tcPr>
          <w:p w14:paraId="6CCDAB32" w14:textId="593D5435" w:rsidR="0085261B" w:rsidDel="0067767A" w:rsidRDefault="0085261B">
            <w:pPr>
              <w:pStyle w:val="TableParagraph"/>
              <w:ind w:left="107"/>
              <w:rPr>
                <w:del w:id="2114" w:author="Greenblue" w:date="2024-09-10T11:30:00Z"/>
                <w:sz w:val="18"/>
              </w:rPr>
            </w:pPr>
            <w:del w:id="2115" w:author="Greenblue" w:date="2024-09-10T11:30:00Z">
              <w:r w:rsidDel="0067767A">
                <w:rPr>
                  <w:sz w:val="18"/>
                </w:rPr>
                <w:delText>Language</w:delText>
              </w:r>
            </w:del>
          </w:p>
        </w:tc>
        <w:tc>
          <w:tcPr>
            <w:tcW w:w="6520" w:type="dxa"/>
            <w:shd w:val="clear" w:color="auto" w:fill="auto"/>
          </w:tcPr>
          <w:p w14:paraId="292D7CB3" w14:textId="20D45B4F" w:rsidR="0085261B" w:rsidDel="0067767A" w:rsidRDefault="0085261B">
            <w:pPr>
              <w:pStyle w:val="TableParagraph"/>
              <w:ind w:left="107"/>
              <w:rPr>
                <w:del w:id="2116" w:author="Greenblue" w:date="2024-09-10T11:30:00Z"/>
                <w:sz w:val="18"/>
              </w:rPr>
            </w:pPr>
            <w:del w:id="2117" w:author="Greenblue" w:date="2024-09-10T11:30:00Z">
              <w:r w:rsidDel="0067767A">
                <w:rPr>
                  <w:sz w:val="18"/>
                </w:rPr>
                <w:delText>DPS_DeliveryInformation.deliveryFormat</w:delText>
              </w:r>
              <w:r w:rsidDel="0067767A">
                <w:rPr>
                  <w:spacing w:val="-10"/>
                  <w:sz w:val="18"/>
                </w:rPr>
                <w:delText xml:space="preserve"> </w:delText>
              </w:r>
              <w:r w:rsidDel="0067767A">
                <w:rPr>
                  <w:sz w:val="18"/>
                </w:rPr>
                <w:delText>&gt;</w:delText>
              </w:r>
              <w:r w:rsidDel="0067767A">
                <w:rPr>
                  <w:spacing w:val="-8"/>
                  <w:sz w:val="18"/>
                </w:rPr>
                <w:delText xml:space="preserve"> </w:delText>
              </w:r>
              <w:r w:rsidDel="0067767A">
                <w:rPr>
                  <w:sz w:val="18"/>
                </w:rPr>
                <w:delText>DPS_DeliveryFormat.language</w:delText>
              </w:r>
            </w:del>
          </w:p>
        </w:tc>
        <w:tc>
          <w:tcPr>
            <w:tcW w:w="1134" w:type="dxa"/>
            <w:shd w:val="clear" w:color="auto" w:fill="auto"/>
          </w:tcPr>
          <w:p w14:paraId="5115A948" w14:textId="0DBFA850" w:rsidR="0085261B" w:rsidDel="0067767A" w:rsidRDefault="0085261B">
            <w:pPr>
              <w:pStyle w:val="TableParagraph"/>
              <w:ind w:left="107"/>
              <w:rPr>
                <w:del w:id="2118" w:author="Greenblue" w:date="2024-09-10T11:30:00Z"/>
                <w:sz w:val="18"/>
              </w:rPr>
            </w:pPr>
            <w:del w:id="2119" w:author="Greenblue" w:date="2024-09-10T11:30:00Z">
              <w:r w:rsidDel="0067767A">
                <w:rPr>
                  <w:sz w:val="18"/>
                </w:rPr>
                <w:delText>English</w:delText>
              </w:r>
            </w:del>
          </w:p>
        </w:tc>
      </w:tr>
      <w:tr w:rsidR="00BB6AB0" w:rsidDel="0067767A" w14:paraId="1408C611" w14:textId="76809AC3" w:rsidTr="0012194F">
        <w:trPr>
          <w:trHeight w:val="608"/>
          <w:del w:id="2120" w:author="Greenblue" w:date="2024-09-10T11:30:00Z"/>
        </w:trPr>
        <w:tc>
          <w:tcPr>
            <w:tcW w:w="1418" w:type="dxa"/>
            <w:shd w:val="clear" w:color="auto" w:fill="auto"/>
          </w:tcPr>
          <w:p w14:paraId="33CA8FEC" w14:textId="427C981F" w:rsidR="0085261B" w:rsidDel="0067767A" w:rsidRDefault="0085261B">
            <w:pPr>
              <w:pStyle w:val="TableParagraph"/>
              <w:ind w:left="107"/>
              <w:rPr>
                <w:del w:id="2121" w:author="Greenblue" w:date="2024-09-10T11:30:00Z"/>
                <w:sz w:val="18"/>
              </w:rPr>
            </w:pPr>
            <w:del w:id="2122" w:author="Greenblue" w:date="2024-09-10T11:30:00Z">
              <w:r w:rsidDel="0067767A">
                <w:rPr>
                  <w:sz w:val="18"/>
                </w:rPr>
                <w:delText>Character</w:delText>
              </w:r>
              <w:r w:rsidDel="0067767A">
                <w:rPr>
                  <w:spacing w:val="-1"/>
                  <w:sz w:val="18"/>
                </w:rPr>
                <w:delText xml:space="preserve"> </w:delText>
              </w:r>
              <w:r w:rsidDel="0067767A">
                <w:rPr>
                  <w:sz w:val="18"/>
                </w:rPr>
                <w:delText>set</w:delText>
              </w:r>
            </w:del>
          </w:p>
        </w:tc>
        <w:tc>
          <w:tcPr>
            <w:tcW w:w="6520" w:type="dxa"/>
            <w:shd w:val="clear" w:color="auto" w:fill="auto"/>
          </w:tcPr>
          <w:p w14:paraId="7D001DC2" w14:textId="40E4AA70" w:rsidR="0085261B" w:rsidDel="0067767A" w:rsidRDefault="0085261B">
            <w:pPr>
              <w:pStyle w:val="TableParagraph"/>
              <w:ind w:left="107" w:right="1219"/>
              <w:rPr>
                <w:del w:id="2123" w:author="Greenblue" w:date="2024-09-10T11:30:00Z"/>
                <w:sz w:val="18"/>
              </w:rPr>
            </w:pPr>
            <w:del w:id="2124" w:author="Greenblue" w:date="2024-09-10T11:30:00Z">
              <w:r w:rsidDel="0067767A">
                <w:rPr>
                  <w:sz w:val="18"/>
                </w:rPr>
                <w:delText>DPS_DeliveryInformation.deliveryFormat &gt;</w:delText>
              </w:r>
              <w:r w:rsidDel="0067767A">
                <w:rPr>
                  <w:spacing w:val="1"/>
                  <w:sz w:val="18"/>
                </w:rPr>
                <w:delText xml:space="preserve"> </w:delText>
              </w:r>
              <w:r w:rsidDel="0067767A">
                <w:rPr>
                  <w:sz w:val="18"/>
                </w:rPr>
                <w:delText>DPS_DeliveryFormat.characterSet</w:delText>
              </w:r>
              <w:r w:rsidDel="0067767A">
                <w:rPr>
                  <w:spacing w:val="-7"/>
                  <w:sz w:val="18"/>
                </w:rPr>
                <w:delText xml:space="preserve"> </w:delText>
              </w:r>
              <w:r w:rsidDel="0067767A">
                <w:rPr>
                  <w:sz w:val="18"/>
                </w:rPr>
                <w:delText>&gt;</w:delText>
              </w:r>
              <w:r w:rsidDel="0067767A">
                <w:rPr>
                  <w:spacing w:val="-7"/>
                  <w:sz w:val="18"/>
                </w:rPr>
                <w:delText xml:space="preserve"> </w:delText>
              </w:r>
              <w:r w:rsidDel="0067767A">
                <w:rPr>
                  <w:sz w:val="18"/>
                </w:rPr>
                <w:delText>MD_CharacterSetCode</w:delText>
              </w:r>
            </w:del>
          </w:p>
        </w:tc>
        <w:tc>
          <w:tcPr>
            <w:tcW w:w="1134" w:type="dxa"/>
            <w:shd w:val="clear" w:color="auto" w:fill="auto"/>
          </w:tcPr>
          <w:p w14:paraId="08829131" w14:textId="1F6B67FA" w:rsidR="0085261B" w:rsidDel="0067767A" w:rsidRDefault="0085261B">
            <w:pPr>
              <w:pStyle w:val="TableParagraph"/>
              <w:ind w:left="107"/>
              <w:rPr>
                <w:del w:id="2125" w:author="Greenblue" w:date="2024-09-10T11:30:00Z"/>
                <w:sz w:val="18"/>
              </w:rPr>
            </w:pPr>
            <w:del w:id="2126" w:author="Greenblue" w:date="2024-09-10T11:30:00Z">
              <w:r w:rsidDel="0067767A">
                <w:rPr>
                  <w:sz w:val="18"/>
                </w:rPr>
                <w:delText>004 –</w:delText>
              </w:r>
              <w:r w:rsidDel="0067767A">
                <w:rPr>
                  <w:spacing w:val="-2"/>
                  <w:sz w:val="18"/>
                </w:rPr>
                <w:delText xml:space="preserve"> </w:delText>
              </w:r>
              <w:r w:rsidDel="0067767A">
                <w:rPr>
                  <w:sz w:val="18"/>
                </w:rPr>
                <w:delText>utf</w:delText>
              </w:r>
            </w:del>
            <w:del w:id="2127" w:author="Greenblue" w:date="2024-09-10T11:29:00Z">
              <w:r w:rsidDel="0067767A">
                <w:rPr>
                  <w:sz w:val="18"/>
                </w:rPr>
                <w:delText>8</w:delText>
              </w:r>
            </w:del>
          </w:p>
        </w:tc>
      </w:tr>
    </w:tbl>
    <w:p w14:paraId="6458F76A" w14:textId="7BF5DC11" w:rsidR="00743C1A" w:rsidRDefault="00D07E87" w:rsidP="00D3046D">
      <w:pPr>
        <w:spacing w:before="240"/>
      </w:pPr>
      <w:r>
        <w:t>* GML is an XML encoding for the transport and storage of geographic information, including both the</w:t>
      </w:r>
      <w:r>
        <w:rPr>
          <w:spacing w:val="1"/>
        </w:rPr>
        <w:t xml:space="preserve"> </w:t>
      </w:r>
      <w:r>
        <w:t>geometry</w:t>
      </w:r>
      <w:r>
        <w:rPr>
          <w:spacing w:val="-13"/>
        </w:rPr>
        <w:t xml:space="preserve"> </w:t>
      </w:r>
      <w:r>
        <w:t>and</w:t>
      </w:r>
      <w:r>
        <w:rPr>
          <w:spacing w:val="-7"/>
        </w:rPr>
        <w:t xml:space="preserve"> </w:t>
      </w:r>
      <w:r>
        <w:t>the</w:t>
      </w:r>
      <w:r>
        <w:rPr>
          <w:spacing w:val="-7"/>
        </w:rPr>
        <w:t xml:space="preserve"> </w:t>
      </w:r>
      <w:r>
        <w:t>properties</w:t>
      </w:r>
      <w:r>
        <w:rPr>
          <w:spacing w:val="-6"/>
        </w:rPr>
        <w:t xml:space="preserve"> </w:t>
      </w:r>
      <w:r>
        <w:t>of</w:t>
      </w:r>
      <w:r>
        <w:rPr>
          <w:spacing w:val="-5"/>
        </w:rPr>
        <w:t xml:space="preserve"> </w:t>
      </w:r>
      <w:r>
        <w:t>geographic</w:t>
      </w:r>
      <w:r>
        <w:rPr>
          <w:spacing w:val="-6"/>
        </w:rPr>
        <w:t xml:space="preserve"> </w:t>
      </w:r>
      <w:r>
        <w:t>features,</w:t>
      </w:r>
      <w:r>
        <w:rPr>
          <w:spacing w:val="-7"/>
        </w:rPr>
        <w:t xml:space="preserve"> </w:t>
      </w:r>
      <w:r>
        <w:t>between</w:t>
      </w:r>
      <w:r>
        <w:rPr>
          <w:spacing w:val="-7"/>
        </w:rPr>
        <w:t xml:space="preserve"> </w:t>
      </w:r>
      <w:r>
        <w:t>distributed</w:t>
      </w:r>
      <w:r>
        <w:rPr>
          <w:spacing w:val="-6"/>
        </w:rPr>
        <w:t xml:space="preserve"> </w:t>
      </w:r>
      <w:r>
        <w:t>systems.</w:t>
      </w:r>
      <w:r>
        <w:rPr>
          <w:spacing w:val="-9"/>
        </w:rPr>
        <w:t xml:space="preserve"> </w:t>
      </w:r>
      <w:r>
        <w:t>The</w:t>
      </w:r>
      <w:r>
        <w:rPr>
          <w:spacing w:val="-7"/>
        </w:rPr>
        <w:t xml:space="preserve"> </w:t>
      </w:r>
      <w:r>
        <w:t>XML</w:t>
      </w:r>
      <w:r>
        <w:rPr>
          <w:spacing w:val="-7"/>
        </w:rPr>
        <w:t xml:space="preserve"> </w:t>
      </w:r>
      <w:r>
        <w:t>Schema</w:t>
      </w:r>
      <w:r>
        <w:rPr>
          <w:spacing w:val="-9"/>
        </w:rPr>
        <w:t xml:space="preserve"> </w:t>
      </w:r>
      <w:r>
        <w:t>for</w:t>
      </w:r>
      <w:r>
        <w:rPr>
          <w:spacing w:val="-53"/>
        </w:rPr>
        <w:t xml:space="preserve"> </w:t>
      </w:r>
      <w:r>
        <w:t>the GML</w:t>
      </w:r>
      <w:r>
        <w:rPr>
          <w:spacing w:val="1"/>
        </w:rPr>
        <w:t xml:space="preserve"> </w:t>
      </w:r>
      <w:r>
        <w:t>Application</w:t>
      </w:r>
      <w:r>
        <w:rPr>
          <w:spacing w:val="1"/>
        </w:rPr>
        <w:t xml:space="preserve"> </w:t>
      </w:r>
      <w:r>
        <w:t>Schema is</w:t>
      </w:r>
      <w:r>
        <w:rPr>
          <w:spacing w:val="1"/>
        </w:rPr>
        <w:t xml:space="preserve"> </w:t>
      </w:r>
      <w:r>
        <w:t>provided</w:t>
      </w:r>
      <w:r>
        <w:rPr>
          <w:spacing w:val="1"/>
        </w:rPr>
        <w:t xml:space="preserve"> </w:t>
      </w:r>
      <w:r>
        <w:t>in a</w:t>
      </w:r>
      <w:r>
        <w:rPr>
          <w:spacing w:val="1"/>
        </w:rPr>
        <w:t xml:space="preserve"> </w:t>
      </w:r>
      <w:r>
        <w:t>Schema document S128.xsd</w:t>
      </w:r>
      <w:r>
        <w:rPr>
          <w:spacing w:val="1"/>
        </w:rPr>
        <w:t xml:space="preserve"> </w:t>
      </w:r>
      <w:r>
        <w:t>which</w:t>
      </w:r>
      <w:r>
        <w:rPr>
          <w:spacing w:val="1"/>
        </w:rPr>
        <w:t xml:space="preserve"> </w:t>
      </w:r>
      <w:r>
        <w:t>imports</w:t>
      </w:r>
      <w:r>
        <w:rPr>
          <w:spacing w:val="1"/>
        </w:rPr>
        <w:t xml:space="preserve"> </w:t>
      </w:r>
      <w:r>
        <w:t>other</w:t>
      </w:r>
      <w:r>
        <w:rPr>
          <w:spacing w:val="1"/>
        </w:rPr>
        <w:t xml:space="preserve"> </w:t>
      </w:r>
      <w:r>
        <w:t>Schema(s)</w:t>
      </w:r>
      <w:r>
        <w:rPr>
          <w:spacing w:val="1"/>
        </w:rPr>
        <w:t xml:space="preserve"> </w:t>
      </w:r>
      <w:r>
        <w:t>defining</w:t>
      </w:r>
      <w:r>
        <w:rPr>
          <w:spacing w:val="1"/>
        </w:rPr>
        <w:t xml:space="preserve"> </w:t>
      </w:r>
      <w:r>
        <w:t>common</w:t>
      </w:r>
      <w:r>
        <w:rPr>
          <w:spacing w:val="1"/>
        </w:rPr>
        <w:t xml:space="preserve"> </w:t>
      </w:r>
      <w:r>
        <w:t>types.</w:t>
      </w:r>
      <w:r>
        <w:rPr>
          <w:spacing w:val="1"/>
        </w:rPr>
        <w:t xml:space="preserve"> </w:t>
      </w:r>
      <w:r>
        <w:t>(All</w:t>
      </w:r>
      <w:r>
        <w:rPr>
          <w:spacing w:val="1"/>
        </w:rPr>
        <w:t xml:space="preserve"> </w:t>
      </w:r>
      <w:r>
        <w:t>files</w:t>
      </w:r>
      <w:r>
        <w:rPr>
          <w:spacing w:val="1"/>
        </w:rPr>
        <w:t xml:space="preserve"> </w:t>
      </w:r>
      <w:r>
        <w:t>are</w:t>
      </w:r>
      <w:r>
        <w:rPr>
          <w:spacing w:val="1"/>
        </w:rPr>
        <w:t xml:space="preserve"> </w:t>
      </w:r>
      <w:r>
        <w:t>available</w:t>
      </w:r>
      <w:r>
        <w:rPr>
          <w:spacing w:val="1"/>
        </w:rPr>
        <w:t xml:space="preserve"> </w:t>
      </w:r>
      <w:r>
        <w:t>on</w:t>
      </w:r>
      <w:r>
        <w:rPr>
          <w:spacing w:val="1"/>
        </w:rPr>
        <w:t xml:space="preserve"> </w:t>
      </w:r>
      <w:r>
        <w:t>the</w:t>
      </w:r>
      <w:r>
        <w:rPr>
          <w:spacing w:val="1"/>
        </w:rPr>
        <w:t xml:space="preserve"> </w:t>
      </w:r>
      <w:r>
        <w:t>S-100</w:t>
      </w:r>
      <w:r>
        <w:rPr>
          <w:spacing w:val="1"/>
        </w:rPr>
        <w:t xml:space="preserve"> </w:t>
      </w:r>
      <w:r>
        <w:t>distribution</w:t>
      </w:r>
      <w:r>
        <w:rPr>
          <w:spacing w:val="1"/>
        </w:rPr>
        <w:t xml:space="preserve"> </w:t>
      </w:r>
      <w:r>
        <w:t>site</w:t>
      </w:r>
      <w:r>
        <w:rPr>
          <w:color w:val="0000FF"/>
          <w:spacing w:val="1"/>
        </w:rPr>
        <w:t xml:space="preserve"> </w:t>
      </w:r>
      <w:hyperlink r:id="rId39">
        <w:r>
          <w:rPr>
            <w:color w:val="0000FF"/>
            <w:u w:val="single" w:color="0000FF"/>
          </w:rPr>
          <w:t>https://github.com/IHO-S100WG</w:t>
        </w:r>
      </w:hyperlink>
      <w:r>
        <w:t>). Feature instance shall validate against S128.xsd and conform to all</w:t>
      </w:r>
      <w:r>
        <w:rPr>
          <w:spacing w:val="1"/>
        </w:rPr>
        <w:t xml:space="preserve"> </w:t>
      </w:r>
      <w:r>
        <w:t>other requirements specified in this data Product Specification including all constraints not captured in</w:t>
      </w:r>
      <w:r>
        <w:rPr>
          <w:spacing w:val="1"/>
        </w:rPr>
        <w:t xml:space="preserve"> </w:t>
      </w:r>
      <w:r>
        <w:t>the</w:t>
      </w:r>
      <w:r>
        <w:rPr>
          <w:spacing w:val="-2"/>
        </w:rPr>
        <w:t xml:space="preserve"> </w:t>
      </w:r>
      <w:r>
        <w:t>XML</w:t>
      </w:r>
      <w:r>
        <w:rPr>
          <w:spacing w:val="1"/>
        </w:rPr>
        <w:t xml:space="preserve"> </w:t>
      </w:r>
      <w:r>
        <w:t>Schema</w:t>
      </w:r>
      <w:r>
        <w:rPr>
          <w:spacing w:val="-1"/>
        </w:rPr>
        <w:t xml:space="preserve"> </w:t>
      </w:r>
      <w:r>
        <w:t>document.</w:t>
      </w:r>
    </w:p>
    <w:p w14:paraId="7F48108C" w14:textId="16FE9A84" w:rsidR="00D07E87" w:rsidRDefault="00D07E87" w:rsidP="00D07E87">
      <w:pPr>
        <w:pStyle w:val="30"/>
        <w:ind w:left="8292" w:right="200" w:hanging="8092"/>
        <w:rPr>
          <w:lang w:eastAsia="en-US"/>
        </w:rPr>
      </w:pPr>
      <w:bookmarkStart w:id="2128" w:name="_Toc152232590"/>
      <w:bookmarkStart w:id="2129" w:name="_Toc170717268"/>
      <w:r w:rsidRPr="008233BF">
        <w:rPr>
          <w:lang w:eastAsia="en-US"/>
        </w:rPr>
        <w:t>Data</w:t>
      </w:r>
      <w:r>
        <w:rPr>
          <w:lang w:eastAsia="en-US"/>
        </w:rPr>
        <w:t>s</w:t>
      </w:r>
      <w:r w:rsidRPr="008233BF">
        <w:rPr>
          <w:lang w:eastAsia="en-US"/>
        </w:rPr>
        <w:t>et</w:t>
      </w:r>
      <w:del w:id="2130" w:author="USER" w:date="2024-03-22T18:46:00Z">
        <w:r w:rsidRPr="008233BF" w:rsidDel="0032631A">
          <w:rPr>
            <w:lang w:eastAsia="en-US"/>
          </w:rPr>
          <w:delText>s</w:delText>
        </w:r>
      </w:del>
      <w:r>
        <w:rPr>
          <w:lang w:eastAsia="en-US"/>
        </w:rPr>
        <w:t xml:space="preserve"> </w:t>
      </w:r>
      <w:r w:rsidR="00D3046D">
        <w:rPr>
          <w:lang w:eastAsia="en-US"/>
        </w:rPr>
        <w:t xml:space="preserve"> loading</w:t>
      </w:r>
      <w:bookmarkEnd w:id="2128"/>
      <w:bookmarkEnd w:id="2129"/>
    </w:p>
    <w:p w14:paraId="261ABA37" w14:textId="0045C4AB" w:rsidR="00D3046D" w:rsidRPr="00D3046D" w:rsidRDefault="00D3046D" w:rsidP="00D3046D">
      <w:pPr>
        <w:rPr>
          <w:lang w:eastAsia="en-US"/>
        </w:rPr>
      </w:pPr>
      <w:r w:rsidRPr="00D3046D">
        <w:rPr>
          <w:lang w:eastAsia="en-US"/>
        </w:rPr>
        <w:t xml:space="preserve">Datasets must always be loaded in the order of base dataset first, then update datasets in the corrected sequential order. Systems are not to load updates out of order, for example if update 1-5 is present and update </w:t>
      </w:r>
      <w:del w:id="2131" w:author="USER" w:date="2024-03-22T18:47:00Z">
        <w:r w:rsidRPr="00D3046D" w:rsidDel="0032631A">
          <w:rPr>
            <w:lang w:eastAsia="en-US"/>
          </w:rPr>
          <w:delText>1-</w:delText>
        </w:r>
      </w:del>
      <w:r w:rsidRPr="00D3046D">
        <w:rPr>
          <w:lang w:eastAsia="en-US"/>
        </w:rPr>
        <w:t xml:space="preserve">6 is missing, update </w:t>
      </w:r>
      <w:del w:id="2132" w:author="USER" w:date="2024-03-22T18:47:00Z">
        <w:r w:rsidRPr="00D3046D" w:rsidDel="0032631A">
          <w:rPr>
            <w:lang w:eastAsia="en-US"/>
          </w:rPr>
          <w:delText>1-</w:delText>
        </w:r>
      </w:del>
      <w:r w:rsidRPr="00D3046D">
        <w:rPr>
          <w:lang w:eastAsia="en-US"/>
        </w:rPr>
        <w:t>7 must not be loaded.</w:t>
      </w:r>
    </w:p>
    <w:p w14:paraId="4BCF581E" w14:textId="5D239721" w:rsidR="00D3046D" w:rsidRDefault="00D3046D" w:rsidP="00D3046D">
      <w:pPr>
        <w:pStyle w:val="30"/>
        <w:ind w:left="8292" w:right="200" w:hanging="8092"/>
        <w:rPr>
          <w:lang w:eastAsia="en-US"/>
        </w:rPr>
      </w:pPr>
      <w:bookmarkStart w:id="2133" w:name="_Toc152232591"/>
      <w:bookmarkStart w:id="2134" w:name="_Toc170717269"/>
      <w:r>
        <w:rPr>
          <w:lang w:eastAsia="en-US"/>
        </w:rPr>
        <w:t>New Editions</w:t>
      </w:r>
      <w:bookmarkEnd w:id="2133"/>
      <w:bookmarkEnd w:id="2134"/>
    </w:p>
    <w:p w14:paraId="3679B5D5" w14:textId="7328B069" w:rsidR="00D3046D" w:rsidRDefault="00D3046D" w:rsidP="00D3046D">
      <w:pPr>
        <w:rPr>
          <w:ins w:id="2135" w:author="USER" w:date="2024-03-27T16:18:00Z"/>
          <w:lang w:eastAsia="en-US"/>
        </w:rPr>
      </w:pPr>
      <w:r w:rsidRPr="00D3046D">
        <w:rPr>
          <w:lang w:eastAsia="en-US"/>
        </w:rPr>
        <w:t>When a New Edition of a dataset is received, the system must replace the previous Edition, along with any updates, with the New Edition of the dataset. Loading of subsequent updates follows the same rule as above.</w:t>
      </w:r>
    </w:p>
    <w:p w14:paraId="7BDC14F1" w14:textId="26654C94" w:rsidR="00B90CDF" w:rsidRPr="00B90CDF" w:rsidRDefault="00B90CDF" w:rsidP="00B90CDF">
      <w:pPr>
        <w:pStyle w:val="30"/>
        <w:ind w:left="8292" w:right="200" w:hanging="8092"/>
        <w:rPr>
          <w:ins w:id="2136" w:author="USER" w:date="2024-03-27T16:18:00Z"/>
        </w:rPr>
      </w:pPr>
      <w:bookmarkStart w:id="2137" w:name="_Toc170717270"/>
      <w:ins w:id="2138" w:author="USER" w:date="2024-03-27T16:19:00Z">
        <w:r>
          <w:t>Update</w:t>
        </w:r>
      </w:ins>
      <w:bookmarkEnd w:id="2137"/>
    </w:p>
    <w:p w14:paraId="14896B9D" w14:textId="3959126E" w:rsidR="00975884" w:rsidRDefault="00143D25" w:rsidP="00743C1A">
      <w:pPr>
        <w:rPr>
          <w:ins w:id="2139" w:author="USER" w:date="2024-03-27T17:10:00Z"/>
        </w:rPr>
      </w:pPr>
      <w:ins w:id="2140" w:author="USER" w:date="2024-03-27T17:10:00Z">
        <w:r w:rsidRPr="00143D25">
          <w:t>When an update to a dataset is received by the system it must add new features or replace definitions but it’s not possible to delete features. For full details of the updating procedure please refer to S-100 edition 5.2 part 10.b 11.5 Updating.</w:t>
        </w:r>
      </w:ins>
    </w:p>
    <w:p w14:paraId="56CB8D91" w14:textId="4F701430" w:rsidR="00143D25" w:rsidRPr="00143D25" w:rsidRDefault="00143D25" w:rsidP="00143D25">
      <w:pPr>
        <w:rPr>
          <w:ins w:id="2141" w:author="USER" w:date="2024-03-27T17:10:00Z"/>
          <w:rFonts w:eastAsiaTheme="minorEastAsia"/>
        </w:rPr>
      </w:pPr>
      <w:ins w:id="2142" w:author="USER" w:date="2024-03-27T17:10:00Z">
        <w:r w:rsidRPr="00143D25">
          <w:rPr>
            <w:rFonts w:eastAsiaTheme="minorEastAsia"/>
          </w:rPr>
          <w:t>Data servers can create a single S-128 catalogue per S-100 product type, e.g. an S-128 for S-101 and an S-128 for S-102, or a mixed S-128 catalogue file with multiple products. When an S-128 is created for one product type, the S-128 should not alter the revision status of the other products in the ECDIS.</w:t>
        </w:r>
      </w:ins>
    </w:p>
    <w:p w14:paraId="2924D10A" w14:textId="5A02C80B" w:rsidR="00143D25" w:rsidRPr="00143D25" w:rsidRDefault="00143D25" w:rsidP="00143D25">
      <w:pPr>
        <w:rPr>
          <w:rFonts w:eastAsiaTheme="minorEastAsia"/>
        </w:rPr>
      </w:pPr>
      <w:ins w:id="2143" w:author="USER" w:date="2024-03-27T17:10:00Z">
        <w:r w:rsidRPr="00143D25">
          <w:rPr>
            <w:rFonts w:eastAsiaTheme="minorEastAsia"/>
          </w:rPr>
          <w:lastRenderedPageBreak/>
          <w:t>Not every S-100 Exchange set will contain an S-128 file. If an S-128 file has not been received and updated within 4 weeks of the last S-128 file loaded, the ECDIS update status of all products must be set to ‘Not Up To Date’.</w:t>
        </w:r>
      </w:ins>
    </w:p>
    <w:p w14:paraId="3368EE90" w14:textId="77777777" w:rsidR="00E83228" w:rsidRDefault="00E83228" w:rsidP="00666E30">
      <w:pPr>
        <w:pStyle w:val="20"/>
        <w:rPr>
          <w:lang w:eastAsia="en-US"/>
        </w:rPr>
      </w:pPr>
      <w:bookmarkStart w:id="2144" w:name="_Toc152232592"/>
      <w:bookmarkStart w:id="2145" w:name="_Toc170717271"/>
      <w:r>
        <w:rPr>
          <w:lang w:eastAsia="en-US"/>
        </w:rPr>
        <w:t>Dataset</w:t>
      </w:r>
      <w:bookmarkEnd w:id="2144"/>
      <w:bookmarkEnd w:id="2145"/>
    </w:p>
    <w:p w14:paraId="5B94D17E" w14:textId="77777777" w:rsidR="00183503" w:rsidRDefault="00183503" w:rsidP="00A44EE6">
      <w:pPr>
        <w:pStyle w:val="30"/>
        <w:ind w:left="8292" w:right="200" w:hanging="8092"/>
        <w:rPr>
          <w:lang w:eastAsia="en-US"/>
        </w:rPr>
      </w:pPr>
      <w:bookmarkStart w:id="2146" w:name="_Toc225648341"/>
      <w:bookmarkStart w:id="2147" w:name="_Toc225648342"/>
      <w:bookmarkStart w:id="2148" w:name="_Toc152232593"/>
      <w:bookmarkStart w:id="2149" w:name="_Toc170717272"/>
      <w:r w:rsidRPr="008233BF">
        <w:rPr>
          <w:lang w:eastAsia="en-US"/>
        </w:rPr>
        <w:t>Data</w:t>
      </w:r>
      <w:r w:rsidR="00064E25">
        <w:rPr>
          <w:lang w:eastAsia="en-US"/>
        </w:rPr>
        <w:t>s</w:t>
      </w:r>
      <w:r w:rsidRPr="008233BF">
        <w:rPr>
          <w:lang w:eastAsia="en-US"/>
        </w:rPr>
        <w:t>ets</w:t>
      </w:r>
      <w:bookmarkEnd w:id="2146"/>
      <w:bookmarkEnd w:id="2147"/>
      <w:bookmarkEnd w:id="2148"/>
      <w:bookmarkEnd w:id="2149"/>
      <w:r>
        <w:rPr>
          <w:lang w:eastAsia="en-US"/>
        </w:rPr>
        <w:t xml:space="preserve"> </w:t>
      </w:r>
    </w:p>
    <w:p w14:paraId="17AC53D5" w14:textId="07AE8C4F" w:rsidR="009629AC" w:rsidRDefault="001130BF" w:rsidP="001130BF">
      <w:pPr>
        <w:rPr>
          <w:lang w:eastAsia="en-US"/>
        </w:rPr>
      </w:pPr>
      <w:r w:rsidRPr="001130BF">
        <w:rPr>
          <w:lang w:eastAsia="en-US"/>
        </w:rPr>
        <w:t xml:space="preserve">A dataset is a grouping of features, attributes, geometry, and metadata which comprises a specific coverage. The types of CNP datasets produces and contained within an Exchange Set are listed in </w:t>
      </w:r>
      <w:r w:rsidR="00994AEA">
        <w:rPr>
          <w:lang w:eastAsia="en-US"/>
        </w:rPr>
        <w:fldChar w:fldCharType="begin"/>
      </w:r>
      <w:r w:rsidR="00994AEA">
        <w:rPr>
          <w:lang w:eastAsia="en-US"/>
        </w:rPr>
        <w:instrText xml:space="preserve"> REF _Ref148215660 </w:instrText>
      </w:r>
      <w:r w:rsidR="00994AEA">
        <w:rPr>
          <w:lang w:eastAsia="en-US"/>
        </w:rPr>
        <w:fldChar w:fldCharType="separate"/>
      </w:r>
      <w:r w:rsidR="00DF7FD4">
        <w:t xml:space="preserve">Table </w:t>
      </w:r>
      <w:r w:rsidR="00DF7FD4">
        <w:rPr>
          <w:noProof/>
        </w:rPr>
        <w:t>11</w:t>
      </w:r>
      <w:r w:rsidR="00DF7FD4">
        <w:noBreakHyphen/>
      </w:r>
      <w:r w:rsidR="00DF7FD4">
        <w:rPr>
          <w:noProof/>
        </w:rPr>
        <w:t>2</w:t>
      </w:r>
      <w:r w:rsidR="00994AEA">
        <w:rPr>
          <w:lang w:eastAsia="en-US"/>
        </w:rPr>
        <w:fldChar w:fldCharType="end"/>
      </w:r>
      <w:r w:rsidRPr="001130BF">
        <w:rPr>
          <w:lang w:eastAsia="en-US"/>
        </w:rPr>
        <w:t xml:space="preserve"> below:</w:t>
      </w:r>
    </w:p>
    <w:p w14:paraId="1CD57040" w14:textId="730C9A19" w:rsidR="009629AC" w:rsidRDefault="009629AC" w:rsidP="009629AC">
      <w:pPr>
        <w:pStyle w:val="ad"/>
        <w:keepNext/>
        <w:jc w:val="center"/>
      </w:pPr>
      <w:bookmarkStart w:id="2150" w:name="_Ref148215660"/>
      <w:r>
        <w:t xml:space="preserve">Table </w:t>
      </w:r>
      <w:fldSimple w:instr=" STYLEREF 1 \s ">
        <w:r w:rsidR="00DF7FD4">
          <w:rPr>
            <w:noProof/>
          </w:rPr>
          <w:t>11</w:t>
        </w:r>
      </w:fldSimple>
      <w:r>
        <w:noBreakHyphen/>
      </w:r>
      <w:fldSimple w:instr=" SEQ Table \* ARABIC \s 1 ">
        <w:r w:rsidR="00DF7FD4">
          <w:rPr>
            <w:noProof/>
          </w:rPr>
          <w:t>2</w:t>
        </w:r>
      </w:fldSimple>
      <w:bookmarkEnd w:id="2150"/>
      <w:r>
        <w:t xml:space="preserve"> CNP dataset types</w:t>
      </w:r>
    </w:p>
    <w:tbl>
      <w:tblPr>
        <w:tblW w:w="9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6"/>
        <w:gridCol w:w="6160"/>
      </w:tblGrid>
      <w:tr w:rsidR="00BB6AB0" w14:paraId="5EFC337A" w14:textId="77777777">
        <w:trPr>
          <w:trHeight w:val="326"/>
        </w:trPr>
        <w:tc>
          <w:tcPr>
            <w:tcW w:w="3056" w:type="dxa"/>
            <w:shd w:val="clear" w:color="auto" w:fill="D9D9D9"/>
          </w:tcPr>
          <w:p w14:paraId="6E3EB505" w14:textId="77777777" w:rsidR="009629AC" w:rsidRDefault="009629AC">
            <w:pPr>
              <w:pStyle w:val="TableParagraph"/>
              <w:spacing w:before="54"/>
              <w:ind w:left="107"/>
              <w:rPr>
                <w:b/>
                <w:sz w:val="18"/>
              </w:rPr>
            </w:pPr>
            <w:r>
              <w:rPr>
                <w:b/>
                <w:sz w:val="18"/>
              </w:rPr>
              <w:t>Dataset</w:t>
            </w:r>
          </w:p>
        </w:tc>
        <w:tc>
          <w:tcPr>
            <w:tcW w:w="6160" w:type="dxa"/>
            <w:shd w:val="clear" w:color="auto" w:fill="D9D9D9"/>
          </w:tcPr>
          <w:p w14:paraId="76B37E2B" w14:textId="77777777" w:rsidR="009629AC" w:rsidRDefault="009629AC">
            <w:pPr>
              <w:pStyle w:val="TableParagraph"/>
              <w:spacing w:before="54"/>
              <w:ind w:left="107"/>
              <w:rPr>
                <w:b/>
                <w:sz w:val="18"/>
              </w:rPr>
            </w:pPr>
            <w:r>
              <w:rPr>
                <w:b/>
                <w:sz w:val="18"/>
              </w:rPr>
              <w:t>Explanations</w:t>
            </w:r>
          </w:p>
        </w:tc>
      </w:tr>
      <w:tr w:rsidR="00BB6AB0" w14:paraId="529C68DA" w14:textId="77777777" w:rsidTr="00FE1F96">
        <w:trPr>
          <w:trHeight w:val="328"/>
        </w:trPr>
        <w:tc>
          <w:tcPr>
            <w:tcW w:w="3056" w:type="dxa"/>
            <w:shd w:val="clear" w:color="auto" w:fill="auto"/>
          </w:tcPr>
          <w:p w14:paraId="0C4FB2E7" w14:textId="77777777" w:rsidR="009629AC" w:rsidRDefault="009629AC">
            <w:pPr>
              <w:pStyle w:val="TableParagraph"/>
              <w:ind w:left="107"/>
              <w:rPr>
                <w:sz w:val="18"/>
              </w:rPr>
            </w:pPr>
            <w:r>
              <w:rPr>
                <w:sz w:val="18"/>
              </w:rPr>
              <w:t>New</w:t>
            </w:r>
            <w:r>
              <w:rPr>
                <w:spacing w:val="-5"/>
                <w:sz w:val="18"/>
              </w:rPr>
              <w:t xml:space="preserve"> </w:t>
            </w:r>
            <w:r>
              <w:rPr>
                <w:sz w:val="18"/>
              </w:rPr>
              <w:t>dataset</w:t>
            </w:r>
            <w:r>
              <w:rPr>
                <w:spacing w:val="-2"/>
                <w:sz w:val="18"/>
              </w:rPr>
              <w:t xml:space="preserve"> </w:t>
            </w:r>
            <w:r>
              <w:rPr>
                <w:sz w:val="18"/>
              </w:rPr>
              <w:t>(base</w:t>
            </w:r>
            <w:r>
              <w:rPr>
                <w:spacing w:val="-2"/>
                <w:sz w:val="18"/>
              </w:rPr>
              <w:t xml:space="preserve"> </w:t>
            </w:r>
            <w:r>
              <w:rPr>
                <w:sz w:val="18"/>
              </w:rPr>
              <w:t>dataset)</w:t>
            </w:r>
            <w:del w:id="2151" w:author="USER" w:date="2024-03-27T17:12:00Z">
              <w:r w:rsidDel="00143D25">
                <w:rPr>
                  <w:sz w:val="18"/>
                </w:rPr>
                <w:delText>:</w:delText>
              </w:r>
            </w:del>
          </w:p>
        </w:tc>
        <w:tc>
          <w:tcPr>
            <w:tcW w:w="6160" w:type="dxa"/>
            <w:shd w:val="clear" w:color="auto" w:fill="auto"/>
          </w:tcPr>
          <w:p w14:paraId="688F0AC0" w14:textId="218C4FED" w:rsidR="00413C9B" w:rsidRDefault="00BB1DC2" w:rsidP="00413C9B">
            <w:pPr>
              <w:pStyle w:val="TableParagraph"/>
              <w:ind w:left="107"/>
              <w:rPr>
                <w:sz w:val="18"/>
              </w:rPr>
            </w:pPr>
            <w:ins w:id="2152" w:author="Greenblue" w:date="2024-10-10T10:36:00Z">
              <w:r w:rsidRPr="00BB1DC2">
                <w:rPr>
                  <w:rFonts w:eastAsia="MS Mincho"/>
                  <w:color w:val="000000"/>
                  <w:sz w:val="18"/>
                  <w:szCs w:val="18"/>
                  <w:shd w:val="clear" w:color="auto" w:fill="FFFFFF"/>
                  <w:lang w:eastAsia="ko-KR"/>
                </w:rPr>
                <w:t>No data has previously been produced for this area</w:t>
              </w:r>
              <w:r w:rsidRPr="00BB1DC2">
                <w:rPr>
                  <w:rFonts w:eastAsia="MS Mincho"/>
                  <w:b/>
                  <w:bCs/>
                  <w:color w:val="000000"/>
                  <w:sz w:val="18"/>
                  <w:szCs w:val="18"/>
                  <w:shd w:val="clear" w:color="auto" w:fill="FFFFFF"/>
                  <w:lang w:eastAsia="ko-KR"/>
                </w:rPr>
                <w:t> </w:t>
              </w:r>
              <w:r w:rsidRPr="00413C9B">
                <w:rPr>
                  <w:rFonts w:eastAsia="MS Mincho"/>
                  <w:bCs/>
                  <w:color w:val="000000"/>
                  <w:sz w:val="18"/>
                  <w:szCs w:val="18"/>
                  <w:shd w:val="clear" w:color="auto" w:fill="FFFFFF"/>
                  <w:lang w:eastAsia="ko-KR"/>
                </w:rPr>
                <w:t>or there is a significant change from the existing, for example, coverage or extent.</w:t>
              </w:r>
            </w:ins>
            <w:del w:id="2153" w:author="Greenblue" w:date="2024-10-10T10:36:00Z">
              <w:r w:rsidR="009629AC" w:rsidDel="00BB1DC2">
                <w:rPr>
                  <w:sz w:val="18"/>
                </w:rPr>
                <w:delText>Data</w:delText>
              </w:r>
              <w:r w:rsidR="009629AC" w:rsidDel="00BB1DC2">
                <w:rPr>
                  <w:spacing w:val="-3"/>
                  <w:sz w:val="18"/>
                </w:rPr>
                <w:delText xml:space="preserve"> </w:delText>
              </w:r>
              <w:r w:rsidR="009629AC" w:rsidDel="00BB1DC2">
                <w:rPr>
                  <w:sz w:val="18"/>
                </w:rPr>
                <w:delText>for</w:delText>
              </w:r>
              <w:r w:rsidR="009629AC" w:rsidDel="00BB1DC2">
                <w:rPr>
                  <w:spacing w:val="-4"/>
                  <w:sz w:val="18"/>
                </w:rPr>
                <w:delText xml:space="preserve"> </w:delText>
              </w:r>
              <w:r w:rsidR="009629AC" w:rsidDel="00BB1DC2">
                <w:rPr>
                  <w:sz w:val="18"/>
                </w:rPr>
                <w:delText>an</w:delText>
              </w:r>
              <w:r w:rsidR="009629AC" w:rsidDel="00BB1DC2">
                <w:rPr>
                  <w:spacing w:val="-3"/>
                  <w:sz w:val="18"/>
                </w:rPr>
                <w:delText xml:space="preserve"> </w:delText>
              </w:r>
              <w:r w:rsidR="009629AC" w:rsidDel="00BB1DC2">
                <w:rPr>
                  <w:sz w:val="18"/>
                </w:rPr>
                <w:delText>area</w:delText>
              </w:r>
              <w:r w:rsidR="009629AC" w:rsidDel="00BB1DC2">
                <w:rPr>
                  <w:spacing w:val="-3"/>
                  <w:sz w:val="18"/>
                </w:rPr>
                <w:delText xml:space="preserve"> </w:delText>
              </w:r>
              <w:r w:rsidR="009629AC" w:rsidDel="00BB1DC2">
                <w:rPr>
                  <w:sz w:val="18"/>
                </w:rPr>
                <w:delText>different</w:delText>
              </w:r>
              <w:r w:rsidR="009629AC" w:rsidDel="00BB1DC2">
                <w:rPr>
                  <w:spacing w:val="-2"/>
                  <w:sz w:val="18"/>
                </w:rPr>
                <w:delText xml:space="preserve"> </w:delText>
              </w:r>
              <w:r w:rsidR="009629AC" w:rsidDel="00BB1DC2">
                <w:rPr>
                  <w:sz w:val="18"/>
                </w:rPr>
                <w:delText>(in</w:delText>
              </w:r>
              <w:r w:rsidR="009629AC" w:rsidDel="00BB1DC2">
                <w:rPr>
                  <w:spacing w:val="-5"/>
                  <w:sz w:val="18"/>
                </w:rPr>
                <w:delText xml:space="preserve"> </w:delText>
              </w:r>
              <w:r w:rsidR="009629AC" w:rsidDel="00BB1DC2">
                <w:rPr>
                  <w:sz w:val="18"/>
                </w:rPr>
                <w:delText>coverage</w:delText>
              </w:r>
              <w:r w:rsidR="009629AC" w:rsidDel="00BB1DC2">
                <w:rPr>
                  <w:spacing w:val="-2"/>
                  <w:sz w:val="18"/>
                </w:rPr>
                <w:delText xml:space="preserve"> </w:delText>
              </w:r>
              <w:r w:rsidR="009629AC" w:rsidDel="00BB1DC2">
                <w:rPr>
                  <w:sz w:val="18"/>
                </w:rPr>
                <w:delText>and/or</w:delText>
              </w:r>
              <w:r w:rsidR="009629AC" w:rsidDel="00BB1DC2">
                <w:rPr>
                  <w:spacing w:val="-5"/>
                  <w:sz w:val="18"/>
                </w:rPr>
                <w:delText xml:space="preserve"> </w:delText>
              </w:r>
              <w:r w:rsidR="009629AC" w:rsidDel="00BB1DC2">
                <w:rPr>
                  <w:sz w:val="18"/>
                </w:rPr>
                <w:delText>extent)</w:delText>
              </w:r>
              <w:r w:rsidR="009629AC" w:rsidDel="00BB1DC2">
                <w:rPr>
                  <w:spacing w:val="-3"/>
                  <w:sz w:val="18"/>
                </w:rPr>
                <w:delText xml:space="preserve"> </w:delText>
              </w:r>
              <w:r w:rsidR="009629AC" w:rsidDel="00BB1DC2">
                <w:rPr>
                  <w:sz w:val="18"/>
                </w:rPr>
                <w:delText>to</w:delText>
              </w:r>
              <w:r w:rsidR="009629AC" w:rsidDel="00BB1DC2">
                <w:rPr>
                  <w:spacing w:val="-3"/>
                  <w:sz w:val="18"/>
                </w:rPr>
                <w:delText xml:space="preserve"> </w:delText>
              </w:r>
              <w:r w:rsidR="009629AC" w:rsidDel="00BB1DC2">
                <w:rPr>
                  <w:sz w:val="18"/>
                </w:rPr>
                <w:delText>existing</w:delText>
              </w:r>
              <w:r w:rsidR="009629AC" w:rsidDel="00BB1DC2">
                <w:rPr>
                  <w:spacing w:val="-2"/>
                  <w:sz w:val="18"/>
                </w:rPr>
                <w:delText xml:space="preserve"> </w:delText>
              </w:r>
              <w:r w:rsidR="009629AC" w:rsidDel="00BB1DC2">
                <w:rPr>
                  <w:sz w:val="18"/>
                </w:rPr>
                <w:delText>datasets.</w:delText>
              </w:r>
            </w:del>
          </w:p>
        </w:tc>
      </w:tr>
      <w:tr w:rsidR="00BB6AB0" w14:paraId="6A21A5CC" w14:textId="77777777" w:rsidTr="00FE1F96">
        <w:trPr>
          <w:trHeight w:val="1154"/>
        </w:trPr>
        <w:tc>
          <w:tcPr>
            <w:tcW w:w="3056" w:type="dxa"/>
            <w:shd w:val="clear" w:color="auto" w:fill="auto"/>
          </w:tcPr>
          <w:p w14:paraId="556F4BC2" w14:textId="34519866" w:rsidR="009629AC" w:rsidRDefault="009629AC">
            <w:pPr>
              <w:pStyle w:val="TableParagraph"/>
              <w:ind w:left="107"/>
              <w:rPr>
                <w:sz w:val="18"/>
              </w:rPr>
            </w:pPr>
            <w:r>
              <w:rPr>
                <w:sz w:val="18"/>
              </w:rPr>
              <w:t>New</w:t>
            </w:r>
            <w:r>
              <w:rPr>
                <w:spacing w:val="-4"/>
                <w:sz w:val="18"/>
              </w:rPr>
              <w:t xml:space="preserve"> </w:t>
            </w:r>
            <w:r>
              <w:rPr>
                <w:sz w:val="18"/>
              </w:rPr>
              <w:t>Edition of</w:t>
            </w:r>
            <w:r>
              <w:rPr>
                <w:spacing w:val="-3"/>
                <w:sz w:val="18"/>
              </w:rPr>
              <w:t xml:space="preserve"> </w:t>
            </w:r>
            <w:r>
              <w:rPr>
                <w:sz w:val="18"/>
              </w:rPr>
              <w:t>a dataset</w:t>
            </w:r>
            <w:ins w:id="2154" w:author="USER" w:date="2024-03-27T17:13:00Z">
              <w:r w:rsidR="00143D25">
                <w:rPr>
                  <w:sz w:val="18"/>
                </w:rPr>
                <w:br/>
              </w:r>
            </w:ins>
            <w:ins w:id="2155" w:author="USER" w:date="2024-03-27T17:12:00Z">
              <w:r w:rsidR="00143D25">
                <w:rPr>
                  <w:sz w:val="18"/>
                </w:rPr>
                <w:t>(base</w:t>
              </w:r>
              <w:r w:rsidR="00143D25">
                <w:rPr>
                  <w:spacing w:val="-2"/>
                  <w:sz w:val="18"/>
                </w:rPr>
                <w:t xml:space="preserve"> </w:t>
              </w:r>
              <w:r w:rsidR="00143D25">
                <w:rPr>
                  <w:sz w:val="18"/>
                </w:rPr>
                <w:t>dataset)</w:t>
              </w:r>
            </w:ins>
          </w:p>
        </w:tc>
        <w:tc>
          <w:tcPr>
            <w:tcW w:w="6160" w:type="dxa"/>
            <w:shd w:val="clear" w:color="auto" w:fill="auto"/>
          </w:tcPr>
          <w:p w14:paraId="29BA4624" w14:textId="79774903" w:rsidR="009629AC" w:rsidRDefault="009629AC">
            <w:pPr>
              <w:pStyle w:val="TableParagraph"/>
              <w:ind w:left="107" w:right="118"/>
              <w:rPr>
                <w:sz w:val="18"/>
              </w:rPr>
            </w:pPr>
            <w:del w:id="2156" w:author="USER" w:date="2024-03-27T17:27:00Z">
              <w:r w:rsidDel="00B71833">
                <w:rPr>
                  <w:sz w:val="18"/>
                </w:rPr>
                <w:delText>A re-issue plus new information which has not been previously distributed</w:delText>
              </w:r>
              <w:r w:rsidDel="00B71833">
                <w:rPr>
                  <w:spacing w:val="-47"/>
                  <w:sz w:val="18"/>
                </w:rPr>
                <w:delText xml:space="preserve"> </w:delText>
              </w:r>
              <w:r w:rsidDel="00B71833">
                <w:rPr>
                  <w:sz w:val="18"/>
                </w:rPr>
                <w:delText xml:space="preserve">by Updates. </w:delText>
              </w:r>
            </w:del>
            <w:ins w:id="2157" w:author="USER" w:date="2024-03-27T17:27:00Z">
              <w:r w:rsidR="00B71833" w:rsidRPr="00B71833">
                <w:rPr>
                  <w:sz w:val="18"/>
                </w:rPr>
                <w:t>No data has previously been produced for this area</w:t>
              </w:r>
              <w:r w:rsidR="00B71833">
                <w:rPr>
                  <w:sz w:val="18"/>
                </w:rPr>
                <w:t xml:space="preserve">. </w:t>
              </w:r>
            </w:ins>
            <w:r>
              <w:rPr>
                <w:sz w:val="18"/>
              </w:rPr>
              <w:t>Each New Edition of a dataset must have the same name as</w:t>
            </w:r>
            <w:r>
              <w:rPr>
                <w:spacing w:val="-47"/>
                <w:sz w:val="18"/>
              </w:rPr>
              <w:t xml:space="preserve"> </w:t>
            </w:r>
            <w:r>
              <w:rPr>
                <w:sz w:val="18"/>
              </w:rPr>
              <w:t>the</w:t>
            </w:r>
            <w:r>
              <w:rPr>
                <w:spacing w:val="-3"/>
                <w:sz w:val="18"/>
              </w:rPr>
              <w:t xml:space="preserve"> </w:t>
            </w:r>
            <w:r>
              <w:rPr>
                <w:sz w:val="18"/>
              </w:rPr>
              <w:t>dataset</w:t>
            </w:r>
            <w:r>
              <w:rPr>
                <w:spacing w:val="-3"/>
                <w:sz w:val="18"/>
              </w:rPr>
              <w:t xml:space="preserve"> </w:t>
            </w:r>
            <w:r>
              <w:rPr>
                <w:sz w:val="18"/>
              </w:rPr>
              <w:t>that</w:t>
            </w:r>
            <w:r>
              <w:rPr>
                <w:spacing w:val="-2"/>
                <w:sz w:val="18"/>
              </w:rPr>
              <w:t xml:space="preserve"> </w:t>
            </w:r>
            <w:r>
              <w:rPr>
                <w:sz w:val="18"/>
              </w:rPr>
              <w:t>it</w:t>
            </w:r>
            <w:r>
              <w:rPr>
                <w:spacing w:val="-3"/>
                <w:sz w:val="18"/>
              </w:rPr>
              <w:t xml:space="preserve"> </w:t>
            </w:r>
            <w:r>
              <w:rPr>
                <w:sz w:val="18"/>
              </w:rPr>
              <w:t>replaces</w:t>
            </w:r>
            <w:r>
              <w:rPr>
                <w:spacing w:val="-3"/>
                <w:sz w:val="18"/>
              </w:rPr>
              <w:t xml:space="preserve"> </w:t>
            </w:r>
            <w:r>
              <w:rPr>
                <w:sz w:val="18"/>
              </w:rPr>
              <w:t>and</w:t>
            </w:r>
            <w:r>
              <w:rPr>
                <w:spacing w:val="-3"/>
                <w:sz w:val="18"/>
              </w:rPr>
              <w:t xml:space="preserve"> </w:t>
            </w:r>
            <w:r>
              <w:rPr>
                <w:sz w:val="18"/>
              </w:rPr>
              <w:t>should</w:t>
            </w:r>
            <w:r>
              <w:rPr>
                <w:spacing w:val="-5"/>
                <w:sz w:val="18"/>
              </w:rPr>
              <w:t xml:space="preserve"> </w:t>
            </w:r>
            <w:r>
              <w:rPr>
                <w:sz w:val="18"/>
              </w:rPr>
              <w:t>have</w:t>
            </w:r>
            <w:r>
              <w:rPr>
                <w:spacing w:val="-2"/>
                <w:sz w:val="18"/>
              </w:rPr>
              <w:t xml:space="preserve"> </w:t>
            </w:r>
            <w:r>
              <w:rPr>
                <w:sz w:val="18"/>
              </w:rPr>
              <w:t>the</w:t>
            </w:r>
            <w:r>
              <w:rPr>
                <w:spacing w:val="-3"/>
                <w:sz w:val="18"/>
              </w:rPr>
              <w:t xml:space="preserve"> </w:t>
            </w:r>
            <w:r>
              <w:rPr>
                <w:sz w:val="18"/>
              </w:rPr>
              <w:t>same</w:t>
            </w:r>
            <w:r>
              <w:rPr>
                <w:spacing w:val="-2"/>
                <w:sz w:val="18"/>
              </w:rPr>
              <w:t xml:space="preserve"> </w:t>
            </w:r>
            <w:r>
              <w:rPr>
                <w:sz w:val="18"/>
              </w:rPr>
              <w:t>spatial</w:t>
            </w:r>
            <w:r>
              <w:rPr>
                <w:spacing w:val="-3"/>
                <w:sz w:val="18"/>
              </w:rPr>
              <w:t xml:space="preserve"> </w:t>
            </w:r>
            <w:r>
              <w:rPr>
                <w:sz w:val="18"/>
              </w:rPr>
              <w:t>extents.</w:t>
            </w:r>
            <w:r>
              <w:rPr>
                <w:spacing w:val="-2"/>
                <w:sz w:val="18"/>
              </w:rPr>
              <w:t xml:space="preserve"> </w:t>
            </w:r>
            <w:r>
              <w:rPr>
                <w:sz w:val="18"/>
              </w:rPr>
              <w:t>The</w:t>
            </w:r>
            <w:r>
              <w:rPr>
                <w:spacing w:val="-47"/>
                <w:sz w:val="18"/>
              </w:rPr>
              <w:t xml:space="preserve"> </w:t>
            </w:r>
            <w:r>
              <w:rPr>
                <w:sz w:val="18"/>
              </w:rPr>
              <w:t>Edition number in the dataset discovery metadata shall increment up by</w:t>
            </w:r>
            <w:r>
              <w:rPr>
                <w:spacing w:val="1"/>
                <w:sz w:val="18"/>
              </w:rPr>
              <w:t xml:space="preserve"> </w:t>
            </w:r>
            <w:r>
              <w:rPr>
                <w:sz w:val="18"/>
              </w:rPr>
              <w:t>one</w:t>
            </w:r>
            <w:r>
              <w:rPr>
                <w:spacing w:val="-1"/>
                <w:sz w:val="18"/>
              </w:rPr>
              <w:t xml:space="preserve"> </w:t>
            </w:r>
            <w:r>
              <w:rPr>
                <w:sz w:val="18"/>
              </w:rPr>
              <w:t>from</w:t>
            </w:r>
            <w:r>
              <w:rPr>
                <w:spacing w:val="1"/>
                <w:sz w:val="18"/>
              </w:rPr>
              <w:t xml:space="preserve"> </w:t>
            </w:r>
            <w:r>
              <w:rPr>
                <w:sz w:val="18"/>
              </w:rPr>
              <w:t>the previous</w:t>
            </w:r>
            <w:r>
              <w:rPr>
                <w:spacing w:val="3"/>
                <w:sz w:val="18"/>
              </w:rPr>
              <w:t xml:space="preserve"> </w:t>
            </w:r>
            <w:r>
              <w:rPr>
                <w:sz w:val="18"/>
              </w:rPr>
              <w:t>Edition.</w:t>
            </w:r>
          </w:p>
        </w:tc>
      </w:tr>
      <w:tr w:rsidR="00BB6AB0" w14:paraId="77951B7F" w14:textId="77777777" w:rsidTr="00FE1F96">
        <w:trPr>
          <w:trHeight w:val="741"/>
        </w:trPr>
        <w:tc>
          <w:tcPr>
            <w:tcW w:w="3056" w:type="dxa"/>
            <w:shd w:val="clear" w:color="auto" w:fill="auto"/>
          </w:tcPr>
          <w:p w14:paraId="27E27155" w14:textId="77777777" w:rsidR="009629AC" w:rsidRDefault="009629AC">
            <w:pPr>
              <w:pStyle w:val="TableParagraph"/>
              <w:ind w:left="107"/>
              <w:rPr>
                <w:sz w:val="18"/>
              </w:rPr>
            </w:pPr>
            <w:r>
              <w:rPr>
                <w:sz w:val="18"/>
              </w:rPr>
              <w:t>Update</w:t>
            </w:r>
            <w:r>
              <w:rPr>
                <w:spacing w:val="-3"/>
                <w:sz w:val="18"/>
              </w:rPr>
              <w:t xml:space="preserve"> </w:t>
            </w:r>
            <w:r>
              <w:rPr>
                <w:sz w:val="18"/>
              </w:rPr>
              <w:t>dataset</w:t>
            </w:r>
          </w:p>
        </w:tc>
        <w:tc>
          <w:tcPr>
            <w:tcW w:w="6160" w:type="dxa"/>
            <w:shd w:val="clear" w:color="auto" w:fill="auto"/>
          </w:tcPr>
          <w:p w14:paraId="352284C6" w14:textId="77777777" w:rsidR="009629AC" w:rsidRDefault="009629AC">
            <w:pPr>
              <w:pStyle w:val="TableParagraph"/>
              <w:ind w:left="107" w:right="199"/>
              <w:rPr>
                <w:sz w:val="18"/>
              </w:rPr>
            </w:pPr>
            <w:r>
              <w:rPr>
                <w:sz w:val="18"/>
              </w:rPr>
              <w:t>A delta change of the latest Edition of a dataset. If there is more than one</w:t>
            </w:r>
            <w:r>
              <w:rPr>
                <w:spacing w:val="-47"/>
                <w:sz w:val="18"/>
              </w:rPr>
              <w:t xml:space="preserve"> </w:t>
            </w:r>
            <w:r>
              <w:rPr>
                <w:sz w:val="18"/>
              </w:rPr>
              <w:t>update</w:t>
            </w:r>
            <w:r>
              <w:rPr>
                <w:spacing w:val="-2"/>
                <w:sz w:val="18"/>
              </w:rPr>
              <w:t xml:space="preserve"> </w:t>
            </w:r>
            <w:r>
              <w:rPr>
                <w:sz w:val="18"/>
              </w:rPr>
              <w:t>dataset,</w:t>
            </w:r>
            <w:r>
              <w:rPr>
                <w:spacing w:val="-2"/>
                <w:sz w:val="18"/>
              </w:rPr>
              <w:t xml:space="preserve"> </w:t>
            </w:r>
            <w:r>
              <w:rPr>
                <w:sz w:val="18"/>
              </w:rPr>
              <w:t>the</w:t>
            </w:r>
            <w:r>
              <w:rPr>
                <w:spacing w:val="-2"/>
                <w:sz w:val="18"/>
              </w:rPr>
              <w:t xml:space="preserve"> </w:t>
            </w:r>
            <w:r>
              <w:rPr>
                <w:sz w:val="18"/>
              </w:rPr>
              <w:t>subsequent</w:t>
            </w:r>
            <w:r>
              <w:rPr>
                <w:spacing w:val="-2"/>
                <w:sz w:val="18"/>
              </w:rPr>
              <w:t xml:space="preserve"> </w:t>
            </w:r>
            <w:r>
              <w:rPr>
                <w:sz w:val="18"/>
              </w:rPr>
              <w:t>update</w:t>
            </w:r>
            <w:r>
              <w:rPr>
                <w:spacing w:val="-2"/>
                <w:sz w:val="18"/>
              </w:rPr>
              <w:t xml:space="preserve"> </w:t>
            </w:r>
            <w:r>
              <w:rPr>
                <w:sz w:val="18"/>
              </w:rPr>
              <w:t>will</w:t>
            </w:r>
            <w:r>
              <w:rPr>
                <w:spacing w:val="-3"/>
                <w:sz w:val="18"/>
              </w:rPr>
              <w:t xml:space="preserve"> </w:t>
            </w:r>
            <w:r>
              <w:rPr>
                <w:sz w:val="18"/>
              </w:rPr>
              <w:t>be</w:t>
            </w:r>
            <w:r>
              <w:rPr>
                <w:spacing w:val="-2"/>
                <w:sz w:val="18"/>
              </w:rPr>
              <w:t xml:space="preserve"> </w:t>
            </w:r>
            <w:r>
              <w:rPr>
                <w:sz w:val="18"/>
              </w:rPr>
              <w:t>a</w:t>
            </w:r>
            <w:r>
              <w:rPr>
                <w:spacing w:val="-4"/>
                <w:sz w:val="18"/>
              </w:rPr>
              <w:t xml:space="preserve"> </w:t>
            </w:r>
            <w:r>
              <w:rPr>
                <w:sz w:val="18"/>
              </w:rPr>
              <w:t>delta</w:t>
            </w:r>
            <w:r>
              <w:rPr>
                <w:spacing w:val="-2"/>
                <w:sz w:val="18"/>
              </w:rPr>
              <w:t xml:space="preserve"> </w:t>
            </w:r>
            <w:r>
              <w:rPr>
                <w:sz w:val="18"/>
              </w:rPr>
              <w:t>of</w:t>
            </w:r>
            <w:r>
              <w:rPr>
                <w:spacing w:val="-4"/>
                <w:sz w:val="18"/>
              </w:rPr>
              <w:t xml:space="preserve"> </w:t>
            </w:r>
            <w:r>
              <w:rPr>
                <w:sz w:val="18"/>
              </w:rPr>
              <w:t>the</w:t>
            </w:r>
            <w:r>
              <w:rPr>
                <w:spacing w:val="-5"/>
                <w:sz w:val="18"/>
              </w:rPr>
              <w:t xml:space="preserve"> </w:t>
            </w:r>
            <w:r>
              <w:rPr>
                <w:sz w:val="18"/>
              </w:rPr>
              <w:t>base</w:t>
            </w:r>
            <w:r>
              <w:rPr>
                <w:spacing w:val="-4"/>
                <w:sz w:val="18"/>
              </w:rPr>
              <w:t xml:space="preserve"> </w:t>
            </w:r>
            <w:r>
              <w:rPr>
                <w:sz w:val="18"/>
              </w:rPr>
              <w:t>dataset</w:t>
            </w:r>
          </w:p>
          <w:p w14:paraId="084C70EE" w14:textId="77777777" w:rsidR="009629AC" w:rsidRDefault="009629AC">
            <w:pPr>
              <w:pStyle w:val="TableParagraph"/>
              <w:spacing w:before="1"/>
              <w:ind w:left="107"/>
              <w:rPr>
                <w:sz w:val="18"/>
              </w:rPr>
            </w:pPr>
            <w:r>
              <w:rPr>
                <w:sz w:val="18"/>
              </w:rPr>
              <w:t>+</w:t>
            </w:r>
            <w:r>
              <w:rPr>
                <w:spacing w:val="-3"/>
                <w:sz w:val="18"/>
              </w:rPr>
              <w:t xml:space="preserve"> </w:t>
            </w:r>
            <w:r>
              <w:rPr>
                <w:sz w:val="18"/>
              </w:rPr>
              <w:t>earlier</w:t>
            </w:r>
            <w:r>
              <w:rPr>
                <w:spacing w:val="-2"/>
                <w:sz w:val="18"/>
              </w:rPr>
              <w:t xml:space="preserve"> </w:t>
            </w:r>
            <w:r>
              <w:rPr>
                <w:sz w:val="18"/>
              </w:rPr>
              <w:t>update</w:t>
            </w:r>
            <w:r>
              <w:rPr>
                <w:spacing w:val="-2"/>
                <w:sz w:val="18"/>
              </w:rPr>
              <w:t xml:space="preserve"> </w:t>
            </w:r>
            <w:r>
              <w:rPr>
                <w:sz w:val="18"/>
              </w:rPr>
              <w:t>datasets.</w:t>
            </w:r>
          </w:p>
        </w:tc>
      </w:tr>
      <w:tr w:rsidR="00BB6AB0" w14:paraId="30C195DC" w14:textId="77777777" w:rsidTr="00FE1F96">
        <w:trPr>
          <w:trHeight w:val="741"/>
        </w:trPr>
        <w:tc>
          <w:tcPr>
            <w:tcW w:w="3056" w:type="dxa"/>
            <w:shd w:val="clear" w:color="auto" w:fill="auto"/>
          </w:tcPr>
          <w:p w14:paraId="2E4CCA74" w14:textId="39505EF1" w:rsidR="009629AC" w:rsidRDefault="009629AC">
            <w:pPr>
              <w:pStyle w:val="TableParagraph"/>
              <w:ind w:left="107"/>
              <w:rPr>
                <w:sz w:val="18"/>
              </w:rPr>
            </w:pPr>
            <w:r>
              <w:rPr>
                <w:sz w:val="18"/>
              </w:rPr>
              <w:t>Re-issue</w:t>
            </w:r>
            <w:ins w:id="2158" w:author="USER" w:date="2024-03-27T17:13:00Z">
              <w:r w:rsidR="00143D25">
                <w:rPr>
                  <w:sz w:val="18"/>
                </w:rPr>
                <w:t xml:space="preserve"> </w:t>
              </w:r>
            </w:ins>
            <w:ins w:id="2159" w:author="USER" w:date="2024-03-27T17:12:00Z">
              <w:r w:rsidR="00143D25">
                <w:rPr>
                  <w:sz w:val="18"/>
                </w:rPr>
                <w:t>(base</w:t>
              </w:r>
              <w:r w:rsidR="00143D25">
                <w:rPr>
                  <w:spacing w:val="-2"/>
                  <w:sz w:val="18"/>
                </w:rPr>
                <w:t xml:space="preserve"> </w:t>
              </w:r>
              <w:r w:rsidR="00143D25">
                <w:rPr>
                  <w:sz w:val="18"/>
                </w:rPr>
                <w:t>dataset)</w:t>
              </w:r>
            </w:ins>
          </w:p>
        </w:tc>
        <w:tc>
          <w:tcPr>
            <w:tcW w:w="6160" w:type="dxa"/>
            <w:shd w:val="clear" w:color="auto" w:fill="auto"/>
          </w:tcPr>
          <w:p w14:paraId="52FF8C98" w14:textId="77777777" w:rsidR="009629AC" w:rsidRDefault="009629AC">
            <w:pPr>
              <w:pStyle w:val="TableParagraph"/>
              <w:ind w:left="107" w:right="118"/>
              <w:rPr>
                <w:sz w:val="18"/>
              </w:rPr>
            </w:pPr>
            <w:r>
              <w:rPr>
                <w:sz w:val="18"/>
              </w:rPr>
              <w:t>Including all the updates applied to the original dataset up to the date of</w:t>
            </w:r>
            <w:r>
              <w:rPr>
                <w:spacing w:val="1"/>
                <w:sz w:val="18"/>
              </w:rPr>
              <w:t xml:space="preserve"> </w:t>
            </w:r>
            <w:r>
              <w:rPr>
                <w:sz w:val="18"/>
              </w:rPr>
              <w:t>the</w:t>
            </w:r>
            <w:r>
              <w:rPr>
                <w:spacing w:val="-2"/>
                <w:sz w:val="18"/>
              </w:rPr>
              <w:t xml:space="preserve"> </w:t>
            </w:r>
            <w:r>
              <w:rPr>
                <w:sz w:val="18"/>
              </w:rPr>
              <w:t>reissue.</w:t>
            </w:r>
            <w:r>
              <w:rPr>
                <w:spacing w:val="-2"/>
                <w:sz w:val="18"/>
              </w:rPr>
              <w:t xml:space="preserve"> </w:t>
            </w:r>
            <w:r>
              <w:rPr>
                <w:sz w:val="18"/>
              </w:rPr>
              <w:t>A</w:t>
            </w:r>
            <w:r>
              <w:rPr>
                <w:spacing w:val="-5"/>
                <w:sz w:val="18"/>
              </w:rPr>
              <w:t xml:space="preserve"> </w:t>
            </w:r>
            <w:r>
              <w:rPr>
                <w:sz w:val="18"/>
              </w:rPr>
              <w:t>Re-issue</w:t>
            </w:r>
            <w:r>
              <w:rPr>
                <w:spacing w:val="-2"/>
                <w:sz w:val="18"/>
              </w:rPr>
              <w:t xml:space="preserve"> </w:t>
            </w:r>
            <w:r>
              <w:rPr>
                <w:sz w:val="18"/>
              </w:rPr>
              <w:t>does</w:t>
            </w:r>
            <w:r>
              <w:rPr>
                <w:spacing w:val="-3"/>
                <w:sz w:val="18"/>
              </w:rPr>
              <w:t xml:space="preserve"> </w:t>
            </w:r>
            <w:r>
              <w:rPr>
                <w:sz w:val="18"/>
              </w:rPr>
              <w:t>not</w:t>
            </w:r>
            <w:r>
              <w:rPr>
                <w:spacing w:val="-1"/>
                <w:sz w:val="18"/>
              </w:rPr>
              <w:t xml:space="preserve"> </w:t>
            </w:r>
            <w:r>
              <w:rPr>
                <w:sz w:val="18"/>
              </w:rPr>
              <w:t>contain</w:t>
            </w:r>
            <w:r>
              <w:rPr>
                <w:spacing w:val="-2"/>
                <w:sz w:val="18"/>
              </w:rPr>
              <w:t xml:space="preserve"> </w:t>
            </w:r>
            <w:r>
              <w:rPr>
                <w:sz w:val="18"/>
              </w:rPr>
              <w:t>any</w:t>
            </w:r>
            <w:r>
              <w:rPr>
                <w:spacing w:val="-1"/>
                <w:sz w:val="18"/>
              </w:rPr>
              <w:t xml:space="preserve"> </w:t>
            </w:r>
            <w:r>
              <w:rPr>
                <w:sz w:val="18"/>
              </w:rPr>
              <w:t>new</w:t>
            </w:r>
            <w:r>
              <w:rPr>
                <w:spacing w:val="-5"/>
                <w:sz w:val="18"/>
              </w:rPr>
              <w:t xml:space="preserve"> </w:t>
            </w:r>
            <w:r>
              <w:rPr>
                <w:sz w:val="18"/>
              </w:rPr>
              <w:t>information</w:t>
            </w:r>
            <w:r>
              <w:rPr>
                <w:spacing w:val="-4"/>
                <w:sz w:val="18"/>
              </w:rPr>
              <w:t xml:space="preserve"> </w:t>
            </w:r>
            <w:r>
              <w:rPr>
                <w:sz w:val="18"/>
              </w:rPr>
              <w:t>additional</w:t>
            </w:r>
            <w:r>
              <w:rPr>
                <w:spacing w:val="-1"/>
                <w:sz w:val="18"/>
              </w:rPr>
              <w:t xml:space="preserve"> </w:t>
            </w:r>
            <w:r>
              <w:rPr>
                <w:sz w:val="18"/>
              </w:rPr>
              <w:t>to</w:t>
            </w:r>
            <w:r>
              <w:rPr>
                <w:spacing w:val="-47"/>
                <w:sz w:val="18"/>
              </w:rPr>
              <w:t xml:space="preserve"> </w:t>
            </w:r>
            <w:r>
              <w:rPr>
                <w:sz w:val="18"/>
              </w:rPr>
              <w:t>that</w:t>
            </w:r>
            <w:r>
              <w:rPr>
                <w:spacing w:val="-1"/>
                <w:sz w:val="18"/>
              </w:rPr>
              <w:t xml:space="preserve"> </w:t>
            </w:r>
            <w:r>
              <w:rPr>
                <w:sz w:val="18"/>
              </w:rPr>
              <w:t>previously</w:t>
            </w:r>
            <w:r>
              <w:rPr>
                <w:spacing w:val="-2"/>
                <w:sz w:val="18"/>
              </w:rPr>
              <w:t xml:space="preserve"> </w:t>
            </w:r>
            <w:r>
              <w:rPr>
                <w:sz w:val="18"/>
              </w:rPr>
              <w:t>issued by</w:t>
            </w:r>
            <w:r>
              <w:rPr>
                <w:spacing w:val="-2"/>
                <w:sz w:val="18"/>
              </w:rPr>
              <w:t xml:space="preserve"> </w:t>
            </w:r>
            <w:r>
              <w:rPr>
                <w:sz w:val="18"/>
              </w:rPr>
              <w:t>updates.</w:t>
            </w:r>
          </w:p>
        </w:tc>
      </w:tr>
      <w:tr w:rsidR="00BB6AB0" w14:paraId="7EB11801" w14:textId="77777777" w:rsidTr="00FE1F96">
        <w:trPr>
          <w:trHeight w:val="325"/>
        </w:trPr>
        <w:tc>
          <w:tcPr>
            <w:tcW w:w="3056" w:type="dxa"/>
            <w:shd w:val="clear" w:color="auto" w:fill="auto"/>
          </w:tcPr>
          <w:p w14:paraId="0D9EEF51" w14:textId="77777777" w:rsidR="009629AC" w:rsidRDefault="009629AC">
            <w:pPr>
              <w:pStyle w:val="TableParagraph"/>
              <w:ind w:left="107"/>
              <w:rPr>
                <w:sz w:val="18"/>
              </w:rPr>
            </w:pPr>
            <w:r>
              <w:rPr>
                <w:sz w:val="18"/>
              </w:rPr>
              <w:t>Cancellation</w:t>
            </w:r>
          </w:p>
        </w:tc>
        <w:tc>
          <w:tcPr>
            <w:tcW w:w="6160" w:type="dxa"/>
            <w:shd w:val="clear" w:color="auto" w:fill="auto"/>
          </w:tcPr>
          <w:p w14:paraId="6A45DA5D" w14:textId="77777777" w:rsidR="009629AC" w:rsidRDefault="009629AC">
            <w:pPr>
              <w:pStyle w:val="TableParagraph"/>
              <w:ind w:left="107"/>
              <w:rPr>
                <w:ins w:id="2160" w:author="Greenblue" w:date="2024-10-10T10:47:00Z"/>
                <w:sz w:val="18"/>
              </w:rPr>
            </w:pPr>
            <w:del w:id="2161" w:author="Greenblue" w:date="2024-10-10T10:44:00Z">
              <w:r w:rsidDel="00B0200B">
                <w:rPr>
                  <w:sz w:val="18"/>
                </w:rPr>
                <w:delText>Used</w:delText>
              </w:r>
              <w:r w:rsidDel="00B0200B">
                <w:rPr>
                  <w:spacing w:val="-2"/>
                  <w:sz w:val="18"/>
                </w:rPr>
                <w:delText xml:space="preserve"> </w:delText>
              </w:r>
              <w:r w:rsidDel="00B0200B">
                <w:rPr>
                  <w:sz w:val="18"/>
                </w:rPr>
                <w:delText>to</w:delText>
              </w:r>
              <w:r w:rsidDel="00B0200B">
                <w:rPr>
                  <w:spacing w:val="-2"/>
                  <w:sz w:val="18"/>
                </w:rPr>
                <w:delText xml:space="preserve"> </w:delText>
              </w:r>
              <w:r w:rsidDel="00B0200B">
                <w:rPr>
                  <w:sz w:val="18"/>
                </w:rPr>
                <w:delText>cancel</w:delText>
              </w:r>
              <w:r w:rsidDel="00B0200B">
                <w:rPr>
                  <w:spacing w:val="1"/>
                  <w:sz w:val="18"/>
                </w:rPr>
                <w:delText xml:space="preserve"> </w:delText>
              </w:r>
              <w:r w:rsidDel="00B0200B">
                <w:rPr>
                  <w:sz w:val="18"/>
                </w:rPr>
                <w:delText>a</w:delText>
              </w:r>
              <w:r w:rsidDel="00B0200B">
                <w:rPr>
                  <w:spacing w:val="-4"/>
                  <w:sz w:val="18"/>
                </w:rPr>
                <w:delText xml:space="preserve"> </w:delText>
              </w:r>
              <w:r w:rsidDel="00B0200B">
                <w:rPr>
                  <w:sz w:val="18"/>
                </w:rPr>
                <w:delText>dataset</w:delText>
              </w:r>
              <w:r w:rsidDel="00B0200B">
                <w:rPr>
                  <w:spacing w:val="-3"/>
                  <w:sz w:val="18"/>
                </w:rPr>
                <w:delText xml:space="preserve"> </w:delText>
              </w:r>
              <w:r w:rsidDel="00B0200B">
                <w:rPr>
                  <w:sz w:val="18"/>
                </w:rPr>
                <w:delText>and</w:delText>
              </w:r>
              <w:r w:rsidDel="00B0200B">
                <w:rPr>
                  <w:spacing w:val="-6"/>
                  <w:sz w:val="18"/>
                </w:rPr>
                <w:delText xml:space="preserve"> </w:delText>
              </w:r>
              <w:r w:rsidDel="00B0200B">
                <w:rPr>
                  <w:sz w:val="18"/>
                </w:rPr>
                <w:delText>any</w:delText>
              </w:r>
              <w:r w:rsidDel="00B0200B">
                <w:rPr>
                  <w:spacing w:val="-3"/>
                  <w:sz w:val="18"/>
                </w:rPr>
                <w:delText xml:space="preserve"> </w:delText>
              </w:r>
              <w:r w:rsidDel="00B0200B">
                <w:rPr>
                  <w:sz w:val="18"/>
                </w:rPr>
                <w:delText>related</w:delText>
              </w:r>
              <w:r w:rsidDel="00B0200B">
                <w:rPr>
                  <w:spacing w:val="-2"/>
                  <w:sz w:val="18"/>
                </w:rPr>
                <w:delText xml:space="preserve"> </w:delText>
              </w:r>
              <w:r w:rsidDel="00B0200B">
                <w:rPr>
                  <w:sz w:val="18"/>
                </w:rPr>
                <w:delText>update</w:delText>
              </w:r>
              <w:r w:rsidDel="00B0200B">
                <w:rPr>
                  <w:spacing w:val="-1"/>
                  <w:sz w:val="18"/>
                </w:rPr>
                <w:delText xml:space="preserve"> </w:delText>
              </w:r>
              <w:r w:rsidDel="00B0200B">
                <w:rPr>
                  <w:sz w:val="18"/>
                </w:rPr>
                <w:delText>datasets.</w:delText>
              </w:r>
            </w:del>
            <w:ins w:id="2162" w:author="Greenblue" w:date="2024-10-10T10:44:00Z">
              <w:r w:rsidR="00B0200B">
                <w:rPr>
                  <w:sz w:val="18"/>
                </w:rPr>
                <w:t>Indicates the dataset or Catalogue</w:t>
              </w:r>
            </w:ins>
            <w:ins w:id="2163" w:author="Greenblue" w:date="2024-10-10T10:45:00Z">
              <w:r w:rsidR="00B0200B">
                <w:rPr>
                  <w:sz w:val="18"/>
                </w:rPr>
                <w:t xml:space="preserve"> should no longer be used and can be deleted.</w:t>
              </w:r>
            </w:ins>
          </w:p>
          <w:p w14:paraId="4CC3830A" w14:textId="6D6B904D" w:rsidR="004A1EEB" w:rsidRPr="004A1EEB" w:rsidRDefault="004A1EEB" w:rsidP="004A1EEB">
            <w:pPr>
              <w:pStyle w:val="TableParagraph"/>
              <w:ind w:left="107"/>
              <w:rPr>
                <w:ins w:id="2164" w:author="Greenblue" w:date="2024-10-10T10:47:00Z"/>
                <w:sz w:val="18"/>
              </w:rPr>
            </w:pPr>
            <w:ins w:id="2165" w:author="Greenblue" w:date="2024-10-10T10:47:00Z">
              <w:r w:rsidRPr="004A1EEB">
                <w:rPr>
                  <w:sz w:val="18"/>
                </w:rPr>
                <w:t>For a cancellation, set:</w:t>
              </w:r>
            </w:ins>
          </w:p>
          <w:p w14:paraId="0386F1C0" w14:textId="77777777" w:rsidR="004A1EEB" w:rsidRPr="004A1EEB" w:rsidRDefault="004A1EEB" w:rsidP="004A1EEB">
            <w:pPr>
              <w:pStyle w:val="TableParagraph"/>
              <w:ind w:left="107"/>
              <w:rPr>
                <w:ins w:id="2166" w:author="Greenblue" w:date="2024-10-10T10:47:00Z"/>
                <w:sz w:val="18"/>
              </w:rPr>
            </w:pPr>
            <w:ins w:id="2167" w:author="Greenblue" w:date="2024-10-10T10:47:00Z">
              <w:r w:rsidRPr="004A1EEB">
                <w:rPr>
                  <w:sz w:val="18"/>
                </w:rPr>
                <w:t>• fileName = fileName of the cancelled dataset</w:t>
              </w:r>
            </w:ins>
          </w:p>
          <w:p w14:paraId="6AF5016E" w14:textId="77777777" w:rsidR="004A1EEB" w:rsidRPr="004A1EEB" w:rsidRDefault="004A1EEB" w:rsidP="004A1EEB">
            <w:pPr>
              <w:pStyle w:val="TableParagraph"/>
              <w:ind w:left="107"/>
              <w:rPr>
                <w:ins w:id="2168" w:author="Greenblue" w:date="2024-10-10T10:47:00Z"/>
                <w:sz w:val="18"/>
              </w:rPr>
            </w:pPr>
            <w:ins w:id="2169" w:author="Greenblue" w:date="2024-10-10T10:47:00Z">
              <w:r w:rsidRPr="004A1EEB">
                <w:rPr>
                  <w:sz w:val="18"/>
                </w:rPr>
                <w:t>• purpose = cancellation</w:t>
              </w:r>
            </w:ins>
          </w:p>
          <w:p w14:paraId="5444B905" w14:textId="77777777" w:rsidR="004A1EEB" w:rsidRPr="004A1EEB" w:rsidRDefault="004A1EEB" w:rsidP="004A1EEB">
            <w:pPr>
              <w:pStyle w:val="TableParagraph"/>
              <w:ind w:left="107"/>
              <w:rPr>
                <w:ins w:id="2170" w:author="Greenblue" w:date="2024-10-10T10:47:00Z"/>
                <w:sz w:val="18"/>
              </w:rPr>
            </w:pPr>
            <w:ins w:id="2171" w:author="Greenblue" w:date="2024-10-10T10:47:00Z">
              <w:r w:rsidRPr="004A1EEB">
                <w:rPr>
                  <w:sz w:val="18"/>
                </w:rPr>
                <w:t>• issueDate and issueTime = the issue date and time of the cancellation</w:t>
              </w:r>
            </w:ins>
          </w:p>
          <w:p w14:paraId="6B7AC98F" w14:textId="77777777" w:rsidR="004A1EEB" w:rsidRPr="004A1EEB" w:rsidRDefault="004A1EEB" w:rsidP="004A1EEB">
            <w:pPr>
              <w:pStyle w:val="TableParagraph"/>
              <w:ind w:left="107"/>
              <w:rPr>
                <w:ins w:id="2172" w:author="Greenblue" w:date="2024-10-10T10:47:00Z"/>
                <w:sz w:val="18"/>
              </w:rPr>
            </w:pPr>
            <w:ins w:id="2173" w:author="Greenblue" w:date="2024-10-10T10:47:00Z">
              <w:r w:rsidRPr="004A1EEB">
                <w:rPr>
                  <w:sz w:val="18"/>
                </w:rPr>
                <w:t>• replacedData = true if and only if the cancelled dataset is replaced by another dataset; otherwise</w:t>
              </w:r>
            </w:ins>
          </w:p>
          <w:p w14:paraId="60935D7F" w14:textId="77777777" w:rsidR="004A1EEB" w:rsidRPr="004A1EEB" w:rsidRDefault="004A1EEB" w:rsidP="004A1EEB">
            <w:pPr>
              <w:pStyle w:val="TableParagraph"/>
              <w:ind w:left="107"/>
              <w:rPr>
                <w:ins w:id="2174" w:author="Greenblue" w:date="2024-10-10T10:47:00Z"/>
                <w:sz w:val="18"/>
              </w:rPr>
            </w:pPr>
            <w:ins w:id="2175" w:author="Greenblue" w:date="2024-10-10T10:47:00Z">
              <w:r w:rsidRPr="004A1EEB">
                <w:rPr>
                  <w:sz w:val="18"/>
                </w:rPr>
                <w:t>false. This attribute must be populated for a cancellation.</w:t>
              </w:r>
            </w:ins>
          </w:p>
          <w:p w14:paraId="1076B65E" w14:textId="77777777" w:rsidR="004A1EEB" w:rsidRPr="004A1EEB" w:rsidRDefault="004A1EEB" w:rsidP="004A1EEB">
            <w:pPr>
              <w:pStyle w:val="TableParagraph"/>
              <w:ind w:left="107"/>
              <w:rPr>
                <w:ins w:id="2176" w:author="Greenblue" w:date="2024-10-10T10:47:00Z"/>
                <w:sz w:val="18"/>
              </w:rPr>
            </w:pPr>
            <w:ins w:id="2177" w:author="Greenblue" w:date="2024-10-10T10:47:00Z">
              <w:r w:rsidRPr="004A1EEB">
                <w:rPr>
                  <w:sz w:val="18"/>
                </w:rPr>
                <w:t xml:space="preserve">• dataReplacement  =  fileName  of  the  replacement  dataset  (if  and  only  if  the  cancelled  dataset  is </w:t>
              </w:r>
            </w:ins>
          </w:p>
          <w:p w14:paraId="353EF6D6" w14:textId="77777777" w:rsidR="004A1EEB" w:rsidRPr="004A1EEB" w:rsidRDefault="004A1EEB" w:rsidP="004A1EEB">
            <w:pPr>
              <w:pStyle w:val="TableParagraph"/>
              <w:ind w:left="107"/>
              <w:rPr>
                <w:ins w:id="2178" w:author="Greenblue" w:date="2024-10-10T10:47:00Z"/>
                <w:sz w:val="18"/>
              </w:rPr>
            </w:pPr>
            <w:ins w:id="2179" w:author="Greenblue" w:date="2024-10-10T10:47:00Z">
              <w:r w:rsidRPr="004A1EEB">
                <w:rPr>
                  <w:sz w:val="18"/>
                </w:rPr>
                <w:t>replaced by another dataset). This attribute must be populated when replacedData=true.</w:t>
              </w:r>
            </w:ins>
          </w:p>
          <w:p w14:paraId="4B903C8B" w14:textId="77777777" w:rsidR="004A1EEB" w:rsidRPr="004A1EEB" w:rsidRDefault="004A1EEB" w:rsidP="004A1EEB">
            <w:pPr>
              <w:pStyle w:val="TableParagraph"/>
              <w:ind w:left="107"/>
              <w:rPr>
                <w:ins w:id="2180" w:author="Greenblue" w:date="2024-10-10T10:47:00Z"/>
                <w:sz w:val="18"/>
              </w:rPr>
            </w:pPr>
            <w:ins w:id="2181" w:author="Greenblue" w:date="2024-10-10T10:47:00Z">
              <w:r w:rsidRPr="004A1EEB">
                <w:rPr>
                  <w:sz w:val="18"/>
                </w:rPr>
                <w:t xml:space="preserve">• all other mandatory attributes to the same values as in the discovery metadata block for the dataset </w:t>
              </w:r>
            </w:ins>
          </w:p>
          <w:p w14:paraId="254FBA76" w14:textId="776F814D" w:rsidR="004A1EEB" w:rsidRDefault="004A1EEB" w:rsidP="004A1EEB">
            <w:pPr>
              <w:pStyle w:val="TableParagraph"/>
              <w:ind w:left="107"/>
              <w:rPr>
                <w:sz w:val="18"/>
              </w:rPr>
            </w:pPr>
            <w:ins w:id="2182" w:author="Greenblue" w:date="2024-10-10T10:47:00Z">
              <w:r w:rsidRPr="004A1EEB">
                <w:rPr>
                  <w:sz w:val="18"/>
                </w:rPr>
                <w:t>being cancelled.</w:t>
              </w:r>
            </w:ins>
          </w:p>
        </w:tc>
      </w:tr>
    </w:tbl>
    <w:p w14:paraId="0F05DFAF" w14:textId="77777777" w:rsidR="00371257" w:rsidRDefault="00371257" w:rsidP="001130BF">
      <w:pPr>
        <w:rPr>
          <w:ins w:id="2183" w:author="USER" w:date="2024-03-22T19:18:00Z"/>
          <w:lang w:eastAsia="en-US"/>
        </w:rPr>
      </w:pPr>
    </w:p>
    <w:p w14:paraId="52833098" w14:textId="50C41FD4" w:rsidR="009629AC" w:rsidRDefault="00371257" w:rsidP="001130BF">
      <w:pPr>
        <w:rPr>
          <w:lang w:eastAsia="en-US"/>
        </w:rPr>
      </w:pPr>
      <w:ins w:id="2184" w:author="USER" w:date="2024-03-22T19:18:00Z">
        <w:r w:rsidRPr="00371257">
          <w:rPr>
            <w:lang w:eastAsia="en-US"/>
          </w:rPr>
          <w:t>Where the limit of a Data Coverage feature for a base CNP dataset is to be changed, this must be done by issuing a New Edition of the dataset.</w:t>
        </w:r>
      </w:ins>
    </w:p>
    <w:p w14:paraId="76095E34" w14:textId="6500E1B8" w:rsidR="007C3513" w:rsidRDefault="007C3513" w:rsidP="009B2F93">
      <w:pPr>
        <w:pStyle w:val="41"/>
        <w:ind w:left="1064" w:right="200"/>
        <w:rPr>
          <w:lang w:eastAsia="en-US"/>
        </w:rPr>
      </w:pPr>
      <w:r>
        <w:rPr>
          <w:lang w:eastAsia="en-US"/>
        </w:rPr>
        <w:t xml:space="preserve"> Content of update datasets</w:t>
      </w:r>
    </w:p>
    <w:p w14:paraId="7CC7D0BB" w14:textId="77777777" w:rsidR="00CF2D46" w:rsidRDefault="00CF2D46" w:rsidP="00CF2D46">
      <w:pPr>
        <w:rPr>
          <w:lang w:eastAsia="en-US"/>
        </w:rPr>
      </w:pPr>
      <w:r>
        <w:rPr>
          <w:lang w:eastAsia="en-US"/>
        </w:rPr>
        <w:t>Update datasets can only contain replacements, deletions, and additions of whole feature instances or information instances. This means that when a feature or information instance is updated, the new version must contain all the attributes of the old instance, including any inline spatial attributes (that is, inline geometry), except those attributes that are being removed.</w:t>
      </w:r>
    </w:p>
    <w:p w14:paraId="189F8701" w14:textId="77777777" w:rsidR="00CF2D46" w:rsidRDefault="00CF2D46" w:rsidP="00CF2D46">
      <w:pPr>
        <w:rPr>
          <w:lang w:eastAsia="en-US"/>
        </w:rPr>
      </w:pPr>
      <w:r>
        <w:rPr>
          <w:lang w:eastAsia="en-US"/>
        </w:rPr>
        <w:lastRenderedPageBreak/>
        <w:t>An association to an instance of a feature or information type is treated as an attribute of the referring instance, and therefore adding or deleting an association means the original referring instance must be replaced with a new version. The instance at the other end of the association needs to be replaced if and only if it contains a reference to the first instance.</w:t>
      </w:r>
    </w:p>
    <w:p w14:paraId="3B0AE896" w14:textId="77777777" w:rsidR="00CF2D46" w:rsidRDefault="00CF2D46" w:rsidP="00CF2D46">
      <w:pPr>
        <w:rPr>
          <w:lang w:eastAsia="en-US"/>
        </w:rPr>
      </w:pPr>
      <w:r>
        <w:rPr>
          <w:lang w:eastAsia="en-US"/>
        </w:rPr>
        <w:t>Spatial objects that are not inline (that is, geometry that is encoded as an independent spatial object in the dataset) are treated like any other object; that is, it needs to be updated if and only if the primitive has changed (for example, a coordinate is updated).</w:t>
      </w:r>
    </w:p>
    <w:p w14:paraId="4C86666B" w14:textId="2C899750" w:rsidR="007C3513" w:rsidRPr="007C3513" w:rsidRDefault="00CF2D46" w:rsidP="00CF2D46">
      <w:pPr>
        <w:rPr>
          <w:lang w:eastAsia="en-US"/>
        </w:rPr>
      </w:pPr>
      <w:r>
        <w:rPr>
          <w:lang w:eastAsia="en-US"/>
        </w:rPr>
        <w:t>Feature and information type instances are deleted without replacement by setting the fixedDateRange.dateEnd attribute of the instance to the date of deletion, which will usually be the issue date of the update.</w:t>
      </w:r>
    </w:p>
    <w:p w14:paraId="63C87BB8" w14:textId="6ACAF982" w:rsidR="00596CE7" w:rsidRDefault="007C3513" w:rsidP="00972855">
      <w:pPr>
        <w:pStyle w:val="41"/>
        <w:ind w:left="1064" w:right="200"/>
        <w:rPr>
          <w:lang w:eastAsia="en-US"/>
        </w:rPr>
      </w:pPr>
      <w:r>
        <w:rPr>
          <w:lang w:eastAsia="en-US"/>
        </w:rPr>
        <w:t xml:space="preserve"> </w:t>
      </w:r>
      <w:r w:rsidR="00596CE7">
        <w:rPr>
          <w:lang w:eastAsia="en-US"/>
        </w:rPr>
        <w:t>Dataset size</w:t>
      </w:r>
    </w:p>
    <w:p w14:paraId="60E24C81" w14:textId="15BA5153" w:rsidR="00476436" w:rsidRDefault="00476436" w:rsidP="00476436">
      <w:pPr>
        <w:spacing w:after="0" w:line="360" w:lineRule="auto"/>
        <w:rPr>
          <w:ins w:id="2185" w:author="Greenblue" w:date="2024-10-10T10:01:00Z"/>
          <w:spacing w:val="1"/>
        </w:rPr>
      </w:pPr>
      <w:bookmarkStart w:id="2186" w:name="_Toc225648343"/>
      <w:bookmarkStart w:id="2187" w:name="_Toc225065200"/>
      <w:r>
        <w:t>CNP datasets sh</w:t>
      </w:r>
      <w:ins w:id="2188" w:author="Greenblue" w:date="2024-10-10T10:01:00Z">
        <w:r w:rsidR="004862C2">
          <w:t>ould</w:t>
        </w:r>
      </w:ins>
      <w:del w:id="2189" w:author="Greenblue" w:date="2024-10-10T10:01:00Z">
        <w:r w:rsidDel="004862C2">
          <w:delText>all</w:delText>
        </w:r>
      </w:del>
      <w:r>
        <w:t xml:space="preserve"> not exceed </w:t>
      </w:r>
      <w:ins w:id="2190" w:author="Greenblue" w:date="2024-10-10T10:01:00Z">
        <w:r w:rsidR="004862C2">
          <w:t>5</w:t>
        </w:r>
      </w:ins>
      <w:del w:id="2191" w:author="Greenblue" w:date="2024-10-10T10:01:00Z">
        <w:r w:rsidDel="004862C2">
          <w:delText>2</w:delText>
        </w:r>
      </w:del>
      <w:r>
        <w:t>0MB.</w:t>
      </w:r>
      <w:r>
        <w:rPr>
          <w:spacing w:val="1"/>
        </w:rPr>
        <w:t xml:space="preserve"> </w:t>
      </w:r>
    </w:p>
    <w:p w14:paraId="09803300" w14:textId="77777777" w:rsidR="004862C2" w:rsidRPr="004862C2" w:rsidRDefault="004862C2" w:rsidP="00476436">
      <w:pPr>
        <w:spacing w:after="0" w:line="360" w:lineRule="auto"/>
        <w:rPr>
          <w:rFonts w:eastAsiaTheme="minorEastAsia"/>
          <w:spacing w:val="1"/>
        </w:rPr>
      </w:pPr>
    </w:p>
    <w:p w14:paraId="4AA6425E" w14:textId="0ADD30E2" w:rsidR="00476436" w:rsidDel="004862C2" w:rsidRDefault="00476436" w:rsidP="00476436">
      <w:pPr>
        <w:rPr>
          <w:del w:id="2192" w:author="Greenblue" w:date="2024-10-10T10:01:00Z"/>
        </w:rPr>
      </w:pPr>
      <w:del w:id="2193" w:author="Greenblue" w:date="2024-10-10T10:01:00Z">
        <w:r w:rsidDel="004862C2">
          <w:delText>Update</w:delText>
        </w:r>
        <w:r w:rsidDel="004862C2">
          <w:rPr>
            <w:spacing w:val="-3"/>
          </w:rPr>
          <w:delText xml:space="preserve"> </w:delText>
        </w:r>
        <w:r w:rsidDel="004862C2">
          <w:delText>datasets</w:delText>
        </w:r>
        <w:r w:rsidDel="004862C2">
          <w:rPr>
            <w:spacing w:val="-2"/>
          </w:rPr>
          <w:delText xml:space="preserve"> </w:delText>
        </w:r>
        <w:r w:rsidDel="004862C2">
          <w:delText>shall</w:delText>
        </w:r>
        <w:r w:rsidDel="004862C2">
          <w:rPr>
            <w:spacing w:val="-1"/>
          </w:rPr>
          <w:delText xml:space="preserve"> </w:delText>
        </w:r>
        <w:r w:rsidDel="004862C2">
          <w:delText>not</w:delText>
        </w:r>
        <w:r w:rsidDel="004862C2">
          <w:rPr>
            <w:spacing w:val="-2"/>
          </w:rPr>
          <w:delText xml:space="preserve"> </w:delText>
        </w:r>
        <w:r w:rsidDel="004862C2">
          <w:delText>exceed</w:delText>
        </w:r>
        <w:r w:rsidDel="004862C2">
          <w:rPr>
            <w:spacing w:val="-3"/>
          </w:rPr>
          <w:delText xml:space="preserve"> </w:delText>
        </w:r>
        <w:r w:rsidDel="004862C2">
          <w:delText>500KB.</w:delText>
        </w:r>
      </w:del>
    </w:p>
    <w:p w14:paraId="1A9CC8A9" w14:textId="77777777" w:rsidR="00183503" w:rsidRDefault="002875C5" w:rsidP="00A44EE6">
      <w:pPr>
        <w:pStyle w:val="30"/>
        <w:ind w:left="8292" w:right="200" w:hanging="8092"/>
        <w:rPr>
          <w:lang w:eastAsia="en-US"/>
        </w:rPr>
      </w:pPr>
      <w:bookmarkStart w:id="2194" w:name="_Ref148213474"/>
      <w:bookmarkStart w:id="2195" w:name="_Toc152232594"/>
      <w:bookmarkStart w:id="2196" w:name="_Toc170717273"/>
      <w:r>
        <w:rPr>
          <w:lang w:eastAsia="en-US"/>
        </w:rPr>
        <w:t>Data</w:t>
      </w:r>
      <w:r w:rsidR="00183503">
        <w:rPr>
          <w:lang w:eastAsia="en-US"/>
        </w:rPr>
        <w:t>set file</w:t>
      </w:r>
      <w:r w:rsidR="00183503" w:rsidRPr="008233BF">
        <w:rPr>
          <w:lang w:eastAsia="en-US"/>
        </w:rPr>
        <w:t xml:space="preserve"> naming</w:t>
      </w:r>
      <w:bookmarkEnd w:id="2186"/>
      <w:bookmarkEnd w:id="2187"/>
      <w:bookmarkEnd w:id="2194"/>
      <w:bookmarkEnd w:id="2195"/>
      <w:bookmarkEnd w:id="2196"/>
      <w:r w:rsidR="00183503">
        <w:rPr>
          <w:lang w:eastAsia="en-US"/>
        </w:rPr>
        <w:t xml:space="preserve"> </w:t>
      </w:r>
    </w:p>
    <w:p w14:paraId="01706A2E" w14:textId="77777777" w:rsidR="00821697" w:rsidRDefault="00821697" w:rsidP="00821697">
      <w:r>
        <w:t>All</w:t>
      </w:r>
      <w:r>
        <w:rPr>
          <w:spacing w:val="-6"/>
        </w:rPr>
        <w:t xml:space="preserve"> </w:t>
      </w:r>
      <w:r>
        <w:t>dataset</w:t>
      </w:r>
      <w:r>
        <w:rPr>
          <w:spacing w:val="-6"/>
        </w:rPr>
        <w:t xml:space="preserve"> </w:t>
      </w:r>
      <w:r>
        <w:t>files</w:t>
      </w:r>
      <w:r>
        <w:rPr>
          <w:spacing w:val="-2"/>
        </w:rPr>
        <w:t xml:space="preserve"> </w:t>
      </w:r>
      <w:r>
        <w:t>will</w:t>
      </w:r>
      <w:r>
        <w:rPr>
          <w:spacing w:val="-4"/>
        </w:rPr>
        <w:t xml:space="preserve"> </w:t>
      </w:r>
      <w:r>
        <w:t>have</w:t>
      </w:r>
      <w:r>
        <w:rPr>
          <w:spacing w:val="-6"/>
        </w:rPr>
        <w:t xml:space="preserve"> </w:t>
      </w:r>
      <w:r>
        <w:t>unique</w:t>
      </w:r>
      <w:r>
        <w:rPr>
          <w:spacing w:val="-3"/>
        </w:rPr>
        <w:t xml:space="preserve"> </w:t>
      </w:r>
      <w:r>
        <w:t>world-wide</w:t>
      </w:r>
      <w:r>
        <w:rPr>
          <w:spacing w:val="-5"/>
        </w:rPr>
        <w:t xml:space="preserve"> </w:t>
      </w:r>
      <w:r>
        <w:t>file</w:t>
      </w:r>
      <w:r>
        <w:rPr>
          <w:spacing w:val="-6"/>
        </w:rPr>
        <w:t xml:space="preserve"> </w:t>
      </w:r>
      <w:r>
        <w:t>identifiers.</w:t>
      </w:r>
      <w:r>
        <w:rPr>
          <w:spacing w:val="-8"/>
        </w:rPr>
        <w:t xml:space="preserve"> </w:t>
      </w:r>
      <w:r>
        <w:t>The</w:t>
      </w:r>
      <w:r>
        <w:rPr>
          <w:spacing w:val="-6"/>
        </w:rPr>
        <w:t xml:space="preserve"> </w:t>
      </w:r>
      <w:r>
        <w:t>file</w:t>
      </w:r>
      <w:r>
        <w:rPr>
          <w:spacing w:val="-6"/>
        </w:rPr>
        <w:t xml:space="preserve"> </w:t>
      </w:r>
      <w:r>
        <w:t>identifier</w:t>
      </w:r>
      <w:r>
        <w:rPr>
          <w:spacing w:val="-5"/>
        </w:rPr>
        <w:t xml:space="preserve"> </w:t>
      </w:r>
      <w:r>
        <w:t>of</w:t>
      </w:r>
      <w:r>
        <w:rPr>
          <w:spacing w:val="-3"/>
        </w:rPr>
        <w:t xml:space="preserve"> </w:t>
      </w:r>
      <w:r>
        <w:t>the</w:t>
      </w:r>
      <w:r>
        <w:rPr>
          <w:spacing w:val="-6"/>
        </w:rPr>
        <w:t xml:space="preserve"> </w:t>
      </w:r>
      <w:r>
        <w:t>dataset</w:t>
      </w:r>
      <w:r>
        <w:rPr>
          <w:spacing w:val="-6"/>
        </w:rPr>
        <w:t xml:space="preserve"> </w:t>
      </w:r>
      <w:r>
        <w:t>should</w:t>
      </w:r>
      <w:r>
        <w:rPr>
          <w:spacing w:val="-3"/>
        </w:rPr>
        <w:t xml:space="preserve"> </w:t>
      </w:r>
      <w:r>
        <w:t>not</w:t>
      </w:r>
      <w:r>
        <w:rPr>
          <w:spacing w:val="-6"/>
        </w:rPr>
        <w:t xml:space="preserve"> </w:t>
      </w:r>
      <w:r>
        <w:t>be</w:t>
      </w:r>
      <w:r>
        <w:rPr>
          <w:spacing w:val="-53"/>
        </w:rPr>
        <w:t xml:space="preserve"> </w:t>
      </w:r>
      <w:r>
        <w:t>used</w:t>
      </w:r>
      <w:r>
        <w:rPr>
          <w:spacing w:val="-2"/>
        </w:rPr>
        <w:t xml:space="preserve"> </w:t>
      </w:r>
      <w:r>
        <w:t>to</w:t>
      </w:r>
      <w:r>
        <w:rPr>
          <w:spacing w:val="-2"/>
        </w:rPr>
        <w:t xml:space="preserve"> </w:t>
      </w:r>
      <w:r>
        <w:t>describe</w:t>
      </w:r>
      <w:r>
        <w:rPr>
          <w:spacing w:val="-3"/>
        </w:rPr>
        <w:t xml:space="preserve"> </w:t>
      </w:r>
      <w:r>
        <w:t>the</w:t>
      </w:r>
      <w:r>
        <w:rPr>
          <w:spacing w:val="-2"/>
        </w:rPr>
        <w:t xml:space="preserve"> </w:t>
      </w:r>
      <w:r>
        <w:t>physical</w:t>
      </w:r>
      <w:r>
        <w:rPr>
          <w:spacing w:val="-6"/>
        </w:rPr>
        <w:t xml:space="preserve"> </w:t>
      </w:r>
      <w:r>
        <w:t>content</w:t>
      </w:r>
      <w:r>
        <w:rPr>
          <w:spacing w:val="-3"/>
        </w:rPr>
        <w:t xml:space="preserve"> </w:t>
      </w:r>
      <w:r>
        <w:t>of</w:t>
      </w:r>
      <w:r>
        <w:rPr>
          <w:spacing w:val="-3"/>
        </w:rPr>
        <w:t xml:space="preserve"> </w:t>
      </w:r>
      <w:r>
        <w:t>the</w:t>
      </w:r>
      <w:r>
        <w:rPr>
          <w:spacing w:val="-2"/>
        </w:rPr>
        <w:t xml:space="preserve"> </w:t>
      </w:r>
      <w:r>
        <w:t>file.</w:t>
      </w:r>
      <w:r>
        <w:rPr>
          <w:spacing w:val="-5"/>
        </w:rPr>
        <w:t xml:space="preserve"> </w:t>
      </w:r>
      <w:r>
        <w:t>The</w:t>
      </w:r>
      <w:r>
        <w:rPr>
          <w:spacing w:val="-3"/>
        </w:rPr>
        <w:t xml:space="preserve"> </w:t>
      </w:r>
      <w:r>
        <w:t>dataset</w:t>
      </w:r>
      <w:r>
        <w:rPr>
          <w:spacing w:val="-3"/>
        </w:rPr>
        <w:t xml:space="preserve"> </w:t>
      </w:r>
      <w:r>
        <w:t>file</w:t>
      </w:r>
      <w:r>
        <w:rPr>
          <w:spacing w:val="-1"/>
        </w:rPr>
        <w:t xml:space="preserve"> </w:t>
      </w:r>
      <w:r>
        <w:t>metadata</w:t>
      </w:r>
      <w:r>
        <w:rPr>
          <w:spacing w:val="-3"/>
        </w:rPr>
        <w:t xml:space="preserve"> </w:t>
      </w:r>
      <w:r>
        <w:t>that</w:t>
      </w:r>
      <w:r>
        <w:rPr>
          <w:spacing w:val="-3"/>
        </w:rPr>
        <w:t xml:space="preserve"> </w:t>
      </w:r>
      <w:r>
        <w:t>accompanies</w:t>
      </w:r>
      <w:r>
        <w:rPr>
          <w:spacing w:val="-1"/>
        </w:rPr>
        <w:t xml:space="preserve"> </w:t>
      </w:r>
      <w:r>
        <w:t>the</w:t>
      </w:r>
      <w:r>
        <w:rPr>
          <w:spacing w:val="-4"/>
        </w:rPr>
        <w:t xml:space="preserve"> </w:t>
      </w:r>
      <w:r>
        <w:t>file</w:t>
      </w:r>
      <w:r>
        <w:rPr>
          <w:spacing w:val="-2"/>
        </w:rPr>
        <w:t xml:space="preserve"> </w:t>
      </w:r>
      <w:r>
        <w:t>will</w:t>
      </w:r>
      <w:r>
        <w:rPr>
          <w:spacing w:val="-53"/>
        </w:rPr>
        <w:t xml:space="preserve"> </w:t>
      </w:r>
      <w:r>
        <w:t>inform</w:t>
      </w:r>
      <w:r>
        <w:rPr>
          <w:spacing w:val="3"/>
        </w:rPr>
        <w:t xml:space="preserve"> </w:t>
      </w:r>
      <w:r>
        <w:t>the</w:t>
      </w:r>
      <w:r>
        <w:rPr>
          <w:spacing w:val="-2"/>
        </w:rPr>
        <w:t xml:space="preserve"> </w:t>
      </w:r>
      <w:r>
        <w:t>user</w:t>
      </w:r>
      <w:r>
        <w:rPr>
          <w:spacing w:val="-1"/>
        </w:rPr>
        <w:t xml:space="preserve"> </w:t>
      </w:r>
      <w:r>
        <w:t>of the</w:t>
      </w:r>
      <w:r>
        <w:rPr>
          <w:spacing w:val="-1"/>
        </w:rPr>
        <w:t xml:space="preserve"> </w:t>
      </w:r>
      <w:r>
        <w:t>name</w:t>
      </w:r>
      <w:r>
        <w:rPr>
          <w:spacing w:val="-2"/>
        </w:rPr>
        <w:t xml:space="preserve"> </w:t>
      </w:r>
      <w:r>
        <w:t>and</w:t>
      </w:r>
      <w:r>
        <w:rPr>
          <w:spacing w:val="1"/>
        </w:rPr>
        <w:t xml:space="preserve"> </w:t>
      </w:r>
      <w:r>
        <w:t>purpose</w:t>
      </w:r>
      <w:r>
        <w:rPr>
          <w:spacing w:val="-2"/>
        </w:rPr>
        <w:t xml:space="preserve"> </w:t>
      </w:r>
      <w:r>
        <w:t>of</w:t>
      </w:r>
      <w:r>
        <w:rPr>
          <w:spacing w:val="1"/>
        </w:rPr>
        <w:t xml:space="preserve"> </w:t>
      </w:r>
      <w:r>
        <w:t>the</w:t>
      </w:r>
      <w:r>
        <w:rPr>
          <w:spacing w:val="-2"/>
        </w:rPr>
        <w:t xml:space="preserve"> </w:t>
      </w:r>
      <w:r>
        <w:t>file</w:t>
      </w:r>
      <w:r>
        <w:rPr>
          <w:spacing w:val="-1"/>
        </w:rPr>
        <w:t xml:space="preserve"> </w:t>
      </w:r>
      <w:r>
        <w:t>(new,</w:t>
      </w:r>
      <w:r>
        <w:rPr>
          <w:spacing w:val="-2"/>
        </w:rPr>
        <w:t xml:space="preserve"> </w:t>
      </w:r>
      <w:r>
        <w:t>replacement</w:t>
      </w:r>
      <w:r>
        <w:rPr>
          <w:spacing w:val="1"/>
        </w:rPr>
        <w:t xml:space="preserve"> </w:t>
      </w:r>
      <w:r>
        <w:t>or</w:t>
      </w:r>
      <w:r>
        <w:rPr>
          <w:spacing w:val="-1"/>
        </w:rPr>
        <w:t xml:space="preserve"> </w:t>
      </w:r>
      <w:r>
        <w:t>deletion).</w:t>
      </w:r>
    </w:p>
    <w:p w14:paraId="50A6213B" w14:textId="77777777" w:rsidR="00821697" w:rsidRDefault="00821697" w:rsidP="00821697">
      <w:pPr>
        <w:spacing w:after="0" w:line="360" w:lineRule="auto"/>
      </w:pPr>
      <w:r>
        <w:t>In</w:t>
      </w:r>
      <w:r>
        <w:rPr>
          <w:spacing w:val="-3"/>
        </w:rPr>
        <w:t xml:space="preserve"> </w:t>
      </w:r>
      <w:r>
        <w:t>this</w:t>
      </w:r>
      <w:r>
        <w:rPr>
          <w:spacing w:val="-2"/>
        </w:rPr>
        <w:t xml:space="preserve"> </w:t>
      </w:r>
      <w:r>
        <w:t>encoding</w:t>
      </w:r>
      <w:r>
        <w:rPr>
          <w:spacing w:val="-3"/>
        </w:rPr>
        <w:t xml:space="preserve"> </w:t>
      </w:r>
      <w:r>
        <w:t>the</w:t>
      </w:r>
      <w:r>
        <w:rPr>
          <w:spacing w:val="-3"/>
        </w:rPr>
        <w:t xml:space="preserve"> </w:t>
      </w:r>
      <w:r>
        <w:t>dataset</w:t>
      </w:r>
      <w:r>
        <w:rPr>
          <w:spacing w:val="-1"/>
        </w:rPr>
        <w:t xml:space="preserve"> </w:t>
      </w:r>
      <w:r>
        <w:t>files</w:t>
      </w:r>
      <w:r>
        <w:rPr>
          <w:spacing w:val="-2"/>
        </w:rPr>
        <w:t xml:space="preserve"> </w:t>
      </w:r>
      <w:r>
        <w:t>are</w:t>
      </w:r>
      <w:r>
        <w:rPr>
          <w:spacing w:val="-2"/>
        </w:rPr>
        <w:t xml:space="preserve"> </w:t>
      </w:r>
      <w:r>
        <w:t>named</w:t>
      </w:r>
      <w:r>
        <w:rPr>
          <w:spacing w:val="-3"/>
        </w:rPr>
        <w:t xml:space="preserve"> </w:t>
      </w:r>
      <w:r>
        <w:t>according</w:t>
      </w:r>
      <w:r>
        <w:rPr>
          <w:spacing w:val="1"/>
        </w:rPr>
        <w:t xml:space="preserve"> </w:t>
      </w:r>
      <w:r>
        <w:t>to</w:t>
      </w:r>
      <w:r>
        <w:rPr>
          <w:spacing w:val="-3"/>
        </w:rPr>
        <w:t xml:space="preserve"> </w:t>
      </w:r>
      <w:r>
        <w:t>the</w:t>
      </w:r>
      <w:r>
        <w:rPr>
          <w:spacing w:val="-3"/>
        </w:rPr>
        <w:t xml:space="preserve"> </w:t>
      </w:r>
      <w:r>
        <w:t>specifications</w:t>
      </w:r>
      <w:r>
        <w:rPr>
          <w:spacing w:val="-2"/>
        </w:rPr>
        <w:t xml:space="preserve"> </w:t>
      </w:r>
      <w:r>
        <w:t>given</w:t>
      </w:r>
      <w:r>
        <w:rPr>
          <w:spacing w:val="-1"/>
        </w:rPr>
        <w:t xml:space="preserve"> </w:t>
      </w:r>
      <w:r>
        <w:t>below:</w:t>
      </w:r>
    </w:p>
    <w:p w14:paraId="3372B1D1" w14:textId="0475D5B7" w:rsidR="00821697" w:rsidRDefault="00821697" w:rsidP="00821697">
      <w:pPr>
        <w:pStyle w:val="aa"/>
        <w:ind w:left="482"/>
      </w:pPr>
      <w:r>
        <w:tab/>
        <w:t>128CCCCXXXXXXXXXX.GML</w:t>
      </w:r>
    </w:p>
    <w:p w14:paraId="7D469A72" w14:textId="77777777" w:rsidR="00821697" w:rsidRDefault="00821697" w:rsidP="00821697">
      <w:pPr>
        <w:pStyle w:val="aa"/>
        <w:spacing w:before="121"/>
      </w:pPr>
      <w:r>
        <w:t>The</w:t>
      </w:r>
      <w:r>
        <w:rPr>
          <w:spacing w:val="-6"/>
        </w:rPr>
        <w:t xml:space="preserve"> </w:t>
      </w:r>
      <w:r>
        <w:t>main</w:t>
      </w:r>
      <w:r>
        <w:rPr>
          <w:spacing w:val="-2"/>
        </w:rPr>
        <w:t xml:space="preserve"> </w:t>
      </w:r>
      <w:r>
        <w:t>part</w:t>
      </w:r>
      <w:r>
        <w:rPr>
          <w:spacing w:val="-2"/>
        </w:rPr>
        <w:t xml:space="preserve"> </w:t>
      </w:r>
      <w:r>
        <w:t>forms</w:t>
      </w:r>
      <w:r>
        <w:rPr>
          <w:spacing w:val="-1"/>
        </w:rPr>
        <w:t xml:space="preserve"> </w:t>
      </w:r>
      <w:r>
        <w:t>an</w:t>
      </w:r>
      <w:r>
        <w:rPr>
          <w:spacing w:val="-2"/>
        </w:rPr>
        <w:t xml:space="preserve"> </w:t>
      </w:r>
      <w:r>
        <w:t>identifier</w:t>
      </w:r>
      <w:r>
        <w:rPr>
          <w:spacing w:val="1"/>
        </w:rPr>
        <w:t xml:space="preserve"> </w:t>
      </w:r>
      <w:r>
        <w:t>where:</w:t>
      </w:r>
    </w:p>
    <w:p w14:paraId="189FF257" w14:textId="77777777" w:rsidR="00821697" w:rsidRDefault="00821697">
      <w:pPr>
        <w:pStyle w:val="afff6"/>
        <w:widowControl w:val="0"/>
        <w:numPr>
          <w:ilvl w:val="0"/>
          <w:numId w:val="18"/>
        </w:numPr>
        <w:tabs>
          <w:tab w:val="left" w:pos="767"/>
        </w:tabs>
        <w:autoSpaceDE w:val="0"/>
        <w:autoSpaceDN w:val="0"/>
        <w:spacing w:before="59" w:after="0" w:line="240" w:lineRule="auto"/>
        <w:ind w:hanging="285"/>
        <w:rPr>
          <w:rFonts w:ascii="Symbol" w:hAnsi="Symbol"/>
        </w:rPr>
      </w:pPr>
      <w:r>
        <w:t>The</w:t>
      </w:r>
      <w:r>
        <w:rPr>
          <w:spacing w:val="-4"/>
        </w:rPr>
        <w:t xml:space="preserve"> </w:t>
      </w:r>
      <w:r>
        <w:t>first</w:t>
      </w:r>
      <w:r>
        <w:rPr>
          <w:spacing w:val="-4"/>
        </w:rPr>
        <w:t xml:space="preserve"> </w:t>
      </w:r>
      <w:r>
        <w:t>three</w:t>
      </w:r>
      <w:r>
        <w:rPr>
          <w:spacing w:val="-3"/>
        </w:rPr>
        <w:t xml:space="preserve"> </w:t>
      </w:r>
      <w:r>
        <w:t>characters</w:t>
      </w:r>
      <w:r>
        <w:rPr>
          <w:spacing w:val="-2"/>
        </w:rPr>
        <w:t xml:space="preserve"> </w:t>
      </w:r>
      <w:r>
        <w:t>are</w:t>
      </w:r>
      <w:r>
        <w:rPr>
          <w:spacing w:val="-3"/>
        </w:rPr>
        <w:t xml:space="preserve"> </w:t>
      </w:r>
      <w:r>
        <w:t>always</w:t>
      </w:r>
      <w:r>
        <w:rPr>
          <w:spacing w:val="-2"/>
        </w:rPr>
        <w:t xml:space="preserve"> </w:t>
      </w:r>
      <w:r>
        <w:t>“128”</w:t>
      </w:r>
      <w:r>
        <w:rPr>
          <w:spacing w:val="-2"/>
        </w:rPr>
        <w:t xml:space="preserve"> </w:t>
      </w:r>
      <w:r>
        <w:t>and</w:t>
      </w:r>
      <w:r>
        <w:rPr>
          <w:spacing w:val="-2"/>
        </w:rPr>
        <w:t xml:space="preserve"> </w:t>
      </w:r>
      <w:r>
        <w:t>identify</w:t>
      </w:r>
      <w:r>
        <w:rPr>
          <w:spacing w:val="-4"/>
        </w:rPr>
        <w:t xml:space="preserve"> </w:t>
      </w:r>
      <w:r>
        <w:t>the</w:t>
      </w:r>
      <w:r>
        <w:rPr>
          <w:spacing w:val="-1"/>
        </w:rPr>
        <w:t xml:space="preserve"> </w:t>
      </w:r>
      <w:r>
        <w:t>dataset</w:t>
      </w:r>
      <w:r>
        <w:rPr>
          <w:spacing w:val="-3"/>
        </w:rPr>
        <w:t xml:space="preserve"> </w:t>
      </w:r>
      <w:r>
        <w:t>as</w:t>
      </w:r>
      <w:r>
        <w:rPr>
          <w:spacing w:val="-2"/>
        </w:rPr>
        <w:t xml:space="preserve"> </w:t>
      </w:r>
      <w:r>
        <w:t>an</w:t>
      </w:r>
      <w:r>
        <w:rPr>
          <w:spacing w:val="-3"/>
        </w:rPr>
        <w:t xml:space="preserve"> </w:t>
      </w:r>
      <w:r>
        <w:t>S-128</w:t>
      </w:r>
      <w:r>
        <w:rPr>
          <w:spacing w:val="-1"/>
        </w:rPr>
        <w:t xml:space="preserve"> </w:t>
      </w:r>
      <w:r>
        <w:t>dataset.</w:t>
      </w:r>
    </w:p>
    <w:p w14:paraId="4B20AEE0" w14:textId="41543D0C" w:rsidR="00821697" w:rsidRDefault="00821697">
      <w:pPr>
        <w:pStyle w:val="afff6"/>
        <w:widowControl w:val="0"/>
        <w:numPr>
          <w:ilvl w:val="0"/>
          <w:numId w:val="18"/>
        </w:numPr>
        <w:tabs>
          <w:tab w:val="left" w:pos="767"/>
        </w:tabs>
        <w:autoSpaceDE w:val="0"/>
        <w:autoSpaceDN w:val="0"/>
        <w:spacing w:before="60" w:after="0" w:line="240" w:lineRule="auto"/>
        <w:ind w:right="701"/>
        <w:rPr>
          <w:rFonts w:ascii="Symbol" w:hAnsi="Symbol"/>
        </w:rPr>
      </w:pPr>
      <w:r>
        <w:t xml:space="preserve">The next four characters identify the issuing agency by its alphanumeric agency code </w:t>
      </w:r>
      <w:r w:rsidR="003A2F0A">
        <w:t>i</w:t>
      </w:r>
      <w:r>
        <w:t>n the IHO</w:t>
      </w:r>
      <w:r>
        <w:rPr>
          <w:spacing w:val="-53"/>
        </w:rPr>
        <w:t xml:space="preserve"> </w:t>
      </w:r>
      <w:r>
        <w:t>Producer Code Register in the IHO GI Registry (that is, the IHO is identified as “AA”, not “1810”).</w:t>
      </w:r>
      <w:r>
        <w:rPr>
          <w:spacing w:val="-53"/>
        </w:rPr>
        <w:t xml:space="preserve"> </w:t>
      </w:r>
      <w:r>
        <w:t>Where the agency code consists of fewer than four characters, sufficient zeros must be suffixed</w:t>
      </w:r>
      <w:r>
        <w:rPr>
          <w:spacing w:val="1"/>
        </w:rPr>
        <w:t xml:space="preserve"> </w:t>
      </w:r>
      <w:r>
        <w:t>to</w:t>
      </w:r>
      <w:r>
        <w:rPr>
          <w:spacing w:val="-2"/>
        </w:rPr>
        <w:t xml:space="preserve"> </w:t>
      </w:r>
      <w:r>
        <w:t>make</w:t>
      </w:r>
      <w:r>
        <w:rPr>
          <w:spacing w:val="-1"/>
        </w:rPr>
        <w:t xml:space="preserve"> </w:t>
      </w:r>
      <w:r>
        <w:t>the</w:t>
      </w:r>
      <w:r>
        <w:rPr>
          <w:spacing w:val="-1"/>
        </w:rPr>
        <w:t xml:space="preserve"> </w:t>
      </w:r>
      <w:r>
        <w:t>length</w:t>
      </w:r>
      <w:r>
        <w:rPr>
          <w:spacing w:val="-1"/>
        </w:rPr>
        <w:t xml:space="preserve"> </w:t>
      </w:r>
      <w:r>
        <w:t>exactly</w:t>
      </w:r>
      <w:r>
        <w:rPr>
          <w:spacing w:val="-4"/>
        </w:rPr>
        <w:t xml:space="preserve"> </w:t>
      </w:r>
      <w:r>
        <w:t>four characters</w:t>
      </w:r>
      <w:r>
        <w:rPr>
          <w:spacing w:val="1"/>
        </w:rPr>
        <w:t xml:space="preserve"> </w:t>
      </w:r>
      <w:r>
        <w:t>(for</w:t>
      </w:r>
      <w:r>
        <w:rPr>
          <w:spacing w:val="-2"/>
        </w:rPr>
        <w:t xml:space="preserve"> </w:t>
      </w:r>
      <w:r>
        <w:t>example,</w:t>
      </w:r>
      <w:r>
        <w:rPr>
          <w:spacing w:val="-1"/>
        </w:rPr>
        <w:t xml:space="preserve"> </w:t>
      </w:r>
      <w:r>
        <w:t>“AA00” for</w:t>
      </w:r>
      <w:r>
        <w:rPr>
          <w:spacing w:val="-1"/>
        </w:rPr>
        <w:t xml:space="preserve"> </w:t>
      </w:r>
      <w:r>
        <w:t>IHO).</w:t>
      </w:r>
    </w:p>
    <w:p w14:paraId="3FE194DA" w14:textId="77777777" w:rsidR="00821697" w:rsidRDefault="00821697">
      <w:pPr>
        <w:pStyle w:val="afff6"/>
        <w:widowControl w:val="0"/>
        <w:numPr>
          <w:ilvl w:val="0"/>
          <w:numId w:val="18"/>
        </w:numPr>
        <w:tabs>
          <w:tab w:val="left" w:pos="767"/>
        </w:tabs>
        <w:autoSpaceDE w:val="0"/>
        <w:autoSpaceDN w:val="0"/>
        <w:spacing w:before="58" w:after="0" w:line="240" w:lineRule="auto"/>
        <w:ind w:right="703"/>
        <w:rPr>
          <w:rFonts w:ascii="Symbol" w:hAnsi="Symbol"/>
          <w:color w:val="1F3863"/>
        </w:rPr>
      </w:pPr>
      <w:r>
        <w:t>The eighth up to the seventeenth characters can be used in any way by the producer to provide</w:t>
      </w:r>
      <w:r>
        <w:rPr>
          <w:spacing w:val="1"/>
        </w:rPr>
        <w:t xml:space="preserve"> </w:t>
      </w:r>
      <w:r>
        <w:t>a</w:t>
      </w:r>
      <w:r>
        <w:rPr>
          <w:spacing w:val="-7"/>
        </w:rPr>
        <w:t xml:space="preserve"> </w:t>
      </w:r>
      <w:r>
        <w:t>unique</w:t>
      </w:r>
      <w:r>
        <w:rPr>
          <w:spacing w:val="-5"/>
        </w:rPr>
        <w:t xml:space="preserve"> </w:t>
      </w:r>
      <w:r>
        <w:t>file</w:t>
      </w:r>
      <w:r>
        <w:rPr>
          <w:spacing w:val="-5"/>
        </w:rPr>
        <w:t xml:space="preserve"> </w:t>
      </w:r>
      <w:r>
        <w:t>name</w:t>
      </w:r>
      <w:r>
        <w:rPr>
          <w:spacing w:val="-7"/>
        </w:rPr>
        <w:t xml:space="preserve"> </w:t>
      </w:r>
      <w:r>
        <w:t>for</w:t>
      </w:r>
      <w:r>
        <w:rPr>
          <w:spacing w:val="-5"/>
        </w:rPr>
        <w:t xml:space="preserve"> </w:t>
      </w:r>
      <w:r>
        <w:t>the</w:t>
      </w:r>
      <w:r>
        <w:rPr>
          <w:spacing w:val="-5"/>
        </w:rPr>
        <w:t xml:space="preserve"> </w:t>
      </w:r>
      <w:r>
        <w:t>dataset.</w:t>
      </w:r>
      <w:r>
        <w:rPr>
          <w:spacing w:val="-5"/>
        </w:rPr>
        <w:t xml:space="preserve"> </w:t>
      </w:r>
      <w:r>
        <w:t>The</w:t>
      </w:r>
      <w:r>
        <w:rPr>
          <w:spacing w:val="-7"/>
        </w:rPr>
        <w:t xml:space="preserve"> </w:t>
      </w:r>
      <w:r>
        <w:t>following</w:t>
      </w:r>
      <w:r>
        <w:rPr>
          <w:spacing w:val="-5"/>
        </w:rPr>
        <w:t xml:space="preserve"> </w:t>
      </w:r>
      <w:r>
        <w:t>characters</w:t>
      </w:r>
      <w:r>
        <w:rPr>
          <w:spacing w:val="-4"/>
        </w:rPr>
        <w:t xml:space="preserve"> </w:t>
      </w:r>
      <w:r>
        <w:t>are</w:t>
      </w:r>
      <w:r>
        <w:rPr>
          <w:spacing w:val="-6"/>
        </w:rPr>
        <w:t xml:space="preserve"> </w:t>
      </w:r>
      <w:r>
        <w:t>allowed</w:t>
      </w:r>
      <w:r>
        <w:rPr>
          <w:spacing w:val="-5"/>
        </w:rPr>
        <w:t xml:space="preserve"> </w:t>
      </w:r>
      <w:r>
        <w:t>in</w:t>
      </w:r>
      <w:r>
        <w:rPr>
          <w:spacing w:val="-5"/>
        </w:rPr>
        <w:t xml:space="preserve"> </w:t>
      </w:r>
      <w:r>
        <w:t>the</w:t>
      </w:r>
      <w:r>
        <w:rPr>
          <w:spacing w:val="-7"/>
        </w:rPr>
        <w:t xml:space="preserve"> </w:t>
      </w:r>
      <w:r>
        <w:t>dataset</w:t>
      </w:r>
      <w:r>
        <w:rPr>
          <w:spacing w:val="-6"/>
        </w:rPr>
        <w:t xml:space="preserve"> </w:t>
      </w:r>
      <w:r>
        <w:t>name,</w:t>
      </w:r>
      <w:r>
        <w:rPr>
          <w:spacing w:val="-7"/>
        </w:rPr>
        <w:t xml:space="preserve"> </w:t>
      </w:r>
      <w:r>
        <w:t>A</w:t>
      </w:r>
      <w:r>
        <w:rPr>
          <w:spacing w:val="-7"/>
        </w:rPr>
        <w:t xml:space="preserve"> </w:t>
      </w:r>
      <w:r>
        <w:t>to</w:t>
      </w:r>
      <w:r>
        <w:rPr>
          <w:spacing w:val="-53"/>
        </w:rPr>
        <w:t xml:space="preserve"> </w:t>
      </w:r>
      <w:r>
        <w:t>Z, 0 to 9 and the special character _ (underscore). The ninth through seventeenth characters are</w:t>
      </w:r>
      <w:r>
        <w:rPr>
          <w:spacing w:val="-54"/>
        </w:rPr>
        <w:t xml:space="preserve"> </w:t>
      </w:r>
      <w:r>
        <w:t>optional</w:t>
      </w:r>
      <w:r>
        <w:rPr>
          <w:spacing w:val="-3"/>
        </w:rPr>
        <w:t xml:space="preserve"> </w:t>
      </w:r>
      <w:r>
        <w:t>(that</w:t>
      </w:r>
      <w:r>
        <w:rPr>
          <w:spacing w:val="1"/>
        </w:rPr>
        <w:t xml:space="preserve"> </w:t>
      </w:r>
      <w:r>
        <w:t>is,</w:t>
      </w:r>
      <w:r>
        <w:rPr>
          <w:spacing w:val="-1"/>
        </w:rPr>
        <w:t xml:space="preserve"> </w:t>
      </w:r>
      <w:r>
        <w:t>at</w:t>
      </w:r>
      <w:r>
        <w:rPr>
          <w:spacing w:val="1"/>
        </w:rPr>
        <w:t xml:space="preserve"> </w:t>
      </w:r>
      <w:r>
        <w:t>least one</w:t>
      </w:r>
      <w:r>
        <w:rPr>
          <w:spacing w:val="-1"/>
        </w:rPr>
        <w:t xml:space="preserve"> </w:t>
      </w:r>
      <w:r>
        <w:t>character</w:t>
      </w:r>
      <w:r>
        <w:rPr>
          <w:spacing w:val="-1"/>
        </w:rPr>
        <w:t xml:space="preserve"> </w:t>
      </w:r>
      <w:r>
        <w:t>must</w:t>
      </w:r>
      <w:r>
        <w:rPr>
          <w:spacing w:val="-1"/>
        </w:rPr>
        <w:t xml:space="preserve"> </w:t>
      </w:r>
      <w:r>
        <w:t>be</w:t>
      </w:r>
      <w:r>
        <w:rPr>
          <w:spacing w:val="-1"/>
        </w:rPr>
        <w:t xml:space="preserve"> </w:t>
      </w:r>
      <w:r>
        <w:t>used).</w:t>
      </w:r>
    </w:p>
    <w:p w14:paraId="56215450" w14:textId="77777777" w:rsidR="00821697" w:rsidRDefault="00821697" w:rsidP="00821697">
      <w:pPr>
        <w:pStyle w:val="aa"/>
      </w:pPr>
    </w:p>
    <w:p w14:paraId="78046C32" w14:textId="04841673" w:rsidR="000D7C94" w:rsidRDefault="000D7C94" w:rsidP="000D7C94">
      <w:pPr>
        <w:pStyle w:val="30"/>
        <w:ind w:left="8292" w:right="200" w:hanging="8092"/>
        <w:rPr>
          <w:lang w:eastAsia="en-US"/>
        </w:rPr>
      </w:pPr>
      <w:bookmarkStart w:id="2197" w:name="_Toc152232595"/>
      <w:bookmarkStart w:id="2198" w:name="_Toc170717274"/>
      <w:r>
        <w:rPr>
          <w:lang w:eastAsia="en-US"/>
        </w:rPr>
        <w:t>Update dataset file</w:t>
      </w:r>
      <w:r w:rsidRPr="008233BF">
        <w:rPr>
          <w:lang w:eastAsia="en-US"/>
        </w:rPr>
        <w:t xml:space="preserve"> naming</w:t>
      </w:r>
      <w:bookmarkEnd w:id="2197"/>
      <w:bookmarkEnd w:id="2198"/>
      <w:r>
        <w:rPr>
          <w:lang w:eastAsia="en-US"/>
        </w:rPr>
        <w:t xml:space="preserve"> </w:t>
      </w:r>
    </w:p>
    <w:p w14:paraId="74471D1B" w14:textId="77777777" w:rsidR="000D7C94" w:rsidRDefault="000D7C94" w:rsidP="000D7C94">
      <w:pPr>
        <w:rPr>
          <w:lang w:eastAsia="en-US"/>
        </w:rPr>
      </w:pPr>
      <w:r>
        <w:rPr>
          <w:lang w:eastAsia="en-US"/>
        </w:rPr>
        <w:t>All update dataset files will have an identical name to the base dataset, aside from the separator and update number sequence.</w:t>
      </w:r>
    </w:p>
    <w:p w14:paraId="3EAF4AA5" w14:textId="67348AAB" w:rsidR="000D7C94" w:rsidRDefault="000D7C94" w:rsidP="000D7C94">
      <w:pPr>
        <w:spacing w:after="0" w:line="360" w:lineRule="auto"/>
        <w:rPr>
          <w:lang w:eastAsia="en-US"/>
        </w:rPr>
      </w:pPr>
      <w:r>
        <w:rPr>
          <w:lang w:eastAsia="en-US"/>
        </w:rPr>
        <w:t>In this encoding the update dataset files are named according to the specifications given below:</w:t>
      </w:r>
    </w:p>
    <w:p w14:paraId="64AE6280" w14:textId="25E8D917" w:rsidR="000D7C94" w:rsidRDefault="000D7C94" w:rsidP="000D7C94">
      <w:pPr>
        <w:spacing w:after="0" w:line="360" w:lineRule="auto"/>
        <w:ind w:firstLine="340"/>
      </w:pPr>
      <w:r>
        <w:t>128CCCCXXXXXXXXXX</w:t>
      </w:r>
      <w:ins w:id="2199" w:author="Greenblue" w:date="2024-02-13T18:42:00Z">
        <w:r w:rsidR="0012194F">
          <w:t>_XXX</w:t>
        </w:r>
      </w:ins>
      <w:r>
        <w:t>.GML</w:t>
      </w:r>
    </w:p>
    <w:p w14:paraId="2F38AC89" w14:textId="77777777" w:rsidR="000D7C94" w:rsidRDefault="000D7C94" w:rsidP="00F47A2B">
      <w:pPr>
        <w:spacing w:after="0" w:line="360" w:lineRule="auto"/>
        <w:rPr>
          <w:lang w:eastAsia="en-US"/>
        </w:rPr>
      </w:pPr>
      <w:r>
        <w:rPr>
          <w:lang w:eastAsia="en-US"/>
        </w:rPr>
        <w:t>The main part forms an identifier where:</w:t>
      </w:r>
    </w:p>
    <w:p w14:paraId="2C3FC15D" w14:textId="7040A542" w:rsidR="000D7C94" w:rsidRDefault="000D7C94">
      <w:pPr>
        <w:numPr>
          <w:ilvl w:val="0"/>
          <w:numId w:val="22"/>
        </w:numPr>
        <w:spacing w:after="0" w:line="240" w:lineRule="auto"/>
        <w:ind w:left="669" w:hanging="227"/>
        <w:rPr>
          <w:lang w:eastAsia="en-US"/>
        </w:rPr>
      </w:pPr>
      <w:r>
        <w:rPr>
          <w:lang w:eastAsia="en-US"/>
        </w:rPr>
        <w:t>The first up to the seventeenth characters are the same as the dataset being updated and</w:t>
      </w:r>
      <w:r w:rsidR="005B4A20">
        <w:rPr>
          <w:lang w:eastAsia="en-US"/>
        </w:rPr>
        <w:t xml:space="preserve"> t</w:t>
      </w:r>
      <w:r>
        <w:rPr>
          <w:lang w:eastAsia="en-US"/>
        </w:rPr>
        <w:t xml:space="preserve">herefore conform to the rules described in clause </w:t>
      </w:r>
      <w:r>
        <w:rPr>
          <w:lang w:eastAsia="en-US"/>
        </w:rPr>
        <w:fldChar w:fldCharType="begin"/>
      </w:r>
      <w:r>
        <w:rPr>
          <w:lang w:eastAsia="en-US"/>
        </w:rPr>
        <w:instrText xml:space="preserve"> REF _Ref148213474 \r </w:instrText>
      </w:r>
      <w:r w:rsidR="00D20D05">
        <w:rPr>
          <w:lang w:eastAsia="en-US"/>
        </w:rPr>
        <w:instrText xml:space="preserve"> \* MERGEFORMAT </w:instrText>
      </w:r>
      <w:r>
        <w:rPr>
          <w:lang w:eastAsia="en-US"/>
        </w:rPr>
        <w:fldChar w:fldCharType="separate"/>
      </w:r>
      <w:r w:rsidR="00DF7FD4">
        <w:rPr>
          <w:lang w:eastAsia="en-US"/>
        </w:rPr>
        <w:t>11.2.2</w:t>
      </w:r>
      <w:r>
        <w:rPr>
          <w:lang w:eastAsia="en-US"/>
        </w:rPr>
        <w:fldChar w:fldCharType="end"/>
      </w:r>
      <w:r>
        <w:rPr>
          <w:lang w:eastAsia="en-US"/>
        </w:rPr>
        <w:t>.</w:t>
      </w:r>
    </w:p>
    <w:p w14:paraId="24E9CC1A" w14:textId="7E9504F4" w:rsidR="000D7C94" w:rsidRDefault="000D7C94">
      <w:pPr>
        <w:numPr>
          <w:ilvl w:val="0"/>
          <w:numId w:val="22"/>
        </w:numPr>
        <w:spacing w:after="0" w:line="240" w:lineRule="auto"/>
        <w:ind w:left="669" w:hanging="227"/>
        <w:rPr>
          <w:lang w:eastAsia="en-US"/>
        </w:rPr>
      </w:pPr>
      <w:r>
        <w:rPr>
          <w:lang w:eastAsia="en-US"/>
        </w:rPr>
        <w:t>The next character must be an underscore “_”.</w:t>
      </w:r>
    </w:p>
    <w:p w14:paraId="47ED4A7D" w14:textId="3B125DC0" w:rsidR="000D7C94" w:rsidRPr="000D7C94" w:rsidRDefault="000D7C94">
      <w:pPr>
        <w:numPr>
          <w:ilvl w:val="0"/>
          <w:numId w:val="22"/>
        </w:numPr>
        <w:spacing w:line="240" w:lineRule="auto"/>
        <w:ind w:left="669" w:hanging="227"/>
        <w:rPr>
          <w:lang w:eastAsia="en-US"/>
        </w:rPr>
      </w:pPr>
      <w:r>
        <w:rPr>
          <w:lang w:eastAsia="en-US"/>
        </w:rPr>
        <w:t>The next three characters must be numerical (000-999) to indicate the place of the update dataset in the update sequence.</w:t>
      </w:r>
    </w:p>
    <w:p w14:paraId="3C8970F1" w14:textId="27A841C5" w:rsidR="00821697" w:rsidDel="005646DC" w:rsidRDefault="000E6258" w:rsidP="000E6258">
      <w:pPr>
        <w:pStyle w:val="20"/>
        <w:rPr>
          <w:del w:id="2200" w:author="Harin Oh" w:date="2023-11-30T14:15:00Z"/>
          <w:rFonts w:eastAsia="맑은 고딕"/>
        </w:rPr>
      </w:pPr>
      <w:bookmarkStart w:id="2201" w:name="_Toc152232596"/>
      <w:del w:id="2202" w:author="Harin Oh" w:date="2023-11-30T14:15:00Z">
        <w:r w:rsidDel="005646DC">
          <w:rPr>
            <w:rFonts w:eastAsia="맑은 고딕" w:hint="eastAsia"/>
          </w:rPr>
          <w:lastRenderedPageBreak/>
          <w:delText>C</w:delText>
        </w:r>
        <w:r w:rsidDel="005646DC">
          <w:rPr>
            <w:rFonts w:eastAsia="맑은 고딕"/>
          </w:rPr>
          <w:delText>atalogue file naming</w:delText>
        </w:r>
        <w:bookmarkStart w:id="2203" w:name="_Toc158918300"/>
        <w:bookmarkStart w:id="2204" w:name="_Toc158918403"/>
        <w:bookmarkStart w:id="2205" w:name="_Toc158918506"/>
        <w:bookmarkStart w:id="2206" w:name="_Toc158918609"/>
        <w:bookmarkStart w:id="2207" w:name="_Toc158923617"/>
        <w:bookmarkStart w:id="2208" w:name="_Toc158923748"/>
        <w:bookmarkStart w:id="2209" w:name="_Toc158985688"/>
        <w:bookmarkStart w:id="2210" w:name="_Toc158985819"/>
        <w:bookmarkStart w:id="2211" w:name="_Toc158988954"/>
        <w:bookmarkStart w:id="2212" w:name="_Toc162544305"/>
        <w:bookmarkStart w:id="2213" w:name="_Toc170717275"/>
        <w:bookmarkEnd w:id="2201"/>
        <w:bookmarkEnd w:id="2203"/>
        <w:bookmarkEnd w:id="2204"/>
        <w:bookmarkEnd w:id="2205"/>
        <w:bookmarkEnd w:id="2206"/>
        <w:bookmarkEnd w:id="2207"/>
        <w:bookmarkEnd w:id="2208"/>
        <w:bookmarkEnd w:id="2209"/>
        <w:bookmarkEnd w:id="2210"/>
        <w:bookmarkEnd w:id="2211"/>
        <w:bookmarkEnd w:id="2212"/>
        <w:bookmarkEnd w:id="2213"/>
      </w:del>
    </w:p>
    <w:p w14:paraId="6D3CF822" w14:textId="4023A1EC" w:rsidR="000E6258" w:rsidDel="005646DC" w:rsidRDefault="000E6258" w:rsidP="000E6258">
      <w:pPr>
        <w:rPr>
          <w:del w:id="2214" w:author="Harin Oh" w:date="2023-11-30T14:15:00Z"/>
          <w:rFonts w:eastAsia="맑은 고딕"/>
        </w:rPr>
      </w:pPr>
      <w:del w:id="2215" w:author="Harin Oh" w:date="2023-11-30T14:15:00Z">
        <w:r w:rsidDel="005646DC">
          <w:delText>The Exchange Catalogue acts as the table of contents for the Exchange Set. The Catalogue file of the</w:delText>
        </w:r>
        <w:r w:rsidDel="005646DC">
          <w:rPr>
            <w:spacing w:val="1"/>
          </w:rPr>
          <w:delText xml:space="preserve"> </w:delText>
        </w:r>
        <w:r w:rsidDel="005646DC">
          <w:delText>Exchange Set must be named CATALOG.XML. No other file in the Exchange Set may be named</w:delText>
        </w:r>
        <w:r w:rsidDel="005646DC">
          <w:rPr>
            <w:spacing w:val="1"/>
          </w:rPr>
          <w:delText xml:space="preserve"> </w:delText>
        </w:r>
        <w:r w:rsidDel="005646DC">
          <w:delText>CATALOG.XML.</w:delText>
        </w:r>
        <w:r w:rsidDel="005646DC">
          <w:rPr>
            <w:spacing w:val="-2"/>
          </w:rPr>
          <w:delText xml:space="preserve"> </w:delText>
        </w:r>
        <w:r w:rsidDel="005646DC">
          <w:delText>The</w:delText>
        </w:r>
        <w:r w:rsidDel="005646DC">
          <w:rPr>
            <w:spacing w:val="-2"/>
          </w:rPr>
          <w:delText xml:space="preserve"> </w:delText>
        </w:r>
        <w:r w:rsidDel="005646DC">
          <w:delText>content</w:delText>
        </w:r>
        <w:r w:rsidDel="005646DC">
          <w:rPr>
            <w:spacing w:val="-1"/>
          </w:rPr>
          <w:delText xml:space="preserve"> </w:delText>
        </w:r>
        <w:r w:rsidDel="005646DC">
          <w:delText>of the</w:delText>
        </w:r>
        <w:r w:rsidDel="005646DC">
          <w:rPr>
            <w:spacing w:val="1"/>
          </w:rPr>
          <w:delText xml:space="preserve"> </w:delText>
        </w:r>
        <w:r w:rsidDel="005646DC">
          <w:delText>Exchange</w:delText>
        </w:r>
        <w:r w:rsidDel="005646DC">
          <w:rPr>
            <w:spacing w:val="-2"/>
          </w:rPr>
          <w:delText xml:space="preserve"> </w:delText>
        </w:r>
        <w:r w:rsidDel="005646DC">
          <w:delText>Catalogue</w:delText>
        </w:r>
        <w:r w:rsidDel="005646DC">
          <w:rPr>
            <w:spacing w:val="-1"/>
          </w:rPr>
          <w:delText xml:space="preserve"> </w:delText>
        </w:r>
        <w:r w:rsidDel="005646DC">
          <w:delText>file is described in</w:delText>
        </w:r>
        <w:r w:rsidDel="005646DC">
          <w:rPr>
            <w:spacing w:val="2"/>
          </w:rPr>
          <w:delText xml:space="preserve"> </w:delText>
        </w:r>
        <w:r w:rsidDel="005646DC">
          <w:delText xml:space="preserve">clause </w:delText>
        </w:r>
        <w:r w:rsidDel="005646DC">
          <w:fldChar w:fldCharType="begin"/>
        </w:r>
        <w:r w:rsidDel="005646DC">
          <w:delInstrText xml:space="preserve"> REF _Ref148213800 \r </w:delInstrText>
        </w:r>
        <w:r w:rsidDel="005646DC">
          <w:fldChar w:fldCharType="separate"/>
        </w:r>
        <w:r w:rsidDel="005646DC">
          <w:delText>12</w:delText>
        </w:r>
        <w:r w:rsidDel="005646DC">
          <w:fldChar w:fldCharType="end"/>
        </w:r>
        <w:r w:rsidDel="005646DC">
          <w:delText>.</w:delText>
        </w:r>
        <w:bookmarkStart w:id="2216" w:name="_Toc158918301"/>
        <w:bookmarkStart w:id="2217" w:name="_Toc158918404"/>
        <w:bookmarkStart w:id="2218" w:name="_Toc158918507"/>
        <w:bookmarkStart w:id="2219" w:name="_Toc158918610"/>
        <w:bookmarkStart w:id="2220" w:name="_Toc158923618"/>
        <w:bookmarkStart w:id="2221" w:name="_Toc158923749"/>
        <w:bookmarkStart w:id="2222" w:name="_Toc158985689"/>
        <w:bookmarkStart w:id="2223" w:name="_Toc158985820"/>
        <w:bookmarkStart w:id="2224" w:name="_Toc158988955"/>
        <w:bookmarkStart w:id="2225" w:name="_Toc162544306"/>
        <w:bookmarkStart w:id="2226" w:name="_Toc170717276"/>
        <w:bookmarkEnd w:id="2216"/>
        <w:bookmarkEnd w:id="2217"/>
        <w:bookmarkEnd w:id="2218"/>
        <w:bookmarkEnd w:id="2219"/>
        <w:bookmarkEnd w:id="2220"/>
        <w:bookmarkEnd w:id="2221"/>
        <w:bookmarkEnd w:id="2222"/>
        <w:bookmarkEnd w:id="2223"/>
        <w:bookmarkEnd w:id="2224"/>
        <w:bookmarkEnd w:id="2225"/>
        <w:bookmarkEnd w:id="2226"/>
      </w:del>
    </w:p>
    <w:p w14:paraId="7BD11997" w14:textId="63D79775" w:rsidR="00E83228" w:rsidRPr="005C1DB9" w:rsidRDefault="00E83228" w:rsidP="00666E30">
      <w:pPr>
        <w:pStyle w:val="20"/>
        <w:rPr>
          <w:lang w:eastAsia="en-US"/>
        </w:rPr>
      </w:pPr>
      <w:bookmarkStart w:id="2227" w:name="_Toc152232597"/>
      <w:bookmarkStart w:id="2228" w:name="_Toc170717277"/>
      <w:r w:rsidRPr="005C1DB9">
        <w:rPr>
          <w:lang w:eastAsia="en-US"/>
        </w:rPr>
        <w:t>Support Files</w:t>
      </w:r>
      <w:bookmarkEnd w:id="2227"/>
      <w:bookmarkEnd w:id="2228"/>
    </w:p>
    <w:p w14:paraId="1B7A6BE6" w14:textId="77777777" w:rsidR="00CE50B9" w:rsidRDefault="00CE50B9" w:rsidP="00CE50B9">
      <w:pPr>
        <w:spacing w:after="0" w:line="240" w:lineRule="auto"/>
        <w:rPr>
          <w:lang w:eastAsia="en-US"/>
        </w:rPr>
      </w:pPr>
      <w:r w:rsidRPr="00CE50B9">
        <w:rPr>
          <w:lang w:eastAsia="en-US"/>
        </w:rPr>
        <w:t>Support</w:t>
      </w:r>
      <w:r w:rsidRPr="00CE50B9">
        <w:rPr>
          <w:spacing w:val="-4"/>
          <w:lang w:eastAsia="en-US"/>
        </w:rPr>
        <w:t xml:space="preserve"> </w:t>
      </w:r>
      <w:r w:rsidRPr="00CE50B9">
        <w:rPr>
          <w:lang w:eastAsia="en-US"/>
        </w:rPr>
        <w:t>files</w:t>
      </w:r>
      <w:r w:rsidRPr="00CE50B9">
        <w:rPr>
          <w:spacing w:val="-3"/>
          <w:lang w:eastAsia="en-US"/>
        </w:rPr>
        <w:t xml:space="preserve"> </w:t>
      </w:r>
      <w:r w:rsidRPr="00CE50B9">
        <w:rPr>
          <w:lang w:eastAsia="en-US"/>
        </w:rPr>
        <w:t>contain</w:t>
      </w:r>
      <w:r w:rsidRPr="00CE50B9">
        <w:rPr>
          <w:spacing w:val="-2"/>
          <w:lang w:eastAsia="en-US"/>
        </w:rPr>
        <w:t xml:space="preserve"> </w:t>
      </w:r>
      <w:r w:rsidRPr="00CE50B9">
        <w:rPr>
          <w:lang w:eastAsia="en-US"/>
        </w:rPr>
        <w:t>ancillary</w:t>
      </w:r>
      <w:r w:rsidRPr="00CE50B9">
        <w:rPr>
          <w:spacing w:val="-7"/>
          <w:lang w:eastAsia="en-US"/>
        </w:rPr>
        <w:t xml:space="preserve"> </w:t>
      </w:r>
      <w:r w:rsidRPr="00CE50B9">
        <w:rPr>
          <w:lang w:eastAsia="en-US"/>
        </w:rPr>
        <w:t>textual</w:t>
      </w:r>
      <w:r w:rsidRPr="00CE50B9">
        <w:rPr>
          <w:spacing w:val="-5"/>
          <w:lang w:eastAsia="en-US"/>
        </w:rPr>
        <w:t xml:space="preserve"> </w:t>
      </w:r>
      <w:r w:rsidRPr="00CE50B9">
        <w:rPr>
          <w:lang w:eastAsia="en-US"/>
        </w:rPr>
        <w:t>or graphic information</w:t>
      </w:r>
      <w:r w:rsidRPr="00CE50B9">
        <w:rPr>
          <w:spacing w:val="-2"/>
          <w:lang w:eastAsia="en-US"/>
        </w:rPr>
        <w:t xml:space="preserve"> </w:t>
      </w:r>
      <w:r w:rsidRPr="00CE50B9">
        <w:rPr>
          <w:lang w:eastAsia="en-US"/>
        </w:rPr>
        <w:t>in</w:t>
      </w:r>
      <w:r w:rsidRPr="00CE50B9">
        <w:rPr>
          <w:spacing w:val="-1"/>
          <w:lang w:eastAsia="en-US"/>
        </w:rPr>
        <w:t xml:space="preserve"> </w:t>
      </w:r>
      <w:r w:rsidRPr="00CE50B9">
        <w:rPr>
          <w:lang w:eastAsia="en-US"/>
        </w:rPr>
        <w:t>separate</w:t>
      </w:r>
      <w:r w:rsidRPr="00CE50B9">
        <w:rPr>
          <w:spacing w:val="-3"/>
          <w:lang w:eastAsia="en-US"/>
        </w:rPr>
        <w:t xml:space="preserve"> </w:t>
      </w:r>
      <w:r w:rsidRPr="00CE50B9">
        <w:rPr>
          <w:lang w:eastAsia="en-US"/>
        </w:rPr>
        <w:t>(linked</w:t>
      </w:r>
      <w:r w:rsidRPr="00CE50B9">
        <w:rPr>
          <w:spacing w:val="-4"/>
          <w:lang w:eastAsia="en-US"/>
        </w:rPr>
        <w:t xml:space="preserve"> </w:t>
      </w:r>
      <w:r w:rsidRPr="00CE50B9">
        <w:rPr>
          <w:lang w:eastAsia="en-US"/>
        </w:rPr>
        <w:t>to</w:t>
      </w:r>
      <w:r w:rsidRPr="00CE50B9">
        <w:rPr>
          <w:spacing w:val="-3"/>
          <w:lang w:eastAsia="en-US"/>
        </w:rPr>
        <w:t xml:space="preserve"> </w:t>
      </w:r>
      <w:r w:rsidRPr="00CE50B9">
        <w:rPr>
          <w:lang w:eastAsia="en-US"/>
        </w:rPr>
        <w:t>the</w:t>
      </w:r>
      <w:r w:rsidRPr="00CE50B9">
        <w:rPr>
          <w:spacing w:val="-1"/>
          <w:lang w:eastAsia="en-US"/>
        </w:rPr>
        <w:t xml:space="preserve"> </w:t>
      </w:r>
      <w:r w:rsidRPr="00CE50B9">
        <w:rPr>
          <w:lang w:eastAsia="en-US"/>
        </w:rPr>
        <w:t>dataset)</w:t>
      </w:r>
      <w:r w:rsidRPr="00CE50B9">
        <w:rPr>
          <w:spacing w:val="-3"/>
          <w:lang w:eastAsia="en-US"/>
        </w:rPr>
        <w:t xml:space="preserve"> </w:t>
      </w:r>
      <w:r w:rsidRPr="00CE50B9">
        <w:rPr>
          <w:lang w:eastAsia="en-US"/>
        </w:rPr>
        <w:t>files.</w:t>
      </w:r>
      <w:r w:rsidRPr="00CE50B9">
        <w:rPr>
          <w:spacing w:val="-4"/>
          <w:lang w:eastAsia="en-US"/>
        </w:rPr>
        <w:t xml:space="preserve"> </w:t>
      </w:r>
      <w:r w:rsidRPr="00CE50B9">
        <w:rPr>
          <w:lang w:eastAsia="en-US"/>
        </w:rPr>
        <w:t>The</w:t>
      </w:r>
      <w:r w:rsidRPr="00CE50B9">
        <w:rPr>
          <w:spacing w:val="-53"/>
          <w:lang w:eastAsia="en-US"/>
        </w:rPr>
        <w:t xml:space="preserve"> </w:t>
      </w:r>
      <w:r w:rsidRPr="00CE50B9">
        <w:rPr>
          <w:lang w:eastAsia="en-US"/>
        </w:rPr>
        <w:t>following</w:t>
      </w:r>
      <w:r w:rsidRPr="00CE50B9">
        <w:rPr>
          <w:spacing w:val="-2"/>
          <w:lang w:eastAsia="en-US"/>
        </w:rPr>
        <w:t xml:space="preserve"> </w:t>
      </w:r>
      <w:r w:rsidRPr="00CE50B9">
        <w:rPr>
          <w:lang w:eastAsia="en-US"/>
        </w:rPr>
        <w:t>formats are</w:t>
      </w:r>
      <w:r w:rsidRPr="00CE50B9">
        <w:rPr>
          <w:spacing w:val="-1"/>
          <w:lang w:eastAsia="en-US"/>
        </w:rPr>
        <w:t xml:space="preserve"> </w:t>
      </w:r>
      <w:r w:rsidRPr="00CE50B9">
        <w:rPr>
          <w:lang w:eastAsia="en-US"/>
        </w:rPr>
        <w:t>allowed</w:t>
      </w:r>
      <w:r w:rsidRPr="00CE50B9">
        <w:rPr>
          <w:spacing w:val="-1"/>
          <w:lang w:eastAsia="en-US"/>
        </w:rPr>
        <w:t xml:space="preserve"> </w:t>
      </w:r>
      <w:r w:rsidRPr="00CE50B9">
        <w:rPr>
          <w:lang w:eastAsia="en-US"/>
        </w:rPr>
        <w:t>for</w:t>
      </w:r>
      <w:r w:rsidRPr="00CE50B9">
        <w:rPr>
          <w:spacing w:val="-1"/>
          <w:lang w:eastAsia="en-US"/>
        </w:rPr>
        <w:t xml:space="preserve"> </w:t>
      </w:r>
      <w:r w:rsidRPr="00CE50B9">
        <w:rPr>
          <w:lang w:eastAsia="en-US"/>
        </w:rPr>
        <w:t>support</w:t>
      </w:r>
      <w:r w:rsidRPr="00CE50B9">
        <w:rPr>
          <w:spacing w:val="-1"/>
          <w:lang w:eastAsia="en-US"/>
        </w:rPr>
        <w:t xml:space="preserve"> </w:t>
      </w:r>
      <w:r w:rsidRPr="00CE50B9">
        <w:rPr>
          <w:lang w:eastAsia="en-US"/>
        </w:rPr>
        <w:t>files:</w:t>
      </w:r>
    </w:p>
    <w:p w14:paraId="2281D91D" w14:textId="5A0F63F4" w:rsidR="00CE50B9" w:rsidRPr="00CE50B9" w:rsidRDefault="00CE50B9">
      <w:pPr>
        <w:numPr>
          <w:ilvl w:val="0"/>
          <w:numId w:val="16"/>
        </w:numPr>
        <w:spacing w:before="120" w:line="240" w:lineRule="auto"/>
        <w:ind w:left="669" w:hanging="227"/>
        <w:rPr>
          <w:rFonts w:ascii="Symbol" w:eastAsia="Arial" w:hAnsi="Symbol"/>
          <w:lang w:eastAsia="en-US"/>
        </w:rPr>
      </w:pPr>
      <w:r w:rsidRPr="00CE50B9">
        <w:rPr>
          <w:rFonts w:eastAsia="Arial"/>
          <w:lang w:eastAsia="en-US"/>
        </w:rPr>
        <w:t>Plain</w:t>
      </w:r>
      <w:r w:rsidRPr="00CE50B9">
        <w:rPr>
          <w:rFonts w:eastAsia="Arial"/>
          <w:spacing w:val="-5"/>
          <w:lang w:eastAsia="en-US"/>
        </w:rPr>
        <w:t xml:space="preserve"> </w:t>
      </w:r>
      <w:r w:rsidRPr="00CE50B9">
        <w:rPr>
          <w:rFonts w:eastAsia="Arial"/>
          <w:lang w:eastAsia="en-US"/>
        </w:rPr>
        <w:t>text</w:t>
      </w:r>
      <w:r w:rsidRPr="00CE50B9">
        <w:rPr>
          <w:rFonts w:eastAsia="Arial"/>
          <w:spacing w:val="-7"/>
          <w:lang w:eastAsia="en-US"/>
        </w:rPr>
        <w:t xml:space="preserve"> </w:t>
      </w:r>
      <w:r w:rsidRPr="00CE50B9">
        <w:rPr>
          <w:rFonts w:eastAsia="Arial"/>
          <w:lang w:eastAsia="en-US"/>
        </w:rPr>
        <w:t>files</w:t>
      </w:r>
      <w:r w:rsidRPr="00CE50B9">
        <w:rPr>
          <w:rFonts w:eastAsia="Arial"/>
          <w:spacing w:val="-6"/>
          <w:lang w:eastAsia="en-US"/>
        </w:rPr>
        <w:t xml:space="preserve"> </w:t>
      </w:r>
      <w:r w:rsidRPr="00CE50B9">
        <w:rPr>
          <w:rFonts w:eastAsia="Arial"/>
          <w:lang w:eastAsia="en-US"/>
        </w:rPr>
        <w:t>must</w:t>
      </w:r>
      <w:r w:rsidRPr="00CE50B9">
        <w:rPr>
          <w:rFonts w:eastAsia="Arial"/>
          <w:spacing w:val="-7"/>
          <w:lang w:eastAsia="en-US"/>
        </w:rPr>
        <w:t xml:space="preserve"> </w:t>
      </w:r>
      <w:r w:rsidRPr="00CE50B9">
        <w:rPr>
          <w:rFonts w:eastAsia="Arial"/>
          <w:lang w:eastAsia="en-US"/>
        </w:rPr>
        <w:t>contain</w:t>
      </w:r>
      <w:r w:rsidRPr="00CE50B9">
        <w:rPr>
          <w:rFonts w:eastAsia="Arial"/>
          <w:spacing w:val="-5"/>
          <w:lang w:eastAsia="en-US"/>
        </w:rPr>
        <w:t xml:space="preserve"> </w:t>
      </w:r>
      <w:r w:rsidRPr="00CE50B9">
        <w:rPr>
          <w:rFonts w:eastAsia="Arial"/>
          <w:lang w:eastAsia="en-US"/>
        </w:rPr>
        <w:t>only</w:t>
      </w:r>
      <w:r w:rsidRPr="00CE50B9">
        <w:rPr>
          <w:rFonts w:eastAsia="Arial"/>
          <w:spacing w:val="-8"/>
          <w:lang w:eastAsia="en-US"/>
        </w:rPr>
        <w:t xml:space="preserve"> </w:t>
      </w:r>
      <w:r w:rsidRPr="00CE50B9">
        <w:rPr>
          <w:rFonts w:eastAsia="Arial"/>
          <w:lang w:eastAsia="en-US"/>
        </w:rPr>
        <w:t>general</w:t>
      </w:r>
      <w:r w:rsidRPr="00CE50B9">
        <w:rPr>
          <w:rFonts w:eastAsia="Arial"/>
          <w:spacing w:val="-6"/>
          <w:lang w:eastAsia="en-US"/>
        </w:rPr>
        <w:t xml:space="preserve"> </w:t>
      </w:r>
      <w:r w:rsidRPr="00CE50B9">
        <w:rPr>
          <w:rFonts w:eastAsia="Arial"/>
          <w:lang w:eastAsia="en-US"/>
        </w:rPr>
        <w:t>text</w:t>
      </w:r>
      <w:r w:rsidRPr="00CE50B9">
        <w:rPr>
          <w:rFonts w:eastAsia="Arial"/>
          <w:spacing w:val="-4"/>
          <w:lang w:eastAsia="en-US"/>
        </w:rPr>
        <w:t xml:space="preserve"> </w:t>
      </w:r>
      <w:r w:rsidRPr="00CE50B9">
        <w:rPr>
          <w:rFonts w:eastAsia="Arial"/>
          <w:lang w:eastAsia="en-US"/>
        </w:rPr>
        <w:t>as</w:t>
      </w:r>
      <w:r w:rsidRPr="00CE50B9">
        <w:rPr>
          <w:rFonts w:eastAsia="Arial"/>
          <w:spacing w:val="-5"/>
          <w:lang w:eastAsia="en-US"/>
        </w:rPr>
        <w:t xml:space="preserve"> </w:t>
      </w:r>
      <w:r w:rsidRPr="00CE50B9">
        <w:rPr>
          <w:rFonts w:eastAsia="Arial"/>
          <w:lang w:eastAsia="en-US"/>
        </w:rPr>
        <w:t>defined</w:t>
      </w:r>
      <w:r w:rsidRPr="00CE50B9">
        <w:rPr>
          <w:rFonts w:eastAsia="Arial"/>
          <w:spacing w:val="-7"/>
          <w:lang w:eastAsia="en-US"/>
        </w:rPr>
        <w:t xml:space="preserve"> </w:t>
      </w:r>
      <w:r w:rsidRPr="00CE50B9">
        <w:rPr>
          <w:rFonts w:eastAsia="Arial"/>
          <w:lang w:eastAsia="en-US"/>
        </w:rPr>
        <w:t>in</w:t>
      </w:r>
      <w:r w:rsidRPr="00CE50B9">
        <w:rPr>
          <w:rFonts w:eastAsia="Arial"/>
          <w:spacing w:val="-5"/>
          <w:lang w:eastAsia="en-US"/>
        </w:rPr>
        <w:t xml:space="preserve"> </w:t>
      </w:r>
      <w:r w:rsidRPr="00CE50B9">
        <w:rPr>
          <w:rFonts w:eastAsia="Arial"/>
          <w:lang w:eastAsia="en-US"/>
        </w:rPr>
        <w:t>this</w:t>
      </w:r>
      <w:r w:rsidRPr="00CE50B9">
        <w:rPr>
          <w:rFonts w:eastAsia="Arial"/>
          <w:spacing w:val="1"/>
          <w:lang w:eastAsia="en-US"/>
        </w:rPr>
        <w:t xml:space="preserve"> </w:t>
      </w:r>
      <w:r w:rsidRPr="00CE50B9">
        <w:rPr>
          <w:rFonts w:eastAsia="Arial"/>
          <w:lang w:eastAsia="en-US"/>
        </w:rPr>
        <w:t>Standard.</w:t>
      </w:r>
      <w:r w:rsidRPr="00CE50B9">
        <w:rPr>
          <w:rFonts w:eastAsia="Arial"/>
          <w:spacing w:val="-7"/>
          <w:lang w:eastAsia="en-US"/>
        </w:rPr>
        <w:t xml:space="preserve"> </w:t>
      </w:r>
      <w:r w:rsidRPr="00CE50B9">
        <w:rPr>
          <w:rFonts w:eastAsia="Arial"/>
          <w:lang w:eastAsia="en-US"/>
        </w:rPr>
        <w:t>Files</w:t>
      </w:r>
      <w:r w:rsidRPr="00CE50B9">
        <w:rPr>
          <w:rFonts w:eastAsia="Arial"/>
          <w:spacing w:val="-6"/>
          <w:lang w:eastAsia="en-US"/>
        </w:rPr>
        <w:t xml:space="preserve"> </w:t>
      </w:r>
      <w:r w:rsidRPr="00CE50B9">
        <w:rPr>
          <w:rFonts w:eastAsia="Arial"/>
          <w:lang w:eastAsia="en-US"/>
        </w:rPr>
        <w:t>must</w:t>
      </w:r>
      <w:r w:rsidRPr="00CE50B9">
        <w:rPr>
          <w:rFonts w:eastAsia="Arial"/>
          <w:spacing w:val="-7"/>
          <w:lang w:eastAsia="en-US"/>
        </w:rPr>
        <w:t xml:space="preserve"> </w:t>
      </w:r>
      <w:r w:rsidRPr="00CE50B9">
        <w:rPr>
          <w:rFonts w:eastAsia="Arial"/>
          <w:lang w:eastAsia="en-US"/>
        </w:rPr>
        <w:t>use</w:t>
      </w:r>
      <w:r w:rsidRPr="00CE50B9">
        <w:rPr>
          <w:rFonts w:eastAsia="Arial"/>
          <w:spacing w:val="-7"/>
          <w:lang w:eastAsia="en-US"/>
        </w:rPr>
        <w:t xml:space="preserve"> </w:t>
      </w:r>
      <w:r w:rsidRPr="00CE50B9">
        <w:rPr>
          <w:rFonts w:eastAsia="Arial"/>
          <w:lang w:eastAsia="en-US"/>
        </w:rPr>
        <w:t>the</w:t>
      </w:r>
      <w:r w:rsidRPr="00CE50B9">
        <w:rPr>
          <w:rFonts w:eastAsia="Arial"/>
          <w:spacing w:val="-7"/>
          <w:lang w:eastAsia="en-US"/>
        </w:rPr>
        <w:t xml:space="preserve"> </w:t>
      </w:r>
      <w:r w:rsidRPr="00CE50B9">
        <w:rPr>
          <w:rFonts w:eastAsia="Arial"/>
          <w:lang w:eastAsia="en-US"/>
        </w:rPr>
        <w:t>UTF-</w:t>
      </w:r>
      <w:r w:rsidRPr="00CE50B9">
        <w:rPr>
          <w:rFonts w:eastAsia="Arial"/>
          <w:spacing w:val="-53"/>
          <w:lang w:eastAsia="en-US"/>
        </w:rPr>
        <w:t xml:space="preserve"> </w:t>
      </w:r>
      <w:r w:rsidRPr="00CE50B9">
        <w:rPr>
          <w:rFonts w:eastAsia="Arial"/>
          <w:lang w:eastAsia="en-US"/>
        </w:rPr>
        <w:t>8</w:t>
      </w:r>
      <w:r w:rsidRPr="00CE50B9">
        <w:rPr>
          <w:rFonts w:eastAsia="Arial"/>
          <w:spacing w:val="-2"/>
          <w:lang w:eastAsia="en-US"/>
        </w:rPr>
        <w:t xml:space="preserve"> </w:t>
      </w:r>
      <w:r w:rsidRPr="00CE50B9">
        <w:rPr>
          <w:rFonts w:eastAsia="Arial"/>
          <w:lang w:eastAsia="en-US"/>
        </w:rPr>
        <w:t>character</w:t>
      </w:r>
      <w:r w:rsidRPr="00CE50B9">
        <w:rPr>
          <w:rFonts w:eastAsia="Arial"/>
          <w:spacing w:val="-1"/>
          <w:lang w:eastAsia="en-US"/>
        </w:rPr>
        <w:t xml:space="preserve"> </w:t>
      </w:r>
      <w:r w:rsidRPr="00CE50B9">
        <w:rPr>
          <w:rFonts w:eastAsia="Arial"/>
          <w:lang w:eastAsia="en-US"/>
        </w:rPr>
        <w:t>set</w:t>
      </w:r>
      <w:r w:rsidRPr="00CE50B9">
        <w:rPr>
          <w:rFonts w:eastAsia="Arial"/>
          <w:spacing w:val="1"/>
          <w:lang w:eastAsia="en-US"/>
        </w:rPr>
        <w:t xml:space="preserve"> </w:t>
      </w:r>
      <w:r w:rsidRPr="00CE50B9">
        <w:rPr>
          <w:rFonts w:eastAsia="Arial"/>
          <w:lang w:eastAsia="en-US"/>
        </w:rPr>
        <w:t>encoding.</w:t>
      </w:r>
    </w:p>
    <w:p w14:paraId="6A72EAD3" w14:textId="77777777" w:rsidR="00CE50B9" w:rsidRPr="00CE50B9" w:rsidRDefault="00CE50B9">
      <w:pPr>
        <w:widowControl w:val="0"/>
        <w:numPr>
          <w:ilvl w:val="0"/>
          <w:numId w:val="16"/>
        </w:numPr>
        <w:tabs>
          <w:tab w:val="left" w:pos="767"/>
        </w:tabs>
        <w:autoSpaceDE w:val="0"/>
        <w:autoSpaceDN w:val="0"/>
        <w:spacing w:before="58" w:after="0" w:line="240" w:lineRule="auto"/>
        <w:ind w:left="782" w:right="703" w:hanging="340"/>
        <w:jc w:val="left"/>
        <w:rPr>
          <w:rFonts w:ascii="Symbol" w:eastAsia="Arial" w:hAnsi="Symbol"/>
          <w:lang w:eastAsia="en-US"/>
        </w:rPr>
      </w:pPr>
      <w:r w:rsidRPr="00CE50B9">
        <w:rPr>
          <w:rFonts w:eastAsia="Arial"/>
          <w:spacing w:val="-1"/>
          <w:lang w:eastAsia="en-US"/>
        </w:rPr>
        <w:t>HTML</w:t>
      </w:r>
      <w:r w:rsidRPr="00CE50B9">
        <w:rPr>
          <w:rFonts w:eastAsia="Arial"/>
          <w:spacing w:val="-11"/>
          <w:lang w:eastAsia="en-US"/>
        </w:rPr>
        <w:t xml:space="preserve"> </w:t>
      </w:r>
      <w:r w:rsidRPr="00CE50B9">
        <w:rPr>
          <w:rFonts w:eastAsia="Arial"/>
          <w:spacing w:val="-1"/>
          <w:lang w:eastAsia="en-US"/>
        </w:rPr>
        <w:t>and</w:t>
      </w:r>
      <w:r w:rsidRPr="00CE50B9">
        <w:rPr>
          <w:rFonts w:eastAsia="Arial"/>
          <w:spacing w:val="-11"/>
          <w:lang w:eastAsia="en-US"/>
        </w:rPr>
        <w:t xml:space="preserve"> </w:t>
      </w:r>
      <w:r w:rsidRPr="00CE50B9">
        <w:rPr>
          <w:rFonts w:eastAsia="Arial"/>
          <w:spacing w:val="-1"/>
          <w:lang w:eastAsia="en-US"/>
        </w:rPr>
        <w:t>XML</w:t>
      </w:r>
      <w:r w:rsidRPr="00CE50B9">
        <w:rPr>
          <w:rFonts w:eastAsia="Arial"/>
          <w:spacing w:val="-11"/>
          <w:lang w:eastAsia="en-US"/>
        </w:rPr>
        <w:t xml:space="preserve"> </w:t>
      </w:r>
      <w:r w:rsidRPr="00CE50B9">
        <w:rPr>
          <w:rFonts w:eastAsia="Arial"/>
          <w:spacing w:val="-1"/>
          <w:lang w:eastAsia="en-US"/>
        </w:rPr>
        <w:t>files</w:t>
      </w:r>
      <w:r w:rsidRPr="00CE50B9">
        <w:rPr>
          <w:rFonts w:eastAsia="Arial"/>
          <w:spacing w:val="-10"/>
          <w:lang w:eastAsia="en-US"/>
        </w:rPr>
        <w:t xml:space="preserve"> </w:t>
      </w:r>
      <w:r w:rsidRPr="00CE50B9">
        <w:rPr>
          <w:rFonts w:eastAsia="Arial"/>
          <w:lang w:eastAsia="en-US"/>
        </w:rPr>
        <w:t>must</w:t>
      </w:r>
      <w:r w:rsidRPr="00CE50B9">
        <w:rPr>
          <w:rFonts w:eastAsia="Arial"/>
          <w:spacing w:val="-11"/>
          <w:lang w:eastAsia="en-US"/>
        </w:rPr>
        <w:t xml:space="preserve"> </w:t>
      </w:r>
      <w:r w:rsidRPr="00CE50B9">
        <w:rPr>
          <w:rFonts w:eastAsia="Arial"/>
          <w:lang w:eastAsia="en-US"/>
        </w:rPr>
        <w:t>contain</w:t>
      </w:r>
      <w:r w:rsidRPr="00CE50B9">
        <w:rPr>
          <w:rFonts w:eastAsia="Arial"/>
          <w:spacing w:val="-8"/>
          <w:lang w:eastAsia="en-US"/>
        </w:rPr>
        <w:t xml:space="preserve"> </w:t>
      </w:r>
      <w:r w:rsidRPr="00CE50B9">
        <w:rPr>
          <w:rFonts w:eastAsia="Arial"/>
          <w:lang w:eastAsia="en-US"/>
        </w:rPr>
        <w:t>only</w:t>
      </w:r>
      <w:r w:rsidRPr="00CE50B9">
        <w:rPr>
          <w:rFonts w:eastAsia="Arial"/>
          <w:spacing w:val="-14"/>
          <w:lang w:eastAsia="en-US"/>
        </w:rPr>
        <w:t xml:space="preserve"> </w:t>
      </w:r>
      <w:r w:rsidRPr="00CE50B9">
        <w:rPr>
          <w:rFonts w:eastAsia="Arial"/>
          <w:lang w:eastAsia="en-US"/>
        </w:rPr>
        <w:t>text</w:t>
      </w:r>
      <w:r w:rsidRPr="00CE50B9">
        <w:rPr>
          <w:rFonts w:eastAsia="Arial"/>
          <w:spacing w:val="-11"/>
          <w:lang w:eastAsia="en-US"/>
        </w:rPr>
        <w:t xml:space="preserve"> </w:t>
      </w:r>
      <w:r w:rsidRPr="00CE50B9">
        <w:rPr>
          <w:rFonts w:eastAsia="Arial"/>
          <w:lang w:eastAsia="en-US"/>
        </w:rPr>
        <w:t>and</w:t>
      </w:r>
      <w:r w:rsidRPr="00CE50B9">
        <w:rPr>
          <w:rFonts w:eastAsia="Arial"/>
          <w:spacing w:val="-11"/>
          <w:lang w:eastAsia="en-US"/>
        </w:rPr>
        <w:t xml:space="preserve"> </w:t>
      </w:r>
      <w:r w:rsidRPr="00CE50B9">
        <w:rPr>
          <w:rFonts w:eastAsia="Arial"/>
          <w:lang w:eastAsia="en-US"/>
        </w:rPr>
        <w:t>markup</w:t>
      </w:r>
      <w:r w:rsidRPr="00CE50B9">
        <w:rPr>
          <w:rFonts w:eastAsia="Arial"/>
          <w:spacing w:val="-11"/>
          <w:lang w:eastAsia="en-US"/>
        </w:rPr>
        <w:t xml:space="preserve"> </w:t>
      </w:r>
      <w:r w:rsidRPr="00CE50B9">
        <w:rPr>
          <w:rFonts w:eastAsia="Arial"/>
          <w:lang w:eastAsia="en-US"/>
        </w:rPr>
        <w:t>as</w:t>
      </w:r>
      <w:r w:rsidRPr="00CE50B9">
        <w:rPr>
          <w:rFonts w:eastAsia="Arial"/>
          <w:spacing w:val="-10"/>
          <w:lang w:eastAsia="en-US"/>
        </w:rPr>
        <w:t xml:space="preserve"> </w:t>
      </w:r>
      <w:r w:rsidRPr="00CE50B9">
        <w:rPr>
          <w:rFonts w:eastAsia="Arial"/>
          <w:lang w:eastAsia="en-US"/>
        </w:rPr>
        <w:t>defined</w:t>
      </w:r>
      <w:r w:rsidRPr="00CE50B9">
        <w:rPr>
          <w:rFonts w:eastAsia="Arial"/>
          <w:spacing w:val="-11"/>
          <w:lang w:eastAsia="en-US"/>
        </w:rPr>
        <w:t xml:space="preserve"> </w:t>
      </w:r>
      <w:r w:rsidRPr="00CE50B9">
        <w:rPr>
          <w:rFonts w:eastAsia="Arial"/>
          <w:lang w:eastAsia="en-US"/>
        </w:rPr>
        <w:t>in</w:t>
      </w:r>
      <w:r w:rsidRPr="00CE50B9">
        <w:rPr>
          <w:rFonts w:eastAsia="Arial"/>
          <w:spacing w:val="-11"/>
          <w:lang w:eastAsia="en-US"/>
        </w:rPr>
        <w:t xml:space="preserve"> </w:t>
      </w:r>
      <w:r w:rsidRPr="00CE50B9">
        <w:rPr>
          <w:rFonts w:eastAsia="Arial"/>
          <w:lang w:eastAsia="en-US"/>
        </w:rPr>
        <w:t>the</w:t>
      </w:r>
      <w:r w:rsidRPr="00CE50B9">
        <w:rPr>
          <w:rFonts w:eastAsia="Arial"/>
          <w:spacing w:val="-11"/>
          <w:lang w:eastAsia="en-US"/>
        </w:rPr>
        <w:t xml:space="preserve"> </w:t>
      </w:r>
      <w:r w:rsidRPr="00CE50B9">
        <w:rPr>
          <w:rFonts w:eastAsia="Arial"/>
          <w:lang w:eastAsia="en-US"/>
        </w:rPr>
        <w:t>relevant</w:t>
      </w:r>
      <w:r w:rsidRPr="00CE50B9">
        <w:rPr>
          <w:rFonts w:eastAsia="Arial"/>
          <w:spacing w:val="-2"/>
          <w:lang w:eastAsia="en-US"/>
        </w:rPr>
        <w:t xml:space="preserve"> </w:t>
      </w:r>
      <w:r w:rsidRPr="00CE50B9">
        <w:rPr>
          <w:rFonts w:eastAsia="Arial"/>
          <w:lang w:eastAsia="en-US"/>
        </w:rPr>
        <w:t>W3C</w:t>
      </w:r>
      <w:r w:rsidRPr="00CE50B9">
        <w:rPr>
          <w:rFonts w:eastAsia="Arial"/>
          <w:spacing w:val="-10"/>
          <w:lang w:eastAsia="en-US"/>
        </w:rPr>
        <w:t xml:space="preserve"> </w:t>
      </w:r>
      <w:r w:rsidRPr="00CE50B9">
        <w:rPr>
          <w:rFonts w:eastAsia="Arial"/>
          <w:lang w:eastAsia="en-US"/>
        </w:rPr>
        <w:t>standards.</w:t>
      </w:r>
      <w:r w:rsidRPr="00CE50B9">
        <w:rPr>
          <w:rFonts w:eastAsia="Arial"/>
          <w:spacing w:val="-53"/>
          <w:lang w:eastAsia="en-US"/>
        </w:rPr>
        <w:t xml:space="preserve"> </w:t>
      </w:r>
      <w:r w:rsidRPr="00CE50B9">
        <w:rPr>
          <w:rFonts w:eastAsia="Arial"/>
          <w:lang w:eastAsia="en-US"/>
        </w:rPr>
        <w:t>Files must use the UTF-8 character set encoding. References in datasets to HTML and XML</w:t>
      </w:r>
      <w:r w:rsidRPr="00CE50B9">
        <w:rPr>
          <w:rFonts w:eastAsia="Arial"/>
          <w:spacing w:val="1"/>
          <w:lang w:eastAsia="en-US"/>
        </w:rPr>
        <w:t xml:space="preserve"> </w:t>
      </w:r>
      <w:r w:rsidRPr="00CE50B9">
        <w:rPr>
          <w:rFonts w:eastAsia="Arial"/>
          <w:lang w:eastAsia="en-US"/>
        </w:rPr>
        <w:t>support files must treat them as text files (that is, they should not be referenced using attributes</w:t>
      </w:r>
      <w:r w:rsidRPr="00CE50B9">
        <w:rPr>
          <w:rFonts w:eastAsia="Arial"/>
          <w:spacing w:val="1"/>
          <w:lang w:eastAsia="en-US"/>
        </w:rPr>
        <w:t xml:space="preserve"> </w:t>
      </w:r>
      <w:r w:rsidRPr="00CE50B9">
        <w:rPr>
          <w:rFonts w:eastAsia="Arial"/>
          <w:lang w:eastAsia="en-US"/>
        </w:rPr>
        <w:t>intended</w:t>
      </w:r>
      <w:r w:rsidRPr="00CE50B9">
        <w:rPr>
          <w:rFonts w:eastAsia="Arial"/>
          <w:spacing w:val="-2"/>
          <w:lang w:eastAsia="en-US"/>
        </w:rPr>
        <w:t xml:space="preserve"> </w:t>
      </w:r>
      <w:r w:rsidRPr="00CE50B9">
        <w:rPr>
          <w:rFonts w:eastAsia="Arial"/>
          <w:lang w:eastAsia="en-US"/>
        </w:rPr>
        <w:t>for</w:t>
      </w:r>
      <w:r w:rsidRPr="00CE50B9">
        <w:rPr>
          <w:rFonts w:eastAsia="Arial"/>
          <w:spacing w:val="-1"/>
          <w:lang w:eastAsia="en-US"/>
        </w:rPr>
        <w:t xml:space="preserve"> </w:t>
      </w:r>
      <w:r w:rsidRPr="00CE50B9">
        <w:rPr>
          <w:rFonts w:eastAsia="Arial"/>
          <w:lang w:eastAsia="en-US"/>
        </w:rPr>
        <w:t>picture</w:t>
      </w:r>
      <w:r w:rsidRPr="00CE50B9">
        <w:rPr>
          <w:rFonts w:eastAsia="Arial"/>
          <w:spacing w:val="2"/>
          <w:lang w:eastAsia="en-US"/>
        </w:rPr>
        <w:t xml:space="preserve"> </w:t>
      </w:r>
      <w:r w:rsidRPr="00CE50B9">
        <w:rPr>
          <w:rFonts w:eastAsia="Arial"/>
          <w:lang w:eastAsia="en-US"/>
        </w:rPr>
        <w:t>files).</w:t>
      </w:r>
    </w:p>
    <w:p w14:paraId="55A790D2" w14:textId="77777777" w:rsidR="00CE50B9" w:rsidRPr="00CE50B9" w:rsidRDefault="00CE50B9">
      <w:pPr>
        <w:widowControl w:val="0"/>
        <w:numPr>
          <w:ilvl w:val="0"/>
          <w:numId w:val="16"/>
        </w:numPr>
        <w:tabs>
          <w:tab w:val="left" w:pos="767"/>
        </w:tabs>
        <w:autoSpaceDE w:val="0"/>
        <w:autoSpaceDN w:val="0"/>
        <w:spacing w:before="59" w:line="240" w:lineRule="auto"/>
        <w:ind w:left="669" w:hanging="227"/>
        <w:jc w:val="left"/>
        <w:rPr>
          <w:rFonts w:ascii="Symbol" w:eastAsia="Arial" w:hAnsi="Symbol"/>
          <w:lang w:eastAsia="en-US"/>
        </w:rPr>
      </w:pPr>
      <w:r w:rsidRPr="00CE50B9">
        <w:rPr>
          <w:rFonts w:eastAsia="Arial"/>
          <w:lang w:eastAsia="en-US"/>
        </w:rPr>
        <w:t>Picture files</w:t>
      </w:r>
      <w:r w:rsidRPr="00CE50B9">
        <w:rPr>
          <w:rFonts w:eastAsia="Arial"/>
          <w:spacing w:val="-2"/>
          <w:lang w:eastAsia="en-US"/>
        </w:rPr>
        <w:t xml:space="preserve"> </w:t>
      </w:r>
      <w:r w:rsidRPr="00CE50B9">
        <w:rPr>
          <w:rFonts w:eastAsia="Arial"/>
          <w:lang w:eastAsia="en-US"/>
        </w:rPr>
        <w:t>must</w:t>
      </w:r>
      <w:r w:rsidRPr="00CE50B9">
        <w:rPr>
          <w:rFonts w:eastAsia="Arial"/>
          <w:spacing w:val="-2"/>
          <w:lang w:eastAsia="en-US"/>
        </w:rPr>
        <w:t xml:space="preserve"> </w:t>
      </w:r>
      <w:r w:rsidRPr="00CE50B9">
        <w:rPr>
          <w:rFonts w:eastAsia="Arial"/>
          <w:lang w:eastAsia="en-US"/>
        </w:rPr>
        <w:t>be</w:t>
      </w:r>
      <w:r w:rsidRPr="00CE50B9">
        <w:rPr>
          <w:rFonts w:eastAsia="Arial"/>
          <w:spacing w:val="-2"/>
          <w:lang w:eastAsia="en-US"/>
        </w:rPr>
        <w:t xml:space="preserve"> </w:t>
      </w:r>
      <w:r w:rsidRPr="00CE50B9">
        <w:rPr>
          <w:rFonts w:eastAsia="Arial"/>
          <w:lang w:eastAsia="en-US"/>
        </w:rPr>
        <w:t>in the</w:t>
      </w:r>
      <w:r w:rsidRPr="00CE50B9">
        <w:rPr>
          <w:rFonts w:eastAsia="Arial"/>
          <w:spacing w:val="1"/>
          <w:lang w:eastAsia="en-US"/>
        </w:rPr>
        <w:t xml:space="preserve"> </w:t>
      </w:r>
      <w:r w:rsidRPr="00CE50B9">
        <w:rPr>
          <w:rFonts w:eastAsia="Arial"/>
          <w:lang w:eastAsia="en-US"/>
        </w:rPr>
        <w:t>Tagged</w:t>
      </w:r>
      <w:r w:rsidRPr="00CE50B9">
        <w:rPr>
          <w:rFonts w:eastAsia="Arial"/>
          <w:spacing w:val="-3"/>
          <w:lang w:eastAsia="en-US"/>
        </w:rPr>
        <w:t xml:space="preserve"> </w:t>
      </w:r>
      <w:r w:rsidRPr="00CE50B9">
        <w:rPr>
          <w:rFonts w:eastAsia="Arial"/>
          <w:lang w:eastAsia="en-US"/>
        </w:rPr>
        <w:t>Image</w:t>
      </w:r>
      <w:r w:rsidRPr="00CE50B9">
        <w:rPr>
          <w:rFonts w:eastAsia="Arial"/>
          <w:spacing w:val="-2"/>
          <w:lang w:eastAsia="en-US"/>
        </w:rPr>
        <w:t xml:space="preserve"> </w:t>
      </w:r>
      <w:r w:rsidRPr="00CE50B9">
        <w:rPr>
          <w:rFonts w:eastAsia="Arial"/>
          <w:lang w:eastAsia="en-US"/>
        </w:rPr>
        <w:t>file</w:t>
      </w:r>
      <w:r w:rsidRPr="00CE50B9">
        <w:rPr>
          <w:rFonts w:eastAsia="Arial"/>
          <w:spacing w:val="-3"/>
          <w:lang w:eastAsia="en-US"/>
        </w:rPr>
        <w:t xml:space="preserve"> </w:t>
      </w:r>
      <w:r w:rsidRPr="00CE50B9">
        <w:rPr>
          <w:rFonts w:eastAsia="Arial"/>
          <w:lang w:eastAsia="en-US"/>
        </w:rPr>
        <w:t>Format</w:t>
      </w:r>
      <w:r w:rsidRPr="00CE50B9">
        <w:rPr>
          <w:rFonts w:eastAsia="Arial"/>
          <w:spacing w:val="-2"/>
          <w:lang w:eastAsia="en-US"/>
        </w:rPr>
        <w:t xml:space="preserve"> </w:t>
      </w:r>
      <w:r w:rsidRPr="00CE50B9">
        <w:rPr>
          <w:rFonts w:eastAsia="Arial"/>
          <w:lang w:eastAsia="en-US"/>
        </w:rPr>
        <w:t>(TIFF)</w:t>
      </w:r>
      <w:r w:rsidRPr="00CE50B9">
        <w:rPr>
          <w:rFonts w:eastAsia="Arial"/>
          <w:spacing w:val="-2"/>
          <w:lang w:eastAsia="en-US"/>
        </w:rPr>
        <w:t xml:space="preserve"> </w:t>
      </w:r>
      <w:r w:rsidRPr="00CE50B9">
        <w:rPr>
          <w:rFonts w:eastAsia="Arial"/>
          <w:lang w:eastAsia="en-US"/>
        </w:rPr>
        <w:t>[Edition</w:t>
      </w:r>
      <w:r w:rsidRPr="00CE50B9">
        <w:rPr>
          <w:rFonts w:eastAsia="Arial"/>
          <w:spacing w:val="-2"/>
          <w:lang w:eastAsia="en-US"/>
        </w:rPr>
        <w:t xml:space="preserve"> </w:t>
      </w:r>
      <w:r w:rsidRPr="00CE50B9">
        <w:rPr>
          <w:rFonts w:eastAsia="Arial"/>
          <w:lang w:eastAsia="en-US"/>
        </w:rPr>
        <w:t>6.0].</w:t>
      </w:r>
    </w:p>
    <w:p w14:paraId="186B9EE9" w14:textId="50F91675" w:rsidR="00CE50B9" w:rsidRPr="00CE50B9" w:rsidRDefault="00CE50B9" w:rsidP="00CE50B9">
      <w:pPr>
        <w:rPr>
          <w:lang w:eastAsia="en-US"/>
        </w:rPr>
      </w:pPr>
      <w:r w:rsidRPr="00CE50B9">
        <w:rPr>
          <w:lang w:eastAsia="en-US"/>
        </w:rPr>
        <w:t>Support files shall be used for data management and additional information to users. Portraying and</w:t>
      </w:r>
      <w:r w:rsidRPr="00CE50B9">
        <w:rPr>
          <w:spacing w:val="1"/>
          <w:lang w:eastAsia="en-US"/>
        </w:rPr>
        <w:t xml:space="preserve"> </w:t>
      </w:r>
      <w:r w:rsidRPr="00CE50B9">
        <w:rPr>
          <w:lang w:eastAsia="en-US"/>
        </w:rPr>
        <w:t>using</w:t>
      </w:r>
      <w:r w:rsidRPr="00CE50B9">
        <w:rPr>
          <w:spacing w:val="-6"/>
          <w:lang w:eastAsia="en-US"/>
        </w:rPr>
        <w:t xml:space="preserve"> </w:t>
      </w:r>
      <w:r w:rsidRPr="00CE50B9">
        <w:rPr>
          <w:lang w:eastAsia="en-US"/>
        </w:rPr>
        <w:t>support</w:t>
      </w:r>
      <w:r w:rsidRPr="00CE50B9">
        <w:rPr>
          <w:spacing w:val="-6"/>
          <w:lang w:eastAsia="en-US"/>
        </w:rPr>
        <w:t xml:space="preserve"> </w:t>
      </w:r>
      <w:r w:rsidRPr="00CE50B9">
        <w:rPr>
          <w:lang w:eastAsia="en-US"/>
        </w:rPr>
        <w:t>files</w:t>
      </w:r>
      <w:r w:rsidRPr="00CE50B9">
        <w:rPr>
          <w:spacing w:val="-7"/>
          <w:lang w:eastAsia="en-US"/>
        </w:rPr>
        <w:t xml:space="preserve"> </w:t>
      </w:r>
      <w:r w:rsidRPr="00CE50B9">
        <w:rPr>
          <w:lang w:eastAsia="en-US"/>
        </w:rPr>
        <w:t>in</w:t>
      </w:r>
      <w:r w:rsidRPr="00CE50B9">
        <w:rPr>
          <w:spacing w:val="-5"/>
          <w:lang w:eastAsia="en-US"/>
        </w:rPr>
        <w:t xml:space="preserve"> </w:t>
      </w:r>
      <w:r w:rsidRPr="00CE50B9">
        <w:rPr>
          <w:lang w:eastAsia="en-US"/>
        </w:rPr>
        <w:t>ECDIS</w:t>
      </w:r>
      <w:r w:rsidRPr="00CE50B9">
        <w:rPr>
          <w:spacing w:val="-8"/>
          <w:lang w:eastAsia="en-US"/>
        </w:rPr>
        <w:t xml:space="preserve"> </w:t>
      </w:r>
      <w:r w:rsidRPr="00CE50B9">
        <w:rPr>
          <w:lang w:eastAsia="en-US"/>
        </w:rPr>
        <w:t>or</w:t>
      </w:r>
      <w:r w:rsidRPr="00CE50B9">
        <w:rPr>
          <w:spacing w:val="-4"/>
          <w:lang w:eastAsia="en-US"/>
        </w:rPr>
        <w:t xml:space="preserve"> </w:t>
      </w:r>
      <w:r w:rsidRPr="00CE50B9">
        <w:rPr>
          <w:lang w:eastAsia="en-US"/>
        </w:rPr>
        <w:t>other</w:t>
      </w:r>
      <w:r w:rsidRPr="00CE50B9">
        <w:rPr>
          <w:spacing w:val="-7"/>
          <w:lang w:eastAsia="en-US"/>
        </w:rPr>
        <w:t xml:space="preserve"> </w:t>
      </w:r>
      <w:r w:rsidRPr="00CE50B9">
        <w:rPr>
          <w:lang w:eastAsia="en-US"/>
        </w:rPr>
        <w:t>systems</w:t>
      </w:r>
      <w:r w:rsidRPr="00CE50B9">
        <w:rPr>
          <w:spacing w:val="-6"/>
          <w:lang w:eastAsia="en-US"/>
        </w:rPr>
        <w:t xml:space="preserve"> </w:t>
      </w:r>
      <w:r w:rsidRPr="00CE50B9">
        <w:rPr>
          <w:lang w:eastAsia="en-US"/>
        </w:rPr>
        <w:t>is</w:t>
      </w:r>
      <w:r w:rsidRPr="00CE50B9">
        <w:rPr>
          <w:spacing w:val="-7"/>
          <w:lang w:eastAsia="en-US"/>
        </w:rPr>
        <w:t xml:space="preserve"> </w:t>
      </w:r>
      <w:r w:rsidRPr="00CE50B9">
        <w:rPr>
          <w:lang w:eastAsia="en-US"/>
        </w:rPr>
        <w:t>not</w:t>
      </w:r>
      <w:r w:rsidRPr="00CE50B9">
        <w:rPr>
          <w:spacing w:val="-7"/>
          <w:lang w:eastAsia="en-US"/>
        </w:rPr>
        <w:t xml:space="preserve"> </w:t>
      </w:r>
      <w:r w:rsidRPr="00CE50B9">
        <w:rPr>
          <w:lang w:eastAsia="en-US"/>
        </w:rPr>
        <w:t xml:space="preserve">mandatory. </w:t>
      </w:r>
      <w:r w:rsidR="00F052CA">
        <w:rPr>
          <w:lang w:eastAsia="en-US"/>
        </w:rPr>
        <w:fldChar w:fldCharType="begin"/>
      </w:r>
      <w:r w:rsidR="00F052CA">
        <w:rPr>
          <w:lang w:eastAsia="en-US"/>
        </w:rPr>
        <w:instrText xml:space="preserve"> REF _Ref148213855 </w:instrText>
      </w:r>
      <w:r w:rsidR="00F052CA">
        <w:rPr>
          <w:lang w:eastAsia="en-US"/>
        </w:rPr>
        <w:fldChar w:fldCharType="separate"/>
      </w:r>
      <w:ins w:id="2229" w:author="Greenblue" w:date="2024-02-15T19:39:00Z">
        <w:r w:rsidR="00DF7FD4">
          <w:t xml:space="preserve">Table </w:t>
        </w:r>
        <w:r w:rsidR="00DF7FD4">
          <w:rPr>
            <w:noProof/>
          </w:rPr>
          <w:t>11</w:t>
        </w:r>
        <w:r w:rsidR="00DF7FD4">
          <w:noBreakHyphen/>
        </w:r>
        <w:r w:rsidR="00DF7FD4">
          <w:rPr>
            <w:noProof/>
          </w:rPr>
          <w:t>3</w:t>
        </w:r>
      </w:ins>
      <w:del w:id="2230" w:author="Greenblue" w:date="2024-02-15T19:39:00Z">
        <w:r w:rsidR="00F052CA" w:rsidDel="00DF7FD4">
          <w:delText xml:space="preserve">Table </w:delText>
        </w:r>
        <w:r w:rsidR="00F052CA" w:rsidDel="00DF7FD4">
          <w:rPr>
            <w:noProof/>
          </w:rPr>
          <w:delText>11</w:delText>
        </w:r>
        <w:r w:rsidR="00F052CA" w:rsidDel="00DF7FD4">
          <w:noBreakHyphen/>
        </w:r>
        <w:r w:rsidR="00F052CA" w:rsidDel="00DF7FD4">
          <w:rPr>
            <w:noProof/>
          </w:rPr>
          <w:delText>1</w:delText>
        </w:r>
      </w:del>
      <w:r w:rsidR="00F052CA">
        <w:rPr>
          <w:lang w:eastAsia="en-US"/>
        </w:rPr>
        <w:fldChar w:fldCharType="end"/>
      </w:r>
      <w:r w:rsidRPr="00CE50B9">
        <w:rPr>
          <w:spacing w:val="-8"/>
          <w:lang w:eastAsia="en-US"/>
        </w:rPr>
        <w:t xml:space="preserve"> </w:t>
      </w:r>
      <w:r w:rsidRPr="00CE50B9">
        <w:rPr>
          <w:lang w:eastAsia="en-US"/>
        </w:rPr>
        <w:t>describes</w:t>
      </w:r>
      <w:r w:rsidRPr="00CE50B9">
        <w:rPr>
          <w:spacing w:val="-6"/>
          <w:lang w:eastAsia="en-US"/>
        </w:rPr>
        <w:t xml:space="preserve"> </w:t>
      </w:r>
      <w:r w:rsidRPr="00CE50B9">
        <w:rPr>
          <w:lang w:eastAsia="en-US"/>
        </w:rPr>
        <w:t>the</w:t>
      </w:r>
      <w:r w:rsidRPr="00CE50B9">
        <w:rPr>
          <w:spacing w:val="-7"/>
          <w:lang w:eastAsia="en-US"/>
        </w:rPr>
        <w:t xml:space="preserve"> </w:t>
      </w:r>
      <w:r w:rsidRPr="00CE50B9">
        <w:rPr>
          <w:lang w:eastAsia="en-US"/>
        </w:rPr>
        <w:t>constraints</w:t>
      </w:r>
      <w:r w:rsidRPr="00CE50B9">
        <w:rPr>
          <w:spacing w:val="-5"/>
          <w:lang w:eastAsia="en-US"/>
        </w:rPr>
        <w:t xml:space="preserve"> </w:t>
      </w:r>
      <w:r w:rsidRPr="00CE50B9">
        <w:rPr>
          <w:lang w:eastAsia="en-US"/>
        </w:rPr>
        <w:t>on</w:t>
      </w:r>
      <w:r w:rsidRPr="00CE50B9">
        <w:rPr>
          <w:spacing w:val="-53"/>
          <w:lang w:eastAsia="en-US"/>
        </w:rPr>
        <w:t xml:space="preserve"> </w:t>
      </w:r>
      <w:r w:rsidRPr="00CE50B9">
        <w:rPr>
          <w:lang w:eastAsia="en-US"/>
        </w:rPr>
        <w:t>support</w:t>
      </w:r>
      <w:r w:rsidRPr="00CE50B9">
        <w:rPr>
          <w:spacing w:val="-2"/>
          <w:lang w:eastAsia="en-US"/>
        </w:rPr>
        <w:t xml:space="preserve"> </w:t>
      </w:r>
      <w:r w:rsidRPr="00CE50B9">
        <w:rPr>
          <w:lang w:eastAsia="en-US"/>
        </w:rPr>
        <w:t>file</w:t>
      </w:r>
      <w:r w:rsidRPr="00CE50B9">
        <w:rPr>
          <w:spacing w:val="-1"/>
          <w:lang w:eastAsia="en-US"/>
        </w:rPr>
        <w:t xml:space="preserve"> </w:t>
      </w:r>
      <w:r w:rsidRPr="00CE50B9">
        <w:rPr>
          <w:lang w:eastAsia="en-US"/>
        </w:rPr>
        <w:t>formats and</w:t>
      </w:r>
      <w:r w:rsidRPr="00CE50B9">
        <w:rPr>
          <w:spacing w:val="-2"/>
          <w:lang w:eastAsia="en-US"/>
        </w:rPr>
        <w:t xml:space="preserve"> </w:t>
      </w:r>
      <w:r w:rsidRPr="00CE50B9">
        <w:rPr>
          <w:lang w:eastAsia="en-US"/>
        </w:rPr>
        <w:t>provides the</w:t>
      </w:r>
      <w:r w:rsidRPr="00CE50B9">
        <w:rPr>
          <w:spacing w:val="-1"/>
          <w:lang w:eastAsia="en-US"/>
        </w:rPr>
        <w:t xml:space="preserve"> </w:t>
      </w:r>
      <w:r w:rsidRPr="00CE50B9">
        <w:rPr>
          <w:lang w:eastAsia="en-US"/>
        </w:rPr>
        <w:t>corresponding</w:t>
      </w:r>
      <w:r w:rsidRPr="00CE50B9">
        <w:rPr>
          <w:spacing w:val="-1"/>
          <w:lang w:eastAsia="en-US"/>
        </w:rPr>
        <w:t xml:space="preserve"> </w:t>
      </w:r>
      <w:r w:rsidRPr="00CE50B9">
        <w:rPr>
          <w:lang w:eastAsia="en-US"/>
        </w:rPr>
        <w:t>file extensions.</w:t>
      </w:r>
    </w:p>
    <w:p w14:paraId="3F24DD23" w14:textId="567CC5F9" w:rsidR="0043600D" w:rsidRDefault="0043600D" w:rsidP="0043600D">
      <w:pPr>
        <w:pStyle w:val="ad"/>
        <w:keepNext/>
        <w:jc w:val="center"/>
      </w:pPr>
      <w:bookmarkStart w:id="2231" w:name="_Ref148213855"/>
      <w:r>
        <w:t xml:space="preserve">Table </w:t>
      </w:r>
      <w:fldSimple w:instr=" STYLEREF 1 \s ">
        <w:r w:rsidR="00DF7FD4">
          <w:rPr>
            <w:noProof/>
          </w:rPr>
          <w:t>11</w:t>
        </w:r>
      </w:fldSimple>
      <w:r w:rsidR="009629AC">
        <w:noBreakHyphen/>
      </w:r>
      <w:fldSimple w:instr=" SEQ Table \* ARABIC \s 1 ">
        <w:r w:rsidR="00DF7FD4">
          <w:rPr>
            <w:noProof/>
          </w:rPr>
          <w:t>3</w:t>
        </w:r>
      </w:fldSimple>
      <w:bookmarkEnd w:id="2231"/>
      <w:r>
        <w:t xml:space="preserve"> Support file formats and extensions</w:t>
      </w:r>
    </w:p>
    <w:tbl>
      <w:tblPr>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1348"/>
        <w:gridCol w:w="6836"/>
      </w:tblGrid>
      <w:tr w:rsidR="00BB6AB0" w14:paraId="47E2867F" w14:textId="77777777">
        <w:trPr>
          <w:trHeight w:val="329"/>
        </w:trPr>
        <w:tc>
          <w:tcPr>
            <w:tcW w:w="1166" w:type="dxa"/>
            <w:shd w:val="clear" w:color="auto" w:fill="D9D9D9"/>
          </w:tcPr>
          <w:p w14:paraId="25394EF8" w14:textId="77777777" w:rsidR="0043600D" w:rsidRDefault="0043600D">
            <w:pPr>
              <w:pStyle w:val="TableParagraph"/>
              <w:spacing w:before="54"/>
              <w:ind w:left="107"/>
              <w:rPr>
                <w:b/>
                <w:sz w:val="18"/>
              </w:rPr>
            </w:pPr>
            <w:r>
              <w:rPr>
                <w:b/>
                <w:sz w:val="18"/>
              </w:rPr>
              <w:t>File</w:t>
            </w:r>
            <w:r>
              <w:rPr>
                <w:b/>
                <w:spacing w:val="-3"/>
                <w:sz w:val="18"/>
              </w:rPr>
              <w:t xml:space="preserve"> </w:t>
            </w:r>
            <w:r>
              <w:rPr>
                <w:b/>
                <w:sz w:val="18"/>
              </w:rPr>
              <w:t>type</w:t>
            </w:r>
          </w:p>
        </w:tc>
        <w:tc>
          <w:tcPr>
            <w:tcW w:w="1348" w:type="dxa"/>
            <w:shd w:val="clear" w:color="auto" w:fill="D9D9D9"/>
          </w:tcPr>
          <w:p w14:paraId="22974149" w14:textId="77777777" w:rsidR="0043600D" w:rsidRDefault="0043600D">
            <w:pPr>
              <w:pStyle w:val="TableParagraph"/>
              <w:spacing w:before="54"/>
              <w:ind w:left="108"/>
              <w:rPr>
                <w:b/>
                <w:sz w:val="18"/>
              </w:rPr>
            </w:pPr>
            <w:r>
              <w:rPr>
                <w:b/>
                <w:sz w:val="18"/>
              </w:rPr>
              <w:t>Extension</w:t>
            </w:r>
          </w:p>
        </w:tc>
        <w:tc>
          <w:tcPr>
            <w:tcW w:w="6836" w:type="dxa"/>
            <w:shd w:val="clear" w:color="auto" w:fill="D9D9D9"/>
          </w:tcPr>
          <w:p w14:paraId="1FB0420C" w14:textId="77777777" w:rsidR="0043600D" w:rsidRDefault="0043600D">
            <w:pPr>
              <w:pStyle w:val="TableParagraph"/>
              <w:spacing w:before="54"/>
              <w:ind w:left="109"/>
              <w:rPr>
                <w:b/>
                <w:sz w:val="18"/>
              </w:rPr>
            </w:pPr>
            <w:r>
              <w:rPr>
                <w:b/>
                <w:sz w:val="18"/>
              </w:rPr>
              <w:t>Description</w:t>
            </w:r>
          </w:p>
        </w:tc>
      </w:tr>
      <w:tr w:rsidR="00BB6AB0" w14:paraId="052D0DC6" w14:textId="77777777" w:rsidTr="00FE1F96">
        <w:trPr>
          <w:trHeight w:val="326"/>
        </w:trPr>
        <w:tc>
          <w:tcPr>
            <w:tcW w:w="1166" w:type="dxa"/>
            <w:vMerge w:val="restart"/>
            <w:shd w:val="clear" w:color="auto" w:fill="auto"/>
          </w:tcPr>
          <w:p w14:paraId="584EA28F" w14:textId="77777777" w:rsidR="0043600D" w:rsidRDefault="0043600D">
            <w:pPr>
              <w:pStyle w:val="TableParagraph"/>
              <w:ind w:left="107"/>
              <w:rPr>
                <w:sz w:val="18"/>
              </w:rPr>
            </w:pPr>
            <w:r>
              <w:rPr>
                <w:sz w:val="18"/>
              </w:rPr>
              <w:t>Text</w:t>
            </w:r>
          </w:p>
        </w:tc>
        <w:tc>
          <w:tcPr>
            <w:tcW w:w="1348" w:type="dxa"/>
            <w:shd w:val="clear" w:color="auto" w:fill="auto"/>
          </w:tcPr>
          <w:p w14:paraId="5BBF1B6B" w14:textId="77777777" w:rsidR="0043600D" w:rsidRDefault="0043600D">
            <w:pPr>
              <w:pStyle w:val="TableParagraph"/>
              <w:ind w:left="108"/>
              <w:rPr>
                <w:sz w:val="18"/>
              </w:rPr>
            </w:pPr>
            <w:r>
              <w:rPr>
                <w:sz w:val="18"/>
              </w:rPr>
              <w:t>TXT</w:t>
            </w:r>
          </w:p>
        </w:tc>
        <w:tc>
          <w:tcPr>
            <w:tcW w:w="6836" w:type="dxa"/>
            <w:shd w:val="clear" w:color="auto" w:fill="auto"/>
          </w:tcPr>
          <w:p w14:paraId="4D8BBF0C" w14:textId="28B75B93" w:rsidR="0043600D" w:rsidRDefault="00FE1F96" w:rsidP="00FE1F96">
            <w:pPr>
              <w:pStyle w:val="TableParagraph"/>
              <w:ind w:left="109" w:right="243"/>
              <w:rPr>
                <w:rFonts w:ascii="Times New Roman"/>
                <w:sz w:val="18"/>
              </w:rPr>
            </w:pPr>
            <w:ins w:id="2232" w:author="Greenblue" w:date="2024-02-13T19:48:00Z">
              <w:r w:rsidRPr="00FE1F96">
                <w:rPr>
                  <w:sz w:val="18"/>
                </w:rPr>
                <w:t>Plain-text files</w:t>
              </w:r>
            </w:ins>
          </w:p>
        </w:tc>
      </w:tr>
      <w:tr w:rsidR="00BB6AB0" w14:paraId="14FFA7D9" w14:textId="77777777" w:rsidTr="00FE1F96">
        <w:trPr>
          <w:trHeight w:val="741"/>
        </w:trPr>
        <w:tc>
          <w:tcPr>
            <w:tcW w:w="1166" w:type="dxa"/>
            <w:vMerge/>
            <w:tcBorders>
              <w:top w:val="nil"/>
            </w:tcBorders>
            <w:shd w:val="clear" w:color="auto" w:fill="auto"/>
          </w:tcPr>
          <w:p w14:paraId="2C761350" w14:textId="77777777" w:rsidR="0043600D" w:rsidRDefault="0043600D">
            <w:pPr>
              <w:widowControl w:val="0"/>
              <w:autoSpaceDE w:val="0"/>
              <w:autoSpaceDN w:val="0"/>
              <w:rPr>
                <w:rFonts w:eastAsia="맑은 고딕"/>
                <w:sz w:val="2"/>
                <w:szCs w:val="2"/>
              </w:rPr>
            </w:pPr>
          </w:p>
        </w:tc>
        <w:tc>
          <w:tcPr>
            <w:tcW w:w="1348" w:type="dxa"/>
            <w:shd w:val="clear" w:color="auto" w:fill="auto"/>
          </w:tcPr>
          <w:p w14:paraId="48CFA83F" w14:textId="77777777" w:rsidR="0043600D" w:rsidRDefault="0043600D">
            <w:pPr>
              <w:pStyle w:val="TableParagraph"/>
              <w:ind w:left="108"/>
              <w:rPr>
                <w:sz w:val="18"/>
              </w:rPr>
            </w:pPr>
            <w:r>
              <w:rPr>
                <w:sz w:val="18"/>
              </w:rPr>
              <w:t>HTM</w:t>
            </w:r>
          </w:p>
        </w:tc>
        <w:tc>
          <w:tcPr>
            <w:tcW w:w="6836" w:type="dxa"/>
            <w:shd w:val="clear" w:color="auto" w:fill="auto"/>
          </w:tcPr>
          <w:p w14:paraId="61765DF7" w14:textId="77777777" w:rsidR="0043600D" w:rsidRDefault="0043600D">
            <w:pPr>
              <w:pStyle w:val="TableParagraph"/>
              <w:ind w:left="109" w:right="243"/>
              <w:rPr>
                <w:sz w:val="18"/>
              </w:rPr>
            </w:pPr>
            <w:r>
              <w:rPr>
                <w:sz w:val="18"/>
              </w:rPr>
              <w:t>HTML files must only include inline or embedded Cascading Style Sheet (CSS)</w:t>
            </w:r>
            <w:r>
              <w:rPr>
                <w:spacing w:val="1"/>
                <w:sz w:val="18"/>
              </w:rPr>
              <w:t xml:space="preserve"> </w:t>
            </w:r>
            <w:r>
              <w:rPr>
                <w:sz w:val="18"/>
              </w:rPr>
              <w:t>information and must not contain embedded Javascript or other dynamic content;</w:t>
            </w:r>
            <w:r>
              <w:rPr>
                <w:spacing w:val="-48"/>
                <w:sz w:val="18"/>
              </w:rPr>
              <w:t xml:space="preserve"> </w:t>
            </w:r>
            <w:r>
              <w:rPr>
                <w:sz w:val="18"/>
              </w:rPr>
              <w:t>for</w:t>
            </w:r>
            <w:r>
              <w:rPr>
                <w:spacing w:val="-1"/>
                <w:sz w:val="18"/>
              </w:rPr>
              <w:t xml:space="preserve"> </w:t>
            </w:r>
            <w:r>
              <w:rPr>
                <w:sz w:val="18"/>
              </w:rPr>
              <w:t>example DHTML, Flash etc.</w:t>
            </w:r>
          </w:p>
        </w:tc>
      </w:tr>
      <w:tr w:rsidR="00BB6AB0" w14:paraId="5CFE572A" w14:textId="77777777" w:rsidTr="00FE1F96">
        <w:trPr>
          <w:trHeight w:val="741"/>
        </w:trPr>
        <w:tc>
          <w:tcPr>
            <w:tcW w:w="1166" w:type="dxa"/>
            <w:vMerge/>
            <w:tcBorders>
              <w:top w:val="nil"/>
            </w:tcBorders>
            <w:shd w:val="clear" w:color="auto" w:fill="auto"/>
          </w:tcPr>
          <w:p w14:paraId="2ED6DE84" w14:textId="77777777" w:rsidR="0043600D" w:rsidRDefault="0043600D">
            <w:pPr>
              <w:widowControl w:val="0"/>
              <w:autoSpaceDE w:val="0"/>
              <w:autoSpaceDN w:val="0"/>
              <w:rPr>
                <w:rFonts w:eastAsia="맑은 고딕"/>
                <w:sz w:val="2"/>
                <w:szCs w:val="2"/>
              </w:rPr>
            </w:pPr>
          </w:p>
        </w:tc>
        <w:tc>
          <w:tcPr>
            <w:tcW w:w="1348" w:type="dxa"/>
            <w:shd w:val="clear" w:color="auto" w:fill="auto"/>
          </w:tcPr>
          <w:p w14:paraId="042327A7" w14:textId="77777777" w:rsidR="0043600D" w:rsidRDefault="0043600D">
            <w:pPr>
              <w:pStyle w:val="TableParagraph"/>
              <w:ind w:left="108"/>
              <w:rPr>
                <w:sz w:val="18"/>
              </w:rPr>
            </w:pPr>
            <w:r>
              <w:rPr>
                <w:sz w:val="18"/>
              </w:rPr>
              <w:t>XML</w:t>
            </w:r>
          </w:p>
        </w:tc>
        <w:tc>
          <w:tcPr>
            <w:tcW w:w="6836" w:type="dxa"/>
            <w:shd w:val="clear" w:color="auto" w:fill="auto"/>
          </w:tcPr>
          <w:p w14:paraId="53B4DFE6" w14:textId="77777777" w:rsidR="0043600D" w:rsidRDefault="0043600D">
            <w:pPr>
              <w:pStyle w:val="TableParagraph"/>
              <w:ind w:left="109" w:right="123"/>
              <w:rPr>
                <w:sz w:val="18"/>
              </w:rPr>
            </w:pPr>
            <w:r>
              <w:rPr>
                <w:sz w:val="18"/>
              </w:rPr>
              <w:t>XML documents must only be included in accordance with guidance provided</w:t>
            </w:r>
            <w:r>
              <w:rPr>
                <w:spacing w:val="1"/>
                <w:sz w:val="18"/>
              </w:rPr>
              <w:t xml:space="preserve"> </w:t>
            </w:r>
            <w:r>
              <w:rPr>
                <w:sz w:val="18"/>
              </w:rPr>
              <w:t>within</w:t>
            </w:r>
            <w:r>
              <w:rPr>
                <w:spacing w:val="-2"/>
                <w:sz w:val="18"/>
              </w:rPr>
              <w:t xml:space="preserve"> </w:t>
            </w:r>
            <w:r>
              <w:rPr>
                <w:sz w:val="18"/>
              </w:rPr>
              <w:t>the</w:t>
            </w:r>
            <w:r>
              <w:rPr>
                <w:spacing w:val="-2"/>
                <w:sz w:val="18"/>
              </w:rPr>
              <w:t xml:space="preserve"> </w:t>
            </w:r>
            <w:r>
              <w:rPr>
                <w:sz w:val="18"/>
              </w:rPr>
              <w:t>Data</w:t>
            </w:r>
            <w:r>
              <w:rPr>
                <w:spacing w:val="-2"/>
                <w:sz w:val="18"/>
              </w:rPr>
              <w:t xml:space="preserve"> </w:t>
            </w:r>
            <w:r>
              <w:rPr>
                <w:sz w:val="18"/>
              </w:rPr>
              <w:t>Classification</w:t>
            </w:r>
            <w:r>
              <w:rPr>
                <w:spacing w:val="-4"/>
                <w:sz w:val="18"/>
              </w:rPr>
              <w:t xml:space="preserve"> </w:t>
            </w:r>
            <w:r>
              <w:rPr>
                <w:sz w:val="18"/>
              </w:rPr>
              <w:t>and</w:t>
            </w:r>
            <w:r>
              <w:rPr>
                <w:spacing w:val="-2"/>
                <w:sz w:val="18"/>
              </w:rPr>
              <w:t xml:space="preserve"> </w:t>
            </w:r>
            <w:r>
              <w:rPr>
                <w:sz w:val="18"/>
              </w:rPr>
              <w:t>Encoding</w:t>
            </w:r>
            <w:r>
              <w:rPr>
                <w:spacing w:val="-2"/>
                <w:sz w:val="18"/>
              </w:rPr>
              <w:t xml:space="preserve"> </w:t>
            </w:r>
            <w:r>
              <w:rPr>
                <w:sz w:val="18"/>
              </w:rPr>
              <w:t>Guide</w:t>
            </w:r>
            <w:r>
              <w:rPr>
                <w:spacing w:val="-1"/>
                <w:sz w:val="18"/>
              </w:rPr>
              <w:t xml:space="preserve"> </w:t>
            </w:r>
            <w:r>
              <w:rPr>
                <w:sz w:val="18"/>
              </w:rPr>
              <w:t>(Annex</w:t>
            </w:r>
            <w:r>
              <w:rPr>
                <w:spacing w:val="-6"/>
                <w:sz w:val="18"/>
              </w:rPr>
              <w:t xml:space="preserve"> </w:t>
            </w:r>
            <w:r>
              <w:rPr>
                <w:sz w:val="18"/>
              </w:rPr>
              <w:t>A)</w:t>
            </w:r>
            <w:r>
              <w:rPr>
                <w:spacing w:val="-2"/>
                <w:sz w:val="18"/>
              </w:rPr>
              <w:t xml:space="preserve"> </w:t>
            </w:r>
            <w:r>
              <w:rPr>
                <w:sz w:val="18"/>
              </w:rPr>
              <w:t>and</w:t>
            </w:r>
            <w:r>
              <w:rPr>
                <w:spacing w:val="-4"/>
                <w:sz w:val="18"/>
              </w:rPr>
              <w:t xml:space="preserve"> </w:t>
            </w:r>
            <w:r>
              <w:rPr>
                <w:sz w:val="18"/>
              </w:rPr>
              <w:t>must</w:t>
            </w:r>
            <w:r>
              <w:rPr>
                <w:spacing w:val="-3"/>
                <w:sz w:val="18"/>
              </w:rPr>
              <w:t xml:space="preserve"> </w:t>
            </w:r>
            <w:r>
              <w:rPr>
                <w:sz w:val="18"/>
              </w:rPr>
              <w:t>not</w:t>
            </w:r>
            <w:r>
              <w:rPr>
                <w:spacing w:val="-4"/>
                <w:sz w:val="18"/>
              </w:rPr>
              <w:t xml:space="preserve"> </w:t>
            </w:r>
            <w:r>
              <w:rPr>
                <w:sz w:val="18"/>
              </w:rPr>
              <w:t>contain</w:t>
            </w:r>
            <w:r>
              <w:rPr>
                <w:spacing w:val="-47"/>
                <w:sz w:val="18"/>
              </w:rPr>
              <w:t xml:space="preserve"> </w:t>
            </w:r>
            <w:r>
              <w:rPr>
                <w:sz w:val="18"/>
              </w:rPr>
              <w:t>embedded</w:t>
            </w:r>
            <w:r>
              <w:rPr>
                <w:spacing w:val="-1"/>
                <w:sz w:val="18"/>
              </w:rPr>
              <w:t xml:space="preserve"> </w:t>
            </w:r>
            <w:r>
              <w:rPr>
                <w:sz w:val="18"/>
              </w:rPr>
              <w:t>Javascript or other</w:t>
            </w:r>
            <w:r>
              <w:rPr>
                <w:spacing w:val="-3"/>
                <w:sz w:val="18"/>
              </w:rPr>
              <w:t xml:space="preserve"> </w:t>
            </w:r>
            <w:r>
              <w:rPr>
                <w:sz w:val="18"/>
              </w:rPr>
              <w:t>dynamic</w:t>
            </w:r>
            <w:r>
              <w:rPr>
                <w:spacing w:val="1"/>
                <w:sz w:val="18"/>
              </w:rPr>
              <w:t xml:space="preserve"> </w:t>
            </w:r>
            <w:r>
              <w:rPr>
                <w:sz w:val="18"/>
              </w:rPr>
              <w:t>content.</w:t>
            </w:r>
          </w:p>
        </w:tc>
      </w:tr>
      <w:tr w:rsidR="00BB6AB0" w14:paraId="0C4AF8E3" w14:textId="77777777" w:rsidTr="00FE1F96">
        <w:trPr>
          <w:trHeight w:val="325"/>
        </w:trPr>
        <w:tc>
          <w:tcPr>
            <w:tcW w:w="1166" w:type="dxa"/>
            <w:shd w:val="clear" w:color="auto" w:fill="auto"/>
          </w:tcPr>
          <w:p w14:paraId="2462D395" w14:textId="77777777" w:rsidR="0043600D" w:rsidRDefault="0043600D">
            <w:pPr>
              <w:pStyle w:val="TableParagraph"/>
              <w:ind w:left="107"/>
              <w:rPr>
                <w:sz w:val="18"/>
              </w:rPr>
            </w:pPr>
            <w:r>
              <w:rPr>
                <w:sz w:val="18"/>
              </w:rPr>
              <w:t>Picture</w:t>
            </w:r>
          </w:p>
        </w:tc>
        <w:tc>
          <w:tcPr>
            <w:tcW w:w="1348" w:type="dxa"/>
            <w:shd w:val="clear" w:color="auto" w:fill="auto"/>
          </w:tcPr>
          <w:p w14:paraId="7E5BAF20" w14:textId="77777777" w:rsidR="0043600D" w:rsidRDefault="0043600D">
            <w:pPr>
              <w:pStyle w:val="TableParagraph"/>
              <w:ind w:left="108"/>
              <w:rPr>
                <w:sz w:val="18"/>
              </w:rPr>
            </w:pPr>
            <w:r>
              <w:rPr>
                <w:sz w:val="18"/>
              </w:rPr>
              <w:t>TIF</w:t>
            </w:r>
          </w:p>
        </w:tc>
        <w:tc>
          <w:tcPr>
            <w:tcW w:w="6836" w:type="dxa"/>
            <w:shd w:val="clear" w:color="auto" w:fill="auto"/>
          </w:tcPr>
          <w:p w14:paraId="1E5A6114" w14:textId="77777777" w:rsidR="0043600D" w:rsidRDefault="0043600D">
            <w:pPr>
              <w:pStyle w:val="TableParagraph"/>
              <w:ind w:left="109"/>
              <w:rPr>
                <w:sz w:val="18"/>
              </w:rPr>
            </w:pPr>
            <w:r>
              <w:rPr>
                <w:sz w:val="18"/>
              </w:rPr>
              <w:t>Baseline</w:t>
            </w:r>
            <w:r>
              <w:rPr>
                <w:spacing w:val="-1"/>
                <w:sz w:val="18"/>
              </w:rPr>
              <w:t xml:space="preserve"> </w:t>
            </w:r>
            <w:r>
              <w:rPr>
                <w:sz w:val="18"/>
              </w:rPr>
              <w:t>TIFF</w:t>
            </w:r>
            <w:r>
              <w:rPr>
                <w:spacing w:val="-3"/>
                <w:sz w:val="18"/>
              </w:rPr>
              <w:t xml:space="preserve"> </w:t>
            </w:r>
            <w:r>
              <w:rPr>
                <w:sz w:val="18"/>
              </w:rPr>
              <w:t>6.0.</w:t>
            </w:r>
          </w:p>
        </w:tc>
      </w:tr>
    </w:tbl>
    <w:p w14:paraId="1FCFBBC1" w14:textId="73BC0338" w:rsidR="00183503" w:rsidRPr="005C1DB9" w:rsidRDefault="00183503" w:rsidP="00CE50B9"/>
    <w:p w14:paraId="7F62A55D" w14:textId="77777777" w:rsidR="00183503" w:rsidRDefault="00183503" w:rsidP="00A44EE6">
      <w:pPr>
        <w:pStyle w:val="30"/>
        <w:ind w:left="8292" w:right="200" w:hanging="8092"/>
      </w:pPr>
      <w:bookmarkStart w:id="2233" w:name="_Toc225648345"/>
      <w:bookmarkStart w:id="2234" w:name="_Toc225065202"/>
      <w:bookmarkStart w:id="2235" w:name="_Toc226430998"/>
      <w:bookmarkStart w:id="2236" w:name="_Toc152232598"/>
      <w:bookmarkStart w:id="2237" w:name="_Toc170717278"/>
      <w:r w:rsidRPr="005C1DB9">
        <w:t>Support File Naming</w:t>
      </w:r>
      <w:bookmarkEnd w:id="2233"/>
      <w:bookmarkEnd w:id="2234"/>
      <w:bookmarkEnd w:id="2235"/>
      <w:bookmarkEnd w:id="2236"/>
      <w:bookmarkEnd w:id="2237"/>
    </w:p>
    <w:p w14:paraId="21CEAA54" w14:textId="77777777" w:rsidR="008869C0" w:rsidRDefault="008869C0" w:rsidP="008869C0">
      <w:r>
        <w:rPr>
          <w:w w:val="95"/>
        </w:rPr>
        <w:t>All support files</w:t>
      </w:r>
      <w:r>
        <w:rPr>
          <w:spacing w:val="50"/>
        </w:rPr>
        <w:t xml:space="preserve"> </w:t>
      </w:r>
      <w:r>
        <w:rPr>
          <w:w w:val="95"/>
        </w:rPr>
        <w:t>will have unique world-wide file identifiers. The file identifier of support information should</w:t>
      </w:r>
      <w:r>
        <w:rPr>
          <w:spacing w:val="1"/>
          <w:w w:val="95"/>
        </w:rPr>
        <w:t xml:space="preserve"> </w:t>
      </w:r>
      <w:r>
        <w:t>not be used to describe the physical content of the file. The support file metadata that accompanies the</w:t>
      </w:r>
      <w:r>
        <w:rPr>
          <w:spacing w:val="-53"/>
        </w:rPr>
        <w:t xml:space="preserve"> </w:t>
      </w:r>
      <w:r>
        <w:t>file will inform</w:t>
      </w:r>
      <w:r>
        <w:rPr>
          <w:spacing w:val="3"/>
        </w:rPr>
        <w:t xml:space="preserve"> </w:t>
      </w:r>
      <w:r>
        <w:t>the</w:t>
      </w:r>
      <w:r>
        <w:rPr>
          <w:spacing w:val="-2"/>
        </w:rPr>
        <w:t xml:space="preserve"> </w:t>
      </w:r>
      <w:r>
        <w:t>user</w:t>
      </w:r>
      <w:r>
        <w:rPr>
          <w:spacing w:val="-2"/>
        </w:rPr>
        <w:t xml:space="preserve"> </w:t>
      </w:r>
      <w:r>
        <w:t>of the</w:t>
      </w:r>
      <w:r>
        <w:rPr>
          <w:spacing w:val="-2"/>
        </w:rPr>
        <w:t xml:space="preserve"> </w:t>
      </w:r>
      <w:r>
        <w:t>name</w:t>
      </w:r>
      <w:r>
        <w:rPr>
          <w:spacing w:val="-2"/>
        </w:rPr>
        <w:t xml:space="preserve"> </w:t>
      </w:r>
      <w:r>
        <w:t>and purpose</w:t>
      </w:r>
      <w:r>
        <w:rPr>
          <w:spacing w:val="-2"/>
        </w:rPr>
        <w:t xml:space="preserve"> </w:t>
      </w:r>
      <w:r>
        <w:t>of the file</w:t>
      </w:r>
      <w:r>
        <w:rPr>
          <w:spacing w:val="-1"/>
        </w:rPr>
        <w:t xml:space="preserve"> </w:t>
      </w:r>
      <w:r>
        <w:t>(new, replacement</w:t>
      </w:r>
      <w:r>
        <w:rPr>
          <w:spacing w:val="4"/>
        </w:rPr>
        <w:t xml:space="preserve"> </w:t>
      </w:r>
      <w:r>
        <w:t>or</w:t>
      </w:r>
      <w:r>
        <w:rPr>
          <w:spacing w:val="-1"/>
        </w:rPr>
        <w:t xml:space="preserve"> </w:t>
      </w:r>
      <w:r>
        <w:t>deletion).</w:t>
      </w:r>
    </w:p>
    <w:p w14:paraId="16B09E00" w14:textId="77777777" w:rsidR="008869C0" w:rsidRDefault="008869C0" w:rsidP="008869C0">
      <w:pPr>
        <w:spacing w:after="0" w:line="360" w:lineRule="auto"/>
        <w:rPr>
          <w:spacing w:val="-54"/>
        </w:rPr>
      </w:pPr>
      <w:r>
        <w:t>In this encoding the support files are named according to the specifications given below:</w:t>
      </w:r>
      <w:r>
        <w:rPr>
          <w:spacing w:val="-54"/>
        </w:rPr>
        <w:t xml:space="preserve"> </w:t>
      </w:r>
    </w:p>
    <w:p w14:paraId="106926AB" w14:textId="48A5AB7C" w:rsidR="008869C0" w:rsidRDefault="008869C0" w:rsidP="008869C0">
      <w:pPr>
        <w:ind w:firstLine="340"/>
      </w:pPr>
      <w:r>
        <w:t>128CCCCXXXXXXXXXX.YYY</w:t>
      </w:r>
    </w:p>
    <w:p w14:paraId="2CFD32E8" w14:textId="77777777" w:rsidR="008869C0" w:rsidRDefault="008869C0" w:rsidP="00A8190F">
      <w:pPr>
        <w:spacing w:after="0" w:line="360" w:lineRule="auto"/>
      </w:pPr>
      <w:r>
        <w:t>The</w:t>
      </w:r>
      <w:r>
        <w:rPr>
          <w:spacing w:val="-6"/>
        </w:rPr>
        <w:t xml:space="preserve"> </w:t>
      </w:r>
      <w:r>
        <w:t>main</w:t>
      </w:r>
      <w:r>
        <w:rPr>
          <w:spacing w:val="-2"/>
        </w:rPr>
        <w:t xml:space="preserve"> </w:t>
      </w:r>
      <w:r>
        <w:t>part</w:t>
      </w:r>
      <w:r>
        <w:rPr>
          <w:spacing w:val="-2"/>
        </w:rPr>
        <w:t xml:space="preserve"> </w:t>
      </w:r>
      <w:r>
        <w:t>forms</w:t>
      </w:r>
      <w:r>
        <w:rPr>
          <w:spacing w:val="-1"/>
        </w:rPr>
        <w:t xml:space="preserve"> </w:t>
      </w:r>
      <w:r>
        <w:t>an</w:t>
      </w:r>
      <w:r>
        <w:rPr>
          <w:spacing w:val="-2"/>
        </w:rPr>
        <w:t xml:space="preserve"> </w:t>
      </w:r>
      <w:r>
        <w:t>identifier</w:t>
      </w:r>
      <w:r>
        <w:rPr>
          <w:spacing w:val="1"/>
        </w:rPr>
        <w:t xml:space="preserve"> </w:t>
      </w:r>
      <w:r>
        <w:t>where:</w:t>
      </w:r>
    </w:p>
    <w:p w14:paraId="0896BE62" w14:textId="77777777" w:rsidR="008869C0" w:rsidRDefault="008869C0">
      <w:pPr>
        <w:numPr>
          <w:ilvl w:val="0"/>
          <w:numId w:val="17"/>
        </w:numPr>
        <w:spacing w:after="0"/>
        <w:ind w:left="669" w:hanging="227"/>
        <w:rPr>
          <w:rFonts w:ascii="Symbol" w:hAnsi="Symbol"/>
        </w:rPr>
      </w:pPr>
      <w:r>
        <w:t>The</w:t>
      </w:r>
      <w:r>
        <w:rPr>
          <w:spacing w:val="-4"/>
        </w:rPr>
        <w:t xml:space="preserve"> </w:t>
      </w:r>
      <w:r>
        <w:t>first</w:t>
      </w:r>
      <w:r>
        <w:rPr>
          <w:spacing w:val="-4"/>
        </w:rPr>
        <w:t xml:space="preserve"> </w:t>
      </w:r>
      <w:r>
        <w:t>three</w:t>
      </w:r>
      <w:r>
        <w:rPr>
          <w:spacing w:val="-3"/>
        </w:rPr>
        <w:t xml:space="preserve"> </w:t>
      </w:r>
      <w:r>
        <w:t>characters</w:t>
      </w:r>
      <w:r>
        <w:rPr>
          <w:spacing w:val="-2"/>
        </w:rPr>
        <w:t xml:space="preserve"> </w:t>
      </w:r>
      <w:r>
        <w:t>are</w:t>
      </w:r>
      <w:r>
        <w:rPr>
          <w:spacing w:val="-3"/>
        </w:rPr>
        <w:t xml:space="preserve"> </w:t>
      </w:r>
      <w:r>
        <w:t>always</w:t>
      </w:r>
      <w:r>
        <w:rPr>
          <w:spacing w:val="-2"/>
        </w:rPr>
        <w:t xml:space="preserve"> </w:t>
      </w:r>
      <w:r>
        <w:t>“128”</w:t>
      </w:r>
      <w:r>
        <w:rPr>
          <w:spacing w:val="-2"/>
        </w:rPr>
        <w:t xml:space="preserve"> </w:t>
      </w:r>
      <w:r>
        <w:t>and</w:t>
      </w:r>
      <w:r>
        <w:rPr>
          <w:spacing w:val="-2"/>
        </w:rPr>
        <w:t xml:space="preserve"> </w:t>
      </w:r>
      <w:r>
        <w:t>identify</w:t>
      </w:r>
      <w:r>
        <w:rPr>
          <w:spacing w:val="-4"/>
        </w:rPr>
        <w:t xml:space="preserve"> </w:t>
      </w:r>
      <w:r>
        <w:t>the</w:t>
      </w:r>
      <w:r>
        <w:rPr>
          <w:spacing w:val="-1"/>
        </w:rPr>
        <w:t xml:space="preserve"> </w:t>
      </w:r>
      <w:r>
        <w:t>dataset</w:t>
      </w:r>
      <w:r>
        <w:rPr>
          <w:spacing w:val="-3"/>
        </w:rPr>
        <w:t xml:space="preserve"> </w:t>
      </w:r>
      <w:r>
        <w:t>as</w:t>
      </w:r>
      <w:r>
        <w:rPr>
          <w:spacing w:val="-2"/>
        </w:rPr>
        <w:t xml:space="preserve"> </w:t>
      </w:r>
      <w:r>
        <w:t>an</w:t>
      </w:r>
      <w:r>
        <w:rPr>
          <w:spacing w:val="-3"/>
        </w:rPr>
        <w:t xml:space="preserve"> </w:t>
      </w:r>
      <w:r>
        <w:t>S-128</w:t>
      </w:r>
      <w:r>
        <w:rPr>
          <w:spacing w:val="-1"/>
        </w:rPr>
        <w:t xml:space="preserve"> </w:t>
      </w:r>
      <w:r>
        <w:t>dataset.</w:t>
      </w:r>
    </w:p>
    <w:p w14:paraId="1A126FC0" w14:textId="77777777" w:rsidR="008869C0" w:rsidRDefault="008869C0">
      <w:pPr>
        <w:numPr>
          <w:ilvl w:val="0"/>
          <w:numId w:val="17"/>
        </w:numPr>
        <w:spacing w:after="0"/>
        <w:ind w:left="669" w:hanging="227"/>
        <w:rPr>
          <w:rFonts w:ascii="Symbol" w:hAnsi="Symbol"/>
        </w:rPr>
      </w:pPr>
      <w:r>
        <w:t>The next four characters identify the issuing agency by its alphanumeric agency code in the IHO</w:t>
      </w:r>
      <w:r>
        <w:rPr>
          <w:spacing w:val="-53"/>
        </w:rPr>
        <w:t xml:space="preserve"> </w:t>
      </w:r>
      <w:r>
        <w:t>Producer Code Register in the IHO GI Registry (that is, the IHO is identified as “AA”, not “1810”).</w:t>
      </w:r>
      <w:r>
        <w:rPr>
          <w:spacing w:val="-53"/>
        </w:rPr>
        <w:t xml:space="preserve"> </w:t>
      </w:r>
      <w:r>
        <w:t>Where the agency code consists of fewer than four characters, sufficient zeros must be suffixed</w:t>
      </w:r>
      <w:r>
        <w:rPr>
          <w:spacing w:val="1"/>
        </w:rPr>
        <w:t xml:space="preserve"> </w:t>
      </w:r>
      <w:r>
        <w:t>to</w:t>
      </w:r>
      <w:r>
        <w:rPr>
          <w:spacing w:val="-2"/>
        </w:rPr>
        <w:t xml:space="preserve"> </w:t>
      </w:r>
      <w:r>
        <w:t>make</w:t>
      </w:r>
      <w:r>
        <w:rPr>
          <w:spacing w:val="-1"/>
        </w:rPr>
        <w:t xml:space="preserve"> </w:t>
      </w:r>
      <w:r>
        <w:t>the</w:t>
      </w:r>
      <w:r>
        <w:rPr>
          <w:spacing w:val="-1"/>
        </w:rPr>
        <w:t xml:space="preserve"> </w:t>
      </w:r>
      <w:r>
        <w:t>length</w:t>
      </w:r>
      <w:r>
        <w:rPr>
          <w:spacing w:val="-1"/>
        </w:rPr>
        <w:t xml:space="preserve"> </w:t>
      </w:r>
      <w:r>
        <w:t>exactly</w:t>
      </w:r>
      <w:r>
        <w:rPr>
          <w:spacing w:val="-4"/>
        </w:rPr>
        <w:t xml:space="preserve"> </w:t>
      </w:r>
      <w:r>
        <w:t>four characters (for</w:t>
      </w:r>
      <w:r>
        <w:rPr>
          <w:spacing w:val="-1"/>
        </w:rPr>
        <w:t xml:space="preserve"> </w:t>
      </w:r>
      <w:r>
        <w:t>example,</w:t>
      </w:r>
      <w:r>
        <w:rPr>
          <w:spacing w:val="-1"/>
        </w:rPr>
        <w:t xml:space="preserve"> </w:t>
      </w:r>
      <w:r>
        <w:t>“AA00” for</w:t>
      </w:r>
      <w:r>
        <w:rPr>
          <w:spacing w:val="-1"/>
        </w:rPr>
        <w:t xml:space="preserve"> </w:t>
      </w:r>
      <w:r>
        <w:t>IHO).</w:t>
      </w:r>
    </w:p>
    <w:p w14:paraId="5055CA6D" w14:textId="77777777" w:rsidR="008869C0" w:rsidRDefault="008869C0">
      <w:pPr>
        <w:numPr>
          <w:ilvl w:val="0"/>
          <w:numId w:val="17"/>
        </w:numPr>
        <w:spacing w:after="0"/>
        <w:ind w:left="669" w:hanging="227"/>
        <w:rPr>
          <w:rFonts w:ascii="Symbol" w:hAnsi="Symbol"/>
        </w:rPr>
      </w:pPr>
      <w:r>
        <w:t>The eighth up to the seventeenth characters can be used in any way by the producer to provide</w:t>
      </w:r>
      <w:r>
        <w:rPr>
          <w:spacing w:val="1"/>
        </w:rPr>
        <w:t xml:space="preserve"> </w:t>
      </w:r>
      <w:r>
        <w:t>a</w:t>
      </w:r>
      <w:r>
        <w:rPr>
          <w:spacing w:val="-7"/>
        </w:rPr>
        <w:t xml:space="preserve"> </w:t>
      </w:r>
      <w:r>
        <w:t>unique</w:t>
      </w:r>
      <w:r>
        <w:rPr>
          <w:spacing w:val="-4"/>
        </w:rPr>
        <w:t xml:space="preserve"> </w:t>
      </w:r>
      <w:r>
        <w:t>file</w:t>
      </w:r>
      <w:r>
        <w:rPr>
          <w:spacing w:val="-4"/>
        </w:rPr>
        <w:t xml:space="preserve"> </w:t>
      </w:r>
      <w:r>
        <w:t>name</w:t>
      </w:r>
      <w:r>
        <w:rPr>
          <w:spacing w:val="-7"/>
        </w:rPr>
        <w:t xml:space="preserve"> </w:t>
      </w:r>
      <w:r>
        <w:t>for</w:t>
      </w:r>
      <w:r>
        <w:rPr>
          <w:spacing w:val="-5"/>
        </w:rPr>
        <w:t xml:space="preserve"> </w:t>
      </w:r>
      <w:r>
        <w:t>the</w:t>
      </w:r>
      <w:r>
        <w:rPr>
          <w:spacing w:val="-4"/>
        </w:rPr>
        <w:t xml:space="preserve"> </w:t>
      </w:r>
      <w:r>
        <w:t>dataset.</w:t>
      </w:r>
      <w:r>
        <w:rPr>
          <w:spacing w:val="-4"/>
        </w:rPr>
        <w:t xml:space="preserve"> </w:t>
      </w:r>
      <w:r>
        <w:t>The</w:t>
      </w:r>
      <w:r>
        <w:rPr>
          <w:spacing w:val="-7"/>
        </w:rPr>
        <w:t xml:space="preserve"> </w:t>
      </w:r>
      <w:r>
        <w:t>following</w:t>
      </w:r>
      <w:r>
        <w:rPr>
          <w:spacing w:val="-4"/>
        </w:rPr>
        <w:t xml:space="preserve"> </w:t>
      </w:r>
      <w:r>
        <w:t>characters</w:t>
      </w:r>
      <w:r>
        <w:rPr>
          <w:spacing w:val="-4"/>
        </w:rPr>
        <w:t xml:space="preserve"> </w:t>
      </w:r>
      <w:r>
        <w:t>are</w:t>
      </w:r>
      <w:r>
        <w:rPr>
          <w:spacing w:val="-6"/>
        </w:rPr>
        <w:t xml:space="preserve"> </w:t>
      </w:r>
      <w:r>
        <w:t>allowed</w:t>
      </w:r>
      <w:r>
        <w:rPr>
          <w:spacing w:val="-4"/>
        </w:rPr>
        <w:t xml:space="preserve"> </w:t>
      </w:r>
      <w:r>
        <w:t>in</w:t>
      </w:r>
      <w:r>
        <w:rPr>
          <w:spacing w:val="-4"/>
        </w:rPr>
        <w:t xml:space="preserve"> </w:t>
      </w:r>
      <w:r>
        <w:t>the</w:t>
      </w:r>
      <w:r>
        <w:rPr>
          <w:spacing w:val="-6"/>
        </w:rPr>
        <w:t xml:space="preserve"> </w:t>
      </w:r>
      <w:r>
        <w:t>dataset</w:t>
      </w:r>
      <w:r>
        <w:rPr>
          <w:spacing w:val="-7"/>
        </w:rPr>
        <w:t xml:space="preserve"> </w:t>
      </w:r>
      <w:r>
        <w:t>name:</w:t>
      </w:r>
      <w:r>
        <w:rPr>
          <w:spacing w:val="-6"/>
        </w:rPr>
        <w:t xml:space="preserve"> </w:t>
      </w:r>
      <w:r>
        <w:t>A</w:t>
      </w:r>
      <w:r>
        <w:rPr>
          <w:spacing w:val="-6"/>
        </w:rPr>
        <w:t xml:space="preserve"> </w:t>
      </w:r>
      <w:r>
        <w:t>to</w:t>
      </w:r>
      <w:r>
        <w:rPr>
          <w:spacing w:val="-53"/>
        </w:rPr>
        <w:t xml:space="preserve"> </w:t>
      </w:r>
      <w:r>
        <w:t>Z,</w:t>
      </w:r>
      <w:r>
        <w:rPr>
          <w:spacing w:val="-8"/>
        </w:rPr>
        <w:t xml:space="preserve"> </w:t>
      </w:r>
      <w:r>
        <w:t>0</w:t>
      </w:r>
      <w:r>
        <w:rPr>
          <w:spacing w:val="-5"/>
        </w:rPr>
        <w:t xml:space="preserve"> </w:t>
      </w:r>
      <w:r>
        <w:t>to</w:t>
      </w:r>
      <w:r>
        <w:rPr>
          <w:spacing w:val="-5"/>
        </w:rPr>
        <w:t xml:space="preserve"> </w:t>
      </w:r>
      <w:r>
        <w:t>9,</w:t>
      </w:r>
      <w:r>
        <w:rPr>
          <w:spacing w:val="-4"/>
        </w:rPr>
        <w:t xml:space="preserve"> </w:t>
      </w:r>
      <w:r>
        <w:t>and</w:t>
      </w:r>
      <w:r>
        <w:rPr>
          <w:spacing w:val="-5"/>
        </w:rPr>
        <w:t xml:space="preserve"> </w:t>
      </w:r>
      <w:r>
        <w:t>the</w:t>
      </w:r>
      <w:r>
        <w:rPr>
          <w:spacing w:val="-5"/>
        </w:rPr>
        <w:t xml:space="preserve"> </w:t>
      </w:r>
      <w:r>
        <w:t>special</w:t>
      </w:r>
      <w:r>
        <w:rPr>
          <w:spacing w:val="-9"/>
        </w:rPr>
        <w:t xml:space="preserve"> </w:t>
      </w:r>
      <w:r>
        <w:t>character</w:t>
      </w:r>
      <w:r>
        <w:rPr>
          <w:spacing w:val="-6"/>
        </w:rPr>
        <w:t xml:space="preserve"> </w:t>
      </w:r>
      <w:r>
        <w:t>_</w:t>
      </w:r>
      <w:r>
        <w:rPr>
          <w:spacing w:val="-5"/>
        </w:rPr>
        <w:t xml:space="preserve"> </w:t>
      </w:r>
      <w:r>
        <w:t>(underscore).</w:t>
      </w:r>
      <w:r>
        <w:rPr>
          <w:spacing w:val="-7"/>
        </w:rPr>
        <w:t xml:space="preserve"> </w:t>
      </w:r>
      <w:r>
        <w:t>The</w:t>
      </w:r>
      <w:r>
        <w:rPr>
          <w:spacing w:val="-5"/>
        </w:rPr>
        <w:t xml:space="preserve"> </w:t>
      </w:r>
      <w:r>
        <w:t>ninth</w:t>
      </w:r>
      <w:r>
        <w:rPr>
          <w:spacing w:val="-5"/>
        </w:rPr>
        <w:t xml:space="preserve"> </w:t>
      </w:r>
      <w:r>
        <w:t>through</w:t>
      </w:r>
      <w:r>
        <w:rPr>
          <w:spacing w:val="-2"/>
        </w:rPr>
        <w:t xml:space="preserve"> </w:t>
      </w:r>
      <w:r>
        <w:t>seventeenth</w:t>
      </w:r>
      <w:r>
        <w:rPr>
          <w:spacing w:val="-1"/>
        </w:rPr>
        <w:t xml:space="preserve"> </w:t>
      </w:r>
      <w:r>
        <w:t>characters</w:t>
      </w:r>
      <w:r>
        <w:rPr>
          <w:spacing w:val="-5"/>
        </w:rPr>
        <w:t xml:space="preserve"> </w:t>
      </w:r>
      <w:r>
        <w:t>are</w:t>
      </w:r>
      <w:r>
        <w:rPr>
          <w:spacing w:val="-53"/>
        </w:rPr>
        <w:t xml:space="preserve"> </w:t>
      </w:r>
      <w:r>
        <w:t>optional</w:t>
      </w:r>
      <w:r>
        <w:rPr>
          <w:spacing w:val="-3"/>
        </w:rPr>
        <w:t xml:space="preserve"> </w:t>
      </w:r>
      <w:r>
        <w:t>(that</w:t>
      </w:r>
      <w:r>
        <w:rPr>
          <w:spacing w:val="1"/>
        </w:rPr>
        <w:t xml:space="preserve"> </w:t>
      </w:r>
      <w:r>
        <w:t>is,</w:t>
      </w:r>
      <w:r>
        <w:rPr>
          <w:spacing w:val="-1"/>
        </w:rPr>
        <w:t xml:space="preserve"> </w:t>
      </w:r>
      <w:r>
        <w:t>at</w:t>
      </w:r>
      <w:r>
        <w:rPr>
          <w:spacing w:val="1"/>
        </w:rPr>
        <w:t xml:space="preserve"> </w:t>
      </w:r>
      <w:r>
        <w:t>least one</w:t>
      </w:r>
      <w:r>
        <w:rPr>
          <w:spacing w:val="-1"/>
        </w:rPr>
        <w:t xml:space="preserve"> </w:t>
      </w:r>
      <w:r>
        <w:t>character</w:t>
      </w:r>
      <w:r>
        <w:rPr>
          <w:spacing w:val="-1"/>
        </w:rPr>
        <w:t xml:space="preserve"> </w:t>
      </w:r>
      <w:r>
        <w:t>must</w:t>
      </w:r>
      <w:r>
        <w:rPr>
          <w:spacing w:val="-1"/>
        </w:rPr>
        <w:t xml:space="preserve"> </w:t>
      </w:r>
      <w:r>
        <w:t>be</w:t>
      </w:r>
      <w:r>
        <w:rPr>
          <w:spacing w:val="-1"/>
        </w:rPr>
        <w:t xml:space="preserve"> </w:t>
      </w:r>
      <w:r>
        <w:t>used).</w:t>
      </w:r>
    </w:p>
    <w:p w14:paraId="0643A1DA" w14:textId="4C62A5D9" w:rsidR="008869C0" w:rsidRPr="00FE1F96" w:rsidRDefault="008869C0">
      <w:pPr>
        <w:numPr>
          <w:ilvl w:val="0"/>
          <w:numId w:val="17"/>
        </w:numPr>
        <w:spacing w:after="0"/>
        <w:ind w:left="669" w:hanging="227"/>
      </w:pPr>
      <w:r>
        <w:t>.YYY – support file extension. The YYY portion must conform to the file format as described in</w:t>
      </w:r>
      <w:r>
        <w:rPr>
          <w:spacing w:val="1"/>
        </w:rPr>
        <w:t xml:space="preserve"> </w:t>
      </w:r>
      <w:r>
        <w:t>Table</w:t>
      </w:r>
      <w:r w:rsidRPr="00FE1F96">
        <w:rPr>
          <w:rPrChange w:id="2238" w:author="Greenblue" w:date="2024-02-13T19:49:00Z">
            <w:rPr>
              <w:spacing w:val="-2"/>
            </w:rPr>
          </w:rPrChange>
        </w:rPr>
        <w:t xml:space="preserve"> </w:t>
      </w:r>
      <w:r>
        <w:t>11-</w:t>
      </w:r>
      <w:del w:id="2239" w:author="Greenblue" w:date="2024-02-13T19:49:00Z">
        <w:r w:rsidDel="00FE1F96">
          <w:delText>2</w:delText>
        </w:r>
      </w:del>
      <w:ins w:id="2240" w:author="Greenblue" w:date="2024-02-13T19:49:00Z">
        <w:r w:rsidR="00FE1F96" w:rsidRPr="00FE1F96">
          <w:rPr>
            <w:rFonts w:hint="eastAsia"/>
          </w:rPr>
          <w:t>3</w:t>
        </w:r>
      </w:ins>
      <w:r w:rsidRPr="00FE1F96">
        <w:t xml:space="preserve"> </w:t>
      </w:r>
      <w:r>
        <w:t>above.</w:t>
      </w:r>
    </w:p>
    <w:p w14:paraId="00E29F93" w14:textId="77777777" w:rsidR="00CF3A0D" w:rsidRDefault="00CF3A0D" w:rsidP="00CF3A0D">
      <w:pPr>
        <w:spacing w:after="0"/>
      </w:pPr>
    </w:p>
    <w:p w14:paraId="61E0264E" w14:textId="0A86D7EA" w:rsidR="00CF3A0D" w:rsidRDefault="00CF3A0D" w:rsidP="00CF3A0D">
      <w:pPr>
        <w:pStyle w:val="20"/>
        <w:rPr>
          <w:rFonts w:eastAsia="맑은 고딕"/>
        </w:rPr>
      </w:pPr>
      <w:bookmarkStart w:id="2241" w:name="_Toc152232599"/>
      <w:bookmarkStart w:id="2242" w:name="_Toc170717279"/>
      <w:r>
        <w:rPr>
          <w:rFonts w:eastAsia="맑은 고딕" w:hint="eastAsia"/>
        </w:rPr>
        <w:lastRenderedPageBreak/>
        <w:t>E</w:t>
      </w:r>
      <w:r>
        <w:rPr>
          <w:rFonts w:eastAsia="맑은 고딕"/>
        </w:rPr>
        <w:t>xchange Set</w:t>
      </w:r>
      <w:bookmarkEnd w:id="2241"/>
      <w:bookmarkEnd w:id="2242"/>
    </w:p>
    <w:p w14:paraId="0E6132A8" w14:textId="77777777" w:rsidR="00CF3A0D" w:rsidRPr="00CF3A0D" w:rsidRDefault="00CF3A0D" w:rsidP="00CF3A0D">
      <w:pPr>
        <w:rPr>
          <w:rFonts w:eastAsia="맑은 고딕"/>
        </w:rPr>
      </w:pPr>
      <w:r w:rsidRPr="00CF3A0D">
        <w:rPr>
          <w:rFonts w:eastAsia="맑은 고딕"/>
        </w:rPr>
        <w:t>Data which conforms to this product specification must be delivered by means of an Exchange Set.</w:t>
      </w:r>
    </w:p>
    <w:p w14:paraId="4C312976" w14:textId="391087AF" w:rsidR="00CF3A0D" w:rsidRPr="00D4786F" w:rsidRDefault="00CF3A0D" w:rsidP="00CF3A0D">
      <w:pPr>
        <w:rPr>
          <w:ins w:id="2243" w:author="USER" w:date="2024-03-25T10:10:00Z"/>
          <w:rFonts w:eastAsia="맑은 고딕"/>
        </w:rPr>
      </w:pPr>
      <w:r w:rsidRPr="00D4786F">
        <w:rPr>
          <w:rFonts w:eastAsia="맑은 고딕"/>
        </w:rPr>
        <w:t xml:space="preserve">An Exchange Set will consist of one or more CNP datasets. An Exchange Set may also include one or more support files containing supplementary information encoded in separate files. These are linked to the CNP dataset features, by feature and information type attributes defined in the application schema; for example, </w:t>
      </w:r>
      <w:r w:rsidRPr="00D4786F">
        <w:rPr>
          <w:rFonts w:eastAsia="맑은 고딕"/>
          <w:b/>
          <w:bCs/>
        </w:rPr>
        <w:t>fileReference</w:t>
      </w:r>
      <w:r w:rsidRPr="00D4786F">
        <w:rPr>
          <w:rFonts w:eastAsia="맑은 고딕"/>
        </w:rPr>
        <w:t xml:space="preserve">. Each Exchange Set will include a single (XML) Catalogue file. S-128 Exchange Set Catalogues conform to S-100 Edition </w:t>
      </w:r>
      <w:del w:id="2244" w:author="USER" w:date="2024-03-14T09:22:00Z">
        <w:r w:rsidRPr="00D4786F" w:rsidDel="00A16A44">
          <w:rPr>
            <w:rFonts w:eastAsia="맑은 고딕"/>
          </w:rPr>
          <w:delText>5.0.0</w:delText>
        </w:r>
      </w:del>
      <w:ins w:id="2245" w:author="USER" w:date="2024-03-14T09:22:00Z">
        <w:r w:rsidR="00A16A44" w:rsidRPr="00D4786F">
          <w:rPr>
            <w:rFonts w:eastAsia="맑은 고딕"/>
          </w:rPr>
          <w:t>5.2.0</w:t>
        </w:r>
      </w:ins>
      <w:r w:rsidRPr="00D4786F">
        <w:rPr>
          <w:rFonts w:eastAsia="맑은 고딕"/>
        </w:rPr>
        <w:t xml:space="preserve">, Part </w:t>
      </w:r>
      <w:del w:id="2246" w:author="Greenblue" w:date="2024-02-13T19:51:00Z">
        <w:r w:rsidRPr="00D4786F" w:rsidDel="000A5915">
          <w:rPr>
            <w:rFonts w:eastAsia="맑은 고딕"/>
          </w:rPr>
          <w:delText>4a</w:delText>
        </w:r>
      </w:del>
      <w:ins w:id="2247" w:author="Greenblue" w:date="2024-02-13T19:51:00Z">
        <w:r w:rsidR="000A5915" w:rsidRPr="00D4786F">
          <w:rPr>
            <w:rFonts w:eastAsia="맑은 고딕" w:hint="eastAsia"/>
          </w:rPr>
          <w:t>17</w:t>
        </w:r>
      </w:ins>
      <w:r w:rsidRPr="00D4786F">
        <w:rPr>
          <w:rFonts w:eastAsia="맑은 고딕"/>
        </w:rPr>
        <w:t xml:space="preserve">, Figure </w:t>
      </w:r>
      <w:del w:id="2248" w:author="Greenblue" w:date="2024-02-13T19:51:00Z">
        <w:r w:rsidRPr="00D4786F" w:rsidDel="000A5915">
          <w:rPr>
            <w:rFonts w:eastAsia="맑은 고딕"/>
          </w:rPr>
          <w:delText>4a-D-2</w:delText>
        </w:r>
      </w:del>
      <w:ins w:id="2249" w:author="Greenblue" w:date="2024-02-13T19:51:00Z">
        <w:r w:rsidR="000A5915" w:rsidRPr="00D4786F">
          <w:rPr>
            <w:rFonts w:eastAsia="맑은 고딕" w:hint="eastAsia"/>
          </w:rPr>
          <w:t>17-</w:t>
        </w:r>
      </w:ins>
      <w:ins w:id="2250" w:author="Greenblue" w:date="2024-02-13T19:58:00Z">
        <w:r w:rsidR="000A5915" w:rsidRPr="00D4786F">
          <w:rPr>
            <w:rFonts w:eastAsia="맑은 고딕" w:hint="eastAsia"/>
          </w:rPr>
          <w:t>6</w:t>
        </w:r>
      </w:ins>
      <w:r w:rsidRPr="00D4786F">
        <w:rPr>
          <w:rFonts w:eastAsia="맑은 고딕"/>
        </w:rPr>
        <w:t xml:space="preserve"> without modification, containing discovery metadata for each CNP dataset as well as support files. S-128 Exchange Set structure conforms to S-100 Edition </w:t>
      </w:r>
      <w:del w:id="2251" w:author="USER" w:date="2024-03-14T09:23:00Z">
        <w:r w:rsidRPr="00D4786F" w:rsidDel="00A16A44">
          <w:rPr>
            <w:rFonts w:eastAsia="맑은 고딕"/>
          </w:rPr>
          <w:delText>5.0.0</w:delText>
        </w:r>
      </w:del>
      <w:ins w:id="2252" w:author="USER" w:date="2024-03-14T09:23:00Z">
        <w:r w:rsidR="00A16A44" w:rsidRPr="00D4786F">
          <w:rPr>
            <w:rFonts w:eastAsia="맑은 고딕"/>
          </w:rPr>
          <w:t>5.2.0</w:t>
        </w:r>
      </w:ins>
      <w:r w:rsidRPr="00D4786F">
        <w:rPr>
          <w:rFonts w:eastAsia="맑은 고딕"/>
        </w:rPr>
        <w:t xml:space="preserve">, Part </w:t>
      </w:r>
      <w:del w:id="2253" w:author="Greenblue" w:date="2024-02-13T19:51:00Z">
        <w:r w:rsidRPr="00D4786F" w:rsidDel="000A5915">
          <w:rPr>
            <w:rFonts w:eastAsia="맑은 고딕"/>
          </w:rPr>
          <w:delText>4a</w:delText>
        </w:r>
      </w:del>
      <w:ins w:id="2254" w:author="Greenblue" w:date="2024-02-13T19:51:00Z">
        <w:r w:rsidR="000A5915" w:rsidRPr="00D4786F">
          <w:rPr>
            <w:rFonts w:eastAsia="맑은 고딕" w:hint="eastAsia"/>
          </w:rPr>
          <w:t>17</w:t>
        </w:r>
      </w:ins>
      <w:r w:rsidRPr="00D4786F">
        <w:rPr>
          <w:rFonts w:eastAsia="맑은 고딕"/>
        </w:rPr>
        <w:t xml:space="preserve">, Figure </w:t>
      </w:r>
      <w:del w:id="2255" w:author="Greenblue" w:date="2024-02-13T19:52:00Z">
        <w:r w:rsidRPr="00D4786F" w:rsidDel="000A5915">
          <w:rPr>
            <w:rFonts w:eastAsia="맑은 고딕"/>
          </w:rPr>
          <w:delText>4a-D-3</w:delText>
        </w:r>
      </w:del>
      <w:ins w:id="2256" w:author="Greenblue" w:date="2024-02-13T19:52:00Z">
        <w:r w:rsidR="000A5915" w:rsidRPr="00D4786F">
          <w:rPr>
            <w:rFonts w:eastAsia="맑은 고딕" w:hint="eastAsia"/>
          </w:rPr>
          <w:t>17-2</w:t>
        </w:r>
      </w:ins>
      <w:r w:rsidRPr="00D4786F">
        <w:rPr>
          <w:rFonts w:eastAsia="맑은 고딕"/>
        </w:rPr>
        <w:t xml:space="preserve"> without modification.</w:t>
      </w:r>
    </w:p>
    <w:p w14:paraId="3A1936AF" w14:textId="3D26F013" w:rsidR="004E33BE" w:rsidDel="004E33BE" w:rsidRDefault="004E33BE" w:rsidP="00CF3A0D">
      <w:pPr>
        <w:rPr>
          <w:del w:id="2257" w:author="USER" w:date="2024-03-25T10:12:00Z"/>
          <w:rFonts w:eastAsia="맑은 고딕"/>
        </w:rPr>
      </w:pPr>
      <w:ins w:id="2258" w:author="USER" w:date="2024-03-25T10:10:00Z">
        <w:del w:id="2259" w:author="Greenblue" w:date="2024-10-02T17:51:00Z">
          <w:r w:rsidDel="00B548C3">
            <w:rPr>
              <w:noProof/>
            </w:rPr>
            <w:drawing>
              <wp:inline distT="0" distB="0" distL="0" distR="0" wp14:anchorId="5E0A26FD" wp14:editId="19D4DAE0">
                <wp:extent cx="5770880" cy="4357370"/>
                <wp:effectExtent l="19050" t="19050" r="20320" b="24130"/>
                <wp:docPr id="29" name="Immagine 1">
                  <a:extLst xmlns:a="http://schemas.openxmlformats.org/drawingml/2006/main">
                    <a:ext uri="{FF2B5EF4-FFF2-40B4-BE49-F238E27FC236}">
                      <a16:creationId xmlns:a16="http://schemas.microsoft.com/office/drawing/2014/main" id="{EFBA30E1-44B5-424B-A3FC-14ACDE3842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1">
                          <a:extLst>
                            <a:ext uri="{FF2B5EF4-FFF2-40B4-BE49-F238E27FC236}">
                              <a16:creationId xmlns:a16="http://schemas.microsoft.com/office/drawing/2014/main" id="{EFBA30E1-44B5-424B-A3FC-14ACDE3842BF}"/>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0880" cy="4357370"/>
                        </a:xfrm>
                        <a:prstGeom prst="rect">
                          <a:avLst/>
                        </a:prstGeom>
                        <a:noFill/>
                        <a:ln>
                          <a:solidFill>
                            <a:schemeClr val="tx1"/>
                          </a:solidFill>
                        </a:ln>
                        <a:extLst/>
                      </pic:spPr>
                    </pic:pic>
                  </a:graphicData>
                </a:graphic>
              </wp:inline>
            </w:drawing>
          </w:r>
        </w:del>
      </w:ins>
    </w:p>
    <w:p w14:paraId="37F63B20" w14:textId="4BAE1F8A" w:rsidR="002A08CE" w:rsidDel="00B548C3" w:rsidRDefault="006D7DF3" w:rsidP="00082FFA">
      <w:pPr>
        <w:rPr>
          <w:del w:id="2260" w:author="Greenblue" w:date="2024-10-02T17:52:00Z"/>
        </w:rPr>
      </w:pPr>
      <w:del w:id="2261" w:author="Greenblue" w:date="2024-02-13T20:00:00Z">
        <w:r>
          <w:rPr>
            <w:noProof/>
          </w:rPr>
          <w:drawing>
            <wp:inline distT="0" distB="0" distL="0" distR="0" wp14:anchorId="20413943" wp14:editId="6B742A4F">
              <wp:extent cx="5824855" cy="3030855"/>
              <wp:effectExtent l="0" t="0" r="0" b="0"/>
              <wp:docPr id="13"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4855" cy="3030855"/>
                      </a:xfrm>
                      <a:prstGeom prst="rect">
                        <a:avLst/>
                      </a:prstGeom>
                      <a:noFill/>
                      <a:ln>
                        <a:noFill/>
                      </a:ln>
                    </pic:spPr>
                  </pic:pic>
                </a:graphicData>
              </a:graphic>
            </wp:inline>
          </w:drawing>
        </w:r>
      </w:del>
      <w:ins w:id="2262" w:author="Greenblue" w:date="2024-02-13T20:00:00Z">
        <w:del w:id="2263" w:author="USER" w:date="2024-03-25T10:12:00Z">
          <w:r w:rsidDel="004E33BE">
            <w:rPr>
              <w:noProof/>
            </w:rPr>
            <w:drawing>
              <wp:inline distT="0" distB="0" distL="0" distR="0" wp14:anchorId="60B4B291" wp14:editId="71FCBDB5">
                <wp:extent cx="5765800" cy="380174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5800" cy="3801745"/>
                        </a:xfrm>
                        <a:prstGeom prst="rect">
                          <a:avLst/>
                        </a:prstGeom>
                        <a:noFill/>
                        <a:ln>
                          <a:noFill/>
                        </a:ln>
                      </pic:spPr>
                    </pic:pic>
                  </a:graphicData>
                </a:graphic>
              </wp:inline>
            </w:drawing>
          </w:r>
        </w:del>
      </w:ins>
    </w:p>
    <w:p w14:paraId="7AF9CBB2" w14:textId="2350568B" w:rsidR="00CF3A0D" w:rsidRPr="002A08CE" w:rsidDel="00B548C3" w:rsidRDefault="002A08CE" w:rsidP="005667BD">
      <w:pPr>
        <w:pStyle w:val="ad"/>
        <w:jc w:val="center"/>
        <w:rPr>
          <w:del w:id="2264" w:author="Greenblue" w:date="2024-10-02T17:52:00Z"/>
        </w:rPr>
      </w:pPr>
      <w:del w:id="2265" w:author="Greenblue" w:date="2024-10-02T17:52:00Z">
        <w:r w:rsidDel="00B548C3">
          <w:delText xml:space="preserve">Figure </w:delText>
        </w:r>
        <w:r w:rsidR="007A54FD" w:rsidDel="00B548C3">
          <w:fldChar w:fldCharType="begin"/>
        </w:r>
        <w:r w:rsidR="007A54FD" w:rsidDel="00B548C3">
          <w:delInstrText xml:space="preserve"> STYLEREF 1 \s </w:delInstrText>
        </w:r>
        <w:r w:rsidR="007A54FD" w:rsidDel="00B548C3">
          <w:fldChar w:fldCharType="separate"/>
        </w:r>
        <w:r w:rsidR="00DF7FD4" w:rsidDel="00B548C3">
          <w:rPr>
            <w:noProof/>
          </w:rPr>
          <w:delText>11</w:delText>
        </w:r>
        <w:r w:rsidR="007A54FD" w:rsidDel="00B548C3">
          <w:rPr>
            <w:noProof/>
          </w:rPr>
          <w:fldChar w:fldCharType="end"/>
        </w:r>
        <w:r w:rsidR="007B0388" w:rsidDel="00B548C3">
          <w:noBreakHyphen/>
        </w:r>
        <w:r w:rsidR="007A54FD" w:rsidDel="00B548C3">
          <w:fldChar w:fldCharType="begin"/>
        </w:r>
        <w:r w:rsidR="007A54FD" w:rsidDel="00B548C3">
          <w:delInstrText xml:space="preserve"> SEQ Figure \* ARABIC \s 1 </w:delInstrText>
        </w:r>
        <w:r w:rsidR="007A54FD" w:rsidDel="00B548C3">
          <w:fldChar w:fldCharType="separate"/>
        </w:r>
        <w:r w:rsidR="00DF7FD4" w:rsidDel="00B548C3">
          <w:rPr>
            <w:noProof/>
          </w:rPr>
          <w:delText>1</w:delText>
        </w:r>
        <w:r w:rsidR="007A54FD" w:rsidDel="00B548C3">
          <w:rPr>
            <w:noProof/>
          </w:rPr>
          <w:fldChar w:fldCharType="end"/>
        </w:r>
        <w:r w:rsidDel="00B548C3">
          <w:delText xml:space="preserve"> </w:delText>
        </w:r>
      </w:del>
      <w:ins w:id="2266" w:author="Greenblue" w:date="2024-02-13T20:01:00Z">
        <w:del w:id="2267" w:author="Greenblue" w:date="2024-10-02T17:52:00Z">
          <w:r w:rsidR="008F747A" w:rsidDel="00B548C3">
            <w:delText>Components and associated metadata for the S-131</w:delText>
          </w:r>
        </w:del>
      </w:ins>
      <w:ins w:id="2268" w:author="USER" w:date="2024-03-25T10:09:00Z">
        <w:del w:id="2269" w:author="Greenblue" w:date="2024-10-02T17:52:00Z">
          <w:r w:rsidR="00992FFD" w:rsidDel="00B548C3">
            <w:delText>28</w:delText>
          </w:r>
        </w:del>
      </w:ins>
      <w:ins w:id="2270" w:author="Greenblue" w:date="2024-02-13T20:01:00Z">
        <w:del w:id="2271" w:author="Greenblue" w:date="2024-10-02T17:52:00Z">
          <w:r w:rsidR="008F747A" w:rsidDel="00B548C3">
            <w:delText xml:space="preserve"> exchange set (S-100 5.0.0 Figure 17-2)</w:delText>
          </w:r>
        </w:del>
      </w:ins>
      <w:del w:id="2272" w:author="Greenblue" w:date="2024-10-02T17:52:00Z">
        <w:r w:rsidDel="00B548C3">
          <w:delText>Exchange Set structur</w:delText>
        </w:r>
        <w:r w:rsidR="00F55BF1" w:rsidDel="00B548C3">
          <w:delText>e</w:delText>
        </w:r>
      </w:del>
    </w:p>
    <w:bookmarkEnd w:id="2077"/>
    <w:bookmarkEnd w:id="2078"/>
    <w:p w14:paraId="49160CEE" w14:textId="6F6303FA" w:rsidR="00371257" w:rsidRDefault="00371257" w:rsidP="00B548C3">
      <w:pPr>
        <w:rPr>
          <w:ins w:id="2273" w:author="USER" w:date="2024-03-22T19:18:00Z"/>
          <w:rFonts w:eastAsia="Times New Roman"/>
          <w:lang w:eastAsia="en-US"/>
        </w:rPr>
      </w:pPr>
      <w:ins w:id="2274" w:author="USER" w:date="2024-03-22T19:18:00Z">
        <w:r>
          <w:rPr>
            <w:rFonts w:eastAsia="Times New Roman"/>
            <w:lang w:eastAsia="en-US"/>
          </w:rPr>
          <w:br w:type="page"/>
        </w:r>
      </w:ins>
    </w:p>
    <w:p w14:paraId="6DFAEEC2" w14:textId="22934333" w:rsidR="00B3315D" w:rsidRPr="008233BF" w:rsidRDefault="00B3315D" w:rsidP="001C2735">
      <w:pPr>
        <w:pStyle w:val="1"/>
      </w:pPr>
      <w:bookmarkStart w:id="2275" w:name="_Toc225648311"/>
      <w:bookmarkStart w:id="2276" w:name="_Toc225065168"/>
      <w:bookmarkStart w:id="2277" w:name="_Ref148213800"/>
      <w:bookmarkStart w:id="2278" w:name="_Toc152232600"/>
      <w:bookmarkStart w:id="2279" w:name="_Toc170717280"/>
      <w:r w:rsidRPr="008233BF">
        <w:lastRenderedPageBreak/>
        <w:t>Metadata</w:t>
      </w:r>
      <w:bookmarkEnd w:id="2275"/>
      <w:bookmarkEnd w:id="2276"/>
      <w:bookmarkEnd w:id="2277"/>
      <w:bookmarkEnd w:id="2278"/>
      <w:bookmarkEnd w:id="2279"/>
      <w:r w:rsidR="009E66AF">
        <w:t xml:space="preserve"> </w:t>
      </w:r>
    </w:p>
    <w:p w14:paraId="4EA682AF" w14:textId="77777777" w:rsidR="00780142" w:rsidRDefault="00780142" w:rsidP="00666E30">
      <w:pPr>
        <w:pStyle w:val="20"/>
      </w:pPr>
      <w:bookmarkStart w:id="2280" w:name="_Toc152232601"/>
      <w:bookmarkStart w:id="2281" w:name="_Toc170717281"/>
      <w:r>
        <w:t>Introduction</w:t>
      </w:r>
      <w:bookmarkEnd w:id="2280"/>
      <w:bookmarkEnd w:id="2281"/>
    </w:p>
    <w:p w14:paraId="11BA8966" w14:textId="05E44CB0" w:rsidR="00D357B5" w:rsidRDefault="00D357B5" w:rsidP="00D357B5">
      <w:pPr>
        <w:rPr>
          <w:ins w:id="2282" w:author="Greenblue" w:date="2024-02-13T19:59:00Z"/>
          <w:lang w:eastAsia="de-DE"/>
        </w:rPr>
      </w:pPr>
      <w:r>
        <w:rPr>
          <w:lang w:eastAsia="de-DE"/>
        </w:rPr>
        <w:t>The CNP metadata specification conforms to the S-100 metadata specification in Part 4a, which is a profile of the ISO 19115-1 Standard. These documents provide a structure for describing digital geographic data and define metadata elements, a common set of metadata terminology, definitions, and extension procedures.</w:t>
      </w:r>
    </w:p>
    <w:p w14:paraId="225EA7D9" w14:textId="79D7C89A" w:rsidR="000A5915" w:rsidRDefault="000A5915" w:rsidP="008F747A">
      <w:pPr>
        <w:pStyle w:val="20"/>
      </w:pPr>
      <w:bookmarkStart w:id="2283" w:name="_Toc170717282"/>
      <w:ins w:id="2284" w:author="Greenblue" w:date="2024-02-13T19:59:00Z">
        <w:r>
          <w:t>Discovery metadata</w:t>
        </w:r>
      </w:ins>
      <w:bookmarkEnd w:id="2283"/>
    </w:p>
    <w:p w14:paraId="3C35BC23" w14:textId="7FC2D1C0" w:rsidR="00D357B5" w:rsidRDefault="00D357B5" w:rsidP="00D357B5">
      <w:pPr>
        <w:rPr>
          <w:lang w:eastAsia="de-DE"/>
        </w:rPr>
      </w:pPr>
      <w:r>
        <w:rPr>
          <w:lang w:eastAsia="de-DE"/>
        </w:rPr>
        <w:t xml:space="preserve">The overall structure of metadata in S-128 Exchange Sets is the same as in S-100, and is depicted in </w:t>
      </w:r>
      <w:r w:rsidR="00580BED">
        <w:rPr>
          <w:lang w:eastAsia="de-DE"/>
        </w:rPr>
        <w:fldChar w:fldCharType="begin"/>
      </w:r>
      <w:r w:rsidR="00580BED">
        <w:rPr>
          <w:lang w:eastAsia="de-DE"/>
        </w:rPr>
        <w:instrText xml:space="preserve"> REF _Ref148222292 \h </w:instrText>
      </w:r>
      <w:r w:rsidR="00580BED">
        <w:rPr>
          <w:lang w:eastAsia="de-DE"/>
        </w:rPr>
      </w:r>
      <w:r w:rsidR="00580BED">
        <w:rPr>
          <w:lang w:eastAsia="de-DE"/>
        </w:rPr>
        <w:fldChar w:fldCharType="separate"/>
      </w:r>
      <w:r w:rsidR="00DF7FD4">
        <w:t xml:space="preserve">Figure </w:t>
      </w:r>
      <w:r w:rsidR="00DF7FD4">
        <w:rPr>
          <w:noProof/>
        </w:rPr>
        <w:t>12</w:t>
      </w:r>
      <w:r w:rsidR="00DF7FD4">
        <w:noBreakHyphen/>
      </w:r>
      <w:r w:rsidR="00DF7FD4">
        <w:rPr>
          <w:noProof/>
        </w:rPr>
        <w:t>1</w:t>
      </w:r>
      <w:r w:rsidR="00580BED">
        <w:rPr>
          <w:lang w:eastAsia="de-DE"/>
        </w:rPr>
        <w:fldChar w:fldCharType="end"/>
      </w:r>
      <w:r>
        <w:rPr>
          <w:lang w:eastAsia="de-DE"/>
        </w:rPr>
        <w:t xml:space="preserve"> below. Metadata in Exchange Sets consists of discovery metadata for the datasets and support files in the Exchange Set (classes S100_DatasetDiscoveryMetadata and S100_SupportFileDiscoveryMetadata); metadata in ISO 19115-1 format for datasets; and metadata about any Feature, Portrayal, or Interoperability Catalogues which are in the Exchange Set (S100_CatalogueMetadata).</w:t>
      </w:r>
    </w:p>
    <w:p w14:paraId="747F5963" w14:textId="77777777" w:rsidR="00D357B5" w:rsidRDefault="00D357B5" w:rsidP="00D357B5">
      <w:pPr>
        <w:rPr>
          <w:lang w:eastAsia="de-DE"/>
        </w:rPr>
      </w:pPr>
      <w:r>
        <w:rPr>
          <w:lang w:eastAsia="de-DE"/>
        </w:rPr>
        <w:t>The discovery metadata classes have numerous attributes which enable important information about the datasets and accompanying support files to be examined without the need to process the data, for example decrypt, decompress, load, etc. Other Catalogues such as Feature and Portrayal Catalogues can be included in the Exchange Set in support of the datasets.</w:t>
      </w:r>
    </w:p>
    <w:p w14:paraId="64F0574D" w14:textId="3FE9E913" w:rsidR="00D62903" w:rsidRDefault="00D357B5" w:rsidP="00D357B5">
      <w:pPr>
        <w:rPr>
          <w:lang w:eastAsia="de-DE"/>
        </w:rPr>
      </w:pPr>
      <w:r>
        <w:rPr>
          <w:lang w:eastAsia="de-DE"/>
        </w:rPr>
        <w:t>More detailed information for the classes is depicted in</w:t>
      </w:r>
      <w:r w:rsidR="00D72AA5">
        <w:rPr>
          <w:lang w:eastAsia="de-DE"/>
        </w:rPr>
        <w:t xml:space="preserve"> </w:t>
      </w:r>
      <w:r w:rsidR="00D72AA5">
        <w:rPr>
          <w:lang w:eastAsia="de-DE"/>
        </w:rPr>
        <w:fldChar w:fldCharType="begin"/>
      </w:r>
      <w:r w:rsidR="00D72AA5">
        <w:rPr>
          <w:lang w:eastAsia="de-DE"/>
        </w:rPr>
        <w:instrText xml:space="preserve"> REF _Ref148223309 \h </w:instrText>
      </w:r>
      <w:r w:rsidR="00D72AA5">
        <w:rPr>
          <w:lang w:eastAsia="de-DE"/>
        </w:rPr>
      </w:r>
      <w:r w:rsidR="00D72AA5">
        <w:rPr>
          <w:lang w:eastAsia="de-DE"/>
        </w:rPr>
        <w:fldChar w:fldCharType="separate"/>
      </w:r>
      <w:r w:rsidR="00DF7FD4">
        <w:t xml:space="preserve">Figure </w:t>
      </w:r>
      <w:r w:rsidR="00DF7FD4">
        <w:rPr>
          <w:noProof/>
        </w:rPr>
        <w:t>12</w:t>
      </w:r>
      <w:r w:rsidR="00DF7FD4">
        <w:noBreakHyphen/>
      </w:r>
      <w:r w:rsidR="00DF7FD4">
        <w:rPr>
          <w:noProof/>
        </w:rPr>
        <w:t>2</w:t>
      </w:r>
      <w:r w:rsidR="00D72AA5">
        <w:rPr>
          <w:lang w:eastAsia="de-DE"/>
        </w:rPr>
        <w:fldChar w:fldCharType="end"/>
      </w:r>
      <w:r>
        <w:rPr>
          <w:lang w:eastAsia="de-DE"/>
        </w:rPr>
        <w:t xml:space="preserve"> and details about the metadata classes are provided in clauses</w:t>
      </w:r>
      <w:r w:rsidR="00D72AA5">
        <w:rPr>
          <w:lang w:eastAsia="de-DE"/>
        </w:rPr>
        <w:t xml:space="preserve"> 12.2-12.5</w:t>
      </w:r>
      <w:r>
        <w:rPr>
          <w:lang w:eastAsia="de-DE"/>
        </w:rPr>
        <w:t>.</w:t>
      </w:r>
    </w:p>
    <w:p w14:paraId="372B2110" w14:textId="04266893" w:rsidR="00580BED" w:rsidRDefault="006D7DF3" w:rsidP="00082FFA">
      <w:ins w:id="2285" w:author="Greenblue" w:date="2024-02-13T20:01:00Z">
        <w:r>
          <w:rPr>
            <w:noProof/>
          </w:rPr>
          <w:drawing>
            <wp:inline distT="0" distB="0" distL="0" distR="0" wp14:anchorId="43C5C70E" wp14:editId="0ED107D6">
              <wp:extent cx="5020945" cy="333565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0945" cy="3335655"/>
                      </a:xfrm>
                      <a:prstGeom prst="rect">
                        <a:avLst/>
                      </a:prstGeom>
                      <a:noFill/>
                      <a:ln>
                        <a:noFill/>
                      </a:ln>
                    </pic:spPr>
                  </pic:pic>
                </a:graphicData>
              </a:graphic>
            </wp:inline>
          </w:drawing>
        </w:r>
      </w:ins>
      <w:del w:id="2286" w:author="Greenblue" w:date="2024-02-13T20:01:00Z">
        <w:r>
          <w:rPr>
            <w:noProof/>
          </w:rPr>
          <w:drawing>
            <wp:inline distT="0" distB="0" distL="0" distR="0" wp14:anchorId="1CDC9A1E" wp14:editId="1A66A416">
              <wp:extent cx="4165600" cy="3251200"/>
              <wp:effectExtent l="0" t="0" r="0" b="0"/>
              <wp:docPr id="16"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5600" cy="3251200"/>
                      </a:xfrm>
                      <a:prstGeom prst="rect">
                        <a:avLst/>
                      </a:prstGeom>
                      <a:noFill/>
                      <a:ln>
                        <a:noFill/>
                      </a:ln>
                    </pic:spPr>
                  </pic:pic>
                </a:graphicData>
              </a:graphic>
            </wp:inline>
          </w:drawing>
        </w:r>
      </w:del>
    </w:p>
    <w:p w14:paraId="4AC6EF81" w14:textId="34C8E0BD" w:rsidR="00580BED" w:rsidRDefault="00580BED" w:rsidP="00580BED">
      <w:pPr>
        <w:pStyle w:val="ad"/>
        <w:jc w:val="center"/>
      </w:pPr>
      <w:bookmarkStart w:id="2287" w:name="_Ref148222292"/>
      <w:r>
        <w:t xml:space="preserve">Figure </w:t>
      </w:r>
      <w:fldSimple w:instr=" STYLEREF 1 \s ">
        <w:r w:rsidR="00DF7FD4">
          <w:rPr>
            <w:noProof/>
          </w:rPr>
          <w:t>12</w:t>
        </w:r>
      </w:fldSimple>
      <w:r w:rsidR="007B0388">
        <w:noBreakHyphen/>
      </w:r>
      <w:fldSimple w:instr=" SEQ Figure \* ARABIC \s 1 ">
        <w:r w:rsidR="00DF7FD4">
          <w:rPr>
            <w:noProof/>
          </w:rPr>
          <w:t>1</w:t>
        </w:r>
      </w:fldSimple>
      <w:bookmarkEnd w:id="2287"/>
      <w:r>
        <w:t xml:space="preserve"> </w:t>
      </w:r>
      <w:ins w:id="2288" w:author="Greenblue" w:date="2024-02-13T20:02:00Z">
        <w:r w:rsidR="006C438A">
          <w:t>Relationship between exchange catalogue, discovery metadata, and dataset (from S-100 5.</w:t>
        </w:r>
        <w:del w:id="2289" w:author="USER" w:date="2024-03-14T09:23:00Z">
          <w:r w:rsidR="006C438A" w:rsidDel="00A16A44">
            <w:delText>0</w:delText>
          </w:r>
        </w:del>
      </w:ins>
      <w:ins w:id="2290" w:author="USER" w:date="2024-03-14T09:23:00Z">
        <w:r w:rsidR="00A16A44">
          <w:t>2</w:t>
        </w:r>
      </w:ins>
      <w:ins w:id="2291" w:author="Greenblue" w:date="2024-02-13T20:02:00Z">
        <w:r w:rsidR="006C438A">
          <w:t>.0 Figure 17-6)</w:t>
        </w:r>
      </w:ins>
      <w:del w:id="2292" w:author="Greenblue" w:date="2024-02-13T20:02:00Z">
        <w:r w:rsidRPr="00221828" w:rsidDel="006C438A">
          <w:delText>Metadata in Exchantge Catalogue</w:delText>
        </w:r>
      </w:del>
    </w:p>
    <w:p w14:paraId="064020A4" w14:textId="4AB5D7F5" w:rsidR="007B0388" w:rsidRDefault="006C438A" w:rsidP="007B0388">
      <w:pPr>
        <w:rPr>
          <w:ins w:id="2293" w:author="Greenblue" w:date="2024-02-13T20:03:00Z"/>
        </w:rPr>
      </w:pPr>
      <w:ins w:id="2294" w:author="Greenblue" w:date="2024-02-13T20:02:00Z">
        <w:r w:rsidRPr="006C438A">
          <w:t>The detailed structure of the S-128 exchange catalogue is depicted in Figure 12-2. This figure is derived from Figure 17-7 in S-100 Edition 5.</w:t>
        </w:r>
        <w:del w:id="2295" w:author="USER" w:date="2024-03-14T09:23:00Z">
          <w:r w:rsidRPr="006C438A" w:rsidDel="00A16A44">
            <w:delText>0</w:delText>
          </w:r>
        </w:del>
      </w:ins>
      <w:ins w:id="2296" w:author="USER" w:date="2024-03-14T09:23:00Z">
        <w:r w:rsidR="00A16A44">
          <w:t>2</w:t>
        </w:r>
      </w:ins>
      <w:ins w:id="2297" w:author="Greenblue" w:date="2024-02-13T20:02:00Z">
        <w:r w:rsidRPr="006C438A">
          <w:t>.0, with the following restriction:</w:t>
        </w:r>
      </w:ins>
    </w:p>
    <w:p w14:paraId="33DC7545" w14:textId="4A9633BD" w:rsidR="006C438A" w:rsidRPr="00AE186B" w:rsidRDefault="006C438A">
      <w:pPr>
        <w:numPr>
          <w:ilvl w:val="0"/>
          <w:numId w:val="17"/>
        </w:numPr>
        <w:spacing w:after="0"/>
        <w:ind w:left="669" w:hanging="227"/>
        <w:rPr>
          <w:rFonts w:eastAsia="맑은 고딕"/>
          <w:lang w:val="fr-FR"/>
          <w:rPrChange w:id="2298" w:author="Greenblue" w:date="2024-02-13T20:03:00Z">
            <w:rPr/>
          </w:rPrChange>
        </w:rPr>
        <w:pPrChange w:id="2299" w:author="Greenblue" w:date="2024-02-13T20:03:00Z">
          <w:pPr/>
        </w:pPrChange>
      </w:pPr>
      <w:ins w:id="2300" w:author="Greenblue" w:date="2024-02-13T20:02:00Z">
        <w:r w:rsidRPr="00AE186B">
          <w:lastRenderedPageBreak/>
          <w:t>Elements that are optional in the generic S-100 catalogue model but not used in S-128 are not shown; for example, the ISO 8211 and HDF5 formats in S100_EncodingFormat.</w:t>
        </w:r>
      </w:ins>
    </w:p>
    <w:p w14:paraId="0B50E34D" w14:textId="161E1E98" w:rsidR="007B0388" w:rsidDel="00AE186B" w:rsidRDefault="00A16A44" w:rsidP="007B0388">
      <w:pPr>
        <w:keepNext/>
        <w:rPr>
          <w:del w:id="2301" w:author="Greenblue" w:date="2024-02-16T15:12:00Z"/>
        </w:rPr>
      </w:pPr>
      <w:ins w:id="2302" w:author="USER" w:date="2024-03-14T09:24:00Z">
        <w:r w:rsidRPr="008154F5">
          <w:rPr>
            <w:noProof/>
            <w:lang w:val="fr-FR" w:eastAsia="fr-FR"/>
          </w:rPr>
          <w:drawing>
            <wp:inline distT="0" distB="0" distL="0" distR="0" wp14:anchorId="1C88669E" wp14:editId="03E22AE0">
              <wp:extent cx="5770880" cy="3814649"/>
              <wp:effectExtent l="0" t="0" r="127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0 Edition 5.2.0\Issues Raised by Stakeholders\20231214_4 Fig 17-7 S-100 Exchange set catalogue class details.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70880" cy="3814649"/>
                      </a:xfrm>
                      <a:prstGeom prst="rect">
                        <a:avLst/>
                      </a:prstGeom>
                      <a:noFill/>
                      <a:ln>
                        <a:noFill/>
                      </a:ln>
                    </pic:spPr>
                  </pic:pic>
                </a:graphicData>
              </a:graphic>
            </wp:inline>
          </w:drawing>
        </w:r>
      </w:ins>
      <w:del w:id="2303" w:author="Greenblue" w:date="2024-02-16T15:12:00Z">
        <w:r w:rsidR="006D7DF3" w:rsidDel="00AE186B">
          <w:rPr>
            <w:noProof/>
          </w:rPr>
          <w:drawing>
            <wp:inline distT="0" distB="0" distL="0" distR="0" wp14:anchorId="798F5615" wp14:editId="17E2B10A">
              <wp:extent cx="5774055" cy="6223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74055" cy="6223000"/>
                      </a:xfrm>
                      <a:prstGeom prst="rect">
                        <a:avLst/>
                      </a:prstGeom>
                      <a:noFill/>
                      <a:ln>
                        <a:noFill/>
                      </a:ln>
                    </pic:spPr>
                  </pic:pic>
                </a:graphicData>
              </a:graphic>
            </wp:inline>
          </w:drawing>
        </w:r>
        <w:r w:rsidR="006C438A" w:rsidDel="00AE186B">
          <w:rPr>
            <w:rStyle w:val="af"/>
          </w:rPr>
          <w:commentReference w:id="2304"/>
        </w:r>
      </w:del>
    </w:p>
    <w:p w14:paraId="68B2FFA6" w14:textId="47C03521" w:rsidR="00AE186B" w:rsidRDefault="00AE186B" w:rsidP="007B0388">
      <w:pPr>
        <w:pStyle w:val="ad"/>
        <w:jc w:val="center"/>
        <w:rPr>
          <w:ins w:id="2305" w:author="Greenblue" w:date="2024-02-16T15:12:00Z"/>
        </w:rPr>
      </w:pPr>
      <w:bookmarkStart w:id="2306" w:name="_Ref148223309"/>
      <w:ins w:id="2307" w:author="Greenblue" w:date="2024-02-16T15:12:00Z">
        <w:del w:id="2308" w:author="USER" w:date="2024-03-14T09:24:00Z">
          <w:r w:rsidDel="00A16A44">
            <w:rPr>
              <w:noProof/>
            </w:rPr>
            <w:drawing>
              <wp:inline distT="0" distB="0" distL="0" distR="0" wp14:anchorId="5C1D3DCB" wp14:editId="33C313A6">
                <wp:extent cx="5770880" cy="3984625"/>
                <wp:effectExtent l="0" t="0" r="127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0880" cy="3984625"/>
                        </a:xfrm>
                        <a:prstGeom prst="rect">
                          <a:avLst/>
                        </a:prstGeom>
                      </pic:spPr>
                    </pic:pic>
                  </a:graphicData>
                </a:graphic>
              </wp:inline>
            </w:drawing>
          </w:r>
        </w:del>
      </w:ins>
    </w:p>
    <w:p w14:paraId="2189E556" w14:textId="0C061F27" w:rsidR="007B0388" w:rsidRPr="007B0388" w:rsidRDefault="007B0388" w:rsidP="007B0388">
      <w:pPr>
        <w:pStyle w:val="ad"/>
        <w:jc w:val="center"/>
      </w:pPr>
      <w:r>
        <w:t xml:space="preserve">Figure </w:t>
      </w:r>
      <w:fldSimple w:instr=" STYLEREF 1 \s ">
        <w:r w:rsidR="00DF7FD4">
          <w:rPr>
            <w:noProof/>
          </w:rPr>
          <w:t>12</w:t>
        </w:r>
      </w:fldSimple>
      <w:r>
        <w:noBreakHyphen/>
      </w:r>
      <w:fldSimple w:instr=" SEQ Figure \* ARABIC \s 1 ">
        <w:r w:rsidR="00DF7FD4">
          <w:rPr>
            <w:noProof/>
          </w:rPr>
          <w:t>2</w:t>
        </w:r>
      </w:fldSimple>
      <w:bookmarkEnd w:id="2306"/>
      <w:r>
        <w:t xml:space="preserve"> </w:t>
      </w:r>
      <w:ins w:id="2309" w:author="Greenblue" w:date="2024-02-16T15:13:00Z">
        <w:r w:rsidR="005A543B" w:rsidRPr="005A543B">
          <w:t>Details of exchange set catalogue classes. (Derived from S-100 Figure 17-7.)</w:t>
        </w:r>
      </w:ins>
      <w:del w:id="2310" w:author="Greenblue" w:date="2024-02-16T15:13:00Z">
        <w:r w:rsidRPr="004806D8" w:rsidDel="005A543B">
          <w:delText>S-128 Exchange Catalogue and discovery metadata</w:delText>
        </w:r>
      </w:del>
    </w:p>
    <w:p w14:paraId="6AC4743F" w14:textId="0ABE3CD0" w:rsidR="002B44E8" w:rsidDel="006C438A" w:rsidRDefault="002B44E8" w:rsidP="002B44E8">
      <w:pPr>
        <w:rPr>
          <w:del w:id="2311" w:author="Greenblue" w:date="2024-02-13T20:05:00Z"/>
        </w:rPr>
      </w:pPr>
      <w:del w:id="2312" w:author="Greenblue" w:date="2024-02-13T20:05:00Z">
        <w:r w:rsidDel="006C438A">
          <w:delText>NOTE</w:delText>
        </w:r>
        <w:r w:rsidDel="006C438A">
          <w:rPr>
            <w:spacing w:val="-10"/>
          </w:rPr>
          <w:delText xml:space="preserve"> </w:delText>
        </w:r>
        <w:r w:rsidDel="006C438A">
          <w:delText>1:</w:delText>
        </w:r>
        <w:r w:rsidDel="006C438A">
          <w:rPr>
            <w:spacing w:val="-10"/>
          </w:rPr>
          <w:delText xml:space="preserve"> </w:delText>
        </w:r>
        <w:r w:rsidDel="006C438A">
          <w:delText>Types</w:delText>
        </w:r>
        <w:r w:rsidDel="006C438A">
          <w:rPr>
            <w:spacing w:val="-5"/>
          </w:rPr>
          <w:delText xml:space="preserve"> </w:delText>
        </w:r>
        <w:r w:rsidDel="006C438A">
          <w:delText>with</w:delText>
        </w:r>
        <w:r w:rsidDel="006C438A">
          <w:rPr>
            <w:spacing w:val="-9"/>
          </w:rPr>
          <w:delText xml:space="preserve"> </w:delText>
        </w:r>
        <w:r w:rsidDel="006C438A">
          <w:delText>CI_,</w:delText>
        </w:r>
        <w:r w:rsidDel="006C438A">
          <w:rPr>
            <w:spacing w:val="-7"/>
          </w:rPr>
          <w:delText xml:space="preserve"> </w:delText>
        </w:r>
        <w:r w:rsidDel="006C438A">
          <w:delText>EX_,</w:delText>
        </w:r>
        <w:r w:rsidDel="006C438A">
          <w:rPr>
            <w:spacing w:val="-9"/>
          </w:rPr>
          <w:delText xml:space="preserve"> </w:delText>
        </w:r>
        <w:r w:rsidDel="006C438A">
          <w:delText>and</w:delText>
        </w:r>
        <w:r w:rsidDel="006C438A">
          <w:rPr>
            <w:spacing w:val="-9"/>
          </w:rPr>
          <w:delText xml:space="preserve"> </w:delText>
        </w:r>
        <w:r w:rsidDel="006C438A">
          <w:delText>MD_</w:delText>
        </w:r>
        <w:r w:rsidDel="006C438A">
          <w:rPr>
            <w:spacing w:val="-7"/>
          </w:rPr>
          <w:delText xml:space="preserve"> </w:delText>
        </w:r>
        <w:r w:rsidDel="006C438A">
          <w:delText>prefixes</w:delText>
        </w:r>
        <w:r w:rsidDel="006C438A">
          <w:rPr>
            <w:spacing w:val="-7"/>
          </w:rPr>
          <w:delText xml:space="preserve"> </w:delText>
        </w:r>
        <w:r w:rsidDel="006C438A">
          <w:delText>are</w:delText>
        </w:r>
        <w:r w:rsidDel="006C438A">
          <w:rPr>
            <w:spacing w:val="-7"/>
          </w:rPr>
          <w:delText xml:space="preserve"> </w:delText>
        </w:r>
        <w:r w:rsidDel="006C438A">
          <w:delText>from</w:delText>
        </w:r>
        <w:r w:rsidDel="006C438A">
          <w:rPr>
            <w:spacing w:val="-4"/>
          </w:rPr>
          <w:delText xml:space="preserve"> </w:delText>
        </w:r>
        <w:r w:rsidDel="006C438A">
          <w:delText>packages</w:delText>
        </w:r>
        <w:r w:rsidDel="006C438A">
          <w:rPr>
            <w:spacing w:val="-8"/>
          </w:rPr>
          <w:delText xml:space="preserve"> </w:delText>
        </w:r>
        <w:r w:rsidDel="006C438A">
          <w:delText>defined</w:delText>
        </w:r>
        <w:r w:rsidDel="006C438A">
          <w:rPr>
            <w:spacing w:val="-7"/>
          </w:rPr>
          <w:delText xml:space="preserve"> </w:delText>
        </w:r>
        <w:r w:rsidDel="006C438A">
          <w:delText>in</w:delText>
        </w:r>
        <w:r w:rsidDel="006C438A">
          <w:rPr>
            <w:spacing w:val="-6"/>
          </w:rPr>
          <w:delText xml:space="preserve"> </w:delText>
        </w:r>
        <w:r w:rsidDel="006C438A">
          <w:delText>ISO</w:delText>
        </w:r>
        <w:r w:rsidDel="006C438A">
          <w:rPr>
            <w:spacing w:val="-8"/>
          </w:rPr>
          <w:delText xml:space="preserve"> </w:delText>
        </w:r>
        <w:r w:rsidDel="006C438A">
          <w:delText>19115-1</w:delText>
        </w:r>
        <w:r w:rsidDel="006C438A">
          <w:rPr>
            <w:spacing w:val="-7"/>
          </w:rPr>
          <w:delText xml:space="preserve"> </w:delText>
        </w:r>
        <w:r w:rsidDel="006C438A">
          <w:delText>and</w:delText>
        </w:r>
        <w:r w:rsidDel="006C438A">
          <w:rPr>
            <w:spacing w:val="-8"/>
          </w:rPr>
          <w:delText xml:space="preserve"> </w:delText>
        </w:r>
        <w:r w:rsidDel="006C438A">
          <w:delText>19115-</w:delText>
        </w:r>
        <w:r w:rsidDel="006C438A">
          <w:rPr>
            <w:spacing w:val="-53"/>
          </w:rPr>
          <w:delText xml:space="preserve"> </w:delText>
        </w:r>
        <w:r w:rsidDel="006C438A">
          <w:delText>3</w:delText>
        </w:r>
        <w:r w:rsidDel="006C438A">
          <w:rPr>
            <w:spacing w:val="-2"/>
          </w:rPr>
          <w:delText xml:space="preserve"> </w:delText>
        </w:r>
        <w:r w:rsidDel="006C438A">
          <w:delText>and</w:delText>
        </w:r>
        <w:r w:rsidDel="006C438A">
          <w:rPr>
            <w:spacing w:val="-2"/>
          </w:rPr>
          <w:delText xml:space="preserve"> </w:delText>
        </w:r>
        <w:r w:rsidDel="006C438A">
          <w:delText>adapted</w:delText>
        </w:r>
        <w:r w:rsidDel="006C438A">
          <w:rPr>
            <w:spacing w:val="-2"/>
          </w:rPr>
          <w:delText xml:space="preserve"> </w:delText>
        </w:r>
        <w:r w:rsidDel="006C438A">
          <w:delText>by</w:delText>
        </w:r>
        <w:r w:rsidDel="006C438A">
          <w:rPr>
            <w:spacing w:val="-2"/>
          </w:rPr>
          <w:delText xml:space="preserve"> </w:delText>
        </w:r>
        <w:r w:rsidDel="006C438A">
          <w:delText>S-100.</w:delText>
        </w:r>
        <w:r w:rsidDel="006C438A">
          <w:rPr>
            <w:spacing w:val="-2"/>
          </w:rPr>
          <w:delText xml:space="preserve"> </w:delText>
        </w:r>
        <w:r w:rsidDel="006C438A">
          <w:delText>Types</w:delText>
        </w:r>
        <w:r w:rsidDel="006C438A">
          <w:rPr>
            <w:spacing w:val="1"/>
          </w:rPr>
          <w:delText xml:space="preserve"> </w:delText>
        </w:r>
        <w:r w:rsidDel="006C438A">
          <w:delText>with</w:delText>
        </w:r>
        <w:r w:rsidDel="006C438A">
          <w:rPr>
            <w:spacing w:val="3"/>
          </w:rPr>
          <w:delText xml:space="preserve"> </w:delText>
        </w:r>
        <w:r w:rsidDel="006C438A">
          <w:delText>S100_</w:delText>
        </w:r>
        <w:r w:rsidDel="006C438A">
          <w:rPr>
            <w:spacing w:val="-2"/>
          </w:rPr>
          <w:delText xml:space="preserve"> </w:delText>
        </w:r>
        <w:r w:rsidDel="006C438A">
          <w:delText>prefix</w:delText>
        </w:r>
        <w:r w:rsidDel="006C438A">
          <w:rPr>
            <w:spacing w:val="-1"/>
          </w:rPr>
          <w:delText xml:space="preserve"> </w:delText>
        </w:r>
        <w:r w:rsidDel="006C438A">
          <w:delText>are from</w:delText>
        </w:r>
        <w:r w:rsidDel="006C438A">
          <w:rPr>
            <w:spacing w:val="4"/>
          </w:rPr>
          <w:delText xml:space="preserve"> </w:delText>
        </w:r>
        <w:r w:rsidDel="006C438A">
          <w:delText>packages</w:delText>
        </w:r>
        <w:r w:rsidDel="006C438A">
          <w:rPr>
            <w:spacing w:val="-1"/>
          </w:rPr>
          <w:delText xml:space="preserve"> </w:delText>
        </w:r>
        <w:r w:rsidDel="006C438A">
          <w:delText>defined in</w:delText>
        </w:r>
        <w:r w:rsidDel="006C438A">
          <w:rPr>
            <w:spacing w:val="1"/>
          </w:rPr>
          <w:delText xml:space="preserve"> </w:delText>
        </w:r>
        <w:r w:rsidDel="006C438A">
          <w:delText>S-100.</w:delText>
        </w:r>
      </w:del>
    </w:p>
    <w:p w14:paraId="0DAC8030" w14:textId="71C70AB3" w:rsidR="002B44E8" w:rsidDel="006C438A" w:rsidRDefault="002B44E8" w:rsidP="002B44E8">
      <w:pPr>
        <w:rPr>
          <w:del w:id="2313" w:author="Greenblue" w:date="2024-02-13T20:05:00Z"/>
        </w:rPr>
      </w:pPr>
      <w:del w:id="2314" w:author="Greenblue" w:date="2024-02-13T20:05:00Z">
        <w:r w:rsidDel="006C438A">
          <w:delText>NOTE 2: When a dataset is terminated, the purpose metadata field is set to 3 (terminated) and the</w:delText>
        </w:r>
        <w:r w:rsidDel="006C438A">
          <w:rPr>
            <w:spacing w:val="1"/>
          </w:rPr>
          <w:delText xml:space="preserve"> </w:delText>
        </w:r>
        <w:r w:rsidDel="006C438A">
          <w:delText>editionNumber</w:delText>
        </w:r>
        <w:r w:rsidDel="006C438A">
          <w:rPr>
            <w:spacing w:val="-2"/>
          </w:rPr>
          <w:delText xml:space="preserve"> </w:delText>
        </w:r>
        <w:r w:rsidDel="006C438A">
          <w:delText>metadata</w:delText>
        </w:r>
        <w:r w:rsidDel="006C438A">
          <w:rPr>
            <w:spacing w:val="-2"/>
          </w:rPr>
          <w:delText xml:space="preserve"> </w:delText>
        </w:r>
        <w:r w:rsidDel="006C438A">
          <w:delText>field is</w:delText>
        </w:r>
        <w:r w:rsidDel="006C438A">
          <w:rPr>
            <w:spacing w:val="-2"/>
          </w:rPr>
          <w:delText xml:space="preserve"> </w:delText>
        </w:r>
        <w:r w:rsidDel="006C438A">
          <w:delText>set</w:delText>
        </w:r>
        <w:r w:rsidDel="006C438A">
          <w:rPr>
            <w:spacing w:val="-2"/>
          </w:rPr>
          <w:delText xml:space="preserve"> </w:delText>
        </w:r>
        <w:r w:rsidDel="006C438A">
          <w:delText>to</w:delText>
        </w:r>
        <w:r w:rsidDel="006C438A">
          <w:rPr>
            <w:spacing w:val="-2"/>
          </w:rPr>
          <w:delText xml:space="preserve"> </w:delText>
        </w:r>
        <w:r w:rsidDel="006C438A">
          <w:delText>0.</w:delText>
        </w:r>
        <w:r w:rsidDel="006C438A">
          <w:rPr>
            <w:spacing w:val="2"/>
          </w:rPr>
          <w:delText xml:space="preserve"> </w:delText>
        </w:r>
        <w:r w:rsidDel="006C438A">
          <w:delText>All</w:delText>
        </w:r>
        <w:r w:rsidDel="006C438A">
          <w:rPr>
            <w:spacing w:val="-1"/>
          </w:rPr>
          <w:delText xml:space="preserve"> </w:delText>
        </w:r>
        <w:r w:rsidDel="006C438A">
          <w:delText>inapplicable but</w:delText>
        </w:r>
        <w:r w:rsidDel="006C438A">
          <w:rPr>
            <w:spacing w:val="-3"/>
          </w:rPr>
          <w:delText xml:space="preserve"> </w:delText>
        </w:r>
        <w:r w:rsidDel="006C438A">
          <w:delText>mandatory</w:delText>
        </w:r>
        <w:r w:rsidDel="006C438A">
          <w:rPr>
            <w:spacing w:val="-5"/>
          </w:rPr>
          <w:delText xml:space="preserve"> </w:delText>
        </w:r>
        <w:r w:rsidDel="006C438A">
          <w:delText>metadata</w:delText>
        </w:r>
        <w:r w:rsidDel="006C438A">
          <w:rPr>
            <w:spacing w:val="-2"/>
          </w:rPr>
          <w:delText xml:space="preserve"> </w:delText>
        </w:r>
        <w:r w:rsidDel="006C438A">
          <w:delText>fields</w:delText>
        </w:r>
        <w:r w:rsidDel="006C438A">
          <w:rPr>
            <w:spacing w:val="-1"/>
          </w:rPr>
          <w:delText xml:space="preserve"> </w:delText>
        </w:r>
        <w:r w:rsidDel="006C438A">
          <w:delText>must</w:delText>
        </w:r>
        <w:r w:rsidDel="006C438A">
          <w:rPr>
            <w:spacing w:val="-3"/>
          </w:rPr>
          <w:delText xml:space="preserve"> </w:delText>
        </w:r>
        <w:r w:rsidDel="006C438A">
          <w:delText>be</w:delText>
        </w:r>
        <w:r w:rsidDel="006C438A">
          <w:rPr>
            <w:spacing w:val="-2"/>
          </w:rPr>
          <w:delText xml:space="preserve"> </w:delText>
        </w:r>
        <w:r w:rsidDel="006C438A">
          <w:delText>nilled.</w:delText>
        </w:r>
      </w:del>
    </w:p>
    <w:p w14:paraId="7CD32F6F" w14:textId="600BD091" w:rsidR="002B44E8" w:rsidDel="006C438A" w:rsidRDefault="002B44E8" w:rsidP="002B44E8">
      <w:pPr>
        <w:rPr>
          <w:del w:id="2315" w:author="Greenblue" w:date="2024-02-13T20:05:00Z"/>
        </w:rPr>
      </w:pPr>
      <w:del w:id="2316" w:author="Greenblue" w:date="2024-02-13T20:05:00Z">
        <w:r w:rsidDel="006C438A">
          <w:delText xml:space="preserve">In </w:delText>
        </w:r>
        <w:r w:rsidR="00D72AA5" w:rsidDel="006C438A">
          <w:fldChar w:fldCharType="begin"/>
        </w:r>
        <w:r w:rsidR="00D72AA5" w:rsidDel="006C438A">
          <w:delInstrText xml:space="preserve"> REF _Ref148223309 \h </w:delInstrText>
        </w:r>
        <w:r w:rsidR="00D72AA5" w:rsidDel="006C438A">
          <w:fldChar w:fldCharType="separate"/>
        </w:r>
        <w:r w:rsidR="00D72AA5" w:rsidDel="006C438A">
          <w:delText xml:space="preserve">Figure </w:delText>
        </w:r>
        <w:r w:rsidR="00D72AA5" w:rsidDel="006C438A">
          <w:rPr>
            <w:noProof/>
          </w:rPr>
          <w:delText>12</w:delText>
        </w:r>
        <w:r w:rsidR="00D72AA5" w:rsidDel="006C438A">
          <w:noBreakHyphen/>
        </w:r>
        <w:r w:rsidR="00D72AA5" w:rsidDel="006C438A">
          <w:rPr>
            <w:noProof/>
          </w:rPr>
          <w:delText>2</w:delText>
        </w:r>
        <w:r w:rsidR="00D72AA5" w:rsidDel="006C438A">
          <w:fldChar w:fldCharType="end"/>
        </w:r>
        <w:r w:rsidDel="006C438A">
          <w:delText xml:space="preserve"> and the following clauses, classes show only those attributes which are used in S-128</w:delText>
        </w:r>
        <w:r w:rsidDel="006C438A">
          <w:rPr>
            <w:spacing w:val="1"/>
          </w:rPr>
          <w:delText xml:space="preserve"> </w:delText>
        </w:r>
        <w:r w:rsidDel="006C438A">
          <w:delText>Exchange Catalogues. Similarly, enumerations show only those values which are allowed in S-128</w:delText>
        </w:r>
        <w:r w:rsidDel="006C438A">
          <w:rPr>
            <w:spacing w:val="1"/>
          </w:rPr>
          <w:delText xml:space="preserve"> </w:delText>
        </w:r>
        <w:r w:rsidDel="006C438A">
          <w:delText>Exchange</w:delText>
        </w:r>
        <w:r w:rsidDel="006C438A">
          <w:rPr>
            <w:spacing w:val="-2"/>
          </w:rPr>
          <w:delText xml:space="preserve"> </w:delText>
        </w:r>
        <w:r w:rsidDel="006C438A">
          <w:delText>Catalogues.</w:delText>
        </w:r>
      </w:del>
    </w:p>
    <w:p w14:paraId="73BD8F30" w14:textId="20FC9DC9" w:rsidR="006F742F" w:rsidDel="006C438A" w:rsidRDefault="00485B28" w:rsidP="00485B28">
      <w:pPr>
        <w:pStyle w:val="20"/>
        <w:rPr>
          <w:del w:id="2317" w:author="Greenblue" w:date="2024-02-13T20:05:00Z"/>
          <w:rFonts w:eastAsia="맑은 고딕"/>
        </w:rPr>
      </w:pPr>
      <w:bookmarkStart w:id="2318" w:name="_Toc152232602"/>
      <w:del w:id="2319" w:author="Greenblue" w:date="2024-02-13T20:05:00Z">
        <w:r w:rsidDel="006C438A">
          <w:rPr>
            <w:rFonts w:eastAsia="맑은 고딕" w:hint="eastAsia"/>
          </w:rPr>
          <w:delText>D</w:delText>
        </w:r>
        <w:r w:rsidDel="006C438A">
          <w:rPr>
            <w:rFonts w:eastAsia="맑은 고딕"/>
          </w:rPr>
          <w:delText>ataset metadata</w:delText>
        </w:r>
        <w:bookmarkEnd w:id="2318"/>
      </w:del>
    </w:p>
    <w:p w14:paraId="2842F47C" w14:textId="3CC4C157" w:rsidR="00485B28" w:rsidDel="006C438A" w:rsidRDefault="00485B28" w:rsidP="00485B28">
      <w:pPr>
        <w:rPr>
          <w:del w:id="2320" w:author="Greenblue" w:date="2024-02-13T20:05:00Z"/>
        </w:rPr>
      </w:pPr>
      <w:del w:id="2321" w:author="Greenblue" w:date="2024-02-13T20:05:00Z">
        <w:r w:rsidDel="006C438A">
          <w:delText>Dataset</w:delText>
        </w:r>
        <w:r w:rsidDel="006C438A">
          <w:rPr>
            <w:spacing w:val="-8"/>
          </w:rPr>
          <w:delText xml:space="preserve"> </w:delText>
        </w:r>
        <w:r w:rsidDel="006C438A">
          <w:delText>metadata</w:delText>
        </w:r>
        <w:r w:rsidDel="006C438A">
          <w:rPr>
            <w:spacing w:val="-5"/>
          </w:rPr>
          <w:delText xml:space="preserve"> </w:delText>
        </w:r>
        <w:r w:rsidDel="006C438A">
          <w:delText>is</w:delText>
        </w:r>
        <w:r w:rsidDel="006C438A">
          <w:rPr>
            <w:spacing w:val="-7"/>
          </w:rPr>
          <w:delText xml:space="preserve"> </w:delText>
        </w:r>
        <w:r w:rsidDel="006C438A">
          <w:delText>intended</w:delText>
        </w:r>
        <w:r w:rsidDel="006C438A">
          <w:rPr>
            <w:spacing w:val="-7"/>
          </w:rPr>
          <w:delText xml:space="preserve"> </w:delText>
        </w:r>
        <w:r w:rsidDel="006C438A">
          <w:delText>to</w:delText>
        </w:r>
        <w:r w:rsidDel="006C438A">
          <w:rPr>
            <w:spacing w:val="-6"/>
          </w:rPr>
          <w:delText xml:space="preserve"> </w:delText>
        </w:r>
        <w:r w:rsidDel="006C438A">
          <w:delText>describe</w:delText>
        </w:r>
        <w:r w:rsidDel="006C438A">
          <w:rPr>
            <w:spacing w:val="-7"/>
          </w:rPr>
          <w:delText xml:space="preserve"> </w:delText>
        </w:r>
        <w:r w:rsidDel="006C438A">
          <w:delText>information</w:delText>
        </w:r>
        <w:r w:rsidDel="006C438A">
          <w:rPr>
            <w:spacing w:val="-5"/>
          </w:rPr>
          <w:delText xml:space="preserve"> </w:delText>
        </w:r>
        <w:r w:rsidDel="006C438A">
          <w:delText>about</w:delText>
        </w:r>
        <w:r w:rsidDel="006C438A">
          <w:rPr>
            <w:spacing w:val="-6"/>
          </w:rPr>
          <w:delText xml:space="preserve"> </w:delText>
        </w:r>
        <w:r w:rsidDel="006C438A">
          <w:delText>a</w:delText>
        </w:r>
        <w:r w:rsidDel="006C438A">
          <w:rPr>
            <w:spacing w:val="-7"/>
          </w:rPr>
          <w:delText xml:space="preserve"> </w:delText>
        </w:r>
        <w:r w:rsidDel="006C438A">
          <w:delText>dataset.</w:delText>
        </w:r>
        <w:r w:rsidDel="006C438A">
          <w:rPr>
            <w:spacing w:val="-6"/>
          </w:rPr>
          <w:delText xml:space="preserve"> </w:delText>
        </w:r>
        <w:r w:rsidDel="006C438A">
          <w:delText>It</w:delText>
        </w:r>
        <w:r w:rsidDel="006C438A">
          <w:rPr>
            <w:spacing w:val="-7"/>
          </w:rPr>
          <w:delText xml:space="preserve"> </w:delText>
        </w:r>
        <w:r w:rsidDel="006C438A">
          <w:delText>facilitates</w:delText>
        </w:r>
        <w:r w:rsidDel="006C438A">
          <w:rPr>
            <w:spacing w:val="-5"/>
          </w:rPr>
          <w:delText xml:space="preserve"> </w:delText>
        </w:r>
        <w:r w:rsidDel="006C438A">
          <w:delText>the</w:delText>
        </w:r>
        <w:r w:rsidDel="006C438A">
          <w:rPr>
            <w:spacing w:val="-7"/>
          </w:rPr>
          <w:delText xml:space="preserve"> </w:delText>
        </w:r>
        <w:r w:rsidDel="006C438A">
          <w:delText>management</w:delText>
        </w:r>
        <w:r w:rsidDel="006C438A">
          <w:rPr>
            <w:spacing w:val="-7"/>
          </w:rPr>
          <w:delText xml:space="preserve"> </w:delText>
        </w:r>
        <w:r w:rsidDel="006C438A">
          <w:delText>and</w:delText>
        </w:r>
        <w:r w:rsidDel="006C438A">
          <w:rPr>
            <w:spacing w:val="-54"/>
          </w:rPr>
          <w:delText xml:space="preserve"> </w:delText>
        </w:r>
        <w:r w:rsidDel="006C438A">
          <w:delText>exploitation of data and is an important requirement for understanding the characteristics of a dataset.</w:delText>
        </w:r>
        <w:r w:rsidDel="006C438A">
          <w:rPr>
            <w:spacing w:val="1"/>
          </w:rPr>
          <w:delText xml:space="preserve"> </w:delText>
        </w:r>
        <w:r w:rsidDel="006C438A">
          <w:delText>Whereas</w:delText>
        </w:r>
        <w:r w:rsidDel="006C438A">
          <w:rPr>
            <w:spacing w:val="-8"/>
          </w:rPr>
          <w:delText xml:space="preserve"> </w:delText>
        </w:r>
        <w:r w:rsidDel="006C438A">
          <w:delText>dataset</w:delText>
        </w:r>
        <w:r w:rsidDel="006C438A">
          <w:rPr>
            <w:spacing w:val="-7"/>
          </w:rPr>
          <w:delText xml:space="preserve"> </w:delText>
        </w:r>
        <w:r w:rsidDel="006C438A">
          <w:delText>metadata</w:delText>
        </w:r>
        <w:r w:rsidDel="006C438A">
          <w:rPr>
            <w:spacing w:val="-5"/>
          </w:rPr>
          <w:delText xml:space="preserve"> </w:delText>
        </w:r>
        <w:r w:rsidDel="006C438A">
          <w:delText>is</w:delText>
        </w:r>
        <w:r w:rsidDel="006C438A">
          <w:rPr>
            <w:spacing w:val="-8"/>
          </w:rPr>
          <w:delText xml:space="preserve"> </w:delText>
        </w:r>
        <w:r w:rsidDel="006C438A">
          <w:delText>usually</w:delText>
        </w:r>
        <w:r w:rsidDel="006C438A">
          <w:rPr>
            <w:spacing w:val="-13"/>
          </w:rPr>
          <w:delText xml:space="preserve"> </w:delText>
        </w:r>
        <w:r w:rsidDel="006C438A">
          <w:delText>fairly</w:delText>
        </w:r>
        <w:r w:rsidDel="006C438A">
          <w:rPr>
            <w:spacing w:val="-13"/>
          </w:rPr>
          <w:delText xml:space="preserve"> </w:delText>
        </w:r>
        <w:r w:rsidDel="006C438A">
          <w:delText>comprehensive,</w:delText>
        </w:r>
        <w:r w:rsidDel="006C438A">
          <w:rPr>
            <w:spacing w:val="-10"/>
          </w:rPr>
          <w:delText xml:space="preserve"> </w:delText>
        </w:r>
        <w:r w:rsidDel="006C438A">
          <w:delText>there</w:delText>
        </w:r>
        <w:r w:rsidDel="006C438A">
          <w:rPr>
            <w:spacing w:val="-7"/>
          </w:rPr>
          <w:delText xml:space="preserve"> </w:delText>
        </w:r>
        <w:r w:rsidDel="006C438A">
          <w:delText>is</w:delText>
        </w:r>
        <w:r w:rsidDel="006C438A">
          <w:rPr>
            <w:spacing w:val="-6"/>
          </w:rPr>
          <w:delText xml:space="preserve"> </w:delText>
        </w:r>
        <w:r w:rsidDel="006C438A">
          <w:delText>also</w:delText>
        </w:r>
        <w:r w:rsidDel="006C438A">
          <w:rPr>
            <w:spacing w:val="-7"/>
          </w:rPr>
          <w:delText xml:space="preserve"> </w:delText>
        </w:r>
        <w:r w:rsidDel="006C438A">
          <w:delText>a</w:delText>
        </w:r>
        <w:r w:rsidDel="006C438A">
          <w:rPr>
            <w:spacing w:val="-7"/>
          </w:rPr>
          <w:delText xml:space="preserve"> </w:delText>
        </w:r>
        <w:r w:rsidDel="006C438A">
          <w:delText>requirement</w:delText>
        </w:r>
        <w:r w:rsidDel="006C438A">
          <w:rPr>
            <w:spacing w:val="-9"/>
          </w:rPr>
          <w:delText xml:space="preserve"> </w:delText>
        </w:r>
        <w:r w:rsidDel="006C438A">
          <w:delText>for</w:delText>
        </w:r>
        <w:r w:rsidDel="006C438A">
          <w:rPr>
            <w:spacing w:val="-6"/>
          </w:rPr>
          <w:delText xml:space="preserve"> </w:delText>
        </w:r>
        <w:r w:rsidDel="006C438A">
          <w:delText>a</w:delText>
        </w:r>
        <w:r w:rsidDel="006C438A">
          <w:rPr>
            <w:spacing w:val="-9"/>
          </w:rPr>
          <w:delText xml:space="preserve"> </w:delText>
        </w:r>
        <w:r w:rsidDel="006C438A">
          <w:delText>constrained</w:delText>
        </w:r>
        <w:r w:rsidDel="006C438A">
          <w:rPr>
            <w:spacing w:val="-53"/>
          </w:rPr>
          <w:delText xml:space="preserve"> </w:delText>
        </w:r>
        <w:r w:rsidDel="006C438A">
          <w:delText>subset of metadata elements that are usually required for discovery purposes. Discovery metadata are</w:delText>
        </w:r>
        <w:r w:rsidDel="006C438A">
          <w:rPr>
            <w:spacing w:val="-53"/>
          </w:rPr>
          <w:delText xml:space="preserve"> </w:delText>
        </w:r>
        <w:r w:rsidDel="006C438A">
          <w:delText>often used for building web Catalogues; and can help users determine whether a product or service is</w:delText>
        </w:r>
        <w:r w:rsidDel="006C438A">
          <w:rPr>
            <w:spacing w:val="1"/>
          </w:rPr>
          <w:delText xml:space="preserve"> </w:delText>
        </w:r>
        <w:r w:rsidDel="006C438A">
          <w:delText>fit</w:delText>
        </w:r>
        <w:r w:rsidDel="006C438A">
          <w:rPr>
            <w:spacing w:val="-2"/>
          </w:rPr>
          <w:delText xml:space="preserve"> </w:delText>
        </w:r>
        <w:r w:rsidDel="006C438A">
          <w:delText>for</w:delText>
        </w:r>
        <w:r w:rsidDel="006C438A">
          <w:rPr>
            <w:spacing w:val="-1"/>
          </w:rPr>
          <w:delText xml:space="preserve"> </w:delText>
        </w:r>
        <w:r w:rsidDel="006C438A">
          <w:delText>purpose</w:delText>
        </w:r>
        <w:r w:rsidDel="006C438A">
          <w:rPr>
            <w:spacing w:val="-1"/>
          </w:rPr>
          <w:delText xml:space="preserve"> </w:delText>
        </w:r>
        <w:r w:rsidDel="006C438A">
          <w:delText>and</w:delText>
        </w:r>
        <w:r w:rsidDel="006C438A">
          <w:rPr>
            <w:spacing w:val="1"/>
          </w:rPr>
          <w:delText xml:space="preserve"> </w:delText>
        </w:r>
        <w:r w:rsidDel="006C438A">
          <w:delText>where</w:delText>
        </w:r>
        <w:r w:rsidDel="006C438A">
          <w:rPr>
            <w:spacing w:val="-1"/>
          </w:rPr>
          <w:delText xml:space="preserve"> </w:delText>
        </w:r>
        <w:r w:rsidDel="006C438A">
          <w:delText>they</w:delText>
        </w:r>
        <w:r w:rsidDel="006C438A">
          <w:rPr>
            <w:spacing w:val="-4"/>
          </w:rPr>
          <w:delText xml:space="preserve"> </w:delText>
        </w:r>
        <w:r w:rsidDel="006C438A">
          <w:delText>can</w:delText>
        </w:r>
        <w:r w:rsidDel="006C438A">
          <w:rPr>
            <w:spacing w:val="-1"/>
          </w:rPr>
          <w:delText xml:space="preserve"> </w:delText>
        </w:r>
        <w:r w:rsidDel="006C438A">
          <w:delText>be</w:delText>
        </w:r>
        <w:r w:rsidDel="006C438A">
          <w:rPr>
            <w:spacing w:val="1"/>
          </w:rPr>
          <w:delText xml:space="preserve"> </w:delText>
        </w:r>
        <w:r w:rsidDel="006C438A">
          <w:delText>obtained.</w:delText>
        </w:r>
      </w:del>
    </w:p>
    <w:p w14:paraId="062B7E43" w14:textId="5026C21C" w:rsidR="00485B28" w:rsidDel="006C438A" w:rsidRDefault="00485B28" w:rsidP="00485B28">
      <w:pPr>
        <w:pStyle w:val="30"/>
        <w:ind w:left="8292" w:right="200" w:hanging="8092"/>
        <w:rPr>
          <w:del w:id="2322" w:author="Greenblue" w:date="2024-02-13T20:05:00Z"/>
        </w:rPr>
      </w:pPr>
      <w:bookmarkStart w:id="2323" w:name="_Toc152232603"/>
      <w:del w:id="2324" w:author="Greenblue" w:date="2024-02-13T20:05:00Z">
        <w:r w:rsidDel="006C438A">
          <w:delText>Metadata for new datasets and New Editions</w:delText>
        </w:r>
        <w:bookmarkEnd w:id="2323"/>
      </w:del>
    </w:p>
    <w:p w14:paraId="6B2B0BCD" w14:textId="20707FA5" w:rsidR="00485B28" w:rsidDel="006C438A" w:rsidRDefault="00485B28" w:rsidP="00485B28">
      <w:pPr>
        <w:rPr>
          <w:del w:id="2325" w:author="Greenblue" w:date="2024-02-13T20:05:00Z"/>
        </w:rPr>
      </w:pPr>
      <w:del w:id="2326" w:author="Greenblue" w:date="2024-02-13T20:05:00Z">
        <w:r w:rsidDel="006C438A">
          <w:delText>Dataset discovery metadata for new datasets and new editions of published datasets is described in</w:delText>
        </w:r>
        <w:r w:rsidDel="006C438A">
          <w:rPr>
            <w:spacing w:val="1"/>
          </w:rPr>
          <w:delText xml:space="preserve"> </w:delText>
        </w:r>
        <w:r w:rsidR="007642D5" w:rsidDel="006C438A">
          <w:fldChar w:fldCharType="begin"/>
        </w:r>
        <w:r w:rsidR="007642D5" w:rsidDel="006C438A">
          <w:delInstrText xml:space="preserve"> HYPERLINK \l "_bookmark0" </w:delInstrText>
        </w:r>
        <w:r w:rsidR="007642D5" w:rsidDel="006C438A">
          <w:fldChar w:fldCharType="separate"/>
        </w:r>
        <w:r w:rsidDel="006C438A">
          <w:delText>Clause</w:delText>
        </w:r>
        <w:r w:rsidR="007642D5" w:rsidDel="006C438A">
          <w:fldChar w:fldCharType="end"/>
        </w:r>
        <w:r w:rsidDel="006C438A">
          <w:delText xml:space="preserve"> </w:delText>
        </w:r>
        <w:r w:rsidR="007642D5" w:rsidDel="006C438A">
          <w:fldChar w:fldCharType="begin"/>
        </w:r>
        <w:r w:rsidR="007642D5" w:rsidDel="006C438A">
          <w:delInstrText xml:space="preserve"> REF _Ref148213052 \r </w:delInstrText>
        </w:r>
        <w:r w:rsidR="007642D5" w:rsidDel="006C438A">
          <w:fldChar w:fldCharType="separate"/>
        </w:r>
        <w:r w:rsidR="008B7F54" w:rsidDel="006C438A">
          <w:delText>12.6</w:delText>
        </w:r>
        <w:r w:rsidR="007642D5" w:rsidDel="006C438A">
          <w:fldChar w:fldCharType="end"/>
        </w:r>
        <w:r w:rsidDel="006C438A">
          <w:delText>.</w:delText>
        </w:r>
      </w:del>
    </w:p>
    <w:p w14:paraId="0D379BED" w14:textId="16DD96CA" w:rsidR="00485B28" w:rsidDel="006C438A" w:rsidRDefault="00485B28" w:rsidP="00485B28">
      <w:pPr>
        <w:spacing w:after="0"/>
        <w:rPr>
          <w:del w:id="2327" w:author="Greenblue" w:date="2024-02-13T20:05:00Z"/>
        </w:rPr>
      </w:pPr>
      <w:del w:id="2328" w:author="Greenblue" w:date="2024-02-13T20:05:00Z">
        <w:r w:rsidDel="006C438A">
          <w:delText>NOTES:</w:delText>
        </w:r>
      </w:del>
    </w:p>
    <w:p w14:paraId="2965853A" w14:textId="588B46BB" w:rsidR="00485B28" w:rsidDel="006C438A" w:rsidRDefault="00485B28">
      <w:pPr>
        <w:numPr>
          <w:ilvl w:val="0"/>
          <w:numId w:val="19"/>
        </w:numPr>
        <w:rPr>
          <w:del w:id="2329" w:author="Greenblue" w:date="2024-02-13T20:05:00Z"/>
        </w:rPr>
      </w:pPr>
      <w:del w:id="2330" w:author="Greenblue" w:date="2024-02-13T20:05:00Z">
        <w:r w:rsidDel="006C438A">
          <w:delText xml:space="preserve">Attribute </w:delText>
        </w:r>
        <w:r w:rsidDel="006C438A">
          <w:rPr>
            <w:i/>
          </w:rPr>
          <w:delText>productSpecification</w:delText>
        </w:r>
        <w:r w:rsidDel="006C438A">
          <w:delText xml:space="preserve">: The values of sub-attributes </w:delText>
        </w:r>
        <w:r w:rsidDel="006C438A">
          <w:rPr>
            <w:i/>
          </w:rPr>
          <w:delText xml:space="preserve">name </w:delText>
        </w:r>
        <w:r w:rsidDel="006C438A">
          <w:delText xml:space="preserve">and </w:delText>
        </w:r>
        <w:r w:rsidDel="006C438A">
          <w:rPr>
            <w:i/>
          </w:rPr>
          <w:delText xml:space="preserve">version </w:delText>
        </w:r>
        <w:r w:rsidDel="006C438A">
          <w:delText>must correspond</w:delText>
        </w:r>
        <w:r w:rsidDel="006C438A">
          <w:rPr>
            <w:spacing w:val="-53"/>
          </w:rPr>
          <w:delText xml:space="preserve"> </w:delText>
        </w:r>
        <w:r w:rsidDel="006C438A">
          <w:rPr>
            <w:w w:val="95"/>
          </w:rPr>
          <w:delText xml:space="preserve">to this version of the S-128 product specification. </w:delText>
        </w:r>
        <w:r w:rsidDel="006C438A">
          <w:delText xml:space="preserve">The value of sub-attribute </w:delText>
        </w:r>
        <w:r w:rsidDel="006C438A">
          <w:rPr>
            <w:i/>
          </w:rPr>
          <w:delText xml:space="preserve">number </w:delText>
        </w:r>
        <w:r w:rsidDel="006C438A">
          <w:delText>must be the number assigned to this version of the S-128</w:delText>
        </w:r>
        <w:r w:rsidDel="006C438A">
          <w:rPr>
            <w:spacing w:val="1"/>
          </w:rPr>
          <w:delText xml:space="preserve"> </w:delText>
        </w:r>
        <w:r w:rsidDel="006C438A">
          <w:delText>product</w:delText>
        </w:r>
        <w:r w:rsidDel="006C438A">
          <w:rPr>
            <w:spacing w:val="-2"/>
          </w:rPr>
          <w:delText xml:space="preserve"> </w:delText>
        </w:r>
        <w:r w:rsidDel="006C438A">
          <w:delText>specification</w:delText>
        </w:r>
        <w:r w:rsidDel="006C438A">
          <w:rPr>
            <w:spacing w:val="-1"/>
          </w:rPr>
          <w:delText xml:space="preserve"> </w:delText>
        </w:r>
        <w:r w:rsidDel="006C438A">
          <w:delText>in</w:delText>
        </w:r>
        <w:r w:rsidDel="006C438A">
          <w:rPr>
            <w:spacing w:val="-1"/>
          </w:rPr>
          <w:delText xml:space="preserve"> </w:delText>
        </w:r>
        <w:r w:rsidDel="006C438A">
          <w:delText>the</w:delText>
        </w:r>
        <w:r w:rsidDel="006C438A">
          <w:rPr>
            <w:spacing w:val="1"/>
          </w:rPr>
          <w:delText xml:space="preserve"> </w:delText>
        </w:r>
        <w:r w:rsidDel="006C438A">
          <w:delText>GI</w:delText>
        </w:r>
        <w:r w:rsidDel="006C438A">
          <w:rPr>
            <w:spacing w:val="-1"/>
          </w:rPr>
          <w:delText xml:space="preserve"> </w:delText>
        </w:r>
        <w:r w:rsidDel="006C438A">
          <w:delText>registry.</w:delText>
        </w:r>
      </w:del>
    </w:p>
    <w:p w14:paraId="01BFE1D8" w14:textId="039622E6" w:rsidR="00607B1C" w:rsidDel="006C438A" w:rsidRDefault="00607B1C" w:rsidP="00607B1C">
      <w:pPr>
        <w:pStyle w:val="30"/>
        <w:ind w:left="8292" w:right="200" w:hanging="8092"/>
        <w:rPr>
          <w:del w:id="2331" w:author="Greenblue" w:date="2024-02-13T20:05:00Z"/>
        </w:rPr>
      </w:pPr>
      <w:bookmarkStart w:id="2332" w:name="_Toc152232604"/>
      <w:del w:id="2333" w:author="Greenblue" w:date="2024-02-13T20:05:00Z">
        <w:r w:rsidDel="006C438A">
          <w:delText>Update and cancellation dataset metadata</w:delText>
        </w:r>
        <w:bookmarkEnd w:id="2332"/>
      </w:del>
    </w:p>
    <w:p w14:paraId="5D63DF77" w14:textId="1C9673D7" w:rsidR="00607B1C" w:rsidDel="006C438A" w:rsidRDefault="00607B1C" w:rsidP="00607B1C">
      <w:pPr>
        <w:rPr>
          <w:del w:id="2334" w:author="Greenblue" w:date="2024-02-13T20:05:00Z"/>
        </w:rPr>
      </w:pPr>
      <w:del w:id="2335" w:author="Greenblue" w:date="2024-02-13T20:05:00Z">
        <w:r w:rsidDel="006C438A">
          <w:delText>Update dataset metadata is intended to describe information about an update dataset. It facilitates the management and exploitation of data and is an important requirement for understanding the characteristics of an update dataset. Whereas dataset metadata is usually fairly comprehensive, metadata for update datasets only describe the issue date and sequential relation to the base dataset.</w:delText>
        </w:r>
      </w:del>
    </w:p>
    <w:p w14:paraId="6CAB931C" w14:textId="770793AD" w:rsidR="00485B28" w:rsidDel="006C438A" w:rsidRDefault="00607B1C" w:rsidP="00485B28">
      <w:pPr>
        <w:rPr>
          <w:del w:id="2336" w:author="Greenblue" w:date="2024-02-13T20:05:00Z"/>
        </w:rPr>
      </w:pPr>
      <w:del w:id="2337" w:author="Greenblue" w:date="2024-02-13T20:05:00Z">
        <w:r w:rsidDel="006C438A">
          <w:delText>Update dataset discovery metadata omits the dataCoverage, specificUsage and layerID metadata attributes.</w:delText>
        </w:r>
      </w:del>
    </w:p>
    <w:p w14:paraId="50DC5441" w14:textId="3E52B291" w:rsidR="00485B28" w:rsidDel="006C438A" w:rsidRDefault="00E23BF7" w:rsidP="00E23BF7">
      <w:pPr>
        <w:pStyle w:val="20"/>
        <w:rPr>
          <w:del w:id="2338" w:author="Greenblue" w:date="2024-02-13T20:05:00Z"/>
          <w:rFonts w:eastAsia="맑은 고딕"/>
        </w:rPr>
      </w:pPr>
      <w:bookmarkStart w:id="2339" w:name="_Toc152232605"/>
      <w:del w:id="2340" w:author="Greenblue" w:date="2024-02-13T20:05:00Z">
        <w:r w:rsidDel="006C438A">
          <w:rPr>
            <w:rFonts w:eastAsia="맑은 고딕" w:hint="eastAsia"/>
          </w:rPr>
          <w:delText>S</w:delText>
        </w:r>
        <w:r w:rsidDel="006C438A">
          <w:rPr>
            <w:rFonts w:eastAsia="맑은 고딕"/>
          </w:rPr>
          <w:delText>upport file metadata</w:delText>
        </w:r>
        <w:bookmarkEnd w:id="2339"/>
      </w:del>
    </w:p>
    <w:p w14:paraId="1132D3B9" w14:textId="6A67B862" w:rsidR="00E23BF7" w:rsidDel="006C438A" w:rsidRDefault="00E23BF7" w:rsidP="00E23BF7">
      <w:pPr>
        <w:rPr>
          <w:del w:id="2341" w:author="Greenblue" w:date="2024-02-13T20:05:00Z"/>
        </w:rPr>
      </w:pPr>
      <w:del w:id="2342" w:author="Greenblue" w:date="2024-02-13T20:05:00Z">
        <w:r w:rsidDel="006C438A">
          <w:delText>Support file metadata (</w:delText>
        </w:r>
        <w:r w:rsidR="00293329" w:rsidDel="006C438A">
          <w:delText>Clau</w:delText>
        </w:r>
        <w:r w:rsidR="00314E5C" w:rsidDel="006C438A">
          <w:delText>se</w:delText>
        </w:r>
        <w:r w:rsidR="00293329" w:rsidDel="006C438A">
          <w:delText xml:space="preserve"> </w:delText>
        </w:r>
        <w:r w:rsidR="007642D5" w:rsidDel="006C438A">
          <w:fldChar w:fldCharType="begin"/>
        </w:r>
        <w:r w:rsidR="007642D5" w:rsidDel="006C438A">
          <w:delInstrText xml:space="preserve"> REF _Ref148212900 \r </w:delInstrText>
        </w:r>
        <w:r w:rsidR="007642D5" w:rsidDel="006C438A">
          <w:fldChar w:fldCharType="separate"/>
        </w:r>
        <w:r w:rsidR="008B7F54" w:rsidDel="006C438A">
          <w:delText>12.7</w:delText>
        </w:r>
        <w:r w:rsidR="007642D5" w:rsidDel="006C438A">
          <w:fldChar w:fldCharType="end"/>
        </w:r>
        <w:r w:rsidR="00293329" w:rsidDel="006C438A">
          <w:delText>)</w:delText>
        </w:r>
        <w:r w:rsidDel="006C438A">
          <w:delText xml:space="preserve"> is intended to describe information about a data resource. It</w:delText>
        </w:r>
        <w:r w:rsidDel="006C438A">
          <w:rPr>
            <w:spacing w:val="1"/>
          </w:rPr>
          <w:delText xml:space="preserve"> </w:delText>
        </w:r>
        <w:r w:rsidDel="006C438A">
          <w:delText>facilitates the management and exploitation of data and is an important requirement for understanding</w:delText>
        </w:r>
        <w:r w:rsidDel="006C438A">
          <w:rPr>
            <w:spacing w:val="1"/>
          </w:rPr>
          <w:delText xml:space="preserve"> </w:delText>
        </w:r>
        <w:r w:rsidDel="006C438A">
          <w:delText>the</w:delText>
        </w:r>
        <w:r w:rsidDel="006C438A">
          <w:rPr>
            <w:spacing w:val="-2"/>
          </w:rPr>
          <w:delText xml:space="preserve"> </w:delText>
        </w:r>
        <w:r w:rsidDel="006C438A">
          <w:delText>characteristics of</w:delText>
        </w:r>
        <w:r w:rsidDel="006C438A">
          <w:rPr>
            <w:spacing w:val="1"/>
          </w:rPr>
          <w:delText xml:space="preserve"> </w:delText>
        </w:r>
        <w:r w:rsidDel="006C438A">
          <w:delText>a</w:delText>
        </w:r>
        <w:r w:rsidDel="006C438A">
          <w:rPr>
            <w:spacing w:val="-1"/>
          </w:rPr>
          <w:delText xml:space="preserve"> </w:delText>
        </w:r>
        <w:r w:rsidDel="006C438A">
          <w:delText>data</w:delText>
        </w:r>
        <w:r w:rsidDel="006C438A">
          <w:rPr>
            <w:spacing w:val="1"/>
          </w:rPr>
          <w:delText xml:space="preserve"> </w:delText>
        </w:r>
        <w:r w:rsidDel="006C438A">
          <w:delText>resource.</w:delText>
        </w:r>
      </w:del>
    </w:p>
    <w:p w14:paraId="1382E61C" w14:textId="764E09C3" w:rsidR="00874FCB" w:rsidDel="006C438A" w:rsidRDefault="00874FCB" w:rsidP="00874FCB">
      <w:pPr>
        <w:pStyle w:val="20"/>
        <w:rPr>
          <w:del w:id="2343" w:author="Greenblue" w:date="2024-02-13T20:05:00Z"/>
          <w:rFonts w:eastAsia="맑은 고딕"/>
        </w:rPr>
      </w:pPr>
      <w:bookmarkStart w:id="2344" w:name="_Toc152232606"/>
      <w:del w:id="2345" w:author="Greenblue" w:date="2024-02-13T20:05:00Z">
        <w:r w:rsidDel="006C438A">
          <w:rPr>
            <w:rFonts w:eastAsia="맑은 고딕" w:hint="eastAsia"/>
          </w:rPr>
          <w:delText>E</w:delText>
        </w:r>
        <w:r w:rsidDel="006C438A">
          <w:rPr>
            <w:rFonts w:eastAsia="맑은 고딕"/>
          </w:rPr>
          <w:delText>xchange Set Catalogue and metadata</w:delText>
        </w:r>
        <w:bookmarkEnd w:id="2344"/>
      </w:del>
    </w:p>
    <w:p w14:paraId="293A2605" w14:textId="438F4F8D" w:rsidR="00874FCB" w:rsidDel="006C438A" w:rsidRDefault="00874FCB" w:rsidP="00874FCB">
      <w:pPr>
        <w:rPr>
          <w:del w:id="2346" w:author="Greenblue" w:date="2024-02-13T20:05:00Z"/>
          <w:rFonts w:eastAsia="맑은 고딕"/>
        </w:rPr>
      </w:pPr>
      <w:del w:id="2347" w:author="Greenblue" w:date="2024-02-13T20:05:00Z">
        <w:r w:rsidRPr="00874FCB" w:rsidDel="006C438A">
          <w:rPr>
            <w:rFonts w:eastAsia="맑은 고딕"/>
          </w:rPr>
          <w:delText>Frequently datasets are packaged and distributed as composite exchange sets by third party vendors. An Exchange Set could contain many different types of datasets, sourced from different data producers. For example an Exchange Set may contain numerous dataset files, ancillary data files, discovery metadata files and others. Exchange Set metadata contains metadata about the contents of the Exchange Set and metadata about the data distributor.</w:delText>
        </w:r>
      </w:del>
    </w:p>
    <w:p w14:paraId="7F8468CC" w14:textId="343C1616" w:rsidR="00485B28" w:rsidDel="006C438A" w:rsidRDefault="008B7F54" w:rsidP="00485B28">
      <w:pPr>
        <w:pStyle w:val="30"/>
        <w:ind w:left="8292" w:right="200" w:hanging="8092"/>
        <w:rPr>
          <w:del w:id="2348" w:author="Greenblue" w:date="2024-02-13T20:05:00Z"/>
        </w:rPr>
      </w:pPr>
      <w:bookmarkStart w:id="2349" w:name="_Toc152232607"/>
      <w:del w:id="2350" w:author="Greenblue" w:date="2024-02-13T20:05:00Z">
        <w:r w:rsidDel="006C438A">
          <w:delText>Catalogue file metadata</w:delText>
        </w:r>
        <w:bookmarkEnd w:id="2349"/>
      </w:del>
    </w:p>
    <w:p w14:paraId="31A89E18" w14:textId="62D92C30" w:rsidR="008B7F54" w:rsidRPr="008B7F54" w:rsidDel="006C438A" w:rsidRDefault="008B7F54" w:rsidP="008B7F54">
      <w:pPr>
        <w:rPr>
          <w:del w:id="2351" w:author="Greenblue" w:date="2024-02-13T20:05:00Z"/>
        </w:rPr>
      </w:pPr>
      <w:del w:id="2352" w:author="Greenblue" w:date="2024-02-13T20:05:00Z">
        <w:r w:rsidRPr="008B7F54" w:rsidDel="006C438A">
          <w:delText>All S-128 Catalogue metadata files must contain the metadata elements</w:delText>
        </w:r>
        <w:r w:rsidDel="006C438A">
          <w:delText xml:space="preserve"> in Clause </w:delText>
        </w:r>
        <w:r w:rsidR="007642D5" w:rsidDel="006C438A">
          <w:fldChar w:fldCharType="begin"/>
        </w:r>
        <w:r w:rsidR="007642D5" w:rsidDel="006C438A">
          <w:delInstrText xml:space="preserve"> REF _Ref148212983 \r </w:delInstrText>
        </w:r>
        <w:r w:rsidR="007642D5" w:rsidDel="006C438A">
          <w:fldChar w:fldCharType="separate"/>
        </w:r>
        <w:r w:rsidDel="006C438A">
          <w:delText>12.5</w:delText>
        </w:r>
        <w:r w:rsidR="007642D5" w:rsidDel="006C438A">
          <w:fldChar w:fldCharType="end"/>
        </w:r>
        <w:r w:rsidDel="006C438A">
          <w:delText>.</w:delText>
        </w:r>
      </w:del>
    </w:p>
    <w:p w14:paraId="4F33455B" w14:textId="408116B6" w:rsidR="00331771" w:rsidDel="006C438A" w:rsidRDefault="00331771" w:rsidP="00331771">
      <w:pPr>
        <w:rPr>
          <w:del w:id="2353" w:author="Greenblue" w:date="2024-02-13T20:05:00Z"/>
        </w:rPr>
      </w:pPr>
      <w:del w:id="2354" w:author="Greenblue" w:date="2024-02-13T20:05:00Z">
        <w:r w:rsidDel="006C438A">
          <w:delText>NOTES:</w:delText>
        </w:r>
      </w:del>
    </w:p>
    <w:p w14:paraId="7CF88966" w14:textId="78795F54" w:rsidR="00331771" w:rsidDel="006C438A" w:rsidRDefault="00331771">
      <w:pPr>
        <w:numPr>
          <w:ilvl w:val="0"/>
          <w:numId w:val="20"/>
        </w:numPr>
        <w:rPr>
          <w:del w:id="2355" w:author="Greenblue" w:date="2024-02-13T20:05:00Z"/>
        </w:rPr>
      </w:pPr>
      <w:del w:id="2356" w:author="Greenblue" w:date="2024-02-13T20:05:00Z">
        <w:r w:rsidDel="006C438A">
          <w:delText xml:space="preserve">Attribute </w:delText>
        </w:r>
        <w:r w:rsidDel="006C438A">
          <w:rPr>
            <w:i/>
          </w:rPr>
          <w:delText>productSpecification</w:delText>
        </w:r>
        <w:r w:rsidDel="006C438A">
          <w:delText xml:space="preserve">: Class </w:delText>
        </w:r>
        <w:r w:rsidDel="006C438A">
          <w:rPr>
            <w:b/>
          </w:rPr>
          <w:delText xml:space="preserve">S100_ProductSpecification </w:delText>
        </w:r>
        <w:r w:rsidDel="006C438A">
          <w:delText>is defined in S-100 Appendix</w:delText>
        </w:r>
        <w:r w:rsidDel="006C438A">
          <w:rPr>
            <w:spacing w:val="1"/>
          </w:rPr>
          <w:delText xml:space="preserve"> </w:delText>
        </w:r>
        <w:r w:rsidDel="006C438A">
          <w:delText>4a-D.</w:delText>
        </w:r>
        <w:r w:rsidDel="006C438A">
          <w:rPr>
            <w:spacing w:val="-10"/>
          </w:rPr>
          <w:delText xml:space="preserve"> </w:delText>
        </w:r>
        <w:r w:rsidDel="006C438A">
          <w:delText>The</w:delText>
        </w:r>
        <w:r w:rsidDel="006C438A">
          <w:rPr>
            <w:spacing w:val="-7"/>
          </w:rPr>
          <w:delText xml:space="preserve"> </w:delText>
        </w:r>
        <w:r w:rsidDel="006C438A">
          <w:delText>values</w:delText>
        </w:r>
        <w:r w:rsidDel="006C438A">
          <w:rPr>
            <w:spacing w:val="-6"/>
          </w:rPr>
          <w:delText xml:space="preserve"> </w:delText>
        </w:r>
        <w:r w:rsidDel="006C438A">
          <w:delText>of</w:delText>
        </w:r>
        <w:r w:rsidDel="006C438A">
          <w:rPr>
            <w:spacing w:val="-7"/>
          </w:rPr>
          <w:delText xml:space="preserve"> </w:delText>
        </w:r>
        <w:r w:rsidDel="006C438A">
          <w:delText>sub-attributes</w:delText>
        </w:r>
        <w:r w:rsidDel="006C438A">
          <w:rPr>
            <w:spacing w:val="-8"/>
          </w:rPr>
          <w:delText xml:space="preserve"> </w:delText>
        </w:r>
        <w:r w:rsidDel="006C438A">
          <w:rPr>
            <w:i/>
          </w:rPr>
          <w:delText>name</w:delText>
        </w:r>
        <w:r w:rsidDel="006C438A">
          <w:rPr>
            <w:i/>
            <w:spacing w:val="-7"/>
          </w:rPr>
          <w:delText xml:space="preserve"> </w:delText>
        </w:r>
        <w:r w:rsidDel="006C438A">
          <w:delText>and</w:delText>
        </w:r>
        <w:r w:rsidDel="006C438A">
          <w:rPr>
            <w:spacing w:val="-9"/>
          </w:rPr>
          <w:delText xml:space="preserve"> </w:delText>
        </w:r>
        <w:r w:rsidDel="006C438A">
          <w:rPr>
            <w:i/>
          </w:rPr>
          <w:delText>version</w:delText>
        </w:r>
        <w:r w:rsidDel="006C438A">
          <w:rPr>
            <w:i/>
            <w:spacing w:val="-9"/>
          </w:rPr>
          <w:delText xml:space="preserve"> </w:delText>
        </w:r>
        <w:r w:rsidDel="006C438A">
          <w:delText>must</w:delText>
        </w:r>
        <w:r w:rsidDel="006C438A">
          <w:rPr>
            <w:spacing w:val="-9"/>
          </w:rPr>
          <w:delText xml:space="preserve"> </w:delText>
        </w:r>
        <w:r w:rsidDel="006C438A">
          <w:delText>correspond</w:delText>
        </w:r>
        <w:r w:rsidDel="006C438A">
          <w:rPr>
            <w:spacing w:val="-9"/>
          </w:rPr>
          <w:delText xml:space="preserve"> </w:delText>
        </w:r>
        <w:r w:rsidDel="006C438A">
          <w:delText>to</w:delText>
        </w:r>
        <w:r w:rsidDel="006C438A">
          <w:rPr>
            <w:spacing w:val="-7"/>
          </w:rPr>
          <w:delText xml:space="preserve"> </w:delText>
        </w:r>
        <w:r w:rsidDel="006C438A">
          <w:delText>this</w:delText>
        </w:r>
        <w:r w:rsidDel="006C438A">
          <w:rPr>
            <w:spacing w:val="-6"/>
          </w:rPr>
          <w:delText xml:space="preserve"> </w:delText>
        </w:r>
        <w:r w:rsidDel="006C438A">
          <w:delText>version</w:delText>
        </w:r>
        <w:r w:rsidDel="006C438A">
          <w:rPr>
            <w:spacing w:val="-10"/>
          </w:rPr>
          <w:delText xml:space="preserve"> </w:delText>
        </w:r>
        <w:r w:rsidDel="006C438A">
          <w:delText>of</w:delText>
        </w:r>
        <w:r w:rsidDel="006C438A">
          <w:rPr>
            <w:spacing w:val="-7"/>
          </w:rPr>
          <w:delText xml:space="preserve"> </w:delText>
        </w:r>
        <w:r w:rsidDel="006C438A">
          <w:delText>the</w:delText>
        </w:r>
        <w:r w:rsidDel="006C438A">
          <w:rPr>
            <w:spacing w:val="-7"/>
          </w:rPr>
          <w:delText xml:space="preserve"> </w:delText>
        </w:r>
        <w:r w:rsidDel="006C438A">
          <w:delText>S-128</w:delText>
        </w:r>
        <w:r w:rsidDel="006C438A">
          <w:rPr>
            <w:spacing w:val="-53"/>
          </w:rPr>
          <w:delText xml:space="preserve"> </w:delText>
        </w:r>
        <w:r w:rsidDel="006C438A">
          <w:delText xml:space="preserve">Product Specification (clause </w:delText>
        </w:r>
        <w:r w:rsidDel="006C438A">
          <w:rPr>
            <w:b/>
          </w:rPr>
          <w:delText>Error! Reference source not found.</w:delText>
        </w:r>
        <w:r w:rsidDel="006C438A">
          <w:delText>). The value of sub-attribute</w:delText>
        </w:r>
        <w:r w:rsidDel="006C438A">
          <w:rPr>
            <w:spacing w:val="1"/>
          </w:rPr>
          <w:delText xml:space="preserve"> </w:delText>
        </w:r>
        <w:r w:rsidDel="006C438A">
          <w:rPr>
            <w:i/>
          </w:rPr>
          <w:delText xml:space="preserve">number </w:delText>
        </w:r>
        <w:r w:rsidDel="006C438A">
          <w:delText>must be the number assigned to this version of the S-128 Product Specification in the</w:delText>
        </w:r>
        <w:r w:rsidDel="006C438A">
          <w:rPr>
            <w:spacing w:val="1"/>
          </w:rPr>
          <w:delText xml:space="preserve"> </w:delText>
        </w:r>
        <w:r w:rsidDel="006C438A">
          <w:delText>IHO</w:delText>
        </w:r>
        <w:r w:rsidDel="006C438A">
          <w:rPr>
            <w:spacing w:val="-1"/>
          </w:rPr>
          <w:delText xml:space="preserve"> </w:delText>
        </w:r>
        <w:r w:rsidDel="006C438A">
          <w:delText>GI</w:delText>
        </w:r>
        <w:r w:rsidDel="006C438A">
          <w:rPr>
            <w:spacing w:val="-1"/>
          </w:rPr>
          <w:delText xml:space="preserve"> </w:delText>
        </w:r>
        <w:r w:rsidDel="006C438A">
          <w:delText>Registry.</w:delText>
        </w:r>
      </w:del>
    </w:p>
    <w:p w14:paraId="79D7F32B" w14:textId="1001C9C7" w:rsidR="00331771" w:rsidDel="006C438A" w:rsidRDefault="00331771">
      <w:pPr>
        <w:numPr>
          <w:ilvl w:val="0"/>
          <w:numId w:val="20"/>
        </w:numPr>
        <w:rPr>
          <w:del w:id="2357" w:author="Greenblue" w:date="2024-02-13T20:05:00Z"/>
        </w:rPr>
      </w:pPr>
      <w:del w:id="2358" w:author="Greenblue" w:date="2024-02-13T20:05:00Z">
        <w:r w:rsidDel="006C438A">
          <w:delText>Attribute</w:delText>
        </w:r>
        <w:r w:rsidDel="006C438A">
          <w:rPr>
            <w:spacing w:val="8"/>
          </w:rPr>
          <w:delText xml:space="preserve"> </w:delText>
        </w:r>
        <w:r w:rsidDel="006C438A">
          <w:rPr>
            <w:i/>
          </w:rPr>
          <w:delText>catalogueIdentifier</w:delText>
        </w:r>
        <w:r w:rsidDel="006C438A">
          <w:delText>:</w:delText>
        </w:r>
        <w:r w:rsidDel="006C438A">
          <w:rPr>
            <w:spacing w:val="9"/>
          </w:rPr>
          <w:delText xml:space="preserve"> </w:delText>
        </w:r>
        <w:r w:rsidDel="006C438A">
          <w:delText>Class</w:delText>
        </w:r>
        <w:r w:rsidDel="006C438A">
          <w:rPr>
            <w:spacing w:val="10"/>
          </w:rPr>
          <w:delText xml:space="preserve"> </w:delText>
        </w:r>
        <w:r w:rsidDel="006C438A">
          <w:rPr>
            <w:b/>
          </w:rPr>
          <w:delText>S100_CatalogueIdentifier</w:delText>
        </w:r>
        <w:r w:rsidDel="006C438A">
          <w:rPr>
            <w:b/>
            <w:spacing w:val="10"/>
          </w:rPr>
          <w:delText xml:space="preserve"> </w:delText>
        </w:r>
        <w:r w:rsidDel="006C438A">
          <w:delText>is</w:delText>
        </w:r>
        <w:r w:rsidDel="006C438A">
          <w:rPr>
            <w:spacing w:val="10"/>
          </w:rPr>
          <w:delText xml:space="preserve"> </w:delText>
        </w:r>
        <w:r w:rsidDel="006C438A">
          <w:delText>defined</w:delText>
        </w:r>
        <w:r w:rsidDel="006C438A">
          <w:rPr>
            <w:spacing w:val="9"/>
          </w:rPr>
          <w:delText xml:space="preserve"> </w:delText>
        </w:r>
        <w:r w:rsidDel="006C438A">
          <w:delText>in</w:delText>
        </w:r>
        <w:r w:rsidDel="006C438A">
          <w:rPr>
            <w:spacing w:val="9"/>
          </w:rPr>
          <w:delText xml:space="preserve"> </w:delText>
        </w:r>
        <w:r w:rsidDel="006C438A">
          <w:delText>S-100</w:delText>
        </w:r>
        <w:r w:rsidDel="006C438A">
          <w:rPr>
            <w:spacing w:val="9"/>
          </w:rPr>
          <w:delText xml:space="preserve"> </w:delText>
        </w:r>
        <w:r w:rsidDel="006C438A">
          <w:delText>Appendix</w:delText>
        </w:r>
        <w:r w:rsidDel="006C438A">
          <w:rPr>
            <w:spacing w:val="10"/>
          </w:rPr>
          <w:delText xml:space="preserve"> </w:delText>
        </w:r>
        <w:r w:rsidDel="006C438A">
          <w:delText xml:space="preserve">4a-D. The value of sub-attribute </w:delText>
        </w:r>
        <w:r w:rsidDel="006C438A">
          <w:rPr>
            <w:i/>
          </w:rPr>
          <w:delText xml:space="preserve">S100_CatalogueIdentifier&gt;identifier </w:delText>
        </w:r>
        <w:r w:rsidDel="006C438A">
          <w:delText>must be chosen so that a 1/1</w:delText>
        </w:r>
        <w:r w:rsidDel="006C438A">
          <w:rPr>
            <w:spacing w:val="1"/>
          </w:rPr>
          <w:delText xml:space="preserve"> </w:delText>
        </w:r>
        <w:r w:rsidDel="006C438A">
          <w:delText>mapping from Exchange Set name to Catalogue identifier is recommended. This assumes a</w:delText>
        </w:r>
        <w:r w:rsidDel="006C438A">
          <w:rPr>
            <w:spacing w:val="1"/>
          </w:rPr>
          <w:delText xml:space="preserve"> </w:delText>
        </w:r>
        <w:r w:rsidDel="006C438A">
          <w:delText xml:space="preserve">system for assigning unique names to </w:delText>
        </w:r>
        <w:r w:rsidDel="006C438A">
          <w:rPr>
            <w:u w:val="single"/>
          </w:rPr>
          <w:delText>Exchange Sets</w:delText>
        </w:r>
        <w:r w:rsidDel="006C438A">
          <w:delText xml:space="preserve"> – as opposed to </w:delText>
        </w:r>
        <w:r w:rsidDel="006C438A">
          <w:rPr>
            <w:u w:val="single"/>
          </w:rPr>
          <w:delText>datasets</w:delText>
        </w:r>
        <w:r w:rsidDel="006C438A">
          <w:delText xml:space="preserve"> – is developed,</w:delText>
        </w:r>
        <w:r w:rsidDel="006C438A">
          <w:rPr>
            <w:spacing w:val="1"/>
          </w:rPr>
          <w:delText xml:space="preserve"> </w:delText>
        </w:r>
        <w:r w:rsidDel="006C438A">
          <w:delText>either by the producer or in this Specification. Note that an Exchange Set may contain multiple</w:delText>
        </w:r>
        <w:r w:rsidDel="006C438A">
          <w:rPr>
            <w:spacing w:val="1"/>
          </w:rPr>
          <w:delText xml:space="preserve"> </w:delText>
        </w:r>
        <w:r w:rsidDel="006C438A">
          <w:delText>datasets.</w:delText>
        </w:r>
      </w:del>
    </w:p>
    <w:p w14:paraId="6D58235A" w14:textId="37F89D74" w:rsidR="00331771" w:rsidDel="006C438A" w:rsidRDefault="00DE40CC" w:rsidP="00DE40CC">
      <w:pPr>
        <w:pStyle w:val="20"/>
        <w:rPr>
          <w:del w:id="2359" w:author="Greenblue" w:date="2024-02-13T20:05:00Z"/>
          <w:rFonts w:eastAsia="맑은 고딕"/>
        </w:rPr>
      </w:pPr>
      <w:bookmarkStart w:id="2360" w:name="_Toc152232608"/>
      <w:del w:id="2361" w:author="Greenblue" w:date="2024-02-13T20:05:00Z">
        <w:r w:rsidDel="006C438A">
          <w:rPr>
            <w:rFonts w:eastAsia="맑은 고딕" w:hint="eastAsia"/>
          </w:rPr>
          <w:delText>M</w:delText>
        </w:r>
        <w:r w:rsidDel="006C438A">
          <w:rPr>
            <w:rFonts w:eastAsia="맑은 고딕"/>
          </w:rPr>
          <w:delText>etadata about Feature and other Catalogues</w:delText>
        </w:r>
        <w:bookmarkEnd w:id="2360"/>
      </w:del>
    </w:p>
    <w:p w14:paraId="4FCB7E88" w14:textId="3F352051" w:rsidR="00DE40CC" w:rsidRPr="00DE40CC" w:rsidDel="006C438A" w:rsidRDefault="00DE40CC" w:rsidP="00DE40CC">
      <w:pPr>
        <w:rPr>
          <w:del w:id="2362" w:author="Greenblue" w:date="2024-02-13T20:05:00Z"/>
          <w:rFonts w:eastAsia="맑은 고딕"/>
        </w:rPr>
      </w:pPr>
      <w:del w:id="2363" w:author="Greenblue" w:date="2024-02-13T20:05:00Z">
        <w:r w:rsidRPr="00DE40CC" w:rsidDel="006C438A">
          <w:rPr>
            <w:rFonts w:eastAsia="맑은 고딕"/>
            <w:b/>
            <w:bCs/>
          </w:rPr>
          <w:delText>S100_CatalogueMetadata</w:delText>
        </w:r>
        <w:r w:rsidRPr="00DE40CC" w:rsidDel="006C438A">
          <w:rPr>
            <w:rFonts w:eastAsia="맑은 고딕"/>
          </w:rPr>
          <w:delText xml:space="preserve"> describes Feature, Portrayal and Interoperability Catalogues. This is an optional element that allows for descriptions of Feature, Interoperability and Portrayal Catalogues that are delivered within the Exchange Set. This class is described in S-100 Part 4a, Appendix 4a-D. S-128 uses the S-100 class without modification, with the following constraints on allowed values:</w:delText>
        </w:r>
      </w:del>
    </w:p>
    <w:p w14:paraId="3FA75285" w14:textId="4223E205" w:rsidR="00DE40CC" w:rsidDel="006C438A" w:rsidRDefault="00DE40CC">
      <w:pPr>
        <w:numPr>
          <w:ilvl w:val="0"/>
          <w:numId w:val="21"/>
        </w:numPr>
        <w:rPr>
          <w:del w:id="2364" w:author="Greenblue" w:date="2024-02-13T20:05:00Z"/>
          <w:rFonts w:eastAsia="맑은 고딕"/>
        </w:rPr>
      </w:pPr>
      <w:del w:id="2365" w:author="Greenblue" w:date="2024-02-13T20:05:00Z">
        <w:r w:rsidRPr="00DE40CC" w:rsidDel="006C438A">
          <w:rPr>
            <w:rFonts w:eastAsia="맑은 고딕"/>
          </w:rPr>
          <w:delText xml:space="preserve">Attribute </w:delText>
        </w:r>
        <w:r w:rsidRPr="00DE40CC" w:rsidDel="006C438A">
          <w:rPr>
            <w:rFonts w:eastAsia="맑은 고딕"/>
            <w:i/>
            <w:iCs/>
          </w:rPr>
          <w:delText>productSpecification</w:delText>
        </w:r>
        <w:r w:rsidRPr="00DE40CC" w:rsidDel="006C438A">
          <w:rPr>
            <w:rFonts w:eastAsia="맑은 고딕"/>
          </w:rPr>
          <w:delText>: For Feature and Portrayal Catalogues, the values of sub-attributes name and version must correspond to this version of the S-128 Product Specification</w:delText>
        </w:r>
        <w:r w:rsidDel="006C438A">
          <w:rPr>
            <w:rFonts w:eastAsia="맑은 고딕"/>
          </w:rPr>
          <w:delText xml:space="preserve">. </w:delText>
        </w:r>
        <w:r w:rsidRPr="00DE40CC" w:rsidDel="006C438A">
          <w:rPr>
            <w:rFonts w:eastAsia="맑은 고딕"/>
          </w:rPr>
          <w:delText>For Interoperability Catalogues, the values of sub-</w:delText>
        </w:r>
        <w:r w:rsidRPr="00DE40CC" w:rsidDel="006C438A">
          <w:delText xml:space="preserve"> </w:delText>
        </w:r>
        <w:r w:rsidRPr="00DE40CC" w:rsidDel="006C438A">
          <w:rPr>
            <w:rFonts w:eastAsia="맑은 고딕"/>
          </w:rPr>
          <w:delText>attributes name and version must correspond to the appropriate version of the S-98 Product Specification.</w:delText>
        </w:r>
      </w:del>
    </w:p>
    <w:p w14:paraId="7E5EFB41" w14:textId="47025700" w:rsidR="00DE40CC" w:rsidDel="006C438A" w:rsidRDefault="00DE40CC">
      <w:pPr>
        <w:numPr>
          <w:ilvl w:val="0"/>
          <w:numId w:val="21"/>
        </w:numPr>
        <w:rPr>
          <w:del w:id="2366" w:author="Greenblue" w:date="2024-02-13T20:05:00Z"/>
          <w:rFonts w:eastAsia="맑은 고딕"/>
        </w:rPr>
      </w:pPr>
      <w:del w:id="2367" w:author="Greenblue" w:date="2024-02-13T20:05:00Z">
        <w:r w:rsidRPr="00DE40CC" w:rsidDel="006C438A">
          <w:rPr>
            <w:rFonts w:eastAsia="맑은 고딕"/>
          </w:rPr>
          <w:delText xml:space="preserve">Attribute </w:delText>
        </w:r>
        <w:r w:rsidRPr="00DE40CC" w:rsidDel="006C438A">
          <w:rPr>
            <w:rFonts w:eastAsia="맑은 고딕"/>
            <w:i/>
            <w:iCs/>
          </w:rPr>
          <w:delText>productSpecification</w:delText>
        </w:r>
        <w:r w:rsidRPr="00DE40CC" w:rsidDel="006C438A">
          <w:rPr>
            <w:rFonts w:eastAsia="맑은 고딕"/>
          </w:rPr>
          <w:delText>: The value of sub-attribute number must be the number assigned to this version of the S-128 Product Specification in the IHO GI Registry. For Interoperability Catalogues, the values of sub-attribute number must correspond to the appropriate version of the S-98 Product Specification.</w:delText>
        </w:r>
      </w:del>
    </w:p>
    <w:p w14:paraId="70604666" w14:textId="77777777" w:rsidR="006C438A" w:rsidRDefault="006C438A" w:rsidP="006C438A">
      <w:pPr>
        <w:rPr>
          <w:ins w:id="2368" w:author="Greenblue" w:date="2024-02-13T20:06:00Z"/>
        </w:rPr>
      </w:pPr>
      <w:ins w:id="2369" w:author="Greenblue" w:date="2024-02-13T20:06:00Z">
        <w:r>
          <w:t>The following clauses define the mandatory and optional metadata needed for S-128. In some cases the metadata may be repeated in a national language. If this is the case it is noted in the Remarks column.</w:t>
        </w:r>
      </w:ins>
    </w:p>
    <w:p w14:paraId="3812C52B" w14:textId="790D3494" w:rsidR="00874FCB" w:rsidRDefault="006C438A" w:rsidP="006C438A">
      <w:pPr>
        <w:rPr>
          <w:ins w:id="2370" w:author="USER" w:date="2024-03-14T09:25:00Z"/>
        </w:rPr>
      </w:pPr>
      <w:ins w:id="2371" w:author="Greenblue" w:date="2024-02-13T20:06:00Z">
        <w:r>
          <w:t>In the following clauses, wherever S-128 makes an optional S-100 metadata attribute mandatory (that is, restricts multiplicity from 0.. to 1..), the restricted multiplicity is shown in place of the multiplicity given in S-100 Part 17. When this is done, the Remarks column contains a note about the restriction. Further, enumerations in the figure and the following clauses show only the values allowed in S-128 Exchange Catalogues.</w:t>
        </w:r>
      </w:ins>
    </w:p>
    <w:p w14:paraId="0AA700E3" w14:textId="1AAA10B5" w:rsidR="00A16A44" w:rsidRPr="00A16A44" w:rsidRDefault="00A16A44" w:rsidP="006C438A">
      <w:pPr>
        <w:rPr>
          <w:rFonts w:eastAsiaTheme="minorEastAsia"/>
          <w:lang w:val="fr-FR"/>
        </w:rPr>
      </w:pPr>
      <w:ins w:id="2372" w:author="USER" w:date="2024-03-14T09:26:00Z">
        <w:r w:rsidRPr="00A16A44">
          <w:rPr>
            <w:rFonts w:eastAsiaTheme="minorEastAsia"/>
            <w:lang w:val="fr-FR"/>
          </w:rPr>
          <w:t>For Product Specifications to be used in S-100 ECDIS, covered by S-98, a third principle is that the S-100 Exchange Catalogue profile cannot be extended at the Product Specification level. This principle exists so that implementers of the S-100 Exchange Catalogue profile are not required to consider product specific extensions.</w:t>
        </w:r>
      </w:ins>
    </w:p>
    <w:p w14:paraId="219C2D59" w14:textId="77777777" w:rsidR="00485B28" w:rsidRPr="00485B28" w:rsidRDefault="00485B28" w:rsidP="00485B28"/>
    <w:p w14:paraId="1E7A4235" w14:textId="16C26BE6" w:rsidR="00485B28" w:rsidRPr="00485B28" w:rsidRDefault="00485B28" w:rsidP="00485B28">
      <w:pPr>
        <w:pStyle w:val="20"/>
        <w:rPr>
          <w:lang w:eastAsia="en-GB"/>
        </w:rPr>
        <w:sectPr w:rsidR="00485B28" w:rsidRPr="00485B28" w:rsidSect="00A174B6">
          <w:footerReference w:type="even" r:id="rId50"/>
          <w:footerReference w:type="default" r:id="rId51"/>
          <w:headerReference w:type="first" r:id="rId52"/>
          <w:footerReference w:type="first" r:id="rId53"/>
          <w:pgSz w:w="11906" w:h="16838"/>
          <w:pgMar w:top="51" w:right="1418" w:bottom="1440" w:left="1400" w:header="709" w:footer="283" w:gutter="0"/>
          <w:pgNumType w:start="1"/>
          <w:cols w:space="720"/>
          <w:docGrid w:linePitch="272"/>
        </w:sectPr>
      </w:pPr>
    </w:p>
    <w:p w14:paraId="6EA3F4E7" w14:textId="4FD2B034" w:rsidR="006C438A" w:rsidRDefault="006C438A" w:rsidP="006C438A">
      <w:pPr>
        <w:pStyle w:val="30"/>
        <w:ind w:left="8292" w:right="200" w:hanging="8092"/>
        <w:rPr>
          <w:ins w:id="2388" w:author="Greenblue" w:date="2024-02-13T20:06:00Z"/>
        </w:rPr>
      </w:pPr>
      <w:bookmarkStart w:id="2389" w:name="_Toc170717283"/>
      <w:ins w:id="2390" w:author="Greenblue" w:date="2024-02-13T20:06:00Z">
        <w:r w:rsidRPr="007C307C">
          <w:lastRenderedPageBreak/>
          <w:t>S100_ExchangeCatalogue</w:t>
        </w:r>
        <w:bookmarkEnd w:id="2389"/>
      </w:ins>
    </w:p>
    <w:p w14:paraId="13BA61AE" w14:textId="77777777" w:rsidR="00B413FE" w:rsidRPr="007C307C" w:rsidRDefault="00B413FE" w:rsidP="00B413FE">
      <w:r w:rsidRPr="007C307C">
        <w:t xml:space="preserve">Each exchange set has a single S100_ExchangeCatalogue which contains meta information for the data and support files in the exchange set.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060"/>
      </w:tblGrid>
      <w:tr w:rsidR="00B413FE" w:rsidRPr="009842DB" w14:paraId="406CF8A9" w14:textId="77777777" w:rsidTr="00C702E2">
        <w:trPr>
          <w:cantSplit/>
          <w:trHeight w:val="150"/>
        </w:trPr>
        <w:tc>
          <w:tcPr>
            <w:tcW w:w="3060" w:type="dxa"/>
            <w:shd w:val="clear" w:color="auto" w:fill="D9D9D9"/>
            <w:vAlign w:val="center"/>
          </w:tcPr>
          <w:p w14:paraId="70421C43" w14:textId="77777777" w:rsidR="00B413FE" w:rsidRPr="00C702E2" w:rsidRDefault="00B413FE" w:rsidP="00C702E2">
            <w:pPr>
              <w:snapToGrid w:val="0"/>
              <w:spacing w:before="60" w:after="60" w:line="240" w:lineRule="auto"/>
              <w:jc w:val="left"/>
              <w:rPr>
                <w:b/>
                <w:sz w:val="18"/>
                <w:szCs w:val="18"/>
              </w:rPr>
            </w:pPr>
            <w:r w:rsidRPr="00C702E2">
              <w:rPr>
                <w:b/>
                <w:sz w:val="18"/>
                <w:szCs w:val="18"/>
              </w:rPr>
              <w:t>Name</w:t>
            </w:r>
          </w:p>
        </w:tc>
        <w:tc>
          <w:tcPr>
            <w:tcW w:w="3420" w:type="dxa"/>
            <w:shd w:val="clear" w:color="auto" w:fill="D9D9D9"/>
            <w:vAlign w:val="center"/>
          </w:tcPr>
          <w:p w14:paraId="33431E31" w14:textId="77777777" w:rsidR="00B413FE" w:rsidRPr="00C702E2" w:rsidRDefault="00B413FE" w:rsidP="00C702E2">
            <w:pPr>
              <w:snapToGrid w:val="0"/>
              <w:spacing w:before="60" w:after="60" w:line="240" w:lineRule="auto"/>
              <w:jc w:val="left"/>
              <w:rPr>
                <w:b/>
                <w:sz w:val="18"/>
                <w:szCs w:val="18"/>
              </w:rPr>
            </w:pPr>
            <w:r w:rsidRPr="00C702E2">
              <w:rPr>
                <w:b/>
                <w:sz w:val="18"/>
                <w:szCs w:val="18"/>
              </w:rPr>
              <w:t>Description</w:t>
            </w:r>
          </w:p>
        </w:tc>
        <w:tc>
          <w:tcPr>
            <w:tcW w:w="804" w:type="dxa"/>
            <w:shd w:val="clear" w:color="auto" w:fill="D9D9D9"/>
            <w:vAlign w:val="center"/>
          </w:tcPr>
          <w:p w14:paraId="30EA0E5A" w14:textId="77777777" w:rsidR="00B413FE" w:rsidRPr="00C702E2" w:rsidRDefault="00B413FE" w:rsidP="00C702E2">
            <w:pPr>
              <w:snapToGrid w:val="0"/>
              <w:spacing w:before="60" w:after="60" w:line="240" w:lineRule="auto"/>
              <w:jc w:val="center"/>
              <w:rPr>
                <w:b/>
                <w:sz w:val="18"/>
                <w:szCs w:val="18"/>
              </w:rPr>
            </w:pPr>
            <w:r w:rsidRPr="00C702E2">
              <w:rPr>
                <w:b/>
                <w:sz w:val="18"/>
                <w:szCs w:val="18"/>
              </w:rPr>
              <w:t>Mult</w:t>
            </w:r>
          </w:p>
        </w:tc>
        <w:tc>
          <w:tcPr>
            <w:tcW w:w="2436" w:type="dxa"/>
            <w:shd w:val="clear" w:color="auto" w:fill="D9D9D9"/>
            <w:vAlign w:val="center"/>
          </w:tcPr>
          <w:p w14:paraId="1E35504A" w14:textId="77777777" w:rsidR="00B413FE" w:rsidRPr="00C702E2" w:rsidRDefault="00B413FE" w:rsidP="00C702E2">
            <w:pPr>
              <w:snapToGrid w:val="0"/>
              <w:spacing w:before="60" w:after="60" w:line="240" w:lineRule="auto"/>
              <w:jc w:val="left"/>
              <w:rPr>
                <w:b/>
                <w:sz w:val="18"/>
                <w:szCs w:val="18"/>
              </w:rPr>
            </w:pPr>
            <w:r w:rsidRPr="00C702E2">
              <w:rPr>
                <w:b/>
                <w:sz w:val="18"/>
                <w:szCs w:val="18"/>
              </w:rPr>
              <w:t>Type</w:t>
            </w:r>
          </w:p>
        </w:tc>
        <w:tc>
          <w:tcPr>
            <w:tcW w:w="3060" w:type="dxa"/>
            <w:shd w:val="clear" w:color="auto" w:fill="D9D9D9"/>
            <w:vAlign w:val="center"/>
          </w:tcPr>
          <w:p w14:paraId="7E55E632" w14:textId="77777777" w:rsidR="00B413FE" w:rsidRPr="00C702E2" w:rsidRDefault="00B413FE" w:rsidP="00C702E2">
            <w:pPr>
              <w:snapToGrid w:val="0"/>
              <w:spacing w:before="60" w:after="60" w:line="240" w:lineRule="auto"/>
              <w:jc w:val="left"/>
              <w:rPr>
                <w:b/>
                <w:sz w:val="18"/>
                <w:szCs w:val="18"/>
              </w:rPr>
            </w:pPr>
            <w:r w:rsidRPr="00C702E2">
              <w:rPr>
                <w:b/>
                <w:sz w:val="18"/>
                <w:szCs w:val="18"/>
              </w:rPr>
              <w:t>Remarks</w:t>
            </w:r>
          </w:p>
        </w:tc>
      </w:tr>
      <w:tr w:rsidR="004844E7" w:rsidRPr="0054360D" w14:paraId="730A4270" w14:textId="77777777" w:rsidTr="00C702E2">
        <w:trPr>
          <w:cantSplit/>
          <w:trHeight w:val="480"/>
        </w:trPr>
        <w:tc>
          <w:tcPr>
            <w:tcW w:w="3060" w:type="dxa"/>
            <w:vAlign w:val="center"/>
          </w:tcPr>
          <w:p w14:paraId="2F8C45D6" w14:textId="77777777" w:rsidR="004844E7" w:rsidRPr="00C702E2" w:rsidRDefault="004844E7" w:rsidP="00C702E2">
            <w:pPr>
              <w:snapToGrid w:val="0"/>
              <w:spacing w:before="60" w:after="60" w:line="240" w:lineRule="auto"/>
              <w:jc w:val="left"/>
              <w:rPr>
                <w:sz w:val="18"/>
                <w:szCs w:val="18"/>
              </w:rPr>
            </w:pPr>
            <w:r w:rsidRPr="00C702E2">
              <w:rPr>
                <w:sz w:val="18"/>
                <w:szCs w:val="18"/>
              </w:rPr>
              <w:t>S100_ExchangeCatalogue</w:t>
            </w:r>
          </w:p>
        </w:tc>
        <w:tc>
          <w:tcPr>
            <w:tcW w:w="3420" w:type="dxa"/>
            <w:vAlign w:val="center"/>
          </w:tcPr>
          <w:p w14:paraId="335FDF6F" w14:textId="77777777" w:rsidR="004844E7" w:rsidRPr="00C702E2" w:rsidRDefault="004844E7" w:rsidP="00C702E2">
            <w:pPr>
              <w:snapToGrid w:val="0"/>
              <w:spacing w:before="60" w:after="60" w:line="240" w:lineRule="auto"/>
              <w:jc w:val="left"/>
              <w:rPr>
                <w:sz w:val="18"/>
                <w:szCs w:val="18"/>
              </w:rPr>
            </w:pPr>
            <w:r w:rsidRPr="00C702E2">
              <w:rPr>
                <w:sz w:val="18"/>
                <w:szCs w:val="18"/>
              </w:rPr>
              <w:t>An exchange catalogue contains the discovery metadata about the exchange datasets and support files</w:t>
            </w:r>
          </w:p>
        </w:tc>
        <w:tc>
          <w:tcPr>
            <w:tcW w:w="804" w:type="dxa"/>
            <w:vAlign w:val="center"/>
          </w:tcPr>
          <w:p w14:paraId="000B841D" w14:textId="77777777" w:rsidR="004844E7" w:rsidRPr="00C702E2" w:rsidRDefault="004844E7" w:rsidP="00C702E2">
            <w:pPr>
              <w:snapToGrid w:val="0"/>
              <w:spacing w:before="60" w:after="60" w:line="240" w:lineRule="auto"/>
              <w:jc w:val="center"/>
              <w:rPr>
                <w:sz w:val="18"/>
                <w:szCs w:val="18"/>
              </w:rPr>
            </w:pPr>
            <w:r w:rsidRPr="00C702E2">
              <w:rPr>
                <w:sz w:val="18"/>
                <w:szCs w:val="18"/>
              </w:rPr>
              <w:t>-</w:t>
            </w:r>
          </w:p>
        </w:tc>
        <w:tc>
          <w:tcPr>
            <w:tcW w:w="2436" w:type="dxa"/>
            <w:vAlign w:val="center"/>
          </w:tcPr>
          <w:p w14:paraId="54D7F765" w14:textId="77777777" w:rsidR="004844E7" w:rsidRPr="00C702E2" w:rsidRDefault="004844E7" w:rsidP="00C702E2">
            <w:pPr>
              <w:snapToGrid w:val="0"/>
              <w:spacing w:before="60" w:after="60" w:line="240" w:lineRule="auto"/>
              <w:jc w:val="left"/>
              <w:rPr>
                <w:sz w:val="18"/>
                <w:szCs w:val="18"/>
              </w:rPr>
            </w:pPr>
            <w:r w:rsidRPr="00C702E2">
              <w:rPr>
                <w:sz w:val="18"/>
                <w:szCs w:val="18"/>
              </w:rPr>
              <w:t>-</w:t>
            </w:r>
          </w:p>
        </w:tc>
        <w:tc>
          <w:tcPr>
            <w:tcW w:w="3060" w:type="dxa"/>
          </w:tcPr>
          <w:p w14:paraId="7C3AB3A2" w14:textId="58521D74" w:rsidR="004844E7" w:rsidRPr="00C702E2" w:rsidRDefault="004844E7" w:rsidP="00C702E2">
            <w:pPr>
              <w:snapToGrid w:val="0"/>
              <w:spacing w:before="60" w:after="60" w:line="240" w:lineRule="auto"/>
              <w:jc w:val="left"/>
              <w:rPr>
                <w:sz w:val="18"/>
                <w:szCs w:val="18"/>
              </w:rPr>
            </w:pPr>
            <w:del w:id="2391" w:author="Harin Oh" w:date="2023-12-04T09:29:00Z">
              <w:r w:rsidRPr="00C702E2" w:rsidDel="00C73824">
                <w:rPr>
                  <w:sz w:val="18"/>
                  <w:szCs w:val="18"/>
                  <w:lang w:val="en-AU" w:eastAsia="en-US"/>
                </w:rPr>
                <w:delText>An exchange catalogue contains the discovery metadata about the exchange datasets and support files</w:delText>
              </w:r>
            </w:del>
          </w:p>
        </w:tc>
      </w:tr>
      <w:tr w:rsidR="004844E7" w:rsidRPr="004844E7" w14:paraId="04554F8B" w14:textId="77777777" w:rsidTr="00C702E2">
        <w:trPr>
          <w:cantSplit/>
          <w:trHeight w:val="315"/>
        </w:trPr>
        <w:tc>
          <w:tcPr>
            <w:tcW w:w="3060" w:type="dxa"/>
            <w:vAlign w:val="center"/>
          </w:tcPr>
          <w:p w14:paraId="6BA3B4CD" w14:textId="77777777" w:rsidR="004844E7" w:rsidRPr="00C702E2" w:rsidRDefault="004844E7" w:rsidP="00C702E2">
            <w:pPr>
              <w:snapToGrid w:val="0"/>
              <w:spacing w:before="60" w:after="60" w:line="240" w:lineRule="auto"/>
              <w:jc w:val="left"/>
              <w:rPr>
                <w:sz w:val="18"/>
                <w:szCs w:val="18"/>
              </w:rPr>
            </w:pPr>
            <w:r w:rsidRPr="00C702E2">
              <w:rPr>
                <w:sz w:val="18"/>
                <w:szCs w:val="18"/>
              </w:rPr>
              <w:t>identifier</w:t>
            </w:r>
          </w:p>
        </w:tc>
        <w:tc>
          <w:tcPr>
            <w:tcW w:w="3420" w:type="dxa"/>
            <w:vAlign w:val="center"/>
          </w:tcPr>
          <w:p w14:paraId="025C0EE4" w14:textId="77777777" w:rsidR="004844E7" w:rsidRPr="00C702E2" w:rsidRDefault="004844E7" w:rsidP="00C702E2">
            <w:pPr>
              <w:snapToGrid w:val="0"/>
              <w:spacing w:before="60" w:after="60" w:line="240" w:lineRule="auto"/>
              <w:jc w:val="left"/>
              <w:rPr>
                <w:sz w:val="18"/>
                <w:szCs w:val="18"/>
                <w:lang w:val="fr-MC"/>
              </w:rPr>
            </w:pPr>
            <w:r w:rsidRPr="00C702E2">
              <w:rPr>
                <w:sz w:val="18"/>
                <w:szCs w:val="18"/>
                <w:lang w:val="fr-MC"/>
              </w:rPr>
              <w:t>Uniquely identifies this exchange catalogue</w:t>
            </w:r>
          </w:p>
        </w:tc>
        <w:tc>
          <w:tcPr>
            <w:tcW w:w="804" w:type="dxa"/>
            <w:vAlign w:val="center"/>
          </w:tcPr>
          <w:p w14:paraId="20B40265" w14:textId="3A36A422" w:rsidR="004844E7" w:rsidRPr="00C702E2" w:rsidRDefault="00C73824" w:rsidP="00C702E2">
            <w:pPr>
              <w:snapToGrid w:val="0"/>
              <w:spacing w:before="60" w:after="60" w:line="240" w:lineRule="auto"/>
              <w:jc w:val="center"/>
              <w:rPr>
                <w:sz w:val="18"/>
                <w:szCs w:val="18"/>
              </w:rPr>
            </w:pPr>
            <w:ins w:id="2392" w:author="Harin Oh" w:date="2023-12-04T09:30:00Z">
              <w:r>
                <w:rPr>
                  <w:sz w:val="18"/>
                  <w:szCs w:val="18"/>
                </w:rPr>
                <w:t>0..</w:t>
              </w:r>
            </w:ins>
            <w:r w:rsidR="004844E7" w:rsidRPr="00C702E2">
              <w:rPr>
                <w:sz w:val="18"/>
                <w:szCs w:val="18"/>
              </w:rPr>
              <w:t>1</w:t>
            </w:r>
          </w:p>
        </w:tc>
        <w:tc>
          <w:tcPr>
            <w:tcW w:w="2436" w:type="dxa"/>
            <w:vAlign w:val="center"/>
          </w:tcPr>
          <w:p w14:paraId="34CC8DB3" w14:textId="77777777" w:rsidR="004844E7" w:rsidRPr="00C702E2" w:rsidRDefault="004844E7" w:rsidP="00C702E2">
            <w:pPr>
              <w:snapToGrid w:val="0"/>
              <w:spacing w:before="60" w:after="60" w:line="240" w:lineRule="auto"/>
              <w:jc w:val="left"/>
              <w:rPr>
                <w:sz w:val="18"/>
                <w:szCs w:val="18"/>
              </w:rPr>
            </w:pPr>
            <w:r w:rsidRPr="00C702E2">
              <w:rPr>
                <w:sz w:val="18"/>
                <w:szCs w:val="18"/>
              </w:rPr>
              <w:t>S100_CatalogueIdentifier</w:t>
            </w:r>
          </w:p>
        </w:tc>
        <w:tc>
          <w:tcPr>
            <w:tcW w:w="3060" w:type="dxa"/>
          </w:tcPr>
          <w:p w14:paraId="2664CE91" w14:textId="1C621094" w:rsidR="004844E7" w:rsidRPr="00C702E2" w:rsidRDefault="004844E7" w:rsidP="00C702E2">
            <w:pPr>
              <w:snapToGrid w:val="0"/>
              <w:spacing w:before="60" w:after="60" w:line="240" w:lineRule="auto"/>
              <w:jc w:val="left"/>
              <w:rPr>
                <w:sz w:val="18"/>
                <w:szCs w:val="18"/>
                <w:lang w:val="fr-FR"/>
              </w:rPr>
            </w:pPr>
            <w:del w:id="2393" w:author="Harin Oh" w:date="2023-12-04T09:29:00Z">
              <w:r w:rsidRPr="00C702E2" w:rsidDel="00C73824">
                <w:rPr>
                  <w:sz w:val="18"/>
                  <w:szCs w:val="18"/>
                  <w:lang w:val="fr-FR" w:eastAsia="en-US"/>
                </w:rPr>
                <w:delText>Uniquely identifies th</w:delText>
              </w:r>
              <w:r w:rsidDel="00C73824">
                <w:rPr>
                  <w:sz w:val="18"/>
                  <w:szCs w:val="18"/>
                  <w:lang w:val="fr-FR" w:eastAsia="en-US"/>
                </w:rPr>
                <w:delText>e</w:delText>
              </w:r>
              <w:r w:rsidRPr="00C702E2" w:rsidDel="00C73824">
                <w:rPr>
                  <w:sz w:val="18"/>
                  <w:szCs w:val="18"/>
                  <w:lang w:val="fr-FR" w:eastAsia="en-US"/>
                </w:rPr>
                <w:delText xml:space="preserve"> exchange catalogue</w:delText>
              </w:r>
            </w:del>
          </w:p>
        </w:tc>
      </w:tr>
      <w:tr w:rsidR="00B413FE" w:rsidRPr="0054360D" w14:paraId="701E5766" w14:textId="77777777" w:rsidTr="00C702E2">
        <w:trPr>
          <w:cantSplit/>
          <w:trHeight w:val="315"/>
        </w:trPr>
        <w:tc>
          <w:tcPr>
            <w:tcW w:w="3060" w:type="dxa"/>
            <w:vAlign w:val="center"/>
          </w:tcPr>
          <w:p w14:paraId="57D94A2E" w14:textId="77777777" w:rsidR="00B413FE" w:rsidRPr="00C702E2" w:rsidRDefault="00B413FE" w:rsidP="00C702E2">
            <w:pPr>
              <w:snapToGrid w:val="0"/>
              <w:spacing w:before="60" w:after="60" w:line="240" w:lineRule="auto"/>
              <w:jc w:val="left"/>
              <w:rPr>
                <w:sz w:val="18"/>
                <w:szCs w:val="18"/>
              </w:rPr>
            </w:pPr>
            <w:r w:rsidRPr="00C702E2">
              <w:rPr>
                <w:sz w:val="18"/>
                <w:szCs w:val="18"/>
              </w:rPr>
              <w:t>contact</w:t>
            </w:r>
          </w:p>
        </w:tc>
        <w:tc>
          <w:tcPr>
            <w:tcW w:w="3420" w:type="dxa"/>
            <w:vAlign w:val="center"/>
          </w:tcPr>
          <w:p w14:paraId="45FFB9E0" w14:textId="77777777" w:rsidR="00B413FE" w:rsidRPr="00C702E2" w:rsidRDefault="00B413FE" w:rsidP="00C702E2">
            <w:pPr>
              <w:snapToGrid w:val="0"/>
              <w:spacing w:before="60" w:after="60" w:line="240" w:lineRule="auto"/>
              <w:jc w:val="left"/>
              <w:rPr>
                <w:sz w:val="18"/>
                <w:szCs w:val="18"/>
              </w:rPr>
            </w:pPr>
            <w:r w:rsidRPr="00C702E2">
              <w:rPr>
                <w:sz w:val="18"/>
                <w:szCs w:val="18"/>
              </w:rPr>
              <w:t>Details about the issuer of this exchange catalogue</w:t>
            </w:r>
          </w:p>
        </w:tc>
        <w:tc>
          <w:tcPr>
            <w:tcW w:w="804" w:type="dxa"/>
            <w:vAlign w:val="center"/>
          </w:tcPr>
          <w:p w14:paraId="7E8AA72E" w14:textId="221C7586" w:rsidR="00B413FE" w:rsidRPr="00C702E2" w:rsidRDefault="00C73824" w:rsidP="00C702E2">
            <w:pPr>
              <w:snapToGrid w:val="0"/>
              <w:spacing w:before="60" w:after="60" w:line="240" w:lineRule="auto"/>
              <w:jc w:val="center"/>
              <w:rPr>
                <w:sz w:val="18"/>
                <w:szCs w:val="18"/>
              </w:rPr>
            </w:pPr>
            <w:ins w:id="2394" w:author="Harin Oh" w:date="2023-12-04T09:30:00Z">
              <w:r>
                <w:rPr>
                  <w:sz w:val="18"/>
                  <w:szCs w:val="18"/>
                </w:rPr>
                <w:t>0..</w:t>
              </w:r>
            </w:ins>
            <w:r w:rsidR="00B413FE" w:rsidRPr="00C702E2">
              <w:rPr>
                <w:sz w:val="18"/>
                <w:szCs w:val="18"/>
              </w:rPr>
              <w:t>1</w:t>
            </w:r>
          </w:p>
        </w:tc>
        <w:tc>
          <w:tcPr>
            <w:tcW w:w="2436" w:type="dxa"/>
            <w:vAlign w:val="center"/>
          </w:tcPr>
          <w:p w14:paraId="283C83A0" w14:textId="77777777" w:rsidR="00B413FE" w:rsidRPr="00C702E2" w:rsidRDefault="00B413FE" w:rsidP="00C702E2">
            <w:pPr>
              <w:snapToGrid w:val="0"/>
              <w:spacing w:before="60" w:after="60" w:line="240" w:lineRule="auto"/>
              <w:jc w:val="left"/>
              <w:rPr>
                <w:sz w:val="18"/>
                <w:szCs w:val="18"/>
              </w:rPr>
            </w:pPr>
            <w:r w:rsidRPr="00C702E2">
              <w:rPr>
                <w:sz w:val="18"/>
                <w:szCs w:val="18"/>
              </w:rPr>
              <w:t>S100_CataloguePointOfContact</w:t>
            </w:r>
          </w:p>
        </w:tc>
        <w:tc>
          <w:tcPr>
            <w:tcW w:w="3060" w:type="dxa"/>
            <w:vAlign w:val="center"/>
          </w:tcPr>
          <w:p w14:paraId="34926AF7" w14:textId="77777777" w:rsidR="00B413FE" w:rsidRPr="00C702E2" w:rsidRDefault="00B413FE" w:rsidP="00C702E2">
            <w:pPr>
              <w:snapToGrid w:val="0"/>
              <w:spacing w:before="60" w:after="60" w:line="240" w:lineRule="auto"/>
              <w:jc w:val="left"/>
              <w:rPr>
                <w:sz w:val="18"/>
                <w:szCs w:val="18"/>
              </w:rPr>
            </w:pPr>
          </w:p>
        </w:tc>
      </w:tr>
      <w:tr w:rsidR="00B413FE" w:rsidRPr="0054360D" w14:paraId="6A18E3E8" w14:textId="77777777" w:rsidTr="00C702E2">
        <w:trPr>
          <w:cantSplit/>
          <w:trHeight w:val="495"/>
        </w:trPr>
        <w:tc>
          <w:tcPr>
            <w:tcW w:w="3060" w:type="dxa"/>
            <w:tcBorders>
              <w:bottom w:val="single" w:sz="4" w:space="0" w:color="000000"/>
            </w:tcBorders>
            <w:vAlign w:val="center"/>
          </w:tcPr>
          <w:p w14:paraId="570BE3CE" w14:textId="77777777" w:rsidR="00B413FE" w:rsidRPr="00C702E2" w:rsidRDefault="00B413FE" w:rsidP="00C702E2">
            <w:pPr>
              <w:snapToGrid w:val="0"/>
              <w:spacing w:before="60" w:after="60" w:line="240" w:lineRule="auto"/>
              <w:jc w:val="left"/>
              <w:rPr>
                <w:sz w:val="18"/>
                <w:szCs w:val="18"/>
              </w:rPr>
            </w:pPr>
            <w:r w:rsidRPr="00C702E2">
              <w:rPr>
                <w:sz w:val="18"/>
                <w:szCs w:val="18"/>
              </w:rPr>
              <w:t>productSpecification</w:t>
            </w:r>
          </w:p>
        </w:tc>
        <w:tc>
          <w:tcPr>
            <w:tcW w:w="3420" w:type="dxa"/>
            <w:tcBorders>
              <w:bottom w:val="single" w:sz="4" w:space="0" w:color="000000"/>
            </w:tcBorders>
            <w:vAlign w:val="center"/>
          </w:tcPr>
          <w:p w14:paraId="7E2F4A7F" w14:textId="77777777" w:rsidR="00B413FE" w:rsidRPr="00C702E2" w:rsidRDefault="00B413FE" w:rsidP="00C702E2">
            <w:pPr>
              <w:snapToGrid w:val="0"/>
              <w:spacing w:before="60" w:after="60" w:line="240" w:lineRule="auto"/>
              <w:jc w:val="left"/>
              <w:rPr>
                <w:sz w:val="18"/>
                <w:szCs w:val="18"/>
              </w:rPr>
            </w:pPr>
            <w:r w:rsidRPr="00C702E2">
              <w:rPr>
                <w:sz w:val="18"/>
                <w:szCs w:val="18"/>
              </w:rPr>
              <w:t>Details about the product specifications used for the datasets contained in the exchange catalogue</w:t>
            </w:r>
          </w:p>
        </w:tc>
        <w:tc>
          <w:tcPr>
            <w:tcW w:w="804" w:type="dxa"/>
            <w:tcBorders>
              <w:bottom w:val="single" w:sz="4" w:space="0" w:color="000000"/>
            </w:tcBorders>
            <w:vAlign w:val="center"/>
          </w:tcPr>
          <w:p w14:paraId="7749E338" w14:textId="625C0F3E" w:rsidR="00B413FE" w:rsidRPr="00C702E2" w:rsidRDefault="00B413FE" w:rsidP="00C702E2">
            <w:pPr>
              <w:snapToGrid w:val="0"/>
              <w:spacing w:before="60" w:after="60" w:line="240" w:lineRule="auto"/>
              <w:jc w:val="center"/>
              <w:rPr>
                <w:sz w:val="18"/>
                <w:szCs w:val="18"/>
              </w:rPr>
            </w:pPr>
            <w:r w:rsidRPr="00C702E2">
              <w:rPr>
                <w:sz w:val="18"/>
                <w:szCs w:val="18"/>
              </w:rPr>
              <w:t>0..</w:t>
            </w:r>
            <w:ins w:id="2395" w:author="Harin Oh" w:date="2023-12-04T09:30:00Z">
              <w:r w:rsidR="00C73824">
                <w:rPr>
                  <w:sz w:val="18"/>
                  <w:szCs w:val="18"/>
                </w:rPr>
                <w:t>*</w:t>
              </w:r>
            </w:ins>
            <w:del w:id="2396" w:author="Harin Oh" w:date="2023-12-04T09:30:00Z">
              <w:r w:rsidRPr="00C702E2" w:rsidDel="00C73824">
                <w:rPr>
                  <w:sz w:val="18"/>
                  <w:szCs w:val="18"/>
                </w:rPr>
                <w:delText>1</w:delText>
              </w:r>
            </w:del>
          </w:p>
        </w:tc>
        <w:tc>
          <w:tcPr>
            <w:tcW w:w="2436" w:type="dxa"/>
            <w:tcBorders>
              <w:bottom w:val="single" w:sz="4" w:space="0" w:color="000000"/>
            </w:tcBorders>
            <w:vAlign w:val="center"/>
          </w:tcPr>
          <w:p w14:paraId="689EC990" w14:textId="77777777" w:rsidR="00B413FE" w:rsidRPr="00C702E2" w:rsidRDefault="00B413FE" w:rsidP="00C702E2">
            <w:pPr>
              <w:snapToGrid w:val="0"/>
              <w:spacing w:before="60" w:after="60" w:line="240" w:lineRule="auto"/>
              <w:jc w:val="left"/>
              <w:rPr>
                <w:sz w:val="18"/>
                <w:szCs w:val="18"/>
              </w:rPr>
            </w:pPr>
            <w:r w:rsidRPr="00C702E2">
              <w:rPr>
                <w:sz w:val="18"/>
                <w:szCs w:val="18"/>
              </w:rPr>
              <w:t>S100_ProductSpecification</w:t>
            </w:r>
          </w:p>
        </w:tc>
        <w:tc>
          <w:tcPr>
            <w:tcW w:w="3060" w:type="dxa"/>
            <w:tcBorders>
              <w:bottom w:val="single" w:sz="4" w:space="0" w:color="000000"/>
            </w:tcBorders>
            <w:vAlign w:val="center"/>
          </w:tcPr>
          <w:p w14:paraId="2EA77AA5" w14:textId="6031D9CC" w:rsidR="00B413FE" w:rsidRPr="00C702E2" w:rsidRDefault="00B413FE" w:rsidP="00C702E2">
            <w:pPr>
              <w:snapToGrid w:val="0"/>
              <w:spacing w:before="60" w:after="60" w:line="240" w:lineRule="auto"/>
              <w:jc w:val="left"/>
              <w:rPr>
                <w:sz w:val="18"/>
                <w:szCs w:val="18"/>
              </w:rPr>
            </w:pPr>
            <w:del w:id="2397" w:author="Harin Oh" w:date="2023-12-04T09:30:00Z">
              <w:r w:rsidRPr="00C702E2" w:rsidDel="00C73824">
                <w:rPr>
                  <w:sz w:val="18"/>
                  <w:szCs w:val="18"/>
                </w:rPr>
                <w:delText>Conditional on all the datasets using the same product specification</w:delText>
              </w:r>
            </w:del>
          </w:p>
        </w:tc>
      </w:tr>
      <w:tr w:rsidR="00B413FE" w:rsidRPr="0054360D" w14:paraId="7ED534FD" w14:textId="77777777" w:rsidTr="00C702E2">
        <w:trPr>
          <w:cantSplit/>
          <w:trHeight w:val="495"/>
        </w:trPr>
        <w:tc>
          <w:tcPr>
            <w:tcW w:w="3060" w:type="dxa"/>
            <w:shd w:val="clear" w:color="auto" w:fill="FFFFFF"/>
            <w:vAlign w:val="center"/>
          </w:tcPr>
          <w:p w14:paraId="57EC1E8F" w14:textId="76B12255" w:rsidR="00B413FE" w:rsidRPr="00C73824" w:rsidRDefault="00B413FE" w:rsidP="00C702E2">
            <w:pPr>
              <w:snapToGrid w:val="0"/>
              <w:spacing w:before="60" w:after="60" w:line="240" w:lineRule="auto"/>
              <w:jc w:val="left"/>
              <w:rPr>
                <w:sz w:val="18"/>
                <w:szCs w:val="18"/>
              </w:rPr>
            </w:pPr>
            <w:del w:id="2398" w:author="Harin Oh" w:date="2023-12-04T09:32:00Z">
              <w:r w:rsidDel="00C73824">
                <w:rPr>
                  <w:rFonts w:ascii="맑은 고딕" w:eastAsia="맑은 고딕" w:hAnsi="맑은 고딕" w:hint="eastAsia"/>
                  <w:sz w:val="18"/>
                  <w:szCs w:val="18"/>
                </w:rPr>
                <w:delText>metadataLanguage</w:delText>
              </w:r>
            </w:del>
            <w:ins w:id="2399" w:author="Harin Oh" w:date="2023-12-04T09:33:00Z">
              <w:r w:rsidR="00C73824">
                <w:rPr>
                  <w:rFonts w:ascii="맑은 고딕" w:eastAsia="맑은 고딕" w:hAnsi="맑은 고딕" w:cs="맑은 고딕" w:hint="eastAsia"/>
                  <w:sz w:val="18"/>
                  <w:szCs w:val="18"/>
                </w:rPr>
                <w:t>d</w:t>
              </w:r>
              <w:r w:rsidR="00C73824">
                <w:rPr>
                  <w:rFonts w:ascii="맑은 고딕" w:eastAsia="맑은 고딕" w:hAnsi="맑은 고딕" w:cs="맑은 고딕"/>
                  <w:sz w:val="18"/>
                  <w:szCs w:val="18"/>
                </w:rPr>
                <w:t>efaultLocale</w:t>
              </w:r>
            </w:ins>
          </w:p>
        </w:tc>
        <w:tc>
          <w:tcPr>
            <w:tcW w:w="3420" w:type="dxa"/>
            <w:shd w:val="clear" w:color="auto" w:fill="FFFFFF"/>
            <w:vAlign w:val="center"/>
          </w:tcPr>
          <w:p w14:paraId="185D47A4" w14:textId="5E6534A2" w:rsidR="00B413FE" w:rsidRPr="00C702E2" w:rsidRDefault="00C73824" w:rsidP="00C73824">
            <w:pPr>
              <w:snapToGrid w:val="0"/>
              <w:spacing w:before="60" w:after="60" w:line="240" w:lineRule="auto"/>
              <w:jc w:val="left"/>
              <w:rPr>
                <w:sz w:val="18"/>
                <w:szCs w:val="18"/>
              </w:rPr>
            </w:pPr>
            <w:ins w:id="2400" w:author="Harin Oh" w:date="2023-12-04T09:33:00Z">
              <w:r w:rsidRPr="00C73824">
                <w:rPr>
                  <w:sz w:val="18"/>
                  <w:szCs w:val="18"/>
                </w:rPr>
                <w:t>Default language and character set used for all metadata records in this Exchange</w:t>
              </w:r>
              <w:r>
                <w:rPr>
                  <w:sz w:val="18"/>
                  <w:szCs w:val="18"/>
                </w:rPr>
                <w:t xml:space="preserve"> </w:t>
              </w:r>
              <w:r w:rsidRPr="00C73824">
                <w:rPr>
                  <w:sz w:val="18"/>
                  <w:szCs w:val="18"/>
                </w:rPr>
                <w:t>Catalogue</w:t>
              </w:r>
            </w:ins>
            <w:del w:id="2401" w:author="Harin Oh" w:date="2023-12-04T09:33:00Z">
              <w:r w:rsidR="00B413FE" w:rsidRPr="00C702E2" w:rsidDel="00C73824">
                <w:rPr>
                  <w:sz w:val="18"/>
                  <w:szCs w:val="18"/>
                </w:rPr>
                <w:delText>Details about the Language</w:delText>
              </w:r>
            </w:del>
          </w:p>
        </w:tc>
        <w:tc>
          <w:tcPr>
            <w:tcW w:w="804" w:type="dxa"/>
            <w:shd w:val="clear" w:color="auto" w:fill="FFFFFF"/>
            <w:vAlign w:val="center"/>
          </w:tcPr>
          <w:p w14:paraId="4D922370" w14:textId="6E68BB6B" w:rsidR="00B413FE" w:rsidRPr="00C702E2" w:rsidRDefault="00C73824" w:rsidP="00C702E2">
            <w:pPr>
              <w:snapToGrid w:val="0"/>
              <w:spacing w:before="60" w:after="60" w:line="240" w:lineRule="auto"/>
              <w:jc w:val="center"/>
              <w:rPr>
                <w:sz w:val="18"/>
                <w:szCs w:val="18"/>
              </w:rPr>
            </w:pPr>
            <w:ins w:id="2402" w:author="Harin Oh" w:date="2023-12-04T09:33:00Z">
              <w:r>
                <w:rPr>
                  <w:sz w:val="18"/>
                  <w:szCs w:val="18"/>
                </w:rPr>
                <w:t>0..</w:t>
              </w:r>
            </w:ins>
            <w:r w:rsidR="00B413FE" w:rsidRPr="00C702E2">
              <w:rPr>
                <w:sz w:val="18"/>
                <w:szCs w:val="18"/>
              </w:rPr>
              <w:t>1</w:t>
            </w:r>
          </w:p>
        </w:tc>
        <w:tc>
          <w:tcPr>
            <w:tcW w:w="2436" w:type="dxa"/>
            <w:shd w:val="clear" w:color="auto" w:fill="FFFFFF"/>
            <w:vAlign w:val="center"/>
          </w:tcPr>
          <w:p w14:paraId="7A6656C0" w14:textId="767D3F08" w:rsidR="00B413FE" w:rsidRPr="00C702E2" w:rsidRDefault="00C73824" w:rsidP="00C702E2">
            <w:pPr>
              <w:snapToGrid w:val="0"/>
              <w:spacing w:before="60" w:after="60" w:line="240" w:lineRule="auto"/>
              <w:jc w:val="left"/>
              <w:rPr>
                <w:sz w:val="18"/>
                <w:szCs w:val="18"/>
              </w:rPr>
            </w:pPr>
            <w:ins w:id="2403" w:author="Harin Oh" w:date="2023-12-04T09:33:00Z">
              <w:r>
                <w:rPr>
                  <w:sz w:val="18"/>
                  <w:szCs w:val="18"/>
                </w:rPr>
                <w:t>PT_Locale</w:t>
              </w:r>
            </w:ins>
            <w:del w:id="2404" w:author="Harin Oh" w:date="2023-12-04T09:33:00Z">
              <w:r w:rsidR="00B413FE" w:rsidRPr="00C702E2" w:rsidDel="00C73824">
                <w:rPr>
                  <w:sz w:val="18"/>
                  <w:szCs w:val="18"/>
                </w:rPr>
                <w:delText>CharacterString</w:delText>
              </w:r>
            </w:del>
          </w:p>
        </w:tc>
        <w:tc>
          <w:tcPr>
            <w:tcW w:w="3060" w:type="dxa"/>
            <w:shd w:val="clear" w:color="auto" w:fill="FFFFFF"/>
            <w:vAlign w:val="center"/>
          </w:tcPr>
          <w:p w14:paraId="431B0680" w14:textId="58F92CC4" w:rsidR="00B413FE" w:rsidRDefault="00C73824" w:rsidP="00C702E2">
            <w:pPr>
              <w:snapToGrid w:val="0"/>
              <w:spacing w:before="60" w:after="60" w:line="240" w:lineRule="auto"/>
              <w:jc w:val="left"/>
              <w:rPr>
                <w:rFonts w:eastAsia="맑은 고딕"/>
                <w:sz w:val="18"/>
                <w:szCs w:val="18"/>
                <w:rPrChange w:id="2405" w:author="Harin Oh" w:date="2023-12-04T09:34:00Z">
                  <w:rPr>
                    <w:sz w:val="18"/>
                    <w:szCs w:val="18"/>
                  </w:rPr>
                </w:rPrChange>
              </w:rPr>
            </w:pPr>
            <w:ins w:id="2406" w:author="Harin Oh" w:date="2023-12-04T09:34:00Z">
              <w:r>
                <w:rPr>
                  <w:rFonts w:eastAsia="맑은 고딕" w:hint="eastAsia"/>
                  <w:sz w:val="18"/>
                  <w:szCs w:val="18"/>
                </w:rPr>
                <w:t>D</w:t>
              </w:r>
              <w:r>
                <w:rPr>
                  <w:rFonts w:eastAsia="맑은 고딕"/>
                  <w:sz w:val="18"/>
                  <w:szCs w:val="18"/>
                </w:rPr>
                <w:t>efault is English and UTF-8</w:t>
              </w:r>
            </w:ins>
          </w:p>
        </w:tc>
      </w:tr>
      <w:tr w:rsidR="00B413FE" w:rsidRPr="0054360D" w14:paraId="328983F6" w14:textId="77777777" w:rsidTr="00C702E2">
        <w:trPr>
          <w:cantSplit/>
          <w:trHeight w:val="495"/>
        </w:trPr>
        <w:tc>
          <w:tcPr>
            <w:tcW w:w="3060" w:type="dxa"/>
            <w:shd w:val="clear" w:color="auto" w:fill="FFFFFF"/>
            <w:vAlign w:val="center"/>
          </w:tcPr>
          <w:p w14:paraId="545EBB9B" w14:textId="75B98552" w:rsidR="00B413FE" w:rsidRPr="00C702E2" w:rsidRDefault="00B413FE" w:rsidP="00C702E2">
            <w:pPr>
              <w:snapToGrid w:val="0"/>
              <w:spacing w:before="60" w:after="60" w:line="240" w:lineRule="auto"/>
              <w:jc w:val="left"/>
              <w:rPr>
                <w:sz w:val="18"/>
                <w:szCs w:val="18"/>
              </w:rPr>
            </w:pPr>
            <w:del w:id="2407" w:author="Harin Oh" w:date="2023-12-04T09:34:00Z">
              <w:r w:rsidRPr="00C702E2" w:rsidDel="00C73824">
                <w:rPr>
                  <w:sz w:val="18"/>
                  <w:szCs w:val="18"/>
                </w:rPr>
                <w:delText>exchangeCatalogueName</w:delText>
              </w:r>
            </w:del>
            <w:ins w:id="2408" w:author="Harin Oh" w:date="2023-12-04T09:34:00Z">
              <w:r w:rsidR="00C73824">
                <w:rPr>
                  <w:sz w:val="18"/>
                  <w:szCs w:val="18"/>
                </w:rPr>
                <w:t>otherLocale</w:t>
              </w:r>
            </w:ins>
          </w:p>
        </w:tc>
        <w:tc>
          <w:tcPr>
            <w:tcW w:w="3420" w:type="dxa"/>
            <w:shd w:val="clear" w:color="auto" w:fill="FFFFFF"/>
            <w:vAlign w:val="center"/>
          </w:tcPr>
          <w:p w14:paraId="51500026" w14:textId="20E2A07A" w:rsidR="00B413FE" w:rsidRPr="00C702E2" w:rsidRDefault="00C73824" w:rsidP="00C73824">
            <w:pPr>
              <w:snapToGrid w:val="0"/>
              <w:spacing w:before="60" w:after="60" w:line="240" w:lineRule="auto"/>
              <w:jc w:val="left"/>
              <w:rPr>
                <w:sz w:val="18"/>
                <w:szCs w:val="18"/>
              </w:rPr>
            </w:pPr>
            <w:ins w:id="2409" w:author="Harin Oh" w:date="2023-12-04T09:34:00Z">
              <w:r w:rsidRPr="00C73824">
                <w:rPr>
                  <w:sz w:val="18"/>
                  <w:szCs w:val="18"/>
                </w:rPr>
                <w:t>Other languages and character sets used for the localized metadata records in this Exchange Catalogue</w:t>
              </w:r>
            </w:ins>
            <w:del w:id="2410" w:author="Harin Oh" w:date="2023-12-04T09:34:00Z">
              <w:r w:rsidR="00B413FE" w:rsidRPr="00C702E2" w:rsidDel="00C73824">
                <w:rPr>
                  <w:sz w:val="18"/>
                  <w:szCs w:val="18"/>
                </w:rPr>
                <w:delText>Catalogue filename</w:delText>
              </w:r>
            </w:del>
          </w:p>
        </w:tc>
        <w:tc>
          <w:tcPr>
            <w:tcW w:w="804" w:type="dxa"/>
            <w:shd w:val="clear" w:color="auto" w:fill="FFFFFF"/>
            <w:vAlign w:val="center"/>
          </w:tcPr>
          <w:p w14:paraId="05229FA7" w14:textId="73B3670A" w:rsidR="00B413FE" w:rsidRPr="00C702E2" w:rsidRDefault="00C73824" w:rsidP="00C702E2">
            <w:pPr>
              <w:snapToGrid w:val="0"/>
              <w:spacing w:before="60" w:after="60" w:line="240" w:lineRule="auto"/>
              <w:jc w:val="center"/>
              <w:rPr>
                <w:sz w:val="18"/>
                <w:szCs w:val="18"/>
              </w:rPr>
            </w:pPr>
            <w:ins w:id="2411" w:author="Harin Oh" w:date="2023-12-04T09:34:00Z">
              <w:r>
                <w:rPr>
                  <w:sz w:val="18"/>
                  <w:szCs w:val="18"/>
                </w:rPr>
                <w:t>0..*</w:t>
              </w:r>
            </w:ins>
            <w:del w:id="2412" w:author="Harin Oh" w:date="2023-12-04T09:34:00Z">
              <w:r w:rsidR="00B413FE" w:rsidRPr="00C702E2" w:rsidDel="00C73824">
                <w:rPr>
                  <w:sz w:val="18"/>
                  <w:szCs w:val="18"/>
                </w:rPr>
                <w:delText>1</w:delText>
              </w:r>
            </w:del>
          </w:p>
        </w:tc>
        <w:tc>
          <w:tcPr>
            <w:tcW w:w="2436" w:type="dxa"/>
            <w:shd w:val="clear" w:color="auto" w:fill="FFFFFF"/>
            <w:vAlign w:val="center"/>
          </w:tcPr>
          <w:p w14:paraId="1C538816" w14:textId="502EACAF" w:rsidR="00B413FE" w:rsidRPr="00C702E2" w:rsidRDefault="00C73824" w:rsidP="00C702E2">
            <w:pPr>
              <w:snapToGrid w:val="0"/>
              <w:spacing w:before="60" w:after="60" w:line="240" w:lineRule="auto"/>
              <w:jc w:val="left"/>
              <w:rPr>
                <w:sz w:val="18"/>
                <w:szCs w:val="18"/>
              </w:rPr>
            </w:pPr>
            <w:ins w:id="2413" w:author="Harin Oh" w:date="2023-12-04T09:34:00Z">
              <w:r>
                <w:rPr>
                  <w:sz w:val="18"/>
                  <w:szCs w:val="18"/>
                </w:rPr>
                <w:t>PT_Locale</w:t>
              </w:r>
            </w:ins>
            <w:del w:id="2414" w:author="Harin Oh" w:date="2023-12-04T09:34:00Z">
              <w:r w:rsidR="00B413FE" w:rsidRPr="00C702E2" w:rsidDel="00C73824">
                <w:rPr>
                  <w:sz w:val="18"/>
                  <w:szCs w:val="18"/>
                </w:rPr>
                <w:delText>CharacterString</w:delText>
              </w:r>
            </w:del>
          </w:p>
        </w:tc>
        <w:tc>
          <w:tcPr>
            <w:tcW w:w="3060" w:type="dxa"/>
            <w:shd w:val="clear" w:color="auto" w:fill="FFFFFF"/>
            <w:vAlign w:val="center"/>
          </w:tcPr>
          <w:p w14:paraId="4B98733B" w14:textId="3D39CA5F" w:rsidR="00B413FE" w:rsidRPr="00C702E2" w:rsidRDefault="00C73824" w:rsidP="00C73824">
            <w:pPr>
              <w:snapToGrid w:val="0"/>
              <w:spacing w:before="60" w:after="60" w:line="240" w:lineRule="auto"/>
              <w:jc w:val="left"/>
              <w:rPr>
                <w:sz w:val="18"/>
                <w:szCs w:val="18"/>
              </w:rPr>
            </w:pPr>
            <w:ins w:id="2415" w:author="Harin Oh" w:date="2023-12-04T09:35:00Z">
              <w:r w:rsidRPr="00C73824">
                <w:rPr>
                  <w:sz w:val="18"/>
                  <w:szCs w:val="18"/>
                </w:rPr>
                <w:t>Required if any localized entries are present in the Exchange Catalogue</w:t>
              </w:r>
              <w:del w:id="2416" w:author="USER" w:date="2024-03-14T09:30:00Z">
                <w:r w:rsidRPr="00C73824" w:rsidDel="00E23725">
                  <w:rPr>
                    <w:sz w:val="18"/>
                    <w:szCs w:val="18"/>
                  </w:rPr>
                  <w:cr/>
                </w:r>
              </w:del>
            </w:ins>
            <w:del w:id="2417" w:author="Harin Oh" w:date="2023-12-04T09:34:00Z">
              <w:r w:rsidR="00B413FE" w:rsidRPr="00C702E2" w:rsidDel="00C73824">
                <w:rPr>
                  <w:sz w:val="18"/>
                  <w:szCs w:val="18"/>
                </w:rPr>
                <w:delText>In S-101 it would be CATLOG.101</w:delText>
              </w:r>
            </w:del>
          </w:p>
        </w:tc>
      </w:tr>
      <w:tr w:rsidR="00B413FE" w:rsidRPr="0054360D" w14:paraId="01E7C4E6" w14:textId="77777777" w:rsidTr="00C702E2">
        <w:trPr>
          <w:cantSplit/>
          <w:trHeight w:val="495"/>
        </w:trPr>
        <w:tc>
          <w:tcPr>
            <w:tcW w:w="3060" w:type="dxa"/>
            <w:shd w:val="clear" w:color="auto" w:fill="FFFFFF"/>
            <w:vAlign w:val="center"/>
          </w:tcPr>
          <w:p w14:paraId="609852ED" w14:textId="77777777" w:rsidR="00B413FE" w:rsidRPr="00C702E2" w:rsidRDefault="00B413FE" w:rsidP="00C702E2">
            <w:pPr>
              <w:snapToGrid w:val="0"/>
              <w:spacing w:before="60" w:after="60" w:line="240" w:lineRule="auto"/>
              <w:jc w:val="left"/>
              <w:rPr>
                <w:sz w:val="18"/>
                <w:szCs w:val="18"/>
              </w:rPr>
            </w:pPr>
            <w:r w:rsidRPr="00C702E2">
              <w:rPr>
                <w:sz w:val="18"/>
                <w:szCs w:val="18"/>
              </w:rPr>
              <w:t>exchangeCatalogueDescription</w:t>
            </w:r>
          </w:p>
        </w:tc>
        <w:tc>
          <w:tcPr>
            <w:tcW w:w="3420" w:type="dxa"/>
            <w:shd w:val="clear" w:color="auto" w:fill="FFFFFF"/>
            <w:vAlign w:val="center"/>
          </w:tcPr>
          <w:p w14:paraId="4EB230C7" w14:textId="77777777" w:rsidR="00B413FE" w:rsidRPr="00C702E2" w:rsidRDefault="00B413FE" w:rsidP="00C702E2">
            <w:pPr>
              <w:spacing w:before="60" w:after="60" w:line="240" w:lineRule="auto"/>
              <w:jc w:val="left"/>
              <w:rPr>
                <w:sz w:val="18"/>
                <w:szCs w:val="18"/>
              </w:rPr>
            </w:pPr>
            <w:r w:rsidRPr="00C702E2">
              <w:rPr>
                <w:sz w:val="18"/>
                <w:szCs w:val="18"/>
              </w:rPr>
              <w:t>Description of what the exchange catalogue contains</w:t>
            </w:r>
          </w:p>
          <w:p w14:paraId="2506249A" w14:textId="77777777" w:rsidR="00B413FE" w:rsidRPr="00C702E2" w:rsidRDefault="00B413FE" w:rsidP="00C702E2">
            <w:pPr>
              <w:snapToGrid w:val="0"/>
              <w:spacing w:before="60" w:after="60" w:line="240" w:lineRule="auto"/>
              <w:jc w:val="left"/>
              <w:rPr>
                <w:sz w:val="18"/>
                <w:szCs w:val="18"/>
              </w:rPr>
            </w:pPr>
          </w:p>
        </w:tc>
        <w:tc>
          <w:tcPr>
            <w:tcW w:w="804" w:type="dxa"/>
            <w:shd w:val="clear" w:color="auto" w:fill="FFFFFF"/>
            <w:vAlign w:val="center"/>
          </w:tcPr>
          <w:p w14:paraId="77B6E768" w14:textId="50524FC3" w:rsidR="00B413FE" w:rsidRPr="00C702E2" w:rsidRDefault="00C73824" w:rsidP="00C702E2">
            <w:pPr>
              <w:snapToGrid w:val="0"/>
              <w:spacing w:before="60" w:after="60" w:line="240" w:lineRule="auto"/>
              <w:jc w:val="center"/>
              <w:rPr>
                <w:sz w:val="18"/>
                <w:szCs w:val="18"/>
              </w:rPr>
            </w:pPr>
            <w:ins w:id="2418" w:author="Harin Oh" w:date="2023-12-04T09:35:00Z">
              <w:r>
                <w:rPr>
                  <w:sz w:val="18"/>
                  <w:szCs w:val="18"/>
                </w:rPr>
                <w:t>0..</w:t>
              </w:r>
            </w:ins>
            <w:r w:rsidR="00B413FE" w:rsidRPr="00C702E2">
              <w:rPr>
                <w:sz w:val="18"/>
                <w:szCs w:val="18"/>
              </w:rPr>
              <w:t>1</w:t>
            </w:r>
          </w:p>
        </w:tc>
        <w:tc>
          <w:tcPr>
            <w:tcW w:w="2436" w:type="dxa"/>
            <w:shd w:val="clear" w:color="auto" w:fill="FFFFFF"/>
            <w:vAlign w:val="center"/>
          </w:tcPr>
          <w:p w14:paraId="3ED87B37" w14:textId="7DBDA8FE" w:rsidR="00B413FE" w:rsidRPr="00C702E2" w:rsidRDefault="00B413FE" w:rsidP="00C702E2">
            <w:pPr>
              <w:snapToGrid w:val="0"/>
              <w:spacing w:before="60" w:after="60" w:line="240" w:lineRule="auto"/>
              <w:jc w:val="left"/>
              <w:rPr>
                <w:sz w:val="18"/>
                <w:szCs w:val="18"/>
              </w:rPr>
            </w:pPr>
            <w:del w:id="2419" w:author="Harin Oh" w:date="2023-12-04T09:38:00Z">
              <w:r w:rsidRPr="00C702E2" w:rsidDel="00C73824">
                <w:rPr>
                  <w:sz w:val="18"/>
                  <w:szCs w:val="18"/>
                </w:rPr>
                <w:delText>CharacterString</w:delText>
              </w:r>
            </w:del>
            <w:ins w:id="2420" w:author="Harin Oh" w:date="2023-12-04T09:38:00Z">
              <w:del w:id="2421" w:author="Greenblue" w:date="2024-02-13T20:08:00Z">
                <w:r w:rsidR="00C73824" w:rsidDel="006C438A">
                  <w:rPr>
                    <w:sz w:val="18"/>
                    <w:szCs w:val="18"/>
                  </w:rPr>
                  <w:delText>c</w:delText>
                </w:r>
              </w:del>
            </w:ins>
            <w:ins w:id="2422" w:author="Greenblue" w:date="2024-02-13T20:08:00Z">
              <w:r w:rsidR="006C438A" w:rsidRPr="006C438A">
                <w:rPr>
                  <w:sz w:val="18"/>
                  <w:szCs w:val="18"/>
                </w:rPr>
                <w:t>CharacterString</w:t>
              </w:r>
            </w:ins>
          </w:p>
        </w:tc>
        <w:tc>
          <w:tcPr>
            <w:tcW w:w="3060" w:type="dxa"/>
            <w:shd w:val="clear" w:color="auto" w:fill="FFFFFF"/>
            <w:vAlign w:val="center"/>
          </w:tcPr>
          <w:p w14:paraId="11FBBF54" w14:textId="77777777" w:rsidR="00B413FE" w:rsidRPr="00C702E2" w:rsidRDefault="00B413FE" w:rsidP="00C702E2">
            <w:pPr>
              <w:snapToGrid w:val="0"/>
              <w:spacing w:before="60" w:after="60" w:line="240" w:lineRule="auto"/>
              <w:jc w:val="left"/>
              <w:rPr>
                <w:sz w:val="18"/>
                <w:szCs w:val="18"/>
              </w:rPr>
            </w:pPr>
          </w:p>
        </w:tc>
      </w:tr>
      <w:tr w:rsidR="00B413FE" w:rsidRPr="0054360D" w14:paraId="1704EAE3" w14:textId="77777777" w:rsidTr="00C702E2">
        <w:trPr>
          <w:cantSplit/>
          <w:trHeight w:val="495"/>
        </w:trPr>
        <w:tc>
          <w:tcPr>
            <w:tcW w:w="3060" w:type="dxa"/>
            <w:shd w:val="clear" w:color="auto" w:fill="FFFFFF"/>
            <w:vAlign w:val="center"/>
          </w:tcPr>
          <w:p w14:paraId="337954B1" w14:textId="77777777" w:rsidR="00B413FE" w:rsidRPr="00C702E2" w:rsidRDefault="00B413FE" w:rsidP="00C702E2">
            <w:pPr>
              <w:snapToGrid w:val="0"/>
              <w:spacing w:before="60" w:after="60" w:line="240" w:lineRule="auto"/>
              <w:jc w:val="left"/>
              <w:rPr>
                <w:sz w:val="18"/>
                <w:szCs w:val="18"/>
              </w:rPr>
            </w:pPr>
            <w:r w:rsidRPr="00C702E2">
              <w:rPr>
                <w:sz w:val="18"/>
                <w:szCs w:val="18"/>
              </w:rPr>
              <w:t>exchangeCatalogueComment</w:t>
            </w:r>
          </w:p>
        </w:tc>
        <w:tc>
          <w:tcPr>
            <w:tcW w:w="3420" w:type="dxa"/>
            <w:shd w:val="clear" w:color="auto" w:fill="FFFFFF"/>
            <w:vAlign w:val="center"/>
          </w:tcPr>
          <w:p w14:paraId="50B2D96D" w14:textId="77777777" w:rsidR="00B413FE" w:rsidRPr="00C702E2" w:rsidRDefault="00B413FE" w:rsidP="00C702E2">
            <w:pPr>
              <w:spacing w:before="60" w:after="60" w:line="240" w:lineRule="auto"/>
              <w:jc w:val="left"/>
              <w:rPr>
                <w:sz w:val="18"/>
                <w:szCs w:val="18"/>
              </w:rPr>
            </w:pPr>
            <w:r w:rsidRPr="00C702E2">
              <w:rPr>
                <w:sz w:val="18"/>
                <w:szCs w:val="18"/>
              </w:rPr>
              <w:t>Any additional Information</w:t>
            </w:r>
          </w:p>
          <w:p w14:paraId="784C143E" w14:textId="77777777" w:rsidR="00B413FE" w:rsidRPr="00C702E2" w:rsidRDefault="00B413FE" w:rsidP="00C702E2">
            <w:pPr>
              <w:snapToGrid w:val="0"/>
              <w:spacing w:before="60" w:after="60" w:line="240" w:lineRule="auto"/>
              <w:jc w:val="left"/>
              <w:rPr>
                <w:sz w:val="18"/>
                <w:szCs w:val="18"/>
              </w:rPr>
            </w:pPr>
          </w:p>
        </w:tc>
        <w:tc>
          <w:tcPr>
            <w:tcW w:w="804" w:type="dxa"/>
            <w:shd w:val="clear" w:color="auto" w:fill="FFFFFF"/>
            <w:vAlign w:val="center"/>
          </w:tcPr>
          <w:p w14:paraId="19B19313" w14:textId="77777777" w:rsidR="00B413FE" w:rsidRPr="00C702E2" w:rsidRDefault="00B413FE" w:rsidP="00C702E2">
            <w:pPr>
              <w:snapToGrid w:val="0"/>
              <w:spacing w:before="60" w:after="60" w:line="240" w:lineRule="auto"/>
              <w:jc w:val="center"/>
              <w:rPr>
                <w:sz w:val="18"/>
                <w:szCs w:val="18"/>
              </w:rPr>
            </w:pPr>
            <w:r w:rsidRPr="00C702E2">
              <w:rPr>
                <w:sz w:val="18"/>
                <w:szCs w:val="18"/>
              </w:rPr>
              <w:t>0..1</w:t>
            </w:r>
          </w:p>
        </w:tc>
        <w:tc>
          <w:tcPr>
            <w:tcW w:w="2436" w:type="dxa"/>
            <w:shd w:val="clear" w:color="auto" w:fill="FFFFFF"/>
            <w:vAlign w:val="center"/>
          </w:tcPr>
          <w:p w14:paraId="4C63FFD1" w14:textId="77777777" w:rsidR="00B413FE" w:rsidRPr="00C702E2" w:rsidRDefault="00B413FE" w:rsidP="00C702E2">
            <w:pPr>
              <w:snapToGrid w:val="0"/>
              <w:spacing w:before="60" w:after="60" w:line="240" w:lineRule="auto"/>
              <w:jc w:val="left"/>
              <w:rPr>
                <w:sz w:val="18"/>
                <w:szCs w:val="18"/>
              </w:rPr>
            </w:pPr>
            <w:r w:rsidRPr="00C702E2">
              <w:rPr>
                <w:sz w:val="18"/>
                <w:szCs w:val="18"/>
              </w:rPr>
              <w:t>CharacterString</w:t>
            </w:r>
          </w:p>
        </w:tc>
        <w:tc>
          <w:tcPr>
            <w:tcW w:w="3060" w:type="dxa"/>
            <w:shd w:val="clear" w:color="auto" w:fill="FFFFFF"/>
            <w:vAlign w:val="center"/>
          </w:tcPr>
          <w:p w14:paraId="3359CC71" w14:textId="77777777" w:rsidR="00B413FE" w:rsidRPr="00C702E2" w:rsidRDefault="00B413FE" w:rsidP="00C702E2">
            <w:pPr>
              <w:snapToGrid w:val="0"/>
              <w:spacing w:before="60" w:after="60" w:line="240" w:lineRule="auto"/>
              <w:jc w:val="left"/>
              <w:rPr>
                <w:sz w:val="18"/>
                <w:szCs w:val="18"/>
              </w:rPr>
            </w:pPr>
          </w:p>
        </w:tc>
      </w:tr>
      <w:tr w:rsidR="00C73824" w:rsidRPr="0054360D" w14:paraId="4BCC07CD" w14:textId="77777777" w:rsidTr="00C702E2">
        <w:trPr>
          <w:cantSplit/>
          <w:trHeight w:val="495"/>
          <w:ins w:id="2423" w:author="Harin Oh" w:date="2023-12-04T09:37:00Z"/>
        </w:trPr>
        <w:tc>
          <w:tcPr>
            <w:tcW w:w="3060" w:type="dxa"/>
            <w:shd w:val="clear" w:color="auto" w:fill="FFFFFF"/>
            <w:vAlign w:val="center"/>
          </w:tcPr>
          <w:p w14:paraId="1536D74F" w14:textId="22D6FBD4" w:rsidR="00C73824" w:rsidRDefault="00C73824" w:rsidP="00C702E2">
            <w:pPr>
              <w:snapToGrid w:val="0"/>
              <w:spacing w:before="60" w:after="60" w:line="240" w:lineRule="auto"/>
              <w:jc w:val="left"/>
              <w:rPr>
                <w:ins w:id="2424" w:author="Harin Oh" w:date="2023-12-04T09:37:00Z"/>
                <w:rFonts w:eastAsia="맑은 고딕"/>
                <w:sz w:val="18"/>
                <w:szCs w:val="18"/>
                <w:rPrChange w:id="2425" w:author="Harin Oh" w:date="2023-12-04T09:37:00Z">
                  <w:rPr>
                    <w:ins w:id="2426" w:author="Harin Oh" w:date="2023-12-04T09:37:00Z"/>
                    <w:sz w:val="18"/>
                    <w:szCs w:val="18"/>
                  </w:rPr>
                </w:rPrChange>
              </w:rPr>
            </w:pPr>
            <w:ins w:id="2427" w:author="Harin Oh" w:date="2023-12-04T09:37:00Z">
              <w:r>
                <w:rPr>
                  <w:rFonts w:eastAsia="맑은 고딕"/>
                  <w:sz w:val="18"/>
                  <w:szCs w:val="18"/>
                </w:rPr>
                <w:t>certificates</w:t>
              </w:r>
            </w:ins>
          </w:p>
        </w:tc>
        <w:tc>
          <w:tcPr>
            <w:tcW w:w="3420" w:type="dxa"/>
            <w:shd w:val="clear" w:color="auto" w:fill="FFFFFF"/>
            <w:vAlign w:val="center"/>
          </w:tcPr>
          <w:p w14:paraId="73EEB9C7" w14:textId="3D08767D" w:rsidR="00C73824" w:rsidRPr="00C702E2" w:rsidRDefault="00C73824" w:rsidP="00C73824">
            <w:pPr>
              <w:spacing w:before="60" w:after="60" w:line="240" w:lineRule="auto"/>
              <w:jc w:val="left"/>
              <w:rPr>
                <w:ins w:id="2428" w:author="Harin Oh" w:date="2023-12-04T09:37:00Z"/>
                <w:sz w:val="18"/>
                <w:szCs w:val="18"/>
              </w:rPr>
            </w:pPr>
            <w:ins w:id="2429" w:author="Harin Oh" w:date="2023-12-04T09:37:00Z">
              <w:r w:rsidRPr="00C73824">
                <w:rPr>
                  <w:sz w:val="18"/>
                  <w:szCs w:val="18"/>
                </w:rPr>
                <w:t>Signed public key certificates referred to by digital signatures in the Exchange Se</w:t>
              </w:r>
            </w:ins>
          </w:p>
        </w:tc>
        <w:tc>
          <w:tcPr>
            <w:tcW w:w="804" w:type="dxa"/>
            <w:shd w:val="clear" w:color="auto" w:fill="FFFFFF"/>
            <w:vAlign w:val="center"/>
          </w:tcPr>
          <w:p w14:paraId="2859FD75" w14:textId="302F2605" w:rsidR="00C73824" w:rsidRDefault="00C73824" w:rsidP="00C702E2">
            <w:pPr>
              <w:snapToGrid w:val="0"/>
              <w:spacing w:before="60" w:after="60" w:line="240" w:lineRule="auto"/>
              <w:jc w:val="center"/>
              <w:rPr>
                <w:ins w:id="2430" w:author="Harin Oh" w:date="2023-12-04T09:37:00Z"/>
                <w:rFonts w:eastAsia="맑은 고딕"/>
                <w:sz w:val="18"/>
                <w:szCs w:val="18"/>
                <w:rPrChange w:id="2431" w:author="Harin Oh" w:date="2023-12-04T09:37:00Z">
                  <w:rPr>
                    <w:ins w:id="2432" w:author="Harin Oh" w:date="2023-12-04T09:37:00Z"/>
                    <w:sz w:val="18"/>
                    <w:szCs w:val="18"/>
                  </w:rPr>
                </w:rPrChange>
              </w:rPr>
            </w:pPr>
            <w:ins w:id="2433" w:author="Harin Oh" w:date="2023-12-04T09:37:00Z">
              <w:r>
                <w:rPr>
                  <w:rFonts w:eastAsia="맑은 고딕" w:hint="eastAsia"/>
                  <w:sz w:val="18"/>
                  <w:szCs w:val="18"/>
                </w:rPr>
                <w:t>0</w:t>
              </w:r>
              <w:r>
                <w:rPr>
                  <w:rFonts w:eastAsia="맑은 고딕"/>
                  <w:sz w:val="18"/>
                  <w:szCs w:val="18"/>
                </w:rPr>
                <w:t>..*</w:t>
              </w:r>
            </w:ins>
          </w:p>
        </w:tc>
        <w:tc>
          <w:tcPr>
            <w:tcW w:w="2436" w:type="dxa"/>
            <w:shd w:val="clear" w:color="auto" w:fill="FFFFFF"/>
            <w:vAlign w:val="center"/>
          </w:tcPr>
          <w:p w14:paraId="1F5D3637" w14:textId="70AB78F4" w:rsidR="00C73824" w:rsidRPr="00C702E2" w:rsidRDefault="00C73824" w:rsidP="00C702E2">
            <w:pPr>
              <w:snapToGrid w:val="0"/>
              <w:spacing w:before="60" w:after="60" w:line="240" w:lineRule="auto"/>
              <w:jc w:val="left"/>
              <w:rPr>
                <w:ins w:id="2434" w:author="Harin Oh" w:date="2023-12-04T09:37:00Z"/>
                <w:sz w:val="18"/>
                <w:szCs w:val="18"/>
              </w:rPr>
            </w:pPr>
            <w:ins w:id="2435" w:author="Harin Oh" w:date="2023-12-04T09:37:00Z">
              <w:r w:rsidRPr="00C73824">
                <w:rPr>
                  <w:sz w:val="18"/>
                  <w:szCs w:val="18"/>
                </w:rPr>
                <w:t>S100_SE_CertificateContainer</w:t>
              </w:r>
            </w:ins>
          </w:p>
        </w:tc>
        <w:tc>
          <w:tcPr>
            <w:tcW w:w="3060" w:type="dxa"/>
            <w:shd w:val="clear" w:color="auto" w:fill="FFFFFF"/>
            <w:vAlign w:val="center"/>
          </w:tcPr>
          <w:p w14:paraId="55F5A51C" w14:textId="46F425B1" w:rsidR="00C73824" w:rsidRPr="00C702E2" w:rsidRDefault="00C73824" w:rsidP="00C73824">
            <w:pPr>
              <w:snapToGrid w:val="0"/>
              <w:spacing w:before="60" w:after="60" w:line="240" w:lineRule="auto"/>
              <w:jc w:val="left"/>
              <w:rPr>
                <w:ins w:id="2436" w:author="Harin Oh" w:date="2023-12-04T09:37:00Z"/>
                <w:sz w:val="18"/>
                <w:szCs w:val="18"/>
              </w:rPr>
            </w:pPr>
            <w:ins w:id="2437" w:author="Harin Oh" w:date="2023-12-04T09:37:00Z">
              <w:r w:rsidRPr="00C73824">
                <w:rPr>
                  <w:sz w:val="18"/>
                  <w:szCs w:val="18"/>
                </w:rPr>
                <w:t>Content defined in S-100 Part 15. All certificates used, except the SA root</w:t>
              </w:r>
            </w:ins>
            <w:ins w:id="2438" w:author="Harin Oh" w:date="2023-12-04T09:38:00Z">
              <w:r>
                <w:rPr>
                  <w:sz w:val="18"/>
                  <w:szCs w:val="18"/>
                </w:rPr>
                <w:t xml:space="preserve"> </w:t>
              </w:r>
            </w:ins>
            <w:ins w:id="2439" w:author="Harin Oh" w:date="2023-12-04T09:37:00Z">
              <w:r w:rsidRPr="00C73824">
                <w:rPr>
                  <w:sz w:val="18"/>
                  <w:szCs w:val="18"/>
                </w:rPr>
                <w:t>certificate (installed separately by the implementing system) shall be included</w:t>
              </w:r>
            </w:ins>
          </w:p>
        </w:tc>
      </w:tr>
      <w:tr w:rsidR="00C73824" w:rsidRPr="0054360D" w14:paraId="5009211B" w14:textId="77777777" w:rsidTr="00C702E2">
        <w:trPr>
          <w:cantSplit/>
          <w:trHeight w:val="495"/>
          <w:ins w:id="2440" w:author="Harin Oh" w:date="2023-12-04T09:37:00Z"/>
        </w:trPr>
        <w:tc>
          <w:tcPr>
            <w:tcW w:w="3060" w:type="dxa"/>
            <w:shd w:val="clear" w:color="auto" w:fill="FFFFFF"/>
            <w:vAlign w:val="center"/>
          </w:tcPr>
          <w:p w14:paraId="69FC203B" w14:textId="59F8081B" w:rsidR="00C73824" w:rsidRPr="00C702E2" w:rsidRDefault="00C73824" w:rsidP="00C702E2">
            <w:pPr>
              <w:snapToGrid w:val="0"/>
              <w:spacing w:before="60" w:after="60" w:line="240" w:lineRule="auto"/>
              <w:jc w:val="left"/>
              <w:rPr>
                <w:ins w:id="2441" w:author="Harin Oh" w:date="2023-12-04T09:37:00Z"/>
                <w:sz w:val="18"/>
                <w:szCs w:val="18"/>
              </w:rPr>
            </w:pPr>
            <w:ins w:id="2442" w:author="Harin Oh" w:date="2023-12-04T09:38:00Z">
              <w:r w:rsidRPr="00C73824">
                <w:rPr>
                  <w:sz w:val="18"/>
                  <w:szCs w:val="18"/>
                </w:rPr>
                <w:t>dataServerIdentifier</w:t>
              </w:r>
            </w:ins>
          </w:p>
        </w:tc>
        <w:tc>
          <w:tcPr>
            <w:tcW w:w="3420" w:type="dxa"/>
            <w:shd w:val="clear" w:color="auto" w:fill="FFFFFF"/>
            <w:vAlign w:val="center"/>
          </w:tcPr>
          <w:p w14:paraId="086D656F" w14:textId="6C114B12" w:rsidR="00C73824" w:rsidRPr="00C702E2" w:rsidRDefault="00C73824" w:rsidP="00C702E2">
            <w:pPr>
              <w:spacing w:before="60" w:after="60" w:line="240" w:lineRule="auto"/>
              <w:jc w:val="left"/>
              <w:rPr>
                <w:ins w:id="2443" w:author="Harin Oh" w:date="2023-12-04T09:37:00Z"/>
                <w:sz w:val="18"/>
                <w:szCs w:val="18"/>
              </w:rPr>
            </w:pPr>
            <w:ins w:id="2444" w:author="Harin Oh" w:date="2023-12-04T09:38:00Z">
              <w:r w:rsidRPr="00C73824">
                <w:rPr>
                  <w:sz w:val="18"/>
                  <w:szCs w:val="18"/>
                </w:rPr>
                <w:t>Identifies the data server for the permit</w:t>
              </w:r>
            </w:ins>
          </w:p>
        </w:tc>
        <w:tc>
          <w:tcPr>
            <w:tcW w:w="804" w:type="dxa"/>
            <w:shd w:val="clear" w:color="auto" w:fill="FFFFFF"/>
            <w:vAlign w:val="center"/>
          </w:tcPr>
          <w:p w14:paraId="67D8F950" w14:textId="5DAD980A" w:rsidR="00C73824" w:rsidRDefault="00C73824" w:rsidP="00C702E2">
            <w:pPr>
              <w:snapToGrid w:val="0"/>
              <w:spacing w:before="60" w:after="60" w:line="240" w:lineRule="auto"/>
              <w:jc w:val="center"/>
              <w:rPr>
                <w:ins w:id="2445" w:author="Harin Oh" w:date="2023-12-04T09:37:00Z"/>
                <w:rFonts w:eastAsia="맑은 고딕"/>
                <w:sz w:val="18"/>
                <w:szCs w:val="18"/>
                <w:rPrChange w:id="2446" w:author="Harin Oh" w:date="2023-12-04T09:38:00Z">
                  <w:rPr>
                    <w:ins w:id="2447" w:author="Harin Oh" w:date="2023-12-04T09:37:00Z"/>
                    <w:sz w:val="18"/>
                    <w:szCs w:val="18"/>
                  </w:rPr>
                </w:rPrChange>
              </w:rPr>
            </w:pPr>
            <w:ins w:id="2448" w:author="Harin Oh" w:date="2023-12-04T09:38:00Z">
              <w:r>
                <w:rPr>
                  <w:rFonts w:eastAsia="맑은 고딕" w:hint="eastAsia"/>
                  <w:sz w:val="18"/>
                  <w:szCs w:val="18"/>
                </w:rPr>
                <w:t>0</w:t>
              </w:r>
              <w:r>
                <w:rPr>
                  <w:rFonts w:eastAsia="맑은 고딕"/>
                  <w:sz w:val="18"/>
                  <w:szCs w:val="18"/>
                </w:rPr>
                <w:t>..1</w:t>
              </w:r>
            </w:ins>
          </w:p>
        </w:tc>
        <w:tc>
          <w:tcPr>
            <w:tcW w:w="2436" w:type="dxa"/>
            <w:shd w:val="clear" w:color="auto" w:fill="FFFFFF"/>
            <w:vAlign w:val="center"/>
          </w:tcPr>
          <w:p w14:paraId="09E14F6D" w14:textId="7B126E97" w:rsidR="00C73824" w:rsidRPr="00C702E2" w:rsidRDefault="00C73824" w:rsidP="00C702E2">
            <w:pPr>
              <w:snapToGrid w:val="0"/>
              <w:spacing w:before="60" w:after="60" w:line="240" w:lineRule="auto"/>
              <w:jc w:val="left"/>
              <w:rPr>
                <w:ins w:id="2449" w:author="Harin Oh" w:date="2023-12-04T09:37:00Z"/>
                <w:sz w:val="18"/>
                <w:szCs w:val="18"/>
              </w:rPr>
            </w:pPr>
            <w:ins w:id="2450" w:author="Harin Oh" w:date="2023-12-04T09:38:00Z">
              <w:r w:rsidRPr="00C73824">
                <w:rPr>
                  <w:sz w:val="18"/>
                  <w:szCs w:val="18"/>
                </w:rPr>
                <w:t>CharacterString</w:t>
              </w:r>
            </w:ins>
          </w:p>
        </w:tc>
        <w:tc>
          <w:tcPr>
            <w:tcW w:w="3060" w:type="dxa"/>
            <w:shd w:val="clear" w:color="auto" w:fill="FFFFFF"/>
            <w:vAlign w:val="center"/>
          </w:tcPr>
          <w:p w14:paraId="23B0C883" w14:textId="77777777" w:rsidR="00C73824" w:rsidRPr="00C702E2" w:rsidRDefault="00C73824" w:rsidP="00C702E2">
            <w:pPr>
              <w:snapToGrid w:val="0"/>
              <w:spacing w:before="60" w:after="60" w:line="240" w:lineRule="auto"/>
              <w:jc w:val="left"/>
              <w:rPr>
                <w:ins w:id="2451" w:author="Harin Oh" w:date="2023-12-04T09:37:00Z"/>
                <w:sz w:val="18"/>
                <w:szCs w:val="18"/>
              </w:rPr>
            </w:pPr>
          </w:p>
        </w:tc>
      </w:tr>
      <w:tr w:rsidR="006C438A" w:rsidRPr="0054360D" w14:paraId="264C480D" w14:textId="77777777" w:rsidTr="00C702E2">
        <w:trPr>
          <w:cantSplit/>
          <w:trHeight w:val="495"/>
          <w:ins w:id="2452" w:author="Greenblue" w:date="2024-02-13T20:10:00Z"/>
        </w:trPr>
        <w:tc>
          <w:tcPr>
            <w:tcW w:w="3060" w:type="dxa"/>
            <w:shd w:val="clear" w:color="auto" w:fill="FFFFFF"/>
            <w:vAlign w:val="center"/>
          </w:tcPr>
          <w:p w14:paraId="00BB43F7" w14:textId="45CFEE46" w:rsidR="006C438A" w:rsidRPr="00C73824" w:rsidRDefault="006C438A" w:rsidP="00C702E2">
            <w:pPr>
              <w:snapToGrid w:val="0"/>
              <w:spacing w:before="60" w:after="60" w:line="240" w:lineRule="auto"/>
              <w:jc w:val="left"/>
              <w:rPr>
                <w:ins w:id="2453" w:author="Greenblue" w:date="2024-02-13T20:10:00Z"/>
                <w:sz w:val="18"/>
                <w:szCs w:val="18"/>
              </w:rPr>
            </w:pPr>
            <w:ins w:id="2454" w:author="Greenblue" w:date="2024-02-13T20:10:00Z">
              <w:r w:rsidRPr="006C438A">
                <w:rPr>
                  <w:sz w:val="18"/>
                  <w:szCs w:val="18"/>
                </w:rPr>
                <w:lastRenderedPageBreak/>
                <w:t>datasetDiscoveryMetadata</w:t>
              </w:r>
            </w:ins>
          </w:p>
        </w:tc>
        <w:tc>
          <w:tcPr>
            <w:tcW w:w="3420" w:type="dxa"/>
            <w:shd w:val="clear" w:color="auto" w:fill="FFFFFF"/>
            <w:vAlign w:val="center"/>
          </w:tcPr>
          <w:p w14:paraId="2B2B19BF" w14:textId="34535B59" w:rsidR="006C438A" w:rsidRPr="00C73824" w:rsidRDefault="006C438A" w:rsidP="00C702E2">
            <w:pPr>
              <w:spacing w:before="60" w:after="60" w:line="240" w:lineRule="auto"/>
              <w:jc w:val="left"/>
              <w:rPr>
                <w:ins w:id="2455" w:author="Greenblue" w:date="2024-02-13T20:10:00Z"/>
                <w:sz w:val="18"/>
                <w:szCs w:val="18"/>
              </w:rPr>
            </w:pPr>
            <w:ins w:id="2456" w:author="Greenblue" w:date="2024-02-13T20:10:00Z">
              <w:r w:rsidRPr="006C438A">
                <w:rPr>
                  <w:sz w:val="18"/>
                  <w:szCs w:val="18"/>
                </w:rPr>
                <w:t>Exchange Catalogues may include or reference discovery metadata for the datasets in the Exchange Set</w:t>
              </w:r>
            </w:ins>
          </w:p>
        </w:tc>
        <w:tc>
          <w:tcPr>
            <w:tcW w:w="804" w:type="dxa"/>
            <w:shd w:val="clear" w:color="auto" w:fill="FFFFFF"/>
            <w:vAlign w:val="center"/>
          </w:tcPr>
          <w:p w14:paraId="2F878503" w14:textId="4C43A139" w:rsidR="006C438A" w:rsidRDefault="006C438A" w:rsidP="00C702E2">
            <w:pPr>
              <w:snapToGrid w:val="0"/>
              <w:spacing w:before="60" w:after="60" w:line="240" w:lineRule="auto"/>
              <w:jc w:val="center"/>
              <w:rPr>
                <w:ins w:id="2457" w:author="Greenblue" w:date="2024-02-13T20:10:00Z"/>
                <w:rFonts w:eastAsia="맑은 고딕"/>
                <w:sz w:val="18"/>
                <w:szCs w:val="18"/>
              </w:rPr>
            </w:pPr>
            <w:ins w:id="2458" w:author="Greenblue" w:date="2024-02-13T20:10:00Z">
              <w:r w:rsidRPr="006C438A">
                <w:rPr>
                  <w:rFonts w:eastAsia="맑은 고딕"/>
                  <w:sz w:val="18"/>
                  <w:szCs w:val="18"/>
                </w:rPr>
                <w:t>0..*</w:t>
              </w:r>
            </w:ins>
          </w:p>
        </w:tc>
        <w:tc>
          <w:tcPr>
            <w:tcW w:w="2436" w:type="dxa"/>
            <w:shd w:val="clear" w:color="auto" w:fill="FFFFFF"/>
            <w:vAlign w:val="center"/>
          </w:tcPr>
          <w:p w14:paraId="7D069426" w14:textId="51D7901D" w:rsidR="006C438A" w:rsidRPr="00C73824" w:rsidRDefault="006C438A" w:rsidP="00C702E2">
            <w:pPr>
              <w:snapToGrid w:val="0"/>
              <w:spacing w:before="60" w:after="60" w:line="240" w:lineRule="auto"/>
              <w:jc w:val="left"/>
              <w:rPr>
                <w:ins w:id="2459" w:author="Greenblue" w:date="2024-02-13T20:10:00Z"/>
                <w:sz w:val="18"/>
                <w:szCs w:val="18"/>
              </w:rPr>
            </w:pPr>
            <w:ins w:id="2460" w:author="Greenblue" w:date="2024-02-13T20:10:00Z">
              <w:r w:rsidRPr="006C438A">
                <w:rPr>
                  <w:sz w:val="18"/>
                  <w:szCs w:val="18"/>
                </w:rPr>
                <w:t>Aggregation S100_DatasetDiscoveryMetadata</w:t>
              </w:r>
            </w:ins>
          </w:p>
        </w:tc>
        <w:tc>
          <w:tcPr>
            <w:tcW w:w="3060" w:type="dxa"/>
            <w:shd w:val="clear" w:color="auto" w:fill="FFFFFF"/>
            <w:vAlign w:val="center"/>
          </w:tcPr>
          <w:p w14:paraId="006E6604" w14:textId="77777777" w:rsidR="006C438A" w:rsidRPr="00C702E2" w:rsidRDefault="006C438A" w:rsidP="00C702E2">
            <w:pPr>
              <w:snapToGrid w:val="0"/>
              <w:spacing w:before="60" w:after="60" w:line="240" w:lineRule="auto"/>
              <w:jc w:val="left"/>
              <w:rPr>
                <w:ins w:id="2461" w:author="Greenblue" w:date="2024-02-13T20:10:00Z"/>
                <w:sz w:val="18"/>
                <w:szCs w:val="18"/>
              </w:rPr>
            </w:pPr>
          </w:p>
        </w:tc>
      </w:tr>
      <w:tr w:rsidR="00B413FE" w:rsidRPr="0054360D" w:rsidDel="00C73824" w14:paraId="76398EBC" w14:textId="68792069" w:rsidTr="00C702E2">
        <w:trPr>
          <w:cantSplit/>
          <w:trHeight w:val="495"/>
          <w:del w:id="2462" w:author="Harin Oh" w:date="2023-12-04T09:37:00Z"/>
        </w:trPr>
        <w:tc>
          <w:tcPr>
            <w:tcW w:w="3060" w:type="dxa"/>
            <w:shd w:val="clear" w:color="auto" w:fill="FFFFFF"/>
            <w:vAlign w:val="center"/>
          </w:tcPr>
          <w:p w14:paraId="32B3C628" w14:textId="2BFBA80A" w:rsidR="00B413FE" w:rsidRPr="00C702E2" w:rsidDel="00C73824" w:rsidRDefault="00B413FE" w:rsidP="00C702E2">
            <w:pPr>
              <w:snapToGrid w:val="0"/>
              <w:spacing w:before="60" w:after="60" w:line="240" w:lineRule="auto"/>
              <w:jc w:val="left"/>
              <w:rPr>
                <w:del w:id="2463" w:author="Harin Oh" w:date="2023-12-04T09:37:00Z"/>
                <w:sz w:val="18"/>
                <w:szCs w:val="18"/>
              </w:rPr>
            </w:pPr>
            <w:del w:id="2464" w:author="Harin Oh" w:date="2023-12-04T09:37:00Z">
              <w:r w:rsidRPr="00C702E2" w:rsidDel="00C73824">
                <w:rPr>
                  <w:sz w:val="18"/>
                  <w:szCs w:val="18"/>
                </w:rPr>
                <w:delText>compressionFlag</w:delText>
              </w:r>
            </w:del>
          </w:p>
        </w:tc>
        <w:tc>
          <w:tcPr>
            <w:tcW w:w="3420" w:type="dxa"/>
            <w:shd w:val="clear" w:color="auto" w:fill="FFFFFF"/>
            <w:vAlign w:val="center"/>
          </w:tcPr>
          <w:p w14:paraId="35C5AF25" w14:textId="378FA5A7" w:rsidR="00B413FE" w:rsidRPr="00C702E2" w:rsidDel="00C73824" w:rsidRDefault="00B413FE" w:rsidP="00C702E2">
            <w:pPr>
              <w:snapToGrid w:val="0"/>
              <w:spacing w:before="60" w:after="60" w:line="240" w:lineRule="auto"/>
              <w:jc w:val="left"/>
              <w:rPr>
                <w:del w:id="2465" w:author="Harin Oh" w:date="2023-12-04T09:37:00Z"/>
                <w:sz w:val="18"/>
                <w:szCs w:val="18"/>
              </w:rPr>
            </w:pPr>
            <w:del w:id="2466" w:author="Harin Oh" w:date="2023-12-04T09:37:00Z">
              <w:r w:rsidRPr="00C702E2" w:rsidDel="00C73824">
                <w:rPr>
                  <w:sz w:val="18"/>
                  <w:szCs w:val="18"/>
                </w:rPr>
                <w:delText>Is the data compressed</w:delText>
              </w:r>
            </w:del>
          </w:p>
        </w:tc>
        <w:tc>
          <w:tcPr>
            <w:tcW w:w="804" w:type="dxa"/>
            <w:shd w:val="clear" w:color="auto" w:fill="FFFFFF"/>
            <w:vAlign w:val="center"/>
          </w:tcPr>
          <w:p w14:paraId="7BDCE445" w14:textId="5EEA37D4" w:rsidR="00B413FE" w:rsidRPr="00C702E2" w:rsidDel="00C73824" w:rsidRDefault="00B413FE" w:rsidP="00C702E2">
            <w:pPr>
              <w:snapToGrid w:val="0"/>
              <w:spacing w:before="60" w:after="60" w:line="240" w:lineRule="auto"/>
              <w:jc w:val="center"/>
              <w:rPr>
                <w:del w:id="2467" w:author="Harin Oh" w:date="2023-12-04T09:37:00Z"/>
                <w:sz w:val="18"/>
                <w:szCs w:val="18"/>
              </w:rPr>
            </w:pPr>
            <w:del w:id="2468" w:author="Harin Oh" w:date="2023-12-04T09:37:00Z">
              <w:r w:rsidRPr="00C702E2" w:rsidDel="00C73824">
                <w:rPr>
                  <w:sz w:val="18"/>
                  <w:szCs w:val="18"/>
                </w:rPr>
                <w:delText>0..1</w:delText>
              </w:r>
            </w:del>
          </w:p>
        </w:tc>
        <w:tc>
          <w:tcPr>
            <w:tcW w:w="2436" w:type="dxa"/>
            <w:shd w:val="clear" w:color="auto" w:fill="FFFFFF"/>
            <w:vAlign w:val="center"/>
          </w:tcPr>
          <w:p w14:paraId="642E365B" w14:textId="14E3E663" w:rsidR="00B413FE" w:rsidRPr="00C702E2" w:rsidDel="00C73824" w:rsidRDefault="00B413FE" w:rsidP="00C702E2">
            <w:pPr>
              <w:snapToGrid w:val="0"/>
              <w:spacing w:before="60" w:after="60" w:line="240" w:lineRule="auto"/>
              <w:jc w:val="left"/>
              <w:rPr>
                <w:del w:id="2469" w:author="Harin Oh" w:date="2023-12-04T09:37:00Z"/>
                <w:sz w:val="18"/>
                <w:szCs w:val="18"/>
              </w:rPr>
            </w:pPr>
            <w:del w:id="2470" w:author="Harin Oh" w:date="2023-12-04T09:37:00Z">
              <w:r w:rsidRPr="00C702E2" w:rsidDel="00C73824">
                <w:rPr>
                  <w:sz w:val="18"/>
                  <w:szCs w:val="18"/>
                </w:rPr>
                <w:delText>Boolean</w:delText>
              </w:r>
            </w:del>
          </w:p>
        </w:tc>
        <w:tc>
          <w:tcPr>
            <w:tcW w:w="3060" w:type="dxa"/>
            <w:shd w:val="clear" w:color="auto" w:fill="FFFFFF"/>
            <w:vAlign w:val="center"/>
          </w:tcPr>
          <w:p w14:paraId="5BE834AC" w14:textId="4D2390DC" w:rsidR="00B413FE" w:rsidRPr="00C702E2" w:rsidDel="00C73824" w:rsidRDefault="00B413FE" w:rsidP="00C702E2">
            <w:pPr>
              <w:snapToGrid w:val="0"/>
              <w:spacing w:before="60" w:after="60" w:line="240" w:lineRule="auto"/>
              <w:jc w:val="left"/>
              <w:rPr>
                <w:del w:id="2471" w:author="Harin Oh" w:date="2023-12-04T09:37:00Z"/>
                <w:sz w:val="18"/>
                <w:szCs w:val="18"/>
              </w:rPr>
            </w:pPr>
            <w:del w:id="2472" w:author="Harin Oh" w:date="2023-12-04T09:37:00Z">
              <w:r w:rsidRPr="00C702E2" w:rsidDel="00C73824">
                <w:rPr>
                  <w:sz w:val="18"/>
                  <w:szCs w:val="18"/>
                </w:rPr>
                <w:delText>Yes or No</w:delText>
              </w:r>
            </w:del>
          </w:p>
        </w:tc>
      </w:tr>
      <w:tr w:rsidR="00B413FE" w:rsidRPr="0054360D" w:rsidDel="00C73824" w14:paraId="7EFF0090" w14:textId="6089FAB4" w:rsidTr="00C702E2">
        <w:trPr>
          <w:cantSplit/>
          <w:trHeight w:val="495"/>
          <w:del w:id="2473" w:author="Harin Oh" w:date="2023-12-04T09:37:00Z"/>
        </w:trPr>
        <w:tc>
          <w:tcPr>
            <w:tcW w:w="3060" w:type="dxa"/>
            <w:shd w:val="clear" w:color="auto" w:fill="FFFFFF"/>
            <w:vAlign w:val="center"/>
          </w:tcPr>
          <w:p w14:paraId="4AE6CC6F" w14:textId="096693F3" w:rsidR="00B413FE" w:rsidRPr="00C702E2" w:rsidDel="00C73824" w:rsidRDefault="00B413FE" w:rsidP="00C702E2">
            <w:pPr>
              <w:snapToGrid w:val="0"/>
              <w:spacing w:before="60" w:after="60" w:line="240" w:lineRule="auto"/>
              <w:jc w:val="left"/>
              <w:rPr>
                <w:del w:id="2474" w:author="Harin Oh" w:date="2023-12-04T09:37:00Z"/>
                <w:sz w:val="18"/>
                <w:szCs w:val="18"/>
              </w:rPr>
            </w:pPr>
            <w:del w:id="2475" w:author="Harin Oh" w:date="2023-12-04T09:37:00Z">
              <w:r w:rsidRPr="00C702E2" w:rsidDel="00C73824">
                <w:rPr>
                  <w:sz w:val="18"/>
                  <w:szCs w:val="18"/>
                </w:rPr>
                <w:delText>sourceMedia</w:delText>
              </w:r>
            </w:del>
          </w:p>
        </w:tc>
        <w:tc>
          <w:tcPr>
            <w:tcW w:w="3420" w:type="dxa"/>
            <w:shd w:val="clear" w:color="auto" w:fill="FFFFFF"/>
            <w:vAlign w:val="center"/>
          </w:tcPr>
          <w:p w14:paraId="133D8AAE" w14:textId="125F2F42" w:rsidR="00B413FE" w:rsidRPr="00C702E2" w:rsidDel="00C73824" w:rsidRDefault="00B413FE" w:rsidP="00C702E2">
            <w:pPr>
              <w:snapToGrid w:val="0"/>
              <w:spacing w:before="60" w:after="60" w:line="240" w:lineRule="auto"/>
              <w:jc w:val="left"/>
              <w:rPr>
                <w:del w:id="2476" w:author="Harin Oh" w:date="2023-12-04T09:37:00Z"/>
                <w:sz w:val="18"/>
                <w:szCs w:val="18"/>
              </w:rPr>
            </w:pPr>
            <w:del w:id="2477" w:author="Harin Oh" w:date="2023-12-04T09:37:00Z">
              <w:r w:rsidRPr="00C702E2" w:rsidDel="00C73824">
                <w:rPr>
                  <w:sz w:val="18"/>
                  <w:szCs w:val="18"/>
                </w:rPr>
                <w:delText>Distribution media</w:delText>
              </w:r>
            </w:del>
          </w:p>
        </w:tc>
        <w:tc>
          <w:tcPr>
            <w:tcW w:w="804" w:type="dxa"/>
            <w:shd w:val="clear" w:color="auto" w:fill="FFFFFF"/>
            <w:vAlign w:val="center"/>
          </w:tcPr>
          <w:p w14:paraId="3AFDEC35" w14:textId="11EF4183" w:rsidR="00B413FE" w:rsidRPr="00C702E2" w:rsidDel="00C73824" w:rsidRDefault="00B413FE" w:rsidP="00C702E2">
            <w:pPr>
              <w:snapToGrid w:val="0"/>
              <w:spacing w:before="60" w:after="60" w:line="240" w:lineRule="auto"/>
              <w:jc w:val="center"/>
              <w:rPr>
                <w:del w:id="2478" w:author="Harin Oh" w:date="2023-12-04T09:37:00Z"/>
                <w:sz w:val="18"/>
                <w:szCs w:val="18"/>
              </w:rPr>
            </w:pPr>
            <w:del w:id="2479" w:author="Harin Oh" w:date="2023-12-04T09:37:00Z">
              <w:r w:rsidRPr="00C702E2" w:rsidDel="00C73824">
                <w:rPr>
                  <w:sz w:val="18"/>
                  <w:szCs w:val="18"/>
                </w:rPr>
                <w:delText>0..1</w:delText>
              </w:r>
            </w:del>
          </w:p>
        </w:tc>
        <w:tc>
          <w:tcPr>
            <w:tcW w:w="2436" w:type="dxa"/>
            <w:shd w:val="clear" w:color="auto" w:fill="FFFFFF"/>
            <w:vAlign w:val="center"/>
          </w:tcPr>
          <w:p w14:paraId="3A5B9388" w14:textId="79F85FB2" w:rsidR="00B413FE" w:rsidRPr="00C702E2" w:rsidDel="00C73824" w:rsidRDefault="00B413FE" w:rsidP="00C702E2">
            <w:pPr>
              <w:snapToGrid w:val="0"/>
              <w:spacing w:before="60" w:after="60" w:line="240" w:lineRule="auto"/>
              <w:jc w:val="left"/>
              <w:rPr>
                <w:del w:id="2480" w:author="Harin Oh" w:date="2023-12-04T09:37:00Z"/>
                <w:sz w:val="18"/>
                <w:szCs w:val="18"/>
              </w:rPr>
            </w:pPr>
            <w:del w:id="2481" w:author="Harin Oh" w:date="2023-12-04T09:37:00Z">
              <w:r w:rsidRPr="00C702E2" w:rsidDel="00C73824">
                <w:rPr>
                  <w:sz w:val="18"/>
                  <w:szCs w:val="18"/>
                </w:rPr>
                <w:delText>CharacterString</w:delText>
              </w:r>
            </w:del>
          </w:p>
        </w:tc>
        <w:tc>
          <w:tcPr>
            <w:tcW w:w="3060" w:type="dxa"/>
            <w:shd w:val="clear" w:color="auto" w:fill="FFFFFF"/>
            <w:vAlign w:val="center"/>
          </w:tcPr>
          <w:p w14:paraId="66379FEC" w14:textId="487C3855" w:rsidR="00B413FE" w:rsidRPr="00C702E2" w:rsidDel="00C73824" w:rsidRDefault="00B413FE" w:rsidP="00C702E2">
            <w:pPr>
              <w:snapToGrid w:val="0"/>
              <w:spacing w:before="60" w:after="60" w:line="240" w:lineRule="auto"/>
              <w:jc w:val="left"/>
              <w:rPr>
                <w:del w:id="2482" w:author="Harin Oh" w:date="2023-12-04T09:37:00Z"/>
                <w:sz w:val="18"/>
                <w:szCs w:val="18"/>
              </w:rPr>
            </w:pPr>
          </w:p>
        </w:tc>
      </w:tr>
      <w:tr w:rsidR="00B413FE" w:rsidRPr="0054360D" w:rsidDel="00C73824" w14:paraId="14708B92" w14:textId="708CD72F" w:rsidTr="00C702E2">
        <w:trPr>
          <w:cantSplit/>
          <w:trHeight w:val="495"/>
          <w:del w:id="2483" w:author="Harin Oh" w:date="2023-12-04T09:37:00Z"/>
        </w:trPr>
        <w:tc>
          <w:tcPr>
            <w:tcW w:w="3060" w:type="dxa"/>
            <w:shd w:val="clear" w:color="auto" w:fill="FFFFFF"/>
            <w:vAlign w:val="center"/>
          </w:tcPr>
          <w:p w14:paraId="17C5A0BB" w14:textId="16A901DA" w:rsidR="00B413FE" w:rsidRPr="00C702E2" w:rsidDel="00C73824" w:rsidRDefault="00B413FE" w:rsidP="00C702E2">
            <w:pPr>
              <w:snapToGrid w:val="0"/>
              <w:spacing w:before="60" w:after="60" w:line="240" w:lineRule="auto"/>
              <w:jc w:val="left"/>
              <w:rPr>
                <w:del w:id="2484" w:author="Harin Oh" w:date="2023-12-04T09:37:00Z"/>
                <w:sz w:val="18"/>
                <w:szCs w:val="18"/>
              </w:rPr>
            </w:pPr>
            <w:del w:id="2485" w:author="Harin Oh" w:date="2023-12-04T09:37:00Z">
              <w:r w:rsidRPr="00C702E2" w:rsidDel="00C73824">
                <w:rPr>
                  <w:sz w:val="18"/>
                  <w:szCs w:val="18"/>
                </w:rPr>
                <w:delText>replacedData</w:delText>
              </w:r>
            </w:del>
          </w:p>
        </w:tc>
        <w:tc>
          <w:tcPr>
            <w:tcW w:w="3420" w:type="dxa"/>
            <w:shd w:val="clear" w:color="auto" w:fill="FFFFFF"/>
            <w:vAlign w:val="center"/>
          </w:tcPr>
          <w:p w14:paraId="13B3E8B3" w14:textId="0782D5F6" w:rsidR="00B413FE" w:rsidRPr="00C702E2" w:rsidDel="00C73824" w:rsidRDefault="00B413FE" w:rsidP="00C702E2">
            <w:pPr>
              <w:snapToGrid w:val="0"/>
              <w:spacing w:before="60" w:after="60" w:line="240" w:lineRule="auto"/>
              <w:jc w:val="left"/>
              <w:rPr>
                <w:del w:id="2486" w:author="Harin Oh" w:date="2023-12-04T09:37:00Z"/>
                <w:sz w:val="18"/>
                <w:szCs w:val="18"/>
              </w:rPr>
            </w:pPr>
            <w:del w:id="2487" w:author="Harin Oh" w:date="2023-12-04T09:37:00Z">
              <w:r w:rsidRPr="00C702E2" w:rsidDel="00C73824">
                <w:rPr>
                  <w:sz w:val="18"/>
                  <w:szCs w:val="18"/>
                </w:rPr>
                <w:delText>If a data file is cancelled is it replaced by another data file</w:delText>
              </w:r>
            </w:del>
          </w:p>
        </w:tc>
        <w:tc>
          <w:tcPr>
            <w:tcW w:w="804" w:type="dxa"/>
            <w:shd w:val="clear" w:color="auto" w:fill="FFFFFF"/>
            <w:vAlign w:val="center"/>
          </w:tcPr>
          <w:p w14:paraId="77F2C86E" w14:textId="3DD3D0CC" w:rsidR="00B413FE" w:rsidRPr="00C702E2" w:rsidDel="00C73824" w:rsidRDefault="00B413FE" w:rsidP="00C702E2">
            <w:pPr>
              <w:snapToGrid w:val="0"/>
              <w:spacing w:before="60" w:after="60" w:line="240" w:lineRule="auto"/>
              <w:jc w:val="center"/>
              <w:rPr>
                <w:del w:id="2488" w:author="Harin Oh" w:date="2023-12-04T09:37:00Z"/>
                <w:sz w:val="18"/>
                <w:szCs w:val="18"/>
              </w:rPr>
            </w:pPr>
            <w:del w:id="2489" w:author="Harin Oh" w:date="2023-12-04T09:37:00Z">
              <w:r w:rsidRPr="00C702E2" w:rsidDel="00C73824">
                <w:rPr>
                  <w:sz w:val="18"/>
                  <w:szCs w:val="18"/>
                </w:rPr>
                <w:delText>0..1</w:delText>
              </w:r>
            </w:del>
          </w:p>
        </w:tc>
        <w:tc>
          <w:tcPr>
            <w:tcW w:w="2436" w:type="dxa"/>
            <w:shd w:val="clear" w:color="auto" w:fill="FFFFFF"/>
            <w:vAlign w:val="center"/>
          </w:tcPr>
          <w:p w14:paraId="38002703" w14:textId="09891601" w:rsidR="00B413FE" w:rsidRPr="00C702E2" w:rsidDel="00C73824" w:rsidRDefault="00B413FE" w:rsidP="00C702E2">
            <w:pPr>
              <w:snapToGrid w:val="0"/>
              <w:spacing w:before="60" w:after="60" w:line="240" w:lineRule="auto"/>
              <w:jc w:val="left"/>
              <w:rPr>
                <w:del w:id="2490" w:author="Harin Oh" w:date="2023-12-04T09:37:00Z"/>
                <w:sz w:val="18"/>
                <w:szCs w:val="18"/>
              </w:rPr>
            </w:pPr>
            <w:del w:id="2491" w:author="Harin Oh" w:date="2023-12-04T09:37:00Z">
              <w:r w:rsidRPr="00C702E2" w:rsidDel="00C73824">
                <w:rPr>
                  <w:sz w:val="18"/>
                  <w:szCs w:val="18"/>
                </w:rPr>
                <w:delText>Boolean</w:delText>
              </w:r>
            </w:del>
          </w:p>
        </w:tc>
        <w:tc>
          <w:tcPr>
            <w:tcW w:w="3060" w:type="dxa"/>
            <w:shd w:val="clear" w:color="auto" w:fill="FFFFFF"/>
            <w:vAlign w:val="center"/>
          </w:tcPr>
          <w:p w14:paraId="78E56C16" w14:textId="6B1DC7F4" w:rsidR="00B413FE" w:rsidRPr="00C702E2" w:rsidDel="00C73824" w:rsidRDefault="00B413FE" w:rsidP="00C702E2">
            <w:pPr>
              <w:snapToGrid w:val="0"/>
              <w:spacing w:before="60" w:after="60" w:line="240" w:lineRule="auto"/>
              <w:jc w:val="left"/>
              <w:rPr>
                <w:del w:id="2492" w:author="Harin Oh" w:date="2023-12-04T09:37:00Z"/>
                <w:sz w:val="18"/>
                <w:szCs w:val="18"/>
              </w:rPr>
            </w:pPr>
          </w:p>
        </w:tc>
      </w:tr>
      <w:tr w:rsidR="00B413FE" w:rsidRPr="009063C9" w:rsidDel="00C73824" w14:paraId="445F25F8" w14:textId="6A141ACB" w:rsidTr="00C702E2">
        <w:trPr>
          <w:cantSplit/>
          <w:trHeight w:val="495"/>
          <w:del w:id="2493" w:author="Harin Oh" w:date="2023-12-04T09:37:00Z"/>
        </w:trPr>
        <w:tc>
          <w:tcPr>
            <w:tcW w:w="3060" w:type="dxa"/>
            <w:shd w:val="clear" w:color="auto" w:fill="FFFFFF"/>
            <w:vAlign w:val="center"/>
          </w:tcPr>
          <w:p w14:paraId="3CA71204" w14:textId="2E0EFB01" w:rsidR="00B413FE" w:rsidRPr="009063C9" w:rsidDel="00C73824" w:rsidRDefault="00B413FE" w:rsidP="00C702E2">
            <w:pPr>
              <w:snapToGrid w:val="0"/>
              <w:spacing w:before="60" w:after="60" w:line="240" w:lineRule="auto"/>
              <w:jc w:val="left"/>
              <w:rPr>
                <w:del w:id="2494" w:author="Harin Oh" w:date="2023-12-04T09:37:00Z"/>
                <w:sz w:val="18"/>
                <w:szCs w:val="18"/>
              </w:rPr>
            </w:pPr>
            <w:del w:id="2495" w:author="Harin Oh" w:date="2023-12-04T09:37:00Z">
              <w:r w:rsidRPr="009063C9" w:rsidDel="00C73824">
                <w:rPr>
                  <w:sz w:val="18"/>
                  <w:szCs w:val="18"/>
                </w:rPr>
                <w:delText>dataReplacement</w:delText>
              </w:r>
            </w:del>
          </w:p>
        </w:tc>
        <w:tc>
          <w:tcPr>
            <w:tcW w:w="3420" w:type="dxa"/>
            <w:shd w:val="clear" w:color="auto" w:fill="FFFFFF"/>
            <w:vAlign w:val="center"/>
          </w:tcPr>
          <w:p w14:paraId="706B0335" w14:textId="5B558A42" w:rsidR="00B413FE" w:rsidRPr="009063C9" w:rsidDel="00C73824" w:rsidRDefault="00B413FE" w:rsidP="00C702E2">
            <w:pPr>
              <w:snapToGrid w:val="0"/>
              <w:spacing w:before="60" w:after="60" w:line="240" w:lineRule="auto"/>
              <w:jc w:val="left"/>
              <w:rPr>
                <w:del w:id="2496" w:author="Harin Oh" w:date="2023-12-04T09:37:00Z"/>
                <w:sz w:val="18"/>
                <w:szCs w:val="18"/>
              </w:rPr>
            </w:pPr>
            <w:del w:id="2497" w:author="Harin Oh" w:date="2023-12-04T09:37:00Z">
              <w:r w:rsidRPr="009063C9" w:rsidDel="00C73824">
                <w:rPr>
                  <w:sz w:val="18"/>
                  <w:szCs w:val="18"/>
                </w:rPr>
                <w:delText>Cell name</w:delText>
              </w:r>
            </w:del>
          </w:p>
        </w:tc>
        <w:tc>
          <w:tcPr>
            <w:tcW w:w="804" w:type="dxa"/>
            <w:shd w:val="clear" w:color="auto" w:fill="FFFFFF"/>
            <w:vAlign w:val="center"/>
          </w:tcPr>
          <w:p w14:paraId="54670DB3" w14:textId="28E39FEE" w:rsidR="00B413FE" w:rsidRPr="009063C9" w:rsidDel="00C73824" w:rsidRDefault="00B413FE" w:rsidP="00C702E2">
            <w:pPr>
              <w:snapToGrid w:val="0"/>
              <w:spacing w:before="60" w:after="60" w:line="240" w:lineRule="auto"/>
              <w:jc w:val="center"/>
              <w:rPr>
                <w:del w:id="2498" w:author="Harin Oh" w:date="2023-12-04T09:37:00Z"/>
                <w:sz w:val="18"/>
                <w:szCs w:val="18"/>
              </w:rPr>
            </w:pPr>
            <w:del w:id="2499" w:author="Harin Oh" w:date="2023-12-04T09:37:00Z">
              <w:r w:rsidRPr="009063C9" w:rsidDel="00C73824">
                <w:rPr>
                  <w:sz w:val="18"/>
                  <w:szCs w:val="18"/>
                </w:rPr>
                <w:delText>0..1</w:delText>
              </w:r>
            </w:del>
          </w:p>
        </w:tc>
        <w:tc>
          <w:tcPr>
            <w:tcW w:w="2436" w:type="dxa"/>
            <w:shd w:val="clear" w:color="auto" w:fill="FFFFFF"/>
            <w:vAlign w:val="center"/>
          </w:tcPr>
          <w:p w14:paraId="10857933" w14:textId="76AD6F2D" w:rsidR="00B413FE" w:rsidRPr="009063C9" w:rsidDel="00C73824" w:rsidRDefault="00B413FE" w:rsidP="00C702E2">
            <w:pPr>
              <w:snapToGrid w:val="0"/>
              <w:spacing w:before="60" w:after="60" w:line="240" w:lineRule="auto"/>
              <w:jc w:val="left"/>
              <w:rPr>
                <w:del w:id="2500" w:author="Harin Oh" w:date="2023-12-04T09:37:00Z"/>
                <w:sz w:val="18"/>
                <w:szCs w:val="18"/>
              </w:rPr>
            </w:pPr>
            <w:del w:id="2501" w:author="Harin Oh" w:date="2023-12-04T09:37:00Z">
              <w:r w:rsidRPr="009063C9" w:rsidDel="00C73824">
                <w:rPr>
                  <w:sz w:val="18"/>
                  <w:szCs w:val="18"/>
                </w:rPr>
                <w:delText>CharacterString</w:delText>
              </w:r>
            </w:del>
          </w:p>
        </w:tc>
        <w:tc>
          <w:tcPr>
            <w:tcW w:w="3060" w:type="dxa"/>
            <w:shd w:val="clear" w:color="auto" w:fill="FFFFFF"/>
            <w:vAlign w:val="center"/>
          </w:tcPr>
          <w:p w14:paraId="6B8765F4" w14:textId="768F148B" w:rsidR="00B413FE" w:rsidRPr="009063C9" w:rsidDel="00C73824" w:rsidRDefault="00B413FE" w:rsidP="00C702E2">
            <w:pPr>
              <w:snapToGrid w:val="0"/>
              <w:spacing w:before="60" w:after="60" w:line="240" w:lineRule="auto"/>
              <w:jc w:val="left"/>
              <w:rPr>
                <w:del w:id="2502" w:author="Harin Oh" w:date="2023-12-04T09:37:00Z"/>
                <w:sz w:val="18"/>
                <w:szCs w:val="18"/>
              </w:rPr>
            </w:pPr>
          </w:p>
        </w:tc>
      </w:tr>
      <w:tr w:rsidR="00262EA5" w:rsidRPr="009063C9" w:rsidDel="00C73824" w14:paraId="42613791" w14:textId="31BB69A3" w:rsidTr="00C702E2">
        <w:trPr>
          <w:cantSplit/>
          <w:trHeight w:val="495"/>
          <w:del w:id="2503" w:author="Harin Oh" w:date="2023-12-04T09:37:00Z"/>
        </w:trPr>
        <w:tc>
          <w:tcPr>
            <w:tcW w:w="3060" w:type="dxa"/>
            <w:shd w:val="clear" w:color="auto" w:fill="FFFFFF"/>
            <w:vAlign w:val="center"/>
          </w:tcPr>
          <w:p w14:paraId="31D0229B" w14:textId="721B8D39" w:rsidR="00262EA5" w:rsidRPr="009063C9" w:rsidDel="00C73824" w:rsidRDefault="00262EA5" w:rsidP="00262EA5">
            <w:pPr>
              <w:snapToGrid w:val="0"/>
              <w:spacing w:before="60" w:after="60" w:line="240" w:lineRule="auto"/>
              <w:jc w:val="left"/>
              <w:rPr>
                <w:del w:id="2504" w:author="Harin Oh" w:date="2023-12-04T09:37:00Z"/>
                <w:sz w:val="18"/>
                <w:szCs w:val="18"/>
              </w:rPr>
            </w:pPr>
            <w:del w:id="2505" w:author="Harin Oh" w:date="2023-12-04T09:37:00Z">
              <w:r w:rsidRPr="009063C9" w:rsidDel="00C73824">
                <w:rPr>
                  <w:sz w:val="18"/>
                  <w:szCs w:val="18"/>
                </w:rPr>
                <w:delText>datasetDiscoveryMetadata</w:delText>
              </w:r>
            </w:del>
          </w:p>
        </w:tc>
        <w:tc>
          <w:tcPr>
            <w:tcW w:w="3420" w:type="dxa"/>
            <w:shd w:val="clear" w:color="auto" w:fill="FFFFFF"/>
            <w:vAlign w:val="center"/>
          </w:tcPr>
          <w:p w14:paraId="18CC5353" w14:textId="45705C72" w:rsidR="00262EA5" w:rsidRPr="009063C9" w:rsidDel="00C73824" w:rsidRDefault="00262EA5" w:rsidP="00262EA5">
            <w:pPr>
              <w:snapToGrid w:val="0"/>
              <w:spacing w:before="60" w:after="60" w:line="240" w:lineRule="auto"/>
              <w:jc w:val="left"/>
              <w:rPr>
                <w:del w:id="2506" w:author="Harin Oh" w:date="2023-12-04T09:37:00Z"/>
                <w:sz w:val="18"/>
                <w:szCs w:val="18"/>
              </w:rPr>
            </w:pPr>
            <w:del w:id="2507" w:author="Harin Oh" w:date="2023-12-04T09:37:00Z">
              <w:r w:rsidRPr="009063C9" w:rsidDel="00C73824">
                <w:rPr>
                  <w:sz w:val="18"/>
                  <w:szCs w:val="18"/>
                </w:rPr>
                <w:delText>Exchange catalogues may include or reference discovery metadata for the datasets in the exchange set</w:delText>
              </w:r>
            </w:del>
          </w:p>
        </w:tc>
        <w:tc>
          <w:tcPr>
            <w:tcW w:w="804" w:type="dxa"/>
            <w:shd w:val="clear" w:color="auto" w:fill="FFFFFF"/>
            <w:vAlign w:val="center"/>
          </w:tcPr>
          <w:p w14:paraId="71A567C6" w14:textId="01CB92DA" w:rsidR="00262EA5" w:rsidRPr="009063C9" w:rsidDel="00C73824" w:rsidRDefault="00262EA5" w:rsidP="00262EA5">
            <w:pPr>
              <w:snapToGrid w:val="0"/>
              <w:spacing w:before="60" w:after="60" w:line="240" w:lineRule="auto"/>
              <w:jc w:val="center"/>
              <w:rPr>
                <w:del w:id="2508" w:author="Harin Oh" w:date="2023-12-04T09:37:00Z"/>
                <w:sz w:val="18"/>
                <w:szCs w:val="18"/>
              </w:rPr>
            </w:pPr>
            <w:del w:id="2509" w:author="Harin Oh" w:date="2023-12-04T09:37:00Z">
              <w:r w:rsidRPr="009063C9" w:rsidDel="00C73824">
                <w:rPr>
                  <w:sz w:val="18"/>
                  <w:szCs w:val="18"/>
                </w:rPr>
                <w:delText>0..*</w:delText>
              </w:r>
            </w:del>
          </w:p>
        </w:tc>
        <w:tc>
          <w:tcPr>
            <w:tcW w:w="2436" w:type="dxa"/>
            <w:shd w:val="clear" w:color="auto" w:fill="FFFFFF"/>
            <w:vAlign w:val="center"/>
          </w:tcPr>
          <w:p w14:paraId="718B01DA" w14:textId="589A12A0" w:rsidR="00262EA5" w:rsidRPr="009063C9" w:rsidDel="00C73824" w:rsidRDefault="00262EA5" w:rsidP="00262EA5">
            <w:pPr>
              <w:snapToGrid w:val="0"/>
              <w:spacing w:before="60" w:after="60" w:line="240" w:lineRule="auto"/>
              <w:jc w:val="left"/>
              <w:rPr>
                <w:del w:id="2510" w:author="Harin Oh" w:date="2023-12-04T09:37:00Z"/>
                <w:sz w:val="18"/>
                <w:szCs w:val="18"/>
              </w:rPr>
            </w:pPr>
            <w:del w:id="2511" w:author="Harin Oh" w:date="2023-12-04T09:37:00Z">
              <w:r w:rsidRPr="009063C9" w:rsidDel="00C73824">
                <w:rPr>
                  <w:sz w:val="18"/>
                  <w:szCs w:val="18"/>
                </w:rPr>
                <w:delText>Aggregation S100_DatasetDiscoveryMetadata</w:delText>
              </w:r>
            </w:del>
          </w:p>
        </w:tc>
        <w:tc>
          <w:tcPr>
            <w:tcW w:w="3060" w:type="dxa"/>
            <w:shd w:val="clear" w:color="auto" w:fill="FFFFFF"/>
            <w:vAlign w:val="center"/>
          </w:tcPr>
          <w:p w14:paraId="7CD2E9D3" w14:textId="29C97C89" w:rsidR="00262EA5" w:rsidRPr="009063C9" w:rsidDel="00C73824" w:rsidRDefault="00262EA5" w:rsidP="00262EA5">
            <w:pPr>
              <w:snapToGrid w:val="0"/>
              <w:spacing w:before="60" w:after="60" w:line="240" w:lineRule="auto"/>
              <w:jc w:val="left"/>
              <w:rPr>
                <w:del w:id="2512" w:author="Harin Oh" w:date="2023-12-04T09:37:00Z"/>
                <w:sz w:val="18"/>
                <w:szCs w:val="18"/>
              </w:rPr>
            </w:pPr>
          </w:p>
        </w:tc>
      </w:tr>
      <w:tr w:rsidR="00262EA5" w:rsidRPr="009063C9" w14:paraId="54DD73FA" w14:textId="77777777" w:rsidTr="00C702E2">
        <w:trPr>
          <w:cantSplit/>
          <w:trHeight w:val="495"/>
        </w:trPr>
        <w:tc>
          <w:tcPr>
            <w:tcW w:w="3060" w:type="dxa"/>
            <w:shd w:val="clear" w:color="auto" w:fill="FFFFFF"/>
            <w:vAlign w:val="center"/>
          </w:tcPr>
          <w:p w14:paraId="6256C235" w14:textId="20100E80" w:rsidR="00262EA5" w:rsidRPr="009063C9" w:rsidRDefault="00C73824" w:rsidP="00262EA5">
            <w:pPr>
              <w:snapToGrid w:val="0"/>
              <w:spacing w:before="60" w:after="60" w:line="240" w:lineRule="auto"/>
              <w:jc w:val="left"/>
              <w:rPr>
                <w:sz w:val="18"/>
                <w:szCs w:val="18"/>
              </w:rPr>
            </w:pPr>
            <w:ins w:id="2513" w:author="Harin Oh" w:date="2023-12-04T09:36:00Z">
              <w:r w:rsidRPr="00C73824">
                <w:rPr>
                  <w:sz w:val="18"/>
                  <w:szCs w:val="18"/>
                </w:rPr>
                <w:t>catalogueDiscoveryMetadata</w:t>
              </w:r>
            </w:ins>
            <w:del w:id="2514" w:author="Harin Oh" w:date="2023-12-04T09:36:00Z">
              <w:r w:rsidR="00262EA5" w:rsidRPr="009063C9" w:rsidDel="00C73824">
                <w:rPr>
                  <w:sz w:val="18"/>
                  <w:szCs w:val="18"/>
                </w:rPr>
                <w:delText>--</w:delText>
              </w:r>
            </w:del>
          </w:p>
        </w:tc>
        <w:tc>
          <w:tcPr>
            <w:tcW w:w="3420" w:type="dxa"/>
            <w:shd w:val="clear" w:color="auto" w:fill="FFFFFF"/>
            <w:vAlign w:val="center"/>
          </w:tcPr>
          <w:p w14:paraId="35654C23" w14:textId="3F330025" w:rsidR="00262EA5" w:rsidRPr="009063C9" w:rsidRDefault="00262EA5" w:rsidP="00262EA5">
            <w:pPr>
              <w:snapToGrid w:val="0"/>
              <w:spacing w:before="60" w:after="60" w:line="240" w:lineRule="auto"/>
              <w:jc w:val="left"/>
              <w:rPr>
                <w:sz w:val="18"/>
                <w:szCs w:val="18"/>
              </w:rPr>
            </w:pPr>
            <w:r w:rsidRPr="009063C9">
              <w:rPr>
                <w:sz w:val="18"/>
                <w:szCs w:val="18"/>
              </w:rPr>
              <w:t>Metadata for catalogue</w:t>
            </w:r>
          </w:p>
        </w:tc>
        <w:tc>
          <w:tcPr>
            <w:tcW w:w="804" w:type="dxa"/>
            <w:shd w:val="clear" w:color="auto" w:fill="FFFFFF"/>
            <w:vAlign w:val="center"/>
          </w:tcPr>
          <w:p w14:paraId="0A26AF3D" w14:textId="22995F70" w:rsidR="00262EA5" w:rsidRPr="009063C9" w:rsidRDefault="00262EA5" w:rsidP="00262EA5">
            <w:pPr>
              <w:snapToGrid w:val="0"/>
              <w:spacing w:before="60" w:after="60" w:line="240" w:lineRule="auto"/>
              <w:jc w:val="center"/>
              <w:rPr>
                <w:sz w:val="18"/>
                <w:szCs w:val="18"/>
              </w:rPr>
            </w:pPr>
            <w:r w:rsidRPr="009063C9">
              <w:rPr>
                <w:sz w:val="18"/>
                <w:szCs w:val="18"/>
              </w:rPr>
              <w:t>0..*</w:t>
            </w:r>
          </w:p>
        </w:tc>
        <w:tc>
          <w:tcPr>
            <w:tcW w:w="2436" w:type="dxa"/>
            <w:shd w:val="clear" w:color="auto" w:fill="FFFFFF"/>
            <w:vAlign w:val="center"/>
          </w:tcPr>
          <w:p w14:paraId="68A0DAC5" w14:textId="77777777" w:rsidR="00C73824" w:rsidRPr="00C73824" w:rsidRDefault="00C73824" w:rsidP="00C73824">
            <w:pPr>
              <w:snapToGrid w:val="0"/>
              <w:spacing w:before="60" w:after="60" w:line="240" w:lineRule="auto"/>
              <w:jc w:val="left"/>
              <w:rPr>
                <w:ins w:id="2515" w:author="Harin Oh" w:date="2023-12-04T09:36:00Z"/>
                <w:sz w:val="18"/>
                <w:szCs w:val="18"/>
              </w:rPr>
            </w:pPr>
            <w:ins w:id="2516" w:author="Harin Oh" w:date="2023-12-04T09:36:00Z">
              <w:r w:rsidRPr="00C73824">
                <w:rPr>
                  <w:sz w:val="18"/>
                  <w:szCs w:val="18"/>
                </w:rPr>
                <w:t xml:space="preserve">Aggregation </w:t>
              </w:r>
            </w:ins>
          </w:p>
          <w:p w14:paraId="091D6672" w14:textId="38749385" w:rsidR="00262EA5" w:rsidRPr="009063C9" w:rsidRDefault="00C73824" w:rsidP="00C73824">
            <w:pPr>
              <w:snapToGrid w:val="0"/>
              <w:spacing w:before="60" w:after="60" w:line="240" w:lineRule="auto"/>
              <w:jc w:val="left"/>
              <w:rPr>
                <w:sz w:val="18"/>
                <w:szCs w:val="18"/>
              </w:rPr>
            </w:pPr>
            <w:ins w:id="2517" w:author="Harin Oh" w:date="2023-12-04T09:36:00Z">
              <w:r w:rsidRPr="00C73824">
                <w:rPr>
                  <w:sz w:val="18"/>
                  <w:szCs w:val="18"/>
                </w:rPr>
                <w:t>S100_CatalogueDiscoveryMetadata</w:t>
              </w:r>
              <w:r w:rsidRPr="00C73824">
                <w:rPr>
                  <w:sz w:val="18"/>
                  <w:szCs w:val="18"/>
                </w:rPr>
                <w:cr/>
              </w:r>
            </w:ins>
            <w:del w:id="2518" w:author="Harin Oh" w:date="2023-12-04T09:36:00Z">
              <w:r w:rsidR="00262EA5" w:rsidRPr="009063C9" w:rsidDel="00C73824">
                <w:rPr>
                  <w:sz w:val="18"/>
                  <w:szCs w:val="18"/>
                </w:rPr>
                <w:delText>Aggregation S100_CatalogueMetadata</w:delText>
              </w:r>
            </w:del>
          </w:p>
        </w:tc>
        <w:tc>
          <w:tcPr>
            <w:tcW w:w="3060" w:type="dxa"/>
            <w:shd w:val="clear" w:color="auto" w:fill="FFFFFF"/>
            <w:vAlign w:val="center"/>
          </w:tcPr>
          <w:p w14:paraId="47EFC821" w14:textId="1F4EF6F0" w:rsidR="00262EA5" w:rsidRPr="009063C9" w:rsidRDefault="00262EA5" w:rsidP="00262EA5">
            <w:pPr>
              <w:snapToGrid w:val="0"/>
              <w:spacing w:before="60" w:after="60" w:line="240" w:lineRule="auto"/>
              <w:jc w:val="left"/>
              <w:rPr>
                <w:sz w:val="18"/>
                <w:szCs w:val="18"/>
              </w:rPr>
            </w:pPr>
            <w:r w:rsidRPr="009063C9">
              <w:rPr>
                <w:sz w:val="18"/>
                <w:szCs w:val="18"/>
              </w:rPr>
              <w:t>Metadata for the feature, portrayal, and interoperability catalogues, if any</w:t>
            </w:r>
          </w:p>
        </w:tc>
      </w:tr>
      <w:tr w:rsidR="00262EA5" w:rsidRPr="009063C9" w14:paraId="155C4010" w14:textId="77777777" w:rsidTr="00C702E2">
        <w:trPr>
          <w:cantSplit/>
          <w:trHeight w:val="495"/>
        </w:trPr>
        <w:tc>
          <w:tcPr>
            <w:tcW w:w="3060" w:type="dxa"/>
            <w:shd w:val="clear" w:color="auto" w:fill="FFFFFF"/>
            <w:vAlign w:val="center"/>
          </w:tcPr>
          <w:p w14:paraId="76DFF820" w14:textId="33640644" w:rsidR="00262EA5" w:rsidRPr="009063C9" w:rsidRDefault="00262EA5" w:rsidP="00262EA5">
            <w:pPr>
              <w:snapToGrid w:val="0"/>
              <w:spacing w:before="60" w:after="60" w:line="240" w:lineRule="auto"/>
              <w:jc w:val="left"/>
              <w:rPr>
                <w:sz w:val="18"/>
                <w:szCs w:val="18"/>
              </w:rPr>
            </w:pPr>
            <w:r w:rsidRPr="009063C9">
              <w:rPr>
                <w:sz w:val="18"/>
                <w:szCs w:val="18"/>
              </w:rPr>
              <w:t>supportFileDiscoveryMetadata</w:t>
            </w:r>
          </w:p>
        </w:tc>
        <w:tc>
          <w:tcPr>
            <w:tcW w:w="3420" w:type="dxa"/>
            <w:shd w:val="clear" w:color="auto" w:fill="FFFFFF"/>
            <w:vAlign w:val="center"/>
          </w:tcPr>
          <w:p w14:paraId="093EDD89" w14:textId="1F513792" w:rsidR="00262EA5" w:rsidRPr="009063C9" w:rsidRDefault="00262EA5" w:rsidP="00262EA5">
            <w:pPr>
              <w:snapToGrid w:val="0"/>
              <w:spacing w:before="60" w:after="60" w:line="240" w:lineRule="auto"/>
              <w:jc w:val="left"/>
              <w:rPr>
                <w:sz w:val="18"/>
                <w:szCs w:val="18"/>
              </w:rPr>
            </w:pPr>
            <w:r w:rsidRPr="009063C9">
              <w:rPr>
                <w:sz w:val="18"/>
                <w:szCs w:val="18"/>
              </w:rPr>
              <w:t>Exchange catalogues may include or reference discovery metadata for the support files in the exchange set</w:t>
            </w:r>
          </w:p>
        </w:tc>
        <w:tc>
          <w:tcPr>
            <w:tcW w:w="804" w:type="dxa"/>
            <w:shd w:val="clear" w:color="auto" w:fill="FFFFFF"/>
            <w:vAlign w:val="center"/>
          </w:tcPr>
          <w:p w14:paraId="4BC598A0" w14:textId="09CD9FDA" w:rsidR="00262EA5" w:rsidRPr="009063C9" w:rsidRDefault="00262EA5" w:rsidP="00262EA5">
            <w:pPr>
              <w:snapToGrid w:val="0"/>
              <w:spacing w:before="60" w:after="60" w:line="240" w:lineRule="auto"/>
              <w:jc w:val="center"/>
              <w:rPr>
                <w:sz w:val="18"/>
                <w:szCs w:val="18"/>
              </w:rPr>
            </w:pPr>
            <w:r w:rsidRPr="009063C9">
              <w:rPr>
                <w:sz w:val="18"/>
                <w:szCs w:val="18"/>
              </w:rPr>
              <w:t>0..*</w:t>
            </w:r>
          </w:p>
        </w:tc>
        <w:tc>
          <w:tcPr>
            <w:tcW w:w="2436" w:type="dxa"/>
            <w:shd w:val="clear" w:color="auto" w:fill="FFFFFF"/>
            <w:vAlign w:val="center"/>
          </w:tcPr>
          <w:p w14:paraId="767D1361" w14:textId="307A306F" w:rsidR="00262EA5" w:rsidRPr="009063C9" w:rsidRDefault="00262EA5" w:rsidP="00262EA5">
            <w:pPr>
              <w:snapToGrid w:val="0"/>
              <w:spacing w:before="60" w:after="60" w:line="240" w:lineRule="auto"/>
              <w:jc w:val="left"/>
              <w:rPr>
                <w:sz w:val="18"/>
                <w:szCs w:val="18"/>
              </w:rPr>
            </w:pPr>
            <w:r w:rsidRPr="009063C9">
              <w:rPr>
                <w:sz w:val="18"/>
                <w:szCs w:val="18"/>
              </w:rPr>
              <w:t>Aggregation S100_SupportFileDiscoveryMetadata</w:t>
            </w:r>
          </w:p>
        </w:tc>
        <w:tc>
          <w:tcPr>
            <w:tcW w:w="3060" w:type="dxa"/>
            <w:shd w:val="clear" w:color="auto" w:fill="FFFFFF"/>
            <w:vAlign w:val="center"/>
          </w:tcPr>
          <w:p w14:paraId="375D679A" w14:textId="77777777" w:rsidR="00262EA5" w:rsidRPr="009063C9" w:rsidRDefault="00262EA5" w:rsidP="00262EA5">
            <w:pPr>
              <w:snapToGrid w:val="0"/>
              <w:spacing w:before="60" w:after="60" w:line="240" w:lineRule="auto"/>
              <w:jc w:val="left"/>
              <w:rPr>
                <w:sz w:val="18"/>
                <w:szCs w:val="18"/>
              </w:rPr>
            </w:pPr>
          </w:p>
        </w:tc>
      </w:tr>
    </w:tbl>
    <w:p w14:paraId="11407D54" w14:textId="77777777" w:rsidR="00B413FE" w:rsidRPr="00AC657D" w:rsidRDefault="00B413FE" w:rsidP="0054360D">
      <w:pPr>
        <w:spacing w:beforeLines="40" w:before="96" w:afterLines="40" w:after="96" w:line="240" w:lineRule="auto"/>
        <w:rPr>
          <w:sz w:val="10"/>
          <w:szCs w:val="19"/>
        </w:rPr>
      </w:pPr>
    </w:p>
    <w:p w14:paraId="7214B802" w14:textId="22EFA114" w:rsidR="00B413FE" w:rsidRPr="0054360D" w:rsidRDefault="00B413FE">
      <w:pPr>
        <w:pStyle w:val="41"/>
        <w:pPrChange w:id="2519" w:author="Greenblue" w:date="2024-02-13T20:13:00Z">
          <w:pPr>
            <w:pStyle w:val="30"/>
            <w:spacing w:beforeLines="40" w:before="96" w:afterLines="40" w:after="96" w:line="240" w:lineRule="auto"/>
            <w:ind w:left="8292" w:right="200" w:hanging="8092"/>
          </w:pPr>
        </w:pPrChange>
      </w:pPr>
      <w:bookmarkStart w:id="2520" w:name="_Toc403560565"/>
      <w:bookmarkStart w:id="2521" w:name="_Toc152232610"/>
      <w:r w:rsidRPr="0054360D">
        <w:t>S100_</w:t>
      </w:r>
      <w:ins w:id="2522" w:author="Harin Oh" w:date="2023-12-04T09:40:00Z">
        <w:r w:rsidR="008729A9">
          <w:t>Exchange</w:t>
        </w:r>
      </w:ins>
      <w:r w:rsidRPr="0054360D">
        <w:t>CatalogueIdentifier</w:t>
      </w:r>
      <w:bookmarkEnd w:id="2520"/>
      <w:bookmarkEnd w:id="2521"/>
    </w:p>
    <w:tbl>
      <w:tblPr>
        <w:tblW w:w="127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2523" w:author="Greenblue" w:date="2024-02-13T20:16:00Z">
          <w:tblPr>
            <w:tblW w:w="127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60"/>
        <w:gridCol w:w="3420"/>
        <w:gridCol w:w="804"/>
        <w:gridCol w:w="2436"/>
        <w:gridCol w:w="3060"/>
        <w:tblGridChange w:id="2524">
          <w:tblGrid>
            <w:gridCol w:w="3060"/>
            <w:gridCol w:w="3420"/>
            <w:gridCol w:w="804"/>
            <w:gridCol w:w="2436"/>
            <w:gridCol w:w="3060"/>
          </w:tblGrid>
        </w:tblGridChange>
      </w:tblGrid>
      <w:tr w:rsidR="00B413FE" w:rsidRPr="0054360D" w14:paraId="444C04EB" w14:textId="77777777" w:rsidTr="006073E9">
        <w:trPr>
          <w:trHeight w:val="146"/>
          <w:trPrChange w:id="2525" w:author="Greenblue" w:date="2024-02-13T20:16:00Z">
            <w:trPr>
              <w:trHeight w:val="146"/>
            </w:trPr>
          </w:trPrChange>
        </w:trPr>
        <w:tc>
          <w:tcPr>
            <w:tcW w:w="3060" w:type="dxa"/>
            <w:shd w:val="clear" w:color="auto" w:fill="E7E6E6"/>
            <w:vAlign w:val="center"/>
            <w:tcPrChange w:id="2526" w:author="Greenblue" w:date="2024-02-13T20:16:00Z">
              <w:tcPr>
                <w:tcW w:w="3060" w:type="dxa"/>
                <w:vAlign w:val="center"/>
              </w:tcPr>
            </w:tcPrChange>
          </w:tcPr>
          <w:p w14:paraId="1FE42348" w14:textId="77777777" w:rsidR="00B413FE" w:rsidRPr="00C702E2" w:rsidRDefault="00B413FE" w:rsidP="00C702E2">
            <w:pPr>
              <w:snapToGrid w:val="0"/>
              <w:spacing w:before="60" w:after="60" w:line="240" w:lineRule="auto"/>
              <w:jc w:val="left"/>
              <w:rPr>
                <w:b/>
                <w:sz w:val="18"/>
                <w:szCs w:val="18"/>
              </w:rPr>
            </w:pPr>
            <w:r w:rsidRPr="00C702E2">
              <w:rPr>
                <w:b/>
                <w:sz w:val="18"/>
                <w:szCs w:val="18"/>
              </w:rPr>
              <w:t>Name</w:t>
            </w:r>
          </w:p>
        </w:tc>
        <w:tc>
          <w:tcPr>
            <w:tcW w:w="3420" w:type="dxa"/>
            <w:shd w:val="clear" w:color="auto" w:fill="E7E6E6"/>
            <w:vAlign w:val="center"/>
            <w:tcPrChange w:id="2527" w:author="Greenblue" w:date="2024-02-13T20:16:00Z">
              <w:tcPr>
                <w:tcW w:w="3420" w:type="dxa"/>
                <w:vAlign w:val="center"/>
              </w:tcPr>
            </w:tcPrChange>
          </w:tcPr>
          <w:p w14:paraId="0E2A530E" w14:textId="77777777" w:rsidR="00B413FE" w:rsidRPr="00C702E2" w:rsidRDefault="00B413FE" w:rsidP="00C702E2">
            <w:pPr>
              <w:snapToGrid w:val="0"/>
              <w:spacing w:before="60" w:after="60" w:line="240" w:lineRule="auto"/>
              <w:jc w:val="left"/>
              <w:rPr>
                <w:b/>
                <w:sz w:val="18"/>
                <w:szCs w:val="18"/>
              </w:rPr>
            </w:pPr>
            <w:r w:rsidRPr="00C702E2">
              <w:rPr>
                <w:b/>
                <w:sz w:val="18"/>
                <w:szCs w:val="18"/>
              </w:rPr>
              <w:t>Description</w:t>
            </w:r>
          </w:p>
        </w:tc>
        <w:tc>
          <w:tcPr>
            <w:tcW w:w="804" w:type="dxa"/>
            <w:shd w:val="clear" w:color="auto" w:fill="E7E6E6"/>
            <w:vAlign w:val="center"/>
            <w:tcPrChange w:id="2528" w:author="Greenblue" w:date="2024-02-13T20:16:00Z">
              <w:tcPr>
                <w:tcW w:w="804" w:type="dxa"/>
                <w:vAlign w:val="center"/>
              </w:tcPr>
            </w:tcPrChange>
          </w:tcPr>
          <w:p w14:paraId="08C10805" w14:textId="77777777" w:rsidR="00B413FE" w:rsidRPr="00C702E2" w:rsidRDefault="00B413FE" w:rsidP="00C702E2">
            <w:pPr>
              <w:snapToGrid w:val="0"/>
              <w:spacing w:before="60" w:after="60" w:line="240" w:lineRule="auto"/>
              <w:jc w:val="center"/>
              <w:rPr>
                <w:b/>
                <w:sz w:val="18"/>
                <w:szCs w:val="18"/>
              </w:rPr>
            </w:pPr>
            <w:r w:rsidRPr="00C702E2">
              <w:rPr>
                <w:b/>
                <w:sz w:val="18"/>
                <w:szCs w:val="18"/>
              </w:rPr>
              <w:t>Mult</w:t>
            </w:r>
          </w:p>
        </w:tc>
        <w:tc>
          <w:tcPr>
            <w:tcW w:w="2436" w:type="dxa"/>
            <w:shd w:val="clear" w:color="auto" w:fill="E7E6E6"/>
            <w:vAlign w:val="center"/>
            <w:tcPrChange w:id="2529" w:author="Greenblue" w:date="2024-02-13T20:16:00Z">
              <w:tcPr>
                <w:tcW w:w="2436" w:type="dxa"/>
                <w:vAlign w:val="center"/>
              </w:tcPr>
            </w:tcPrChange>
          </w:tcPr>
          <w:p w14:paraId="705D69AD" w14:textId="77777777" w:rsidR="00B413FE" w:rsidRPr="00C702E2" w:rsidRDefault="00B413FE" w:rsidP="00C702E2">
            <w:pPr>
              <w:snapToGrid w:val="0"/>
              <w:spacing w:before="60" w:after="60" w:line="240" w:lineRule="auto"/>
              <w:jc w:val="left"/>
              <w:rPr>
                <w:b/>
                <w:sz w:val="18"/>
                <w:szCs w:val="18"/>
              </w:rPr>
            </w:pPr>
            <w:r w:rsidRPr="00C702E2">
              <w:rPr>
                <w:b/>
                <w:sz w:val="18"/>
                <w:szCs w:val="18"/>
              </w:rPr>
              <w:t>Type</w:t>
            </w:r>
          </w:p>
        </w:tc>
        <w:tc>
          <w:tcPr>
            <w:tcW w:w="3060" w:type="dxa"/>
            <w:shd w:val="clear" w:color="auto" w:fill="E7E6E6"/>
            <w:vAlign w:val="center"/>
            <w:tcPrChange w:id="2530" w:author="Greenblue" w:date="2024-02-13T20:16:00Z">
              <w:tcPr>
                <w:tcW w:w="3060" w:type="dxa"/>
                <w:vAlign w:val="center"/>
              </w:tcPr>
            </w:tcPrChange>
          </w:tcPr>
          <w:p w14:paraId="4AAC0516" w14:textId="77777777" w:rsidR="00B413FE" w:rsidRPr="00C702E2" w:rsidRDefault="00B413FE" w:rsidP="00C702E2">
            <w:pPr>
              <w:snapToGrid w:val="0"/>
              <w:spacing w:before="60" w:after="60" w:line="240" w:lineRule="auto"/>
              <w:jc w:val="left"/>
              <w:rPr>
                <w:b/>
                <w:sz w:val="18"/>
                <w:szCs w:val="18"/>
              </w:rPr>
            </w:pPr>
            <w:r w:rsidRPr="00C702E2">
              <w:rPr>
                <w:b/>
                <w:sz w:val="18"/>
                <w:szCs w:val="18"/>
              </w:rPr>
              <w:t>Remarks</w:t>
            </w:r>
          </w:p>
        </w:tc>
      </w:tr>
      <w:tr w:rsidR="00B413FE" w:rsidRPr="0054360D" w14:paraId="6BB15015" w14:textId="77777777" w:rsidTr="00AC657D">
        <w:trPr>
          <w:trHeight w:val="20"/>
        </w:trPr>
        <w:tc>
          <w:tcPr>
            <w:tcW w:w="3060" w:type="dxa"/>
            <w:vAlign w:val="center"/>
          </w:tcPr>
          <w:p w14:paraId="336582BD" w14:textId="3D6C5AA4" w:rsidR="00B413FE" w:rsidRPr="00C702E2" w:rsidRDefault="00B413FE" w:rsidP="00C702E2">
            <w:pPr>
              <w:snapToGrid w:val="0"/>
              <w:spacing w:before="60" w:after="60" w:line="240" w:lineRule="auto"/>
              <w:jc w:val="left"/>
              <w:rPr>
                <w:sz w:val="18"/>
                <w:szCs w:val="18"/>
              </w:rPr>
            </w:pPr>
            <w:r w:rsidRPr="00C702E2">
              <w:rPr>
                <w:sz w:val="18"/>
                <w:szCs w:val="18"/>
              </w:rPr>
              <w:t>S100_</w:t>
            </w:r>
            <w:ins w:id="2531" w:author="Harin Oh" w:date="2023-12-04T09:40:00Z">
              <w:r w:rsidR="008729A9">
                <w:rPr>
                  <w:sz w:val="18"/>
                  <w:szCs w:val="18"/>
                </w:rPr>
                <w:t>Exchange</w:t>
              </w:r>
            </w:ins>
            <w:r w:rsidRPr="00C702E2">
              <w:rPr>
                <w:sz w:val="18"/>
                <w:szCs w:val="18"/>
              </w:rPr>
              <w:t>CatalogueIdentifier</w:t>
            </w:r>
          </w:p>
        </w:tc>
        <w:tc>
          <w:tcPr>
            <w:tcW w:w="3420" w:type="dxa"/>
            <w:vAlign w:val="center"/>
          </w:tcPr>
          <w:p w14:paraId="58555E8E" w14:textId="57F5EF2D" w:rsidR="00B413FE" w:rsidRPr="00C702E2" w:rsidRDefault="00AA120E" w:rsidP="00C702E2">
            <w:pPr>
              <w:snapToGrid w:val="0"/>
              <w:spacing w:before="60" w:after="60" w:line="240" w:lineRule="auto"/>
              <w:jc w:val="left"/>
              <w:rPr>
                <w:sz w:val="18"/>
                <w:szCs w:val="18"/>
              </w:rPr>
            </w:pPr>
            <w:ins w:id="2532" w:author="Greenblue" w:date="2024-02-13T20:13:00Z">
              <w:r w:rsidRPr="00AA120E">
                <w:rPr>
                  <w:sz w:val="18"/>
                  <w:szCs w:val="18"/>
                </w:rPr>
                <w:t>An identifier for an Exchange Catalogue</w:t>
              </w:r>
            </w:ins>
            <w:del w:id="2533" w:author="Greenblue" w:date="2024-02-13T20:13:00Z">
              <w:r w:rsidR="00B413FE" w:rsidRPr="00C702E2" w:rsidDel="00AA120E">
                <w:rPr>
                  <w:sz w:val="18"/>
                  <w:szCs w:val="18"/>
                </w:rPr>
                <w:delText>An exchange catalogue contains the discovery metadata about the exchange datasets and support files</w:delText>
              </w:r>
            </w:del>
          </w:p>
        </w:tc>
        <w:tc>
          <w:tcPr>
            <w:tcW w:w="804" w:type="dxa"/>
            <w:vAlign w:val="center"/>
          </w:tcPr>
          <w:p w14:paraId="5E195BE1" w14:textId="77777777" w:rsidR="00B413FE" w:rsidRPr="00C702E2" w:rsidRDefault="00B413FE" w:rsidP="00C702E2">
            <w:pPr>
              <w:snapToGrid w:val="0"/>
              <w:spacing w:before="60" w:after="60" w:line="240" w:lineRule="auto"/>
              <w:jc w:val="center"/>
              <w:rPr>
                <w:sz w:val="18"/>
                <w:szCs w:val="18"/>
              </w:rPr>
            </w:pPr>
            <w:r w:rsidRPr="00C702E2">
              <w:rPr>
                <w:sz w:val="18"/>
                <w:szCs w:val="18"/>
              </w:rPr>
              <w:t>-</w:t>
            </w:r>
          </w:p>
        </w:tc>
        <w:tc>
          <w:tcPr>
            <w:tcW w:w="2436" w:type="dxa"/>
            <w:vAlign w:val="center"/>
          </w:tcPr>
          <w:p w14:paraId="0DE6AEF8" w14:textId="77777777" w:rsidR="00B413FE" w:rsidRPr="00C702E2" w:rsidRDefault="00B413FE" w:rsidP="00C702E2">
            <w:pPr>
              <w:snapToGrid w:val="0"/>
              <w:spacing w:before="60" w:after="60" w:line="240" w:lineRule="auto"/>
              <w:jc w:val="left"/>
              <w:rPr>
                <w:sz w:val="18"/>
                <w:szCs w:val="18"/>
              </w:rPr>
            </w:pPr>
            <w:r w:rsidRPr="00C702E2">
              <w:rPr>
                <w:sz w:val="18"/>
                <w:szCs w:val="18"/>
              </w:rPr>
              <w:t>-</w:t>
            </w:r>
          </w:p>
        </w:tc>
        <w:tc>
          <w:tcPr>
            <w:tcW w:w="3060" w:type="dxa"/>
            <w:vAlign w:val="center"/>
          </w:tcPr>
          <w:p w14:paraId="65D3069B" w14:textId="66852C9D" w:rsidR="00B413FE" w:rsidRPr="00C702E2" w:rsidRDefault="008729A9" w:rsidP="008729A9">
            <w:pPr>
              <w:snapToGrid w:val="0"/>
              <w:spacing w:before="60" w:after="60" w:line="240" w:lineRule="auto"/>
              <w:jc w:val="left"/>
              <w:rPr>
                <w:sz w:val="18"/>
                <w:szCs w:val="18"/>
              </w:rPr>
            </w:pPr>
            <w:ins w:id="2534" w:author="Harin Oh" w:date="2023-12-04T09:40:00Z">
              <w:r w:rsidRPr="008729A9">
                <w:rPr>
                  <w:sz w:val="18"/>
                  <w:szCs w:val="18"/>
                </w:rPr>
                <w:t>The concatenation of identifier, editionNumber and dateTime form the unique name</w:t>
              </w:r>
              <w:del w:id="2535" w:author="Greenblue" w:date="2024-02-13T20:13:00Z">
                <w:r w:rsidRPr="008729A9" w:rsidDel="00AA120E">
                  <w:rPr>
                    <w:sz w:val="18"/>
                    <w:szCs w:val="18"/>
                  </w:rPr>
                  <w:cr/>
                </w:r>
              </w:del>
            </w:ins>
            <w:del w:id="2536" w:author="Harin Oh" w:date="2023-12-04T09:40:00Z">
              <w:r w:rsidR="00B413FE" w:rsidRPr="00C702E2" w:rsidDel="008729A9">
                <w:rPr>
                  <w:sz w:val="18"/>
                  <w:szCs w:val="18"/>
                </w:rPr>
                <w:delText>-</w:delText>
              </w:r>
            </w:del>
          </w:p>
        </w:tc>
      </w:tr>
      <w:tr w:rsidR="00B413FE" w:rsidRPr="0054360D" w14:paraId="253FCE78" w14:textId="77777777" w:rsidTr="00AC657D">
        <w:trPr>
          <w:trHeight w:val="20"/>
        </w:trPr>
        <w:tc>
          <w:tcPr>
            <w:tcW w:w="3060" w:type="dxa"/>
            <w:vAlign w:val="center"/>
          </w:tcPr>
          <w:p w14:paraId="0C5A256D" w14:textId="77777777" w:rsidR="00B413FE" w:rsidRPr="00C702E2" w:rsidRDefault="00B413FE" w:rsidP="00C702E2">
            <w:pPr>
              <w:snapToGrid w:val="0"/>
              <w:spacing w:before="60" w:after="60" w:line="240" w:lineRule="auto"/>
              <w:jc w:val="left"/>
              <w:rPr>
                <w:sz w:val="18"/>
                <w:szCs w:val="18"/>
              </w:rPr>
            </w:pPr>
            <w:r w:rsidRPr="00C702E2">
              <w:rPr>
                <w:sz w:val="18"/>
                <w:szCs w:val="18"/>
              </w:rPr>
              <w:t>identifier</w:t>
            </w:r>
          </w:p>
        </w:tc>
        <w:tc>
          <w:tcPr>
            <w:tcW w:w="3420" w:type="dxa"/>
            <w:vAlign w:val="center"/>
          </w:tcPr>
          <w:p w14:paraId="795A7A5F" w14:textId="061B79F5" w:rsidR="00B413FE" w:rsidRPr="00C702E2" w:rsidRDefault="008729A9" w:rsidP="00C702E2">
            <w:pPr>
              <w:snapToGrid w:val="0"/>
              <w:spacing w:before="60" w:after="60" w:line="240" w:lineRule="auto"/>
              <w:jc w:val="left"/>
              <w:rPr>
                <w:sz w:val="18"/>
                <w:szCs w:val="18"/>
                <w:lang w:val="fr-MC"/>
              </w:rPr>
            </w:pPr>
            <w:ins w:id="2537" w:author="Harin Oh" w:date="2023-12-04T09:40:00Z">
              <w:r w:rsidRPr="008729A9">
                <w:rPr>
                  <w:sz w:val="18"/>
                  <w:szCs w:val="18"/>
                  <w:lang w:val="fr-MC"/>
                </w:rPr>
                <w:t>Uniquely identifies this Exchange Catalogue</w:t>
              </w:r>
            </w:ins>
            <w:del w:id="2538" w:author="Harin Oh" w:date="2023-12-04T09:40:00Z">
              <w:r w:rsidR="00B413FE" w:rsidRPr="00C702E2" w:rsidDel="008729A9">
                <w:rPr>
                  <w:sz w:val="18"/>
                  <w:szCs w:val="18"/>
                  <w:lang w:val="fr-MC"/>
                </w:rPr>
                <w:delText>Uniquely identifies this exchange catalogue</w:delText>
              </w:r>
            </w:del>
          </w:p>
        </w:tc>
        <w:tc>
          <w:tcPr>
            <w:tcW w:w="804" w:type="dxa"/>
            <w:vAlign w:val="center"/>
          </w:tcPr>
          <w:p w14:paraId="1F157C0F" w14:textId="77777777" w:rsidR="00B413FE" w:rsidRPr="00C702E2" w:rsidRDefault="00B413FE" w:rsidP="00C702E2">
            <w:pPr>
              <w:snapToGrid w:val="0"/>
              <w:spacing w:before="60" w:after="60" w:line="240" w:lineRule="auto"/>
              <w:jc w:val="center"/>
              <w:rPr>
                <w:sz w:val="18"/>
                <w:szCs w:val="18"/>
              </w:rPr>
            </w:pPr>
            <w:r w:rsidRPr="00C702E2">
              <w:rPr>
                <w:sz w:val="18"/>
                <w:szCs w:val="18"/>
              </w:rPr>
              <w:t>1</w:t>
            </w:r>
          </w:p>
        </w:tc>
        <w:tc>
          <w:tcPr>
            <w:tcW w:w="2436" w:type="dxa"/>
            <w:vAlign w:val="center"/>
          </w:tcPr>
          <w:p w14:paraId="16451482" w14:textId="77777777" w:rsidR="00B413FE" w:rsidRPr="00C702E2" w:rsidRDefault="00B413FE" w:rsidP="00C702E2">
            <w:pPr>
              <w:snapToGrid w:val="0"/>
              <w:spacing w:before="60" w:after="60" w:line="240" w:lineRule="auto"/>
              <w:jc w:val="left"/>
              <w:rPr>
                <w:sz w:val="18"/>
                <w:szCs w:val="18"/>
              </w:rPr>
            </w:pPr>
            <w:r w:rsidRPr="00C702E2">
              <w:rPr>
                <w:sz w:val="18"/>
                <w:szCs w:val="18"/>
              </w:rPr>
              <w:t>CharacterString</w:t>
            </w:r>
          </w:p>
        </w:tc>
        <w:tc>
          <w:tcPr>
            <w:tcW w:w="3060" w:type="dxa"/>
            <w:vAlign w:val="center"/>
          </w:tcPr>
          <w:p w14:paraId="73307685" w14:textId="1C65C5CE" w:rsidR="00B413FE" w:rsidRPr="00AC657D" w:rsidRDefault="00236586" w:rsidP="00236586">
            <w:pPr>
              <w:snapToGrid w:val="0"/>
              <w:spacing w:before="60" w:after="60" w:line="240" w:lineRule="auto"/>
              <w:jc w:val="left"/>
              <w:rPr>
                <w:spacing w:val="-4"/>
                <w:sz w:val="18"/>
                <w:szCs w:val="18"/>
              </w:rPr>
            </w:pPr>
            <w:ins w:id="2539" w:author="Harin Oh" w:date="2023-12-04T09:41:00Z">
              <w:r w:rsidRPr="00AC657D">
                <w:rPr>
                  <w:spacing w:val="-4"/>
                  <w:sz w:val="18"/>
                  <w:szCs w:val="18"/>
                </w:rPr>
                <w:t>&lt;S100XC:identifier&gt;US_101_20200101_120101_01&lt;/S100XC:identifier&gt;</w:t>
              </w:r>
            </w:ins>
          </w:p>
        </w:tc>
      </w:tr>
      <w:tr w:rsidR="00B413FE" w:rsidRPr="0054360D" w:rsidDel="008729A9" w14:paraId="2ADA97E6" w14:textId="1369EC78" w:rsidTr="00AC657D">
        <w:trPr>
          <w:trHeight w:val="20"/>
          <w:del w:id="2540" w:author="Harin Oh" w:date="2023-12-04T09:40:00Z"/>
        </w:trPr>
        <w:tc>
          <w:tcPr>
            <w:tcW w:w="3060" w:type="dxa"/>
            <w:vAlign w:val="center"/>
          </w:tcPr>
          <w:p w14:paraId="1BE098B4" w14:textId="254449F8" w:rsidR="00B413FE" w:rsidRPr="00C702E2" w:rsidDel="008729A9" w:rsidRDefault="00B413FE" w:rsidP="00C702E2">
            <w:pPr>
              <w:snapToGrid w:val="0"/>
              <w:spacing w:before="60" w:after="60" w:line="240" w:lineRule="auto"/>
              <w:jc w:val="left"/>
              <w:rPr>
                <w:del w:id="2541" w:author="Harin Oh" w:date="2023-12-04T09:40:00Z"/>
                <w:sz w:val="18"/>
                <w:szCs w:val="18"/>
              </w:rPr>
            </w:pPr>
            <w:del w:id="2542" w:author="Harin Oh" w:date="2023-12-04T09:40:00Z">
              <w:r w:rsidRPr="00C702E2" w:rsidDel="008729A9">
                <w:rPr>
                  <w:sz w:val="18"/>
                  <w:szCs w:val="18"/>
                </w:rPr>
                <w:delText>editionNumber</w:delText>
              </w:r>
            </w:del>
          </w:p>
        </w:tc>
        <w:tc>
          <w:tcPr>
            <w:tcW w:w="3420" w:type="dxa"/>
            <w:vAlign w:val="center"/>
          </w:tcPr>
          <w:p w14:paraId="124EF355" w14:textId="0908B043" w:rsidR="00B413FE" w:rsidRPr="00C702E2" w:rsidDel="008729A9" w:rsidRDefault="00B413FE" w:rsidP="00C702E2">
            <w:pPr>
              <w:snapToGrid w:val="0"/>
              <w:spacing w:before="60" w:after="60" w:line="240" w:lineRule="auto"/>
              <w:jc w:val="left"/>
              <w:rPr>
                <w:del w:id="2543" w:author="Harin Oh" w:date="2023-12-04T09:40:00Z"/>
                <w:sz w:val="18"/>
                <w:szCs w:val="18"/>
              </w:rPr>
            </w:pPr>
            <w:del w:id="2544" w:author="Harin Oh" w:date="2023-12-04T09:40:00Z">
              <w:r w:rsidRPr="00C702E2" w:rsidDel="008729A9">
                <w:rPr>
                  <w:sz w:val="18"/>
                  <w:szCs w:val="18"/>
                </w:rPr>
                <w:delText>The edition number of this exchange catalogue</w:delText>
              </w:r>
            </w:del>
          </w:p>
        </w:tc>
        <w:tc>
          <w:tcPr>
            <w:tcW w:w="804" w:type="dxa"/>
            <w:vAlign w:val="center"/>
          </w:tcPr>
          <w:p w14:paraId="79D9B15B" w14:textId="264A2510" w:rsidR="00B413FE" w:rsidRPr="00C702E2" w:rsidDel="008729A9" w:rsidRDefault="00B413FE" w:rsidP="00C702E2">
            <w:pPr>
              <w:snapToGrid w:val="0"/>
              <w:spacing w:before="60" w:after="60" w:line="240" w:lineRule="auto"/>
              <w:jc w:val="center"/>
              <w:rPr>
                <w:del w:id="2545" w:author="Harin Oh" w:date="2023-12-04T09:40:00Z"/>
                <w:sz w:val="18"/>
                <w:szCs w:val="18"/>
              </w:rPr>
            </w:pPr>
            <w:del w:id="2546" w:author="Harin Oh" w:date="2023-12-04T09:40:00Z">
              <w:r w:rsidRPr="00C702E2" w:rsidDel="008729A9">
                <w:rPr>
                  <w:sz w:val="18"/>
                  <w:szCs w:val="18"/>
                </w:rPr>
                <w:delText>1</w:delText>
              </w:r>
            </w:del>
          </w:p>
        </w:tc>
        <w:tc>
          <w:tcPr>
            <w:tcW w:w="2436" w:type="dxa"/>
            <w:vAlign w:val="center"/>
          </w:tcPr>
          <w:p w14:paraId="2F75FA14" w14:textId="1855ED97" w:rsidR="00B413FE" w:rsidRPr="00C702E2" w:rsidDel="008729A9" w:rsidRDefault="00B413FE" w:rsidP="00C702E2">
            <w:pPr>
              <w:snapToGrid w:val="0"/>
              <w:spacing w:before="60" w:after="60" w:line="240" w:lineRule="auto"/>
              <w:jc w:val="left"/>
              <w:rPr>
                <w:del w:id="2547" w:author="Harin Oh" w:date="2023-12-04T09:40:00Z"/>
                <w:sz w:val="18"/>
                <w:szCs w:val="18"/>
              </w:rPr>
            </w:pPr>
            <w:del w:id="2548" w:author="Harin Oh" w:date="2023-12-04T09:40:00Z">
              <w:r w:rsidRPr="00C702E2" w:rsidDel="008729A9">
                <w:rPr>
                  <w:sz w:val="18"/>
                  <w:szCs w:val="18"/>
                </w:rPr>
                <w:delText>CharacterString</w:delText>
              </w:r>
            </w:del>
          </w:p>
        </w:tc>
        <w:tc>
          <w:tcPr>
            <w:tcW w:w="3060" w:type="dxa"/>
            <w:vAlign w:val="center"/>
          </w:tcPr>
          <w:p w14:paraId="5C079B38" w14:textId="33886A7C" w:rsidR="00B413FE" w:rsidRPr="00C702E2" w:rsidDel="008729A9" w:rsidRDefault="00B413FE" w:rsidP="00C702E2">
            <w:pPr>
              <w:snapToGrid w:val="0"/>
              <w:spacing w:before="60" w:after="60" w:line="240" w:lineRule="auto"/>
              <w:jc w:val="left"/>
              <w:rPr>
                <w:del w:id="2549" w:author="Harin Oh" w:date="2023-12-04T09:40:00Z"/>
                <w:sz w:val="18"/>
                <w:szCs w:val="18"/>
              </w:rPr>
            </w:pPr>
          </w:p>
        </w:tc>
      </w:tr>
      <w:tr w:rsidR="00B413FE" w:rsidRPr="0054360D" w14:paraId="7BE357EB" w14:textId="77777777" w:rsidTr="00AC657D">
        <w:trPr>
          <w:trHeight w:val="20"/>
        </w:trPr>
        <w:tc>
          <w:tcPr>
            <w:tcW w:w="3060" w:type="dxa"/>
            <w:vAlign w:val="center"/>
          </w:tcPr>
          <w:p w14:paraId="1F022341" w14:textId="5ECF1FCB" w:rsidR="00B413FE" w:rsidRPr="00C702E2" w:rsidRDefault="00B413FE" w:rsidP="00C702E2">
            <w:pPr>
              <w:snapToGrid w:val="0"/>
              <w:spacing w:before="60" w:after="60" w:line="240" w:lineRule="auto"/>
              <w:jc w:val="left"/>
              <w:rPr>
                <w:sz w:val="18"/>
                <w:szCs w:val="18"/>
              </w:rPr>
            </w:pPr>
            <w:r w:rsidRPr="00C702E2">
              <w:rPr>
                <w:sz w:val="18"/>
                <w:szCs w:val="18"/>
              </w:rPr>
              <w:t>date</w:t>
            </w:r>
            <w:ins w:id="2550" w:author="Harin Oh" w:date="2023-12-04T09:41:00Z">
              <w:r w:rsidR="00236586">
                <w:rPr>
                  <w:sz w:val="18"/>
                  <w:szCs w:val="18"/>
                </w:rPr>
                <w:t>Time</w:t>
              </w:r>
            </w:ins>
          </w:p>
        </w:tc>
        <w:tc>
          <w:tcPr>
            <w:tcW w:w="3420" w:type="dxa"/>
            <w:vAlign w:val="center"/>
          </w:tcPr>
          <w:p w14:paraId="517C74FF" w14:textId="77777777" w:rsidR="00236586" w:rsidRPr="00236586" w:rsidRDefault="00236586" w:rsidP="00236586">
            <w:pPr>
              <w:snapToGrid w:val="0"/>
              <w:spacing w:before="60" w:after="60" w:line="240" w:lineRule="auto"/>
              <w:jc w:val="left"/>
              <w:rPr>
                <w:ins w:id="2551" w:author="Harin Oh" w:date="2023-12-04T09:41:00Z"/>
                <w:sz w:val="18"/>
                <w:szCs w:val="18"/>
              </w:rPr>
            </w:pPr>
            <w:ins w:id="2552" w:author="Harin Oh" w:date="2023-12-04T09:41:00Z">
              <w:r w:rsidRPr="00236586">
                <w:rPr>
                  <w:sz w:val="18"/>
                  <w:szCs w:val="18"/>
                </w:rPr>
                <w:t xml:space="preserve">Creation date and time of the Exchange </w:t>
              </w:r>
            </w:ins>
          </w:p>
          <w:p w14:paraId="300F4024" w14:textId="44C6DD69" w:rsidR="00B413FE" w:rsidRPr="00C702E2" w:rsidRDefault="00236586" w:rsidP="00236586">
            <w:pPr>
              <w:snapToGrid w:val="0"/>
              <w:spacing w:before="60" w:after="60" w:line="240" w:lineRule="auto"/>
              <w:jc w:val="left"/>
              <w:rPr>
                <w:sz w:val="18"/>
                <w:szCs w:val="18"/>
              </w:rPr>
            </w:pPr>
            <w:ins w:id="2553" w:author="Harin Oh" w:date="2023-12-04T09:41:00Z">
              <w:r w:rsidRPr="00236586">
                <w:rPr>
                  <w:sz w:val="18"/>
                  <w:szCs w:val="18"/>
                </w:rPr>
                <w:t>Catalogue, including time zone</w:t>
              </w:r>
              <w:del w:id="2554" w:author="Greenblue" w:date="2024-02-15T20:00:00Z">
                <w:r w:rsidRPr="00236586" w:rsidDel="00AC657D">
                  <w:rPr>
                    <w:sz w:val="18"/>
                    <w:szCs w:val="18"/>
                  </w:rPr>
                  <w:cr/>
                </w:r>
              </w:del>
            </w:ins>
            <w:del w:id="2555" w:author="Harin Oh" w:date="2023-12-04T09:41:00Z">
              <w:r w:rsidR="00B413FE" w:rsidRPr="00C702E2" w:rsidDel="00236586">
                <w:rPr>
                  <w:sz w:val="18"/>
                  <w:szCs w:val="18"/>
                </w:rPr>
                <w:delText>Creation date of the exchange catalogue</w:delText>
              </w:r>
            </w:del>
          </w:p>
        </w:tc>
        <w:tc>
          <w:tcPr>
            <w:tcW w:w="804" w:type="dxa"/>
            <w:vAlign w:val="center"/>
          </w:tcPr>
          <w:p w14:paraId="541C8283" w14:textId="77777777" w:rsidR="00B413FE" w:rsidRPr="00C702E2" w:rsidRDefault="00B413FE" w:rsidP="00C702E2">
            <w:pPr>
              <w:snapToGrid w:val="0"/>
              <w:spacing w:before="60" w:after="60" w:line="240" w:lineRule="auto"/>
              <w:jc w:val="center"/>
              <w:rPr>
                <w:sz w:val="18"/>
                <w:szCs w:val="18"/>
              </w:rPr>
            </w:pPr>
            <w:r w:rsidRPr="00C702E2">
              <w:rPr>
                <w:sz w:val="18"/>
                <w:szCs w:val="18"/>
              </w:rPr>
              <w:t>1</w:t>
            </w:r>
          </w:p>
        </w:tc>
        <w:tc>
          <w:tcPr>
            <w:tcW w:w="2436" w:type="dxa"/>
            <w:vAlign w:val="center"/>
          </w:tcPr>
          <w:p w14:paraId="64C7C8D5" w14:textId="636FADA3" w:rsidR="00B413FE" w:rsidRPr="00C702E2" w:rsidRDefault="00B413FE" w:rsidP="00C702E2">
            <w:pPr>
              <w:snapToGrid w:val="0"/>
              <w:spacing w:before="60" w:after="60" w:line="240" w:lineRule="auto"/>
              <w:jc w:val="left"/>
              <w:rPr>
                <w:sz w:val="18"/>
                <w:szCs w:val="18"/>
              </w:rPr>
            </w:pPr>
            <w:r w:rsidRPr="00C702E2">
              <w:rPr>
                <w:sz w:val="18"/>
                <w:szCs w:val="18"/>
              </w:rPr>
              <w:t>Date</w:t>
            </w:r>
            <w:ins w:id="2556" w:author="Harin Oh" w:date="2023-12-04T09:41:00Z">
              <w:r w:rsidR="00236586">
                <w:rPr>
                  <w:sz w:val="18"/>
                  <w:szCs w:val="18"/>
                </w:rPr>
                <w:t>Time</w:t>
              </w:r>
            </w:ins>
          </w:p>
        </w:tc>
        <w:tc>
          <w:tcPr>
            <w:tcW w:w="3060" w:type="dxa"/>
            <w:vAlign w:val="center"/>
          </w:tcPr>
          <w:p w14:paraId="5F708D23" w14:textId="044305E0" w:rsidR="00B413FE" w:rsidRPr="00C702E2" w:rsidRDefault="00236586" w:rsidP="00C702E2">
            <w:pPr>
              <w:snapToGrid w:val="0"/>
              <w:spacing w:before="60" w:after="60" w:line="240" w:lineRule="auto"/>
              <w:jc w:val="left"/>
              <w:rPr>
                <w:sz w:val="18"/>
                <w:szCs w:val="18"/>
              </w:rPr>
            </w:pPr>
            <w:ins w:id="2557" w:author="Harin Oh" w:date="2023-12-04T09:41:00Z">
              <w:r w:rsidRPr="00236586">
                <w:rPr>
                  <w:sz w:val="18"/>
                  <w:szCs w:val="18"/>
                </w:rPr>
                <w:t>Format: yyyy-mm-ddThh:mm:ssZ</w:t>
              </w:r>
            </w:ins>
          </w:p>
        </w:tc>
      </w:tr>
    </w:tbl>
    <w:p w14:paraId="5BB0DB44" w14:textId="77777777" w:rsidR="00B413FE" w:rsidRPr="00AC657D" w:rsidRDefault="00B413FE" w:rsidP="0054360D">
      <w:pPr>
        <w:spacing w:beforeLines="40" w:before="96" w:afterLines="40" w:after="96" w:line="240" w:lineRule="auto"/>
        <w:rPr>
          <w:sz w:val="10"/>
          <w:szCs w:val="19"/>
        </w:rPr>
      </w:pPr>
    </w:p>
    <w:p w14:paraId="2AD89426" w14:textId="77777777" w:rsidR="00B413FE" w:rsidRPr="0054360D" w:rsidRDefault="00B413FE">
      <w:pPr>
        <w:pStyle w:val="41"/>
        <w:pPrChange w:id="2558" w:author="Greenblue" w:date="2024-02-13T20:14:00Z">
          <w:pPr>
            <w:pStyle w:val="30"/>
            <w:spacing w:beforeLines="40" w:before="96" w:afterLines="40" w:after="96" w:line="240" w:lineRule="auto"/>
            <w:ind w:left="8292" w:right="200" w:hanging="8092"/>
          </w:pPr>
        </w:pPrChange>
      </w:pPr>
      <w:bookmarkStart w:id="2559" w:name="_Toc403560566"/>
      <w:bookmarkStart w:id="2560" w:name="_Toc152232611"/>
      <w:r w:rsidRPr="0054360D">
        <w:t>S100_CataloguePointofContact</w:t>
      </w:r>
      <w:bookmarkEnd w:id="2559"/>
      <w:bookmarkEnd w:id="256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5"/>
        <w:gridCol w:w="2700"/>
        <w:gridCol w:w="3060"/>
      </w:tblGrid>
      <w:tr w:rsidR="00B413FE" w:rsidRPr="0054360D" w14:paraId="431BEBB3" w14:textId="77777777" w:rsidTr="006073E9">
        <w:tc>
          <w:tcPr>
            <w:tcW w:w="3060" w:type="dxa"/>
            <w:shd w:val="clear" w:color="auto" w:fill="E7E6E6"/>
            <w:vAlign w:val="center"/>
          </w:tcPr>
          <w:p w14:paraId="51B8447B" w14:textId="77777777" w:rsidR="00B413FE" w:rsidRPr="00C702E2" w:rsidRDefault="00B413FE" w:rsidP="00C702E2">
            <w:pPr>
              <w:snapToGrid w:val="0"/>
              <w:spacing w:before="60" w:after="60" w:line="240" w:lineRule="auto"/>
              <w:jc w:val="left"/>
              <w:rPr>
                <w:b/>
                <w:sz w:val="18"/>
                <w:szCs w:val="18"/>
              </w:rPr>
            </w:pPr>
            <w:r w:rsidRPr="00C702E2">
              <w:rPr>
                <w:b/>
                <w:sz w:val="18"/>
                <w:szCs w:val="18"/>
              </w:rPr>
              <w:t>Name</w:t>
            </w:r>
          </w:p>
        </w:tc>
        <w:tc>
          <w:tcPr>
            <w:tcW w:w="3420" w:type="dxa"/>
            <w:shd w:val="clear" w:color="auto" w:fill="E7E6E6"/>
            <w:vAlign w:val="center"/>
          </w:tcPr>
          <w:p w14:paraId="2527F1E2" w14:textId="77777777" w:rsidR="00B413FE" w:rsidRPr="00C702E2" w:rsidRDefault="00B413FE" w:rsidP="00C702E2">
            <w:pPr>
              <w:snapToGrid w:val="0"/>
              <w:spacing w:before="60" w:after="60" w:line="240" w:lineRule="auto"/>
              <w:jc w:val="left"/>
              <w:rPr>
                <w:b/>
                <w:sz w:val="18"/>
                <w:szCs w:val="18"/>
              </w:rPr>
            </w:pPr>
            <w:r w:rsidRPr="00C702E2">
              <w:rPr>
                <w:b/>
                <w:sz w:val="18"/>
                <w:szCs w:val="18"/>
              </w:rPr>
              <w:t>Description</w:t>
            </w:r>
          </w:p>
        </w:tc>
        <w:tc>
          <w:tcPr>
            <w:tcW w:w="805" w:type="dxa"/>
            <w:shd w:val="clear" w:color="auto" w:fill="E7E6E6"/>
            <w:vAlign w:val="center"/>
          </w:tcPr>
          <w:p w14:paraId="087744B8" w14:textId="77777777" w:rsidR="00B413FE" w:rsidRPr="00C702E2" w:rsidRDefault="00B413FE" w:rsidP="00C702E2">
            <w:pPr>
              <w:snapToGrid w:val="0"/>
              <w:spacing w:before="60" w:after="60" w:line="240" w:lineRule="auto"/>
              <w:jc w:val="center"/>
              <w:rPr>
                <w:b/>
                <w:sz w:val="18"/>
                <w:szCs w:val="18"/>
              </w:rPr>
            </w:pPr>
            <w:r w:rsidRPr="00C702E2">
              <w:rPr>
                <w:b/>
                <w:sz w:val="18"/>
                <w:szCs w:val="18"/>
              </w:rPr>
              <w:t>Mult</w:t>
            </w:r>
          </w:p>
        </w:tc>
        <w:tc>
          <w:tcPr>
            <w:tcW w:w="2436" w:type="dxa"/>
            <w:shd w:val="clear" w:color="auto" w:fill="E7E6E6"/>
            <w:vAlign w:val="center"/>
          </w:tcPr>
          <w:p w14:paraId="6294039C" w14:textId="77777777" w:rsidR="00B413FE" w:rsidRPr="00C702E2" w:rsidRDefault="00B413FE" w:rsidP="00C702E2">
            <w:pPr>
              <w:snapToGrid w:val="0"/>
              <w:spacing w:before="60" w:after="60" w:line="240" w:lineRule="auto"/>
              <w:jc w:val="left"/>
              <w:rPr>
                <w:b/>
                <w:sz w:val="18"/>
                <w:szCs w:val="18"/>
              </w:rPr>
            </w:pPr>
            <w:r w:rsidRPr="00C702E2">
              <w:rPr>
                <w:b/>
                <w:sz w:val="18"/>
                <w:szCs w:val="18"/>
              </w:rPr>
              <w:t>Type</w:t>
            </w:r>
          </w:p>
        </w:tc>
        <w:tc>
          <w:tcPr>
            <w:tcW w:w="3060" w:type="dxa"/>
            <w:shd w:val="clear" w:color="auto" w:fill="E7E6E6"/>
            <w:vAlign w:val="center"/>
          </w:tcPr>
          <w:p w14:paraId="635B5D6C" w14:textId="77777777" w:rsidR="00B413FE" w:rsidRPr="00C702E2" w:rsidRDefault="00B413FE" w:rsidP="00C702E2">
            <w:pPr>
              <w:snapToGrid w:val="0"/>
              <w:spacing w:before="60" w:after="60" w:line="240" w:lineRule="auto"/>
              <w:jc w:val="left"/>
              <w:rPr>
                <w:b/>
                <w:sz w:val="18"/>
                <w:szCs w:val="18"/>
              </w:rPr>
            </w:pPr>
            <w:r w:rsidRPr="00C702E2">
              <w:rPr>
                <w:b/>
                <w:sz w:val="18"/>
                <w:szCs w:val="18"/>
              </w:rPr>
              <w:t>Remarks</w:t>
            </w:r>
          </w:p>
        </w:tc>
      </w:tr>
      <w:tr w:rsidR="00B413FE" w:rsidRPr="0054360D" w14:paraId="665E84B4" w14:textId="77777777" w:rsidTr="00C702E2">
        <w:tc>
          <w:tcPr>
            <w:tcW w:w="3060" w:type="dxa"/>
            <w:vAlign w:val="center"/>
          </w:tcPr>
          <w:p w14:paraId="212E0859" w14:textId="77777777" w:rsidR="00B413FE" w:rsidRPr="00C702E2" w:rsidRDefault="00B413FE" w:rsidP="00C702E2">
            <w:pPr>
              <w:snapToGrid w:val="0"/>
              <w:spacing w:before="60" w:after="60" w:line="240" w:lineRule="auto"/>
              <w:jc w:val="left"/>
              <w:rPr>
                <w:sz w:val="18"/>
                <w:szCs w:val="18"/>
              </w:rPr>
            </w:pPr>
            <w:r w:rsidRPr="00C702E2">
              <w:rPr>
                <w:sz w:val="18"/>
                <w:szCs w:val="18"/>
              </w:rPr>
              <w:t>S100_CataloguePointOfContact</w:t>
            </w:r>
          </w:p>
        </w:tc>
        <w:tc>
          <w:tcPr>
            <w:tcW w:w="3420" w:type="dxa"/>
            <w:vAlign w:val="center"/>
          </w:tcPr>
          <w:p w14:paraId="7E02FB65" w14:textId="77777777" w:rsidR="00B413FE" w:rsidRPr="00C702E2" w:rsidRDefault="00B413FE" w:rsidP="00C702E2">
            <w:pPr>
              <w:snapToGrid w:val="0"/>
              <w:spacing w:before="60" w:after="60" w:line="240" w:lineRule="auto"/>
              <w:jc w:val="left"/>
              <w:rPr>
                <w:sz w:val="18"/>
                <w:szCs w:val="18"/>
              </w:rPr>
            </w:pPr>
            <w:r w:rsidRPr="00C702E2">
              <w:rPr>
                <w:sz w:val="18"/>
                <w:szCs w:val="18"/>
              </w:rPr>
              <w:t>Contact details of the issuer of this exchange catalogue</w:t>
            </w:r>
          </w:p>
        </w:tc>
        <w:tc>
          <w:tcPr>
            <w:tcW w:w="805" w:type="dxa"/>
            <w:vAlign w:val="center"/>
          </w:tcPr>
          <w:p w14:paraId="53735351" w14:textId="77777777" w:rsidR="00B413FE" w:rsidRPr="00C702E2" w:rsidRDefault="00B413FE" w:rsidP="00C702E2">
            <w:pPr>
              <w:snapToGrid w:val="0"/>
              <w:spacing w:before="60" w:after="60" w:line="240" w:lineRule="auto"/>
              <w:jc w:val="center"/>
              <w:rPr>
                <w:sz w:val="18"/>
                <w:szCs w:val="18"/>
              </w:rPr>
            </w:pPr>
            <w:r w:rsidRPr="00C702E2">
              <w:rPr>
                <w:sz w:val="18"/>
                <w:szCs w:val="18"/>
              </w:rPr>
              <w:t>-</w:t>
            </w:r>
          </w:p>
        </w:tc>
        <w:tc>
          <w:tcPr>
            <w:tcW w:w="2700" w:type="dxa"/>
            <w:vAlign w:val="center"/>
          </w:tcPr>
          <w:p w14:paraId="0A502D8F" w14:textId="77777777" w:rsidR="00B413FE" w:rsidRPr="00C702E2" w:rsidRDefault="00B413FE" w:rsidP="00C702E2">
            <w:pPr>
              <w:snapToGrid w:val="0"/>
              <w:spacing w:before="60" w:after="60" w:line="240" w:lineRule="auto"/>
              <w:jc w:val="left"/>
              <w:rPr>
                <w:sz w:val="18"/>
                <w:szCs w:val="18"/>
              </w:rPr>
            </w:pPr>
            <w:r w:rsidRPr="00C702E2">
              <w:rPr>
                <w:sz w:val="18"/>
                <w:szCs w:val="18"/>
              </w:rPr>
              <w:t>-</w:t>
            </w:r>
          </w:p>
        </w:tc>
        <w:tc>
          <w:tcPr>
            <w:tcW w:w="3060" w:type="dxa"/>
            <w:vAlign w:val="center"/>
          </w:tcPr>
          <w:p w14:paraId="40F08657" w14:textId="77777777" w:rsidR="00B413FE" w:rsidRPr="00C702E2" w:rsidRDefault="00B413FE" w:rsidP="00C702E2">
            <w:pPr>
              <w:snapToGrid w:val="0"/>
              <w:spacing w:before="60" w:after="60" w:line="240" w:lineRule="auto"/>
              <w:jc w:val="left"/>
              <w:rPr>
                <w:sz w:val="18"/>
                <w:szCs w:val="18"/>
              </w:rPr>
            </w:pPr>
            <w:r w:rsidRPr="00C702E2">
              <w:rPr>
                <w:sz w:val="18"/>
                <w:szCs w:val="18"/>
              </w:rPr>
              <w:t>-</w:t>
            </w:r>
          </w:p>
        </w:tc>
      </w:tr>
      <w:tr w:rsidR="00B413FE" w:rsidRPr="0054360D" w14:paraId="2DAE421F" w14:textId="77777777" w:rsidTr="00C702E2">
        <w:tc>
          <w:tcPr>
            <w:tcW w:w="3060" w:type="dxa"/>
            <w:vAlign w:val="center"/>
          </w:tcPr>
          <w:p w14:paraId="5315EA12" w14:textId="77777777" w:rsidR="00B413FE" w:rsidRPr="00C702E2" w:rsidRDefault="00B413FE" w:rsidP="00C702E2">
            <w:pPr>
              <w:snapToGrid w:val="0"/>
              <w:spacing w:before="60" w:after="60" w:line="240" w:lineRule="auto"/>
              <w:jc w:val="left"/>
              <w:rPr>
                <w:sz w:val="18"/>
                <w:szCs w:val="18"/>
              </w:rPr>
            </w:pPr>
            <w:r w:rsidRPr="00C702E2">
              <w:rPr>
                <w:sz w:val="18"/>
                <w:szCs w:val="18"/>
              </w:rPr>
              <w:t>organization</w:t>
            </w:r>
          </w:p>
        </w:tc>
        <w:tc>
          <w:tcPr>
            <w:tcW w:w="3420" w:type="dxa"/>
            <w:vAlign w:val="center"/>
          </w:tcPr>
          <w:p w14:paraId="0AC197F9" w14:textId="77777777" w:rsidR="00B413FE" w:rsidRPr="00C702E2" w:rsidRDefault="00B413FE" w:rsidP="00C702E2">
            <w:pPr>
              <w:snapToGrid w:val="0"/>
              <w:spacing w:before="60" w:after="60" w:line="240" w:lineRule="auto"/>
              <w:jc w:val="left"/>
              <w:rPr>
                <w:sz w:val="18"/>
                <w:szCs w:val="18"/>
              </w:rPr>
            </w:pPr>
            <w:r w:rsidRPr="00C702E2">
              <w:rPr>
                <w:sz w:val="18"/>
                <w:szCs w:val="18"/>
              </w:rPr>
              <w:t>The organization distributing this exchange catalogue</w:t>
            </w:r>
          </w:p>
        </w:tc>
        <w:tc>
          <w:tcPr>
            <w:tcW w:w="805" w:type="dxa"/>
            <w:vAlign w:val="center"/>
          </w:tcPr>
          <w:p w14:paraId="3FEFE05B" w14:textId="77777777" w:rsidR="00B413FE" w:rsidRPr="00C702E2" w:rsidRDefault="00B413FE" w:rsidP="00C702E2">
            <w:pPr>
              <w:snapToGrid w:val="0"/>
              <w:spacing w:before="60" w:after="60" w:line="240" w:lineRule="auto"/>
              <w:jc w:val="center"/>
              <w:rPr>
                <w:sz w:val="18"/>
                <w:szCs w:val="18"/>
              </w:rPr>
            </w:pPr>
            <w:r w:rsidRPr="00C702E2">
              <w:rPr>
                <w:sz w:val="18"/>
                <w:szCs w:val="18"/>
              </w:rPr>
              <w:t>1</w:t>
            </w:r>
          </w:p>
        </w:tc>
        <w:tc>
          <w:tcPr>
            <w:tcW w:w="2700" w:type="dxa"/>
            <w:vAlign w:val="center"/>
          </w:tcPr>
          <w:p w14:paraId="707EE609" w14:textId="77777777" w:rsidR="00B413FE" w:rsidRPr="00C702E2" w:rsidRDefault="00B413FE" w:rsidP="00C702E2">
            <w:pPr>
              <w:snapToGrid w:val="0"/>
              <w:spacing w:before="60" w:after="60" w:line="240" w:lineRule="auto"/>
              <w:jc w:val="left"/>
              <w:rPr>
                <w:sz w:val="18"/>
                <w:szCs w:val="18"/>
              </w:rPr>
            </w:pPr>
            <w:r w:rsidRPr="00C702E2">
              <w:rPr>
                <w:sz w:val="18"/>
                <w:szCs w:val="18"/>
              </w:rPr>
              <w:t>CharacterString</w:t>
            </w:r>
          </w:p>
        </w:tc>
        <w:tc>
          <w:tcPr>
            <w:tcW w:w="3060" w:type="dxa"/>
            <w:vAlign w:val="center"/>
          </w:tcPr>
          <w:p w14:paraId="4F4BE573" w14:textId="4FAA2E34" w:rsidR="00B413FE" w:rsidRPr="00C702E2" w:rsidRDefault="00B413FE" w:rsidP="00C702E2">
            <w:pPr>
              <w:snapToGrid w:val="0"/>
              <w:spacing w:before="60" w:after="60" w:line="240" w:lineRule="auto"/>
              <w:jc w:val="left"/>
              <w:rPr>
                <w:sz w:val="18"/>
                <w:szCs w:val="18"/>
              </w:rPr>
            </w:pPr>
            <w:r w:rsidRPr="00C702E2">
              <w:rPr>
                <w:sz w:val="18"/>
                <w:szCs w:val="18"/>
              </w:rPr>
              <w:t>This could be an individual producer, value added reseller, etc</w:t>
            </w:r>
          </w:p>
        </w:tc>
      </w:tr>
      <w:tr w:rsidR="00B413FE" w:rsidRPr="0054360D" w14:paraId="7A71448E" w14:textId="77777777" w:rsidTr="00C702E2">
        <w:tc>
          <w:tcPr>
            <w:tcW w:w="3060" w:type="dxa"/>
            <w:vAlign w:val="center"/>
          </w:tcPr>
          <w:p w14:paraId="112B74D5" w14:textId="77777777" w:rsidR="00B413FE" w:rsidRPr="005B66E2" w:rsidRDefault="00B413FE" w:rsidP="005B66E2">
            <w:pPr>
              <w:snapToGrid w:val="0"/>
              <w:spacing w:before="60" w:after="60" w:line="240" w:lineRule="auto"/>
              <w:jc w:val="left"/>
              <w:rPr>
                <w:sz w:val="18"/>
                <w:szCs w:val="18"/>
              </w:rPr>
            </w:pPr>
            <w:r w:rsidRPr="005B66E2">
              <w:rPr>
                <w:sz w:val="18"/>
                <w:szCs w:val="18"/>
              </w:rPr>
              <w:t>phone</w:t>
            </w:r>
          </w:p>
        </w:tc>
        <w:tc>
          <w:tcPr>
            <w:tcW w:w="3420" w:type="dxa"/>
            <w:vAlign w:val="center"/>
          </w:tcPr>
          <w:p w14:paraId="4B2DD37D" w14:textId="77777777" w:rsidR="00B413FE" w:rsidRPr="005B66E2" w:rsidRDefault="00B413FE" w:rsidP="005B66E2">
            <w:pPr>
              <w:snapToGrid w:val="0"/>
              <w:spacing w:before="60" w:after="60" w:line="240" w:lineRule="auto"/>
              <w:jc w:val="left"/>
              <w:rPr>
                <w:sz w:val="18"/>
                <w:szCs w:val="18"/>
              </w:rPr>
            </w:pPr>
            <w:r w:rsidRPr="005B66E2">
              <w:rPr>
                <w:sz w:val="18"/>
                <w:szCs w:val="18"/>
              </w:rPr>
              <w:t>The phone number of the organization</w:t>
            </w:r>
          </w:p>
        </w:tc>
        <w:tc>
          <w:tcPr>
            <w:tcW w:w="805" w:type="dxa"/>
            <w:vAlign w:val="center"/>
          </w:tcPr>
          <w:p w14:paraId="38174085" w14:textId="77777777" w:rsidR="00B413FE" w:rsidRPr="005B66E2" w:rsidRDefault="00B413FE" w:rsidP="005B66E2">
            <w:pPr>
              <w:snapToGrid w:val="0"/>
              <w:spacing w:before="60" w:after="60" w:line="240" w:lineRule="auto"/>
              <w:jc w:val="center"/>
              <w:rPr>
                <w:sz w:val="18"/>
                <w:szCs w:val="18"/>
              </w:rPr>
            </w:pPr>
            <w:r w:rsidRPr="005B66E2">
              <w:rPr>
                <w:sz w:val="18"/>
                <w:szCs w:val="18"/>
              </w:rPr>
              <w:t>0..1</w:t>
            </w:r>
          </w:p>
        </w:tc>
        <w:tc>
          <w:tcPr>
            <w:tcW w:w="2700" w:type="dxa"/>
            <w:vAlign w:val="center"/>
          </w:tcPr>
          <w:p w14:paraId="6F130D8C" w14:textId="77777777" w:rsidR="00B413FE" w:rsidRPr="005B66E2" w:rsidRDefault="00B413FE" w:rsidP="005B66E2">
            <w:pPr>
              <w:snapToGrid w:val="0"/>
              <w:spacing w:before="60" w:after="60" w:line="240" w:lineRule="auto"/>
              <w:jc w:val="left"/>
              <w:rPr>
                <w:sz w:val="18"/>
                <w:szCs w:val="18"/>
              </w:rPr>
            </w:pPr>
            <w:r w:rsidRPr="005B66E2">
              <w:rPr>
                <w:sz w:val="18"/>
                <w:szCs w:val="18"/>
              </w:rPr>
              <w:t>CI_Telephone</w:t>
            </w:r>
          </w:p>
        </w:tc>
        <w:tc>
          <w:tcPr>
            <w:tcW w:w="3060" w:type="dxa"/>
            <w:vAlign w:val="center"/>
          </w:tcPr>
          <w:p w14:paraId="48FBAEE4" w14:textId="77777777" w:rsidR="00B413FE" w:rsidRPr="005B66E2" w:rsidRDefault="00B413FE" w:rsidP="005B66E2">
            <w:pPr>
              <w:snapToGrid w:val="0"/>
              <w:spacing w:before="60" w:after="60" w:line="240" w:lineRule="auto"/>
              <w:jc w:val="left"/>
              <w:rPr>
                <w:sz w:val="18"/>
                <w:szCs w:val="18"/>
              </w:rPr>
            </w:pPr>
          </w:p>
        </w:tc>
      </w:tr>
      <w:tr w:rsidR="00B413FE" w:rsidRPr="0054360D" w14:paraId="63587612" w14:textId="77777777" w:rsidTr="00C702E2">
        <w:tc>
          <w:tcPr>
            <w:tcW w:w="3060" w:type="dxa"/>
            <w:vAlign w:val="center"/>
          </w:tcPr>
          <w:p w14:paraId="665FF2B8" w14:textId="77777777" w:rsidR="00B413FE" w:rsidRPr="005B66E2" w:rsidRDefault="00B413FE" w:rsidP="005B66E2">
            <w:pPr>
              <w:snapToGrid w:val="0"/>
              <w:spacing w:before="60" w:after="60" w:line="240" w:lineRule="auto"/>
              <w:jc w:val="left"/>
              <w:rPr>
                <w:sz w:val="18"/>
                <w:szCs w:val="18"/>
              </w:rPr>
            </w:pPr>
            <w:r w:rsidRPr="005B66E2">
              <w:rPr>
                <w:sz w:val="18"/>
                <w:szCs w:val="18"/>
              </w:rPr>
              <w:t>address</w:t>
            </w:r>
          </w:p>
        </w:tc>
        <w:tc>
          <w:tcPr>
            <w:tcW w:w="3420" w:type="dxa"/>
            <w:vAlign w:val="center"/>
          </w:tcPr>
          <w:p w14:paraId="09EF75DB" w14:textId="77777777" w:rsidR="00B413FE" w:rsidRPr="005B66E2" w:rsidRDefault="00B413FE" w:rsidP="005B66E2">
            <w:pPr>
              <w:snapToGrid w:val="0"/>
              <w:spacing w:before="60" w:after="60" w:line="240" w:lineRule="auto"/>
              <w:jc w:val="left"/>
              <w:rPr>
                <w:sz w:val="18"/>
                <w:szCs w:val="18"/>
              </w:rPr>
            </w:pPr>
            <w:r w:rsidRPr="005B66E2">
              <w:rPr>
                <w:sz w:val="18"/>
                <w:szCs w:val="18"/>
              </w:rPr>
              <w:t>The address of the organization</w:t>
            </w:r>
          </w:p>
        </w:tc>
        <w:tc>
          <w:tcPr>
            <w:tcW w:w="805" w:type="dxa"/>
            <w:vAlign w:val="center"/>
          </w:tcPr>
          <w:p w14:paraId="42891372" w14:textId="77777777" w:rsidR="00B413FE" w:rsidRPr="005B66E2" w:rsidRDefault="00B413FE" w:rsidP="005B66E2">
            <w:pPr>
              <w:snapToGrid w:val="0"/>
              <w:spacing w:before="60" w:after="60" w:line="240" w:lineRule="auto"/>
              <w:jc w:val="center"/>
              <w:rPr>
                <w:sz w:val="18"/>
                <w:szCs w:val="18"/>
              </w:rPr>
            </w:pPr>
            <w:r w:rsidRPr="005B66E2">
              <w:rPr>
                <w:sz w:val="18"/>
                <w:szCs w:val="18"/>
              </w:rPr>
              <w:t>0..1</w:t>
            </w:r>
          </w:p>
        </w:tc>
        <w:tc>
          <w:tcPr>
            <w:tcW w:w="2700" w:type="dxa"/>
            <w:vAlign w:val="center"/>
          </w:tcPr>
          <w:p w14:paraId="1FBBE1CB" w14:textId="77777777" w:rsidR="00B413FE" w:rsidRPr="005B66E2" w:rsidRDefault="00B413FE" w:rsidP="005B66E2">
            <w:pPr>
              <w:snapToGrid w:val="0"/>
              <w:spacing w:before="60" w:after="60" w:line="240" w:lineRule="auto"/>
              <w:jc w:val="left"/>
              <w:rPr>
                <w:sz w:val="18"/>
                <w:szCs w:val="18"/>
              </w:rPr>
            </w:pPr>
            <w:r w:rsidRPr="005B66E2">
              <w:rPr>
                <w:sz w:val="18"/>
                <w:szCs w:val="18"/>
              </w:rPr>
              <w:t>CI_Address</w:t>
            </w:r>
          </w:p>
        </w:tc>
        <w:tc>
          <w:tcPr>
            <w:tcW w:w="3060" w:type="dxa"/>
            <w:vAlign w:val="center"/>
          </w:tcPr>
          <w:p w14:paraId="05D1F95F" w14:textId="77777777" w:rsidR="00B413FE" w:rsidRPr="005B66E2" w:rsidRDefault="00B413FE" w:rsidP="005B66E2">
            <w:pPr>
              <w:snapToGrid w:val="0"/>
              <w:spacing w:before="60" w:after="60" w:line="240" w:lineRule="auto"/>
              <w:jc w:val="left"/>
              <w:rPr>
                <w:sz w:val="18"/>
                <w:szCs w:val="18"/>
              </w:rPr>
            </w:pPr>
          </w:p>
        </w:tc>
      </w:tr>
    </w:tbl>
    <w:p w14:paraId="53B67218" w14:textId="2E3D2370" w:rsidR="00B413FE" w:rsidDel="00236586" w:rsidRDefault="00B413FE" w:rsidP="0054360D">
      <w:pPr>
        <w:spacing w:beforeLines="40" w:before="96" w:afterLines="40" w:after="96" w:line="240" w:lineRule="auto"/>
        <w:rPr>
          <w:del w:id="2561" w:author="Harin Oh" w:date="2023-12-04T09:42:00Z"/>
          <w:sz w:val="19"/>
          <w:szCs w:val="19"/>
        </w:rPr>
      </w:pPr>
      <w:bookmarkStart w:id="2562" w:name="_Toc158923626"/>
      <w:bookmarkStart w:id="2563" w:name="_Toc158923757"/>
      <w:bookmarkStart w:id="2564" w:name="_Toc158985697"/>
      <w:bookmarkStart w:id="2565" w:name="_Toc158985828"/>
      <w:bookmarkStart w:id="2566" w:name="_Toc158988963"/>
      <w:bookmarkStart w:id="2567" w:name="_Toc162544314"/>
      <w:bookmarkStart w:id="2568" w:name="_Toc170717284"/>
      <w:bookmarkEnd w:id="2562"/>
      <w:bookmarkEnd w:id="2563"/>
      <w:bookmarkEnd w:id="2564"/>
      <w:bookmarkEnd w:id="2565"/>
      <w:bookmarkEnd w:id="2566"/>
      <w:bookmarkEnd w:id="2567"/>
      <w:bookmarkEnd w:id="2568"/>
    </w:p>
    <w:p w14:paraId="75473F50" w14:textId="73EBC72A" w:rsidR="00262EA5" w:rsidRPr="009063C9" w:rsidDel="00236586" w:rsidRDefault="00262EA5" w:rsidP="00262EA5">
      <w:pPr>
        <w:pStyle w:val="30"/>
        <w:spacing w:beforeLines="40" w:before="96" w:afterLines="40" w:after="96" w:line="240" w:lineRule="auto"/>
        <w:ind w:left="8292" w:right="200" w:hanging="8092"/>
        <w:rPr>
          <w:del w:id="2569" w:author="Harin Oh" w:date="2023-12-04T09:42:00Z"/>
          <w:sz w:val="19"/>
          <w:szCs w:val="19"/>
        </w:rPr>
      </w:pPr>
      <w:bookmarkStart w:id="2570" w:name="_Toc152232612"/>
      <w:del w:id="2571" w:author="Harin Oh" w:date="2023-12-04T09:42:00Z">
        <w:r w:rsidRPr="009063C9" w:rsidDel="00236586">
          <w:rPr>
            <w:sz w:val="19"/>
            <w:szCs w:val="19"/>
          </w:rPr>
          <w:delText>S100_</w:delText>
        </w:r>
        <w:r w:rsidR="00A57D35" w:rsidRPr="009063C9" w:rsidDel="00236586">
          <w:rPr>
            <w:sz w:val="19"/>
            <w:szCs w:val="19"/>
          </w:rPr>
          <w:delText>Dataset</w:delText>
        </w:r>
        <w:bookmarkStart w:id="2572" w:name="_Toc158923627"/>
        <w:bookmarkStart w:id="2573" w:name="_Toc158923758"/>
        <w:bookmarkStart w:id="2574" w:name="_Toc158985698"/>
        <w:bookmarkStart w:id="2575" w:name="_Toc158985829"/>
        <w:bookmarkStart w:id="2576" w:name="_Toc158988964"/>
        <w:bookmarkStart w:id="2577" w:name="_Toc162544315"/>
        <w:bookmarkStart w:id="2578" w:name="_Toc170717285"/>
        <w:bookmarkEnd w:id="2570"/>
        <w:bookmarkEnd w:id="2572"/>
        <w:bookmarkEnd w:id="2573"/>
        <w:bookmarkEnd w:id="2574"/>
        <w:bookmarkEnd w:id="2575"/>
        <w:bookmarkEnd w:id="2576"/>
        <w:bookmarkEnd w:id="2577"/>
        <w:bookmarkEnd w:id="2578"/>
      </w:del>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5"/>
        <w:gridCol w:w="2700"/>
        <w:gridCol w:w="3060"/>
      </w:tblGrid>
      <w:tr w:rsidR="009063C9" w:rsidRPr="009063C9" w:rsidDel="00236586" w14:paraId="6E23C6A9" w14:textId="0C90E105" w:rsidTr="00262EA5">
        <w:trPr>
          <w:del w:id="2579" w:author="Harin Oh" w:date="2023-12-04T09:42:00Z"/>
        </w:trPr>
        <w:tc>
          <w:tcPr>
            <w:tcW w:w="3060" w:type="dxa"/>
            <w:vAlign w:val="center"/>
          </w:tcPr>
          <w:p w14:paraId="6C0C318D" w14:textId="59564C57" w:rsidR="00262EA5" w:rsidRPr="009063C9" w:rsidDel="00236586" w:rsidRDefault="00262EA5" w:rsidP="00CE0CBC">
            <w:pPr>
              <w:snapToGrid w:val="0"/>
              <w:spacing w:before="60" w:after="60" w:line="240" w:lineRule="auto"/>
              <w:jc w:val="left"/>
              <w:rPr>
                <w:del w:id="2580" w:author="Harin Oh" w:date="2023-12-04T09:42:00Z"/>
                <w:b/>
                <w:sz w:val="18"/>
                <w:szCs w:val="18"/>
              </w:rPr>
            </w:pPr>
            <w:del w:id="2581" w:author="Harin Oh" w:date="2023-12-04T09:42:00Z">
              <w:r w:rsidRPr="009063C9" w:rsidDel="00236586">
                <w:rPr>
                  <w:b/>
                  <w:sz w:val="18"/>
                  <w:szCs w:val="18"/>
                </w:rPr>
                <w:delText>Name</w:delText>
              </w:r>
              <w:bookmarkStart w:id="2582" w:name="_Toc158923628"/>
              <w:bookmarkStart w:id="2583" w:name="_Toc158923759"/>
              <w:bookmarkStart w:id="2584" w:name="_Toc158985699"/>
              <w:bookmarkStart w:id="2585" w:name="_Toc158985830"/>
              <w:bookmarkStart w:id="2586" w:name="_Toc158988965"/>
              <w:bookmarkStart w:id="2587" w:name="_Toc162544316"/>
              <w:bookmarkStart w:id="2588" w:name="_Toc170717286"/>
              <w:bookmarkEnd w:id="2582"/>
              <w:bookmarkEnd w:id="2583"/>
              <w:bookmarkEnd w:id="2584"/>
              <w:bookmarkEnd w:id="2585"/>
              <w:bookmarkEnd w:id="2586"/>
              <w:bookmarkEnd w:id="2587"/>
              <w:bookmarkEnd w:id="2588"/>
            </w:del>
          </w:p>
        </w:tc>
        <w:tc>
          <w:tcPr>
            <w:tcW w:w="3420" w:type="dxa"/>
            <w:vAlign w:val="center"/>
          </w:tcPr>
          <w:p w14:paraId="2AD5DE8B" w14:textId="5BA4981C" w:rsidR="00262EA5" w:rsidRPr="009063C9" w:rsidDel="00236586" w:rsidRDefault="00262EA5" w:rsidP="00CE0CBC">
            <w:pPr>
              <w:snapToGrid w:val="0"/>
              <w:spacing w:before="60" w:after="60" w:line="240" w:lineRule="auto"/>
              <w:jc w:val="left"/>
              <w:rPr>
                <w:del w:id="2589" w:author="Harin Oh" w:date="2023-12-04T09:42:00Z"/>
                <w:b/>
                <w:sz w:val="18"/>
                <w:szCs w:val="18"/>
              </w:rPr>
            </w:pPr>
            <w:del w:id="2590" w:author="Harin Oh" w:date="2023-12-04T09:42:00Z">
              <w:r w:rsidRPr="009063C9" w:rsidDel="00236586">
                <w:rPr>
                  <w:b/>
                  <w:sz w:val="18"/>
                  <w:szCs w:val="18"/>
                </w:rPr>
                <w:delText>Description</w:delText>
              </w:r>
              <w:bookmarkStart w:id="2591" w:name="_Toc158923629"/>
              <w:bookmarkStart w:id="2592" w:name="_Toc158923760"/>
              <w:bookmarkStart w:id="2593" w:name="_Toc158985700"/>
              <w:bookmarkStart w:id="2594" w:name="_Toc158985831"/>
              <w:bookmarkStart w:id="2595" w:name="_Toc158988966"/>
              <w:bookmarkStart w:id="2596" w:name="_Toc162544317"/>
              <w:bookmarkStart w:id="2597" w:name="_Toc170717287"/>
              <w:bookmarkEnd w:id="2591"/>
              <w:bookmarkEnd w:id="2592"/>
              <w:bookmarkEnd w:id="2593"/>
              <w:bookmarkEnd w:id="2594"/>
              <w:bookmarkEnd w:id="2595"/>
              <w:bookmarkEnd w:id="2596"/>
              <w:bookmarkEnd w:id="2597"/>
            </w:del>
          </w:p>
        </w:tc>
        <w:tc>
          <w:tcPr>
            <w:tcW w:w="805" w:type="dxa"/>
            <w:vAlign w:val="center"/>
          </w:tcPr>
          <w:p w14:paraId="69C738C2" w14:textId="58CD5503" w:rsidR="00262EA5" w:rsidRPr="009063C9" w:rsidDel="00236586" w:rsidRDefault="00262EA5" w:rsidP="00CE0CBC">
            <w:pPr>
              <w:snapToGrid w:val="0"/>
              <w:spacing w:before="60" w:after="60" w:line="240" w:lineRule="auto"/>
              <w:jc w:val="center"/>
              <w:rPr>
                <w:del w:id="2598" w:author="Harin Oh" w:date="2023-12-04T09:42:00Z"/>
                <w:b/>
                <w:sz w:val="18"/>
                <w:szCs w:val="18"/>
              </w:rPr>
            </w:pPr>
            <w:del w:id="2599" w:author="Harin Oh" w:date="2023-12-04T09:42:00Z">
              <w:r w:rsidRPr="009063C9" w:rsidDel="00236586">
                <w:rPr>
                  <w:b/>
                  <w:sz w:val="18"/>
                  <w:szCs w:val="18"/>
                </w:rPr>
                <w:delText>Mult</w:delText>
              </w:r>
              <w:bookmarkStart w:id="2600" w:name="_Toc158923630"/>
              <w:bookmarkStart w:id="2601" w:name="_Toc158923761"/>
              <w:bookmarkStart w:id="2602" w:name="_Toc158985701"/>
              <w:bookmarkStart w:id="2603" w:name="_Toc158985832"/>
              <w:bookmarkStart w:id="2604" w:name="_Toc158988967"/>
              <w:bookmarkStart w:id="2605" w:name="_Toc162544318"/>
              <w:bookmarkStart w:id="2606" w:name="_Toc170717288"/>
              <w:bookmarkEnd w:id="2600"/>
              <w:bookmarkEnd w:id="2601"/>
              <w:bookmarkEnd w:id="2602"/>
              <w:bookmarkEnd w:id="2603"/>
              <w:bookmarkEnd w:id="2604"/>
              <w:bookmarkEnd w:id="2605"/>
              <w:bookmarkEnd w:id="2606"/>
            </w:del>
          </w:p>
        </w:tc>
        <w:tc>
          <w:tcPr>
            <w:tcW w:w="2700" w:type="dxa"/>
            <w:vAlign w:val="center"/>
          </w:tcPr>
          <w:p w14:paraId="1AD96882" w14:textId="238AFD8B" w:rsidR="00262EA5" w:rsidRPr="009063C9" w:rsidDel="00236586" w:rsidRDefault="00262EA5" w:rsidP="00CE0CBC">
            <w:pPr>
              <w:snapToGrid w:val="0"/>
              <w:spacing w:before="60" w:after="60" w:line="240" w:lineRule="auto"/>
              <w:jc w:val="left"/>
              <w:rPr>
                <w:del w:id="2607" w:author="Harin Oh" w:date="2023-12-04T09:42:00Z"/>
                <w:b/>
                <w:sz w:val="18"/>
                <w:szCs w:val="18"/>
              </w:rPr>
            </w:pPr>
            <w:del w:id="2608" w:author="Harin Oh" w:date="2023-12-04T09:42:00Z">
              <w:r w:rsidRPr="009063C9" w:rsidDel="00236586">
                <w:rPr>
                  <w:b/>
                  <w:sz w:val="18"/>
                  <w:szCs w:val="18"/>
                </w:rPr>
                <w:delText>Type</w:delText>
              </w:r>
              <w:bookmarkStart w:id="2609" w:name="_Toc158923631"/>
              <w:bookmarkStart w:id="2610" w:name="_Toc158923762"/>
              <w:bookmarkStart w:id="2611" w:name="_Toc158985702"/>
              <w:bookmarkStart w:id="2612" w:name="_Toc158985833"/>
              <w:bookmarkStart w:id="2613" w:name="_Toc158988968"/>
              <w:bookmarkStart w:id="2614" w:name="_Toc162544319"/>
              <w:bookmarkStart w:id="2615" w:name="_Toc170717289"/>
              <w:bookmarkEnd w:id="2609"/>
              <w:bookmarkEnd w:id="2610"/>
              <w:bookmarkEnd w:id="2611"/>
              <w:bookmarkEnd w:id="2612"/>
              <w:bookmarkEnd w:id="2613"/>
              <w:bookmarkEnd w:id="2614"/>
              <w:bookmarkEnd w:id="2615"/>
            </w:del>
          </w:p>
        </w:tc>
        <w:tc>
          <w:tcPr>
            <w:tcW w:w="3060" w:type="dxa"/>
            <w:vAlign w:val="center"/>
          </w:tcPr>
          <w:p w14:paraId="218B0AA3" w14:textId="3828B412" w:rsidR="00262EA5" w:rsidRPr="009063C9" w:rsidDel="00236586" w:rsidRDefault="00262EA5" w:rsidP="00CE0CBC">
            <w:pPr>
              <w:snapToGrid w:val="0"/>
              <w:spacing w:before="60" w:after="60" w:line="240" w:lineRule="auto"/>
              <w:jc w:val="left"/>
              <w:rPr>
                <w:del w:id="2616" w:author="Harin Oh" w:date="2023-12-04T09:42:00Z"/>
                <w:b/>
                <w:sz w:val="18"/>
                <w:szCs w:val="18"/>
              </w:rPr>
            </w:pPr>
            <w:del w:id="2617" w:author="Harin Oh" w:date="2023-12-04T09:42:00Z">
              <w:r w:rsidRPr="009063C9" w:rsidDel="00236586">
                <w:rPr>
                  <w:b/>
                  <w:sz w:val="18"/>
                  <w:szCs w:val="18"/>
                </w:rPr>
                <w:delText>Remarks</w:delText>
              </w:r>
              <w:bookmarkStart w:id="2618" w:name="_Toc158923632"/>
              <w:bookmarkStart w:id="2619" w:name="_Toc158923763"/>
              <w:bookmarkStart w:id="2620" w:name="_Toc158985703"/>
              <w:bookmarkStart w:id="2621" w:name="_Toc158985834"/>
              <w:bookmarkStart w:id="2622" w:name="_Toc158988969"/>
              <w:bookmarkStart w:id="2623" w:name="_Toc162544320"/>
              <w:bookmarkStart w:id="2624" w:name="_Toc170717290"/>
              <w:bookmarkEnd w:id="2618"/>
              <w:bookmarkEnd w:id="2619"/>
              <w:bookmarkEnd w:id="2620"/>
              <w:bookmarkEnd w:id="2621"/>
              <w:bookmarkEnd w:id="2622"/>
              <w:bookmarkEnd w:id="2623"/>
              <w:bookmarkEnd w:id="2624"/>
            </w:del>
          </w:p>
        </w:tc>
        <w:bookmarkStart w:id="2625" w:name="_Toc158923633"/>
        <w:bookmarkStart w:id="2626" w:name="_Toc158923764"/>
        <w:bookmarkStart w:id="2627" w:name="_Toc158985704"/>
        <w:bookmarkStart w:id="2628" w:name="_Toc158985835"/>
        <w:bookmarkStart w:id="2629" w:name="_Toc158988970"/>
        <w:bookmarkStart w:id="2630" w:name="_Toc162544321"/>
        <w:bookmarkStart w:id="2631" w:name="_Toc170717291"/>
        <w:bookmarkEnd w:id="2625"/>
        <w:bookmarkEnd w:id="2626"/>
        <w:bookmarkEnd w:id="2627"/>
        <w:bookmarkEnd w:id="2628"/>
        <w:bookmarkEnd w:id="2629"/>
        <w:bookmarkEnd w:id="2630"/>
        <w:bookmarkEnd w:id="2631"/>
      </w:tr>
      <w:tr w:rsidR="009063C9" w:rsidRPr="009063C9" w:rsidDel="00236586" w14:paraId="32AECB4B" w14:textId="44BBAF70" w:rsidTr="009063C9">
        <w:trPr>
          <w:del w:id="2632" w:author="Harin Oh" w:date="2023-12-04T09:42:00Z"/>
        </w:trPr>
        <w:tc>
          <w:tcPr>
            <w:tcW w:w="3060" w:type="dxa"/>
          </w:tcPr>
          <w:p w14:paraId="6D892B1E" w14:textId="24151A73" w:rsidR="00A57D35" w:rsidRPr="009063C9" w:rsidDel="00236586" w:rsidRDefault="00A57D35" w:rsidP="00A57D35">
            <w:pPr>
              <w:snapToGrid w:val="0"/>
              <w:spacing w:before="60" w:after="60" w:line="240" w:lineRule="auto"/>
              <w:jc w:val="left"/>
              <w:rPr>
                <w:del w:id="2633" w:author="Harin Oh" w:date="2023-12-04T09:42:00Z"/>
                <w:sz w:val="18"/>
                <w:szCs w:val="18"/>
              </w:rPr>
            </w:pPr>
            <w:del w:id="2634" w:author="Harin Oh" w:date="2023-12-04T09:42:00Z">
              <w:r w:rsidRPr="009063C9" w:rsidDel="00236586">
                <w:rPr>
                  <w:sz w:val="18"/>
                  <w:szCs w:val="18"/>
                </w:rPr>
                <w:delText>S100_Dataset</w:delText>
              </w:r>
              <w:bookmarkStart w:id="2635" w:name="_Toc158923634"/>
              <w:bookmarkStart w:id="2636" w:name="_Toc158923765"/>
              <w:bookmarkStart w:id="2637" w:name="_Toc158985705"/>
              <w:bookmarkStart w:id="2638" w:name="_Toc158985836"/>
              <w:bookmarkStart w:id="2639" w:name="_Toc158988971"/>
              <w:bookmarkStart w:id="2640" w:name="_Toc162544322"/>
              <w:bookmarkStart w:id="2641" w:name="_Toc170717292"/>
              <w:bookmarkEnd w:id="2635"/>
              <w:bookmarkEnd w:id="2636"/>
              <w:bookmarkEnd w:id="2637"/>
              <w:bookmarkEnd w:id="2638"/>
              <w:bookmarkEnd w:id="2639"/>
              <w:bookmarkEnd w:id="2640"/>
              <w:bookmarkEnd w:id="2641"/>
            </w:del>
          </w:p>
        </w:tc>
        <w:tc>
          <w:tcPr>
            <w:tcW w:w="3420" w:type="dxa"/>
          </w:tcPr>
          <w:p w14:paraId="42480320" w14:textId="58A47BED" w:rsidR="00A57D35" w:rsidRPr="009063C9" w:rsidDel="00236586" w:rsidRDefault="00A57D35" w:rsidP="00A57D35">
            <w:pPr>
              <w:snapToGrid w:val="0"/>
              <w:spacing w:before="60" w:after="60" w:line="240" w:lineRule="auto"/>
              <w:jc w:val="left"/>
              <w:rPr>
                <w:del w:id="2642" w:author="Harin Oh" w:date="2023-12-04T09:42:00Z"/>
                <w:sz w:val="18"/>
                <w:szCs w:val="18"/>
              </w:rPr>
            </w:pPr>
            <w:bookmarkStart w:id="2643" w:name="_Toc158923635"/>
            <w:bookmarkStart w:id="2644" w:name="_Toc158923766"/>
            <w:bookmarkStart w:id="2645" w:name="_Toc158985706"/>
            <w:bookmarkStart w:id="2646" w:name="_Toc158985837"/>
            <w:bookmarkStart w:id="2647" w:name="_Toc158988972"/>
            <w:bookmarkStart w:id="2648" w:name="_Toc162544323"/>
            <w:bookmarkStart w:id="2649" w:name="_Toc170717293"/>
            <w:bookmarkEnd w:id="2643"/>
            <w:bookmarkEnd w:id="2644"/>
            <w:bookmarkEnd w:id="2645"/>
            <w:bookmarkEnd w:id="2646"/>
            <w:bookmarkEnd w:id="2647"/>
            <w:bookmarkEnd w:id="2648"/>
            <w:bookmarkEnd w:id="2649"/>
          </w:p>
        </w:tc>
        <w:tc>
          <w:tcPr>
            <w:tcW w:w="805" w:type="dxa"/>
          </w:tcPr>
          <w:p w14:paraId="5FACCBBF" w14:textId="791C26FB" w:rsidR="00A57D35" w:rsidRPr="009063C9" w:rsidDel="00236586" w:rsidRDefault="00A57D35" w:rsidP="00A57D35">
            <w:pPr>
              <w:snapToGrid w:val="0"/>
              <w:spacing w:before="60" w:after="60" w:line="240" w:lineRule="auto"/>
              <w:jc w:val="center"/>
              <w:rPr>
                <w:del w:id="2650" w:author="Harin Oh" w:date="2023-12-04T09:42:00Z"/>
                <w:sz w:val="18"/>
                <w:szCs w:val="18"/>
              </w:rPr>
            </w:pPr>
            <w:del w:id="2651" w:author="Harin Oh" w:date="2023-12-04T09:42:00Z">
              <w:r w:rsidRPr="009063C9" w:rsidDel="00236586">
                <w:rPr>
                  <w:sz w:val="18"/>
                  <w:szCs w:val="18"/>
                </w:rPr>
                <w:delText>-</w:delText>
              </w:r>
              <w:bookmarkStart w:id="2652" w:name="_Toc158923636"/>
              <w:bookmarkStart w:id="2653" w:name="_Toc158923767"/>
              <w:bookmarkStart w:id="2654" w:name="_Toc158985707"/>
              <w:bookmarkStart w:id="2655" w:name="_Toc158985838"/>
              <w:bookmarkStart w:id="2656" w:name="_Toc158988973"/>
              <w:bookmarkStart w:id="2657" w:name="_Toc162544324"/>
              <w:bookmarkStart w:id="2658" w:name="_Toc170717294"/>
              <w:bookmarkEnd w:id="2652"/>
              <w:bookmarkEnd w:id="2653"/>
              <w:bookmarkEnd w:id="2654"/>
              <w:bookmarkEnd w:id="2655"/>
              <w:bookmarkEnd w:id="2656"/>
              <w:bookmarkEnd w:id="2657"/>
              <w:bookmarkEnd w:id="2658"/>
            </w:del>
          </w:p>
        </w:tc>
        <w:tc>
          <w:tcPr>
            <w:tcW w:w="2700" w:type="dxa"/>
          </w:tcPr>
          <w:p w14:paraId="03115886" w14:textId="39F45B21" w:rsidR="00A57D35" w:rsidRPr="009063C9" w:rsidDel="00236586" w:rsidRDefault="00A57D35" w:rsidP="00A57D35">
            <w:pPr>
              <w:snapToGrid w:val="0"/>
              <w:spacing w:before="60" w:after="60" w:line="240" w:lineRule="auto"/>
              <w:jc w:val="left"/>
              <w:rPr>
                <w:del w:id="2659" w:author="Harin Oh" w:date="2023-12-04T09:42:00Z"/>
                <w:sz w:val="18"/>
                <w:szCs w:val="18"/>
              </w:rPr>
            </w:pPr>
            <w:del w:id="2660" w:author="Harin Oh" w:date="2023-12-04T09:42:00Z">
              <w:r w:rsidRPr="009063C9" w:rsidDel="00236586">
                <w:rPr>
                  <w:sz w:val="18"/>
                  <w:szCs w:val="18"/>
                </w:rPr>
                <w:delText>-</w:delText>
              </w:r>
              <w:bookmarkStart w:id="2661" w:name="_Toc158923637"/>
              <w:bookmarkStart w:id="2662" w:name="_Toc158923768"/>
              <w:bookmarkStart w:id="2663" w:name="_Toc158985708"/>
              <w:bookmarkStart w:id="2664" w:name="_Toc158985839"/>
              <w:bookmarkStart w:id="2665" w:name="_Toc158988974"/>
              <w:bookmarkStart w:id="2666" w:name="_Toc162544325"/>
              <w:bookmarkStart w:id="2667" w:name="_Toc170717295"/>
              <w:bookmarkEnd w:id="2661"/>
              <w:bookmarkEnd w:id="2662"/>
              <w:bookmarkEnd w:id="2663"/>
              <w:bookmarkEnd w:id="2664"/>
              <w:bookmarkEnd w:id="2665"/>
              <w:bookmarkEnd w:id="2666"/>
              <w:bookmarkEnd w:id="2667"/>
            </w:del>
          </w:p>
        </w:tc>
        <w:tc>
          <w:tcPr>
            <w:tcW w:w="3060" w:type="dxa"/>
          </w:tcPr>
          <w:p w14:paraId="4B7DC301" w14:textId="5E858E94" w:rsidR="00A57D35" w:rsidRPr="009063C9" w:rsidDel="00236586" w:rsidRDefault="00A57D35" w:rsidP="00A57D35">
            <w:pPr>
              <w:snapToGrid w:val="0"/>
              <w:spacing w:before="60" w:after="60" w:line="240" w:lineRule="auto"/>
              <w:jc w:val="left"/>
              <w:rPr>
                <w:del w:id="2668" w:author="Harin Oh" w:date="2023-12-04T09:42:00Z"/>
                <w:sz w:val="18"/>
                <w:szCs w:val="18"/>
              </w:rPr>
            </w:pPr>
            <w:del w:id="2669" w:author="Harin Oh" w:date="2023-12-04T09:42:00Z">
              <w:r w:rsidRPr="009063C9" w:rsidDel="00236586">
                <w:rPr>
                  <w:sz w:val="18"/>
                  <w:szCs w:val="18"/>
                </w:rPr>
                <w:delText>-</w:delText>
              </w:r>
              <w:bookmarkStart w:id="2670" w:name="_Toc158923638"/>
              <w:bookmarkStart w:id="2671" w:name="_Toc158923769"/>
              <w:bookmarkStart w:id="2672" w:name="_Toc158985709"/>
              <w:bookmarkStart w:id="2673" w:name="_Toc158985840"/>
              <w:bookmarkStart w:id="2674" w:name="_Toc158988975"/>
              <w:bookmarkStart w:id="2675" w:name="_Toc162544326"/>
              <w:bookmarkStart w:id="2676" w:name="_Toc170717296"/>
              <w:bookmarkEnd w:id="2670"/>
              <w:bookmarkEnd w:id="2671"/>
              <w:bookmarkEnd w:id="2672"/>
              <w:bookmarkEnd w:id="2673"/>
              <w:bookmarkEnd w:id="2674"/>
              <w:bookmarkEnd w:id="2675"/>
              <w:bookmarkEnd w:id="2676"/>
            </w:del>
          </w:p>
        </w:tc>
        <w:bookmarkStart w:id="2677" w:name="_Toc158923639"/>
        <w:bookmarkStart w:id="2678" w:name="_Toc158923770"/>
        <w:bookmarkStart w:id="2679" w:name="_Toc158985710"/>
        <w:bookmarkStart w:id="2680" w:name="_Toc158985841"/>
        <w:bookmarkStart w:id="2681" w:name="_Toc158988976"/>
        <w:bookmarkStart w:id="2682" w:name="_Toc162544327"/>
        <w:bookmarkStart w:id="2683" w:name="_Toc170717297"/>
        <w:bookmarkEnd w:id="2677"/>
        <w:bookmarkEnd w:id="2678"/>
        <w:bookmarkEnd w:id="2679"/>
        <w:bookmarkEnd w:id="2680"/>
        <w:bookmarkEnd w:id="2681"/>
        <w:bookmarkEnd w:id="2682"/>
        <w:bookmarkEnd w:id="2683"/>
      </w:tr>
      <w:tr w:rsidR="009063C9" w:rsidRPr="009063C9" w:rsidDel="00236586" w14:paraId="4FCF803F" w14:textId="7CBFD248" w:rsidTr="009063C9">
        <w:trPr>
          <w:del w:id="2684" w:author="Harin Oh" w:date="2023-12-04T09:42:00Z"/>
        </w:trPr>
        <w:tc>
          <w:tcPr>
            <w:tcW w:w="3060" w:type="dxa"/>
          </w:tcPr>
          <w:p w14:paraId="76B9C320" w14:textId="739A2C8C" w:rsidR="00A57D35" w:rsidRPr="009063C9" w:rsidDel="00236586" w:rsidRDefault="00A57D35" w:rsidP="00A57D35">
            <w:pPr>
              <w:snapToGrid w:val="0"/>
              <w:spacing w:before="60" w:after="60" w:line="240" w:lineRule="auto"/>
              <w:jc w:val="left"/>
              <w:rPr>
                <w:del w:id="2685" w:author="Harin Oh" w:date="2023-12-04T09:42:00Z"/>
                <w:sz w:val="18"/>
                <w:szCs w:val="18"/>
              </w:rPr>
            </w:pPr>
            <w:del w:id="2686" w:author="Harin Oh" w:date="2023-12-04T09:42:00Z">
              <w:r w:rsidRPr="009063C9" w:rsidDel="00236586">
                <w:rPr>
                  <w:sz w:val="18"/>
                  <w:szCs w:val="18"/>
                </w:rPr>
                <w:delText>composedOf</w:delText>
              </w:r>
              <w:bookmarkStart w:id="2687" w:name="_Toc158923640"/>
              <w:bookmarkStart w:id="2688" w:name="_Toc158923771"/>
              <w:bookmarkStart w:id="2689" w:name="_Toc158985711"/>
              <w:bookmarkStart w:id="2690" w:name="_Toc158985842"/>
              <w:bookmarkStart w:id="2691" w:name="_Toc158988977"/>
              <w:bookmarkStart w:id="2692" w:name="_Toc162544328"/>
              <w:bookmarkStart w:id="2693" w:name="_Toc170717298"/>
              <w:bookmarkEnd w:id="2687"/>
              <w:bookmarkEnd w:id="2688"/>
              <w:bookmarkEnd w:id="2689"/>
              <w:bookmarkEnd w:id="2690"/>
              <w:bookmarkEnd w:id="2691"/>
              <w:bookmarkEnd w:id="2692"/>
              <w:bookmarkEnd w:id="2693"/>
            </w:del>
          </w:p>
        </w:tc>
        <w:tc>
          <w:tcPr>
            <w:tcW w:w="3420" w:type="dxa"/>
          </w:tcPr>
          <w:p w14:paraId="4F7F9C62" w14:textId="7E802F11" w:rsidR="00A57D35" w:rsidRPr="009063C9" w:rsidDel="00236586" w:rsidRDefault="00A57D35" w:rsidP="00A57D35">
            <w:pPr>
              <w:snapToGrid w:val="0"/>
              <w:spacing w:before="60" w:after="60" w:line="240" w:lineRule="auto"/>
              <w:jc w:val="left"/>
              <w:rPr>
                <w:del w:id="2694" w:author="Harin Oh" w:date="2023-12-04T09:42:00Z"/>
                <w:sz w:val="18"/>
                <w:szCs w:val="18"/>
              </w:rPr>
            </w:pPr>
            <w:del w:id="2695" w:author="Harin Oh" w:date="2023-12-04T09:42:00Z">
              <w:r w:rsidRPr="009063C9" w:rsidDel="00236586">
                <w:rPr>
                  <w:sz w:val="18"/>
                  <w:szCs w:val="18"/>
                </w:rPr>
                <w:delText>An exchange set is composed of 0 or more datasets</w:delText>
              </w:r>
              <w:bookmarkStart w:id="2696" w:name="_Toc158923641"/>
              <w:bookmarkStart w:id="2697" w:name="_Toc158923772"/>
              <w:bookmarkStart w:id="2698" w:name="_Toc158985712"/>
              <w:bookmarkStart w:id="2699" w:name="_Toc158985843"/>
              <w:bookmarkStart w:id="2700" w:name="_Toc158988978"/>
              <w:bookmarkStart w:id="2701" w:name="_Toc162544329"/>
              <w:bookmarkStart w:id="2702" w:name="_Toc170717299"/>
              <w:bookmarkEnd w:id="2696"/>
              <w:bookmarkEnd w:id="2697"/>
              <w:bookmarkEnd w:id="2698"/>
              <w:bookmarkEnd w:id="2699"/>
              <w:bookmarkEnd w:id="2700"/>
              <w:bookmarkEnd w:id="2701"/>
              <w:bookmarkEnd w:id="2702"/>
            </w:del>
          </w:p>
        </w:tc>
        <w:tc>
          <w:tcPr>
            <w:tcW w:w="805" w:type="dxa"/>
          </w:tcPr>
          <w:p w14:paraId="6D9F3BE2" w14:textId="4440253A" w:rsidR="00A57D35" w:rsidRPr="009063C9" w:rsidDel="00236586" w:rsidRDefault="00A57D35" w:rsidP="00A57D35">
            <w:pPr>
              <w:snapToGrid w:val="0"/>
              <w:spacing w:before="60" w:after="60" w:line="240" w:lineRule="auto"/>
              <w:jc w:val="center"/>
              <w:rPr>
                <w:del w:id="2703" w:author="Harin Oh" w:date="2023-12-04T09:42:00Z"/>
                <w:sz w:val="18"/>
                <w:szCs w:val="18"/>
              </w:rPr>
            </w:pPr>
            <w:del w:id="2704" w:author="Harin Oh" w:date="2023-12-04T09:42:00Z">
              <w:r w:rsidRPr="009063C9" w:rsidDel="00236586">
                <w:rPr>
                  <w:sz w:val="18"/>
                  <w:szCs w:val="18"/>
                </w:rPr>
                <w:delText>0..*</w:delText>
              </w:r>
              <w:bookmarkStart w:id="2705" w:name="_Toc158923642"/>
              <w:bookmarkStart w:id="2706" w:name="_Toc158923773"/>
              <w:bookmarkStart w:id="2707" w:name="_Toc158985713"/>
              <w:bookmarkStart w:id="2708" w:name="_Toc158985844"/>
              <w:bookmarkStart w:id="2709" w:name="_Toc158988979"/>
              <w:bookmarkStart w:id="2710" w:name="_Toc162544330"/>
              <w:bookmarkStart w:id="2711" w:name="_Toc170717300"/>
              <w:bookmarkEnd w:id="2705"/>
              <w:bookmarkEnd w:id="2706"/>
              <w:bookmarkEnd w:id="2707"/>
              <w:bookmarkEnd w:id="2708"/>
              <w:bookmarkEnd w:id="2709"/>
              <w:bookmarkEnd w:id="2710"/>
              <w:bookmarkEnd w:id="2711"/>
            </w:del>
          </w:p>
        </w:tc>
        <w:tc>
          <w:tcPr>
            <w:tcW w:w="2700" w:type="dxa"/>
          </w:tcPr>
          <w:p w14:paraId="10C9369B" w14:textId="323DFF08" w:rsidR="00A57D35" w:rsidRPr="009063C9" w:rsidDel="00236586" w:rsidRDefault="00A57D35" w:rsidP="00A57D35">
            <w:pPr>
              <w:snapToGrid w:val="0"/>
              <w:spacing w:before="60" w:after="60" w:line="240" w:lineRule="auto"/>
              <w:jc w:val="left"/>
              <w:rPr>
                <w:del w:id="2712" w:author="Harin Oh" w:date="2023-12-04T09:42:00Z"/>
                <w:sz w:val="18"/>
                <w:szCs w:val="18"/>
              </w:rPr>
            </w:pPr>
            <w:del w:id="2713" w:author="Harin Oh" w:date="2023-12-04T09:42:00Z">
              <w:r w:rsidRPr="009063C9" w:rsidDel="00236586">
                <w:rPr>
                  <w:sz w:val="18"/>
                  <w:szCs w:val="18"/>
                </w:rPr>
                <w:delText>-</w:delText>
              </w:r>
              <w:bookmarkStart w:id="2714" w:name="_Toc158923643"/>
              <w:bookmarkStart w:id="2715" w:name="_Toc158923774"/>
              <w:bookmarkStart w:id="2716" w:name="_Toc158985714"/>
              <w:bookmarkStart w:id="2717" w:name="_Toc158985845"/>
              <w:bookmarkStart w:id="2718" w:name="_Toc158988980"/>
              <w:bookmarkStart w:id="2719" w:name="_Toc162544331"/>
              <w:bookmarkStart w:id="2720" w:name="_Toc170717301"/>
              <w:bookmarkEnd w:id="2714"/>
              <w:bookmarkEnd w:id="2715"/>
              <w:bookmarkEnd w:id="2716"/>
              <w:bookmarkEnd w:id="2717"/>
              <w:bookmarkEnd w:id="2718"/>
              <w:bookmarkEnd w:id="2719"/>
              <w:bookmarkEnd w:id="2720"/>
            </w:del>
          </w:p>
        </w:tc>
        <w:tc>
          <w:tcPr>
            <w:tcW w:w="3060" w:type="dxa"/>
          </w:tcPr>
          <w:p w14:paraId="12408232" w14:textId="0F6DA782" w:rsidR="00A57D35" w:rsidRPr="009063C9" w:rsidDel="00236586" w:rsidRDefault="00A57D35" w:rsidP="00A57D35">
            <w:pPr>
              <w:snapToGrid w:val="0"/>
              <w:spacing w:before="60" w:after="60" w:line="240" w:lineRule="auto"/>
              <w:jc w:val="left"/>
              <w:rPr>
                <w:del w:id="2721" w:author="Harin Oh" w:date="2023-12-04T09:42:00Z"/>
                <w:sz w:val="18"/>
                <w:szCs w:val="18"/>
              </w:rPr>
            </w:pPr>
            <w:bookmarkStart w:id="2722" w:name="_Toc158923644"/>
            <w:bookmarkStart w:id="2723" w:name="_Toc158923775"/>
            <w:bookmarkStart w:id="2724" w:name="_Toc158985715"/>
            <w:bookmarkStart w:id="2725" w:name="_Toc158985846"/>
            <w:bookmarkStart w:id="2726" w:name="_Toc158988981"/>
            <w:bookmarkStart w:id="2727" w:name="_Toc162544332"/>
            <w:bookmarkStart w:id="2728" w:name="_Toc170717302"/>
            <w:bookmarkEnd w:id="2722"/>
            <w:bookmarkEnd w:id="2723"/>
            <w:bookmarkEnd w:id="2724"/>
            <w:bookmarkEnd w:id="2725"/>
            <w:bookmarkEnd w:id="2726"/>
            <w:bookmarkEnd w:id="2727"/>
            <w:bookmarkEnd w:id="2728"/>
          </w:p>
        </w:tc>
        <w:bookmarkStart w:id="2729" w:name="_Toc158923645"/>
        <w:bookmarkStart w:id="2730" w:name="_Toc158923776"/>
        <w:bookmarkStart w:id="2731" w:name="_Toc158985716"/>
        <w:bookmarkStart w:id="2732" w:name="_Toc158985847"/>
        <w:bookmarkStart w:id="2733" w:name="_Toc158988982"/>
        <w:bookmarkStart w:id="2734" w:name="_Toc162544333"/>
        <w:bookmarkStart w:id="2735" w:name="_Toc170717303"/>
        <w:bookmarkEnd w:id="2729"/>
        <w:bookmarkEnd w:id="2730"/>
        <w:bookmarkEnd w:id="2731"/>
        <w:bookmarkEnd w:id="2732"/>
        <w:bookmarkEnd w:id="2733"/>
        <w:bookmarkEnd w:id="2734"/>
        <w:bookmarkEnd w:id="2735"/>
      </w:tr>
      <w:tr w:rsidR="009063C9" w:rsidRPr="009063C9" w:rsidDel="00236586" w14:paraId="5DD25347" w14:textId="04A73C10" w:rsidTr="009063C9">
        <w:trPr>
          <w:del w:id="2736" w:author="Harin Oh" w:date="2023-12-04T09:42:00Z"/>
        </w:trPr>
        <w:tc>
          <w:tcPr>
            <w:tcW w:w="3060" w:type="dxa"/>
          </w:tcPr>
          <w:p w14:paraId="5F00E6E0" w14:textId="38416C1A" w:rsidR="00A57D35" w:rsidRPr="009063C9" w:rsidDel="00236586" w:rsidRDefault="00A57D35" w:rsidP="00A57D35">
            <w:pPr>
              <w:snapToGrid w:val="0"/>
              <w:spacing w:before="60" w:after="60" w:line="240" w:lineRule="auto"/>
              <w:jc w:val="left"/>
              <w:rPr>
                <w:del w:id="2737" w:author="Harin Oh" w:date="2023-12-04T09:42:00Z"/>
                <w:sz w:val="18"/>
                <w:szCs w:val="18"/>
              </w:rPr>
            </w:pPr>
            <w:del w:id="2738" w:author="Harin Oh" w:date="2023-12-04T09:42:00Z">
              <w:r w:rsidRPr="009063C9" w:rsidDel="00236586">
                <w:rPr>
                  <w:sz w:val="18"/>
                  <w:szCs w:val="18"/>
                </w:rPr>
                <w:delText>datasetCatalogue</w:delText>
              </w:r>
              <w:bookmarkStart w:id="2739" w:name="_Toc158923646"/>
              <w:bookmarkStart w:id="2740" w:name="_Toc158923777"/>
              <w:bookmarkStart w:id="2741" w:name="_Toc158985717"/>
              <w:bookmarkStart w:id="2742" w:name="_Toc158985848"/>
              <w:bookmarkStart w:id="2743" w:name="_Toc158988983"/>
              <w:bookmarkStart w:id="2744" w:name="_Toc162544334"/>
              <w:bookmarkStart w:id="2745" w:name="_Toc170717304"/>
              <w:bookmarkEnd w:id="2739"/>
              <w:bookmarkEnd w:id="2740"/>
              <w:bookmarkEnd w:id="2741"/>
              <w:bookmarkEnd w:id="2742"/>
              <w:bookmarkEnd w:id="2743"/>
              <w:bookmarkEnd w:id="2744"/>
              <w:bookmarkEnd w:id="2745"/>
            </w:del>
          </w:p>
        </w:tc>
        <w:tc>
          <w:tcPr>
            <w:tcW w:w="3420" w:type="dxa"/>
          </w:tcPr>
          <w:p w14:paraId="40A5F88A" w14:textId="781F9702" w:rsidR="00A57D35" w:rsidRPr="009063C9" w:rsidDel="00236586" w:rsidRDefault="00A57D35" w:rsidP="00A57D35">
            <w:pPr>
              <w:snapToGrid w:val="0"/>
              <w:spacing w:before="60" w:after="60" w:line="240" w:lineRule="auto"/>
              <w:jc w:val="left"/>
              <w:rPr>
                <w:del w:id="2746" w:author="Harin Oh" w:date="2023-12-04T09:42:00Z"/>
                <w:sz w:val="18"/>
                <w:szCs w:val="18"/>
              </w:rPr>
            </w:pPr>
            <w:del w:id="2747" w:author="Harin Oh" w:date="2023-12-04T09:42:00Z">
              <w:r w:rsidRPr="009063C9" w:rsidDel="00236586">
                <w:rPr>
                  <w:sz w:val="18"/>
                  <w:szCs w:val="18"/>
                </w:rPr>
                <w:delText>Catalogue which is related to this dataset</w:delText>
              </w:r>
              <w:bookmarkStart w:id="2748" w:name="_Toc158923647"/>
              <w:bookmarkStart w:id="2749" w:name="_Toc158923778"/>
              <w:bookmarkStart w:id="2750" w:name="_Toc158985718"/>
              <w:bookmarkStart w:id="2751" w:name="_Toc158985849"/>
              <w:bookmarkStart w:id="2752" w:name="_Toc158988984"/>
              <w:bookmarkStart w:id="2753" w:name="_Toc162544335"/>
              <w:bookmarkStart w:id="2754" w:name="_Toc170717305"/>
              <w:bookmarkEnd w:id="2748"/>
              <w:bookmarkEnd w:id="2749"/>
              <w:bookmarkEnd w:id="2750"/>
              <w:bookmarkEnd w:id="2751"/>
              <w:bookmarkEnd w:id="2752"/>
              <w:bookmarkEnd w:id="2753"/>
              <w:bookmarkEnd w:id="2754"/>
            </w:del>
          </w:p>
        </w:tc>
        <w:tc>
          <w:tcPr>
            <w:tcW w:w="805" w:type="dxa"/>
          </w:tcPr>
          <w:p w14:paraId="3A3CA5D1" w14:textId="339012E7" w:rsidR="00A57D35" w:rsidRPr="009063C9" w:rsidDel="00236586" w:rsidRDefault="00A57D35" w:rsidP="00A57D35">
            <w:pPr>
              <w:snapToGrid w:val="0"/>
              <w:spacing w:before="60" w:after="60" w:line="240" w:lineRule="auto"/>
              <w:jc w:val="center"/>
              <w:rPr>
                <w:del w:id="2755" w:author="Harin Oh" w:date="2023-12-04T09:42:00Z"/>
                <w:sz w:val="18"/>
                <w:szCs w:val="18"/>
              </w:rPr>
            </w:pPr>
            <w:del w:id="2756" w:author="Harin Oh" w:date="2023-12-04T09:42:00Z">
              <w:r w:rsidRPr="009063C9" w:rsidDel="00236586">
                <w:rPr>
                  <w:sz w:val="18"/>
                  <w:szCs w:val="18"/>
                </w:rPr>
                <w:delText>0..*</w:delText>
              </w:r>
              <w:bookmarkStart w:id="2757" w:name="_Toc158923648"/>
              <w:bookmarkStart w:id="2758" w:name="_Toc158923779"/>
              <w:bookmarkStart w:id="2759" w:name="_Toc158985719"/>
              <w:bookmarkStart w:id="2760" w:name="_Toc158985850"/>
              <w:bookmarkStart w:id="2761" w:name="_Toc158988985"/>
              <w:bookmarkStart w:id="2762" w:name="_Toc162544336"/>
              <w:bookmarkStart w:id="2763" w:name="_Toc170717306"/>
              <w:bookmarkEnd w:id="2757"/>
              <w:bookmarkEnd w:id="2758"/>
              <w:bookmarkEnd w:id="2759"/>
              <w:bookmarkEnd w:id="2760"/>
              <w:bookmarkEnd w:id="2761"/>
              <w:bookmarkEnd w:id="2762"/>
              <w:bookmarkEnd w:id="2763"/>
            </w:del>
          </w:p>
        </w:tc>
        <w:tc>
          <w:tcPr>
            <w:tcW w:w="2700" w:type="dxa"/>
          </w:tcPr>
          <w:p w14:paraId="43B21B0B" w14:textId="4D2150AB" w:rsidR="00A57D35" w:rsidRPr="009063C9" w:rsidDel="00236586" w:rsidRDefault="00A57D35" w:rsidP="00A57D35">
            <w:pPr>
              <w:snapToGrid w:val="0"/>
              <w:spacing w:before="60" w:after="60" w:line="240" w:lineRule="auto"/>
              <w:jc w:val="left"/>
              <w:rPr>
                <w:del w:id="2764" w:author="Harin Oh" w:date="2023-12-04T09:42:00Z"/>
                <w:sz w:val="18"/>
                <w:szCs w:val="18"/>
              </w:rPr>
            </w:pPr>
            <w:del w:id="2765" w:author="Harin Oh" w:date="2023-12-04T09:42:00Z">
              <w:r w:rsidRPr="009063C9" w:rsidDel="00236586">
                <w:rPr>
                  <w:sz w:val="18"/>
                  <w:szCs w:val="18"/>
                </w:rPr>
                <w:delText>-</w:delText>
              </w:r>
              <w:bookmarkStart w:id="2766" w:name="_Toc158923649"/>
              <w:bookmarkStart w:id="2767" w:name="_Toc158923780"/>
              <w:bookmarkStart w:id="2768" w:name="_Toc158985720"/>
              <w:bookmarkStart w:id="2769" w:name="_Toc158985851"/>
              <w:bookmarkStart w:id="2770" w:name="_Toc158988986"/>
              <w:bookmarkStart w:id="2771" w:name="_Toc162544337"/>
              <w:bookmarkStart w:id="2772" w:name="_Toc170717307"/>
              <w:bookmarkEnd w:id="2766"/>
              <w:bookmarkEnd w:id="2767"/>
              <w:bookmarkEnd w:id="2768"/>
              <w:bookmarkEnd w:id="2769"/>
              <w:bookmarkEnd w:id="2770"/>
              <w:bookmarkEnd w:id="2771"/>
              <w:bookmarkEnd w:id="2772"/>
            </w:del>
          </w:p>
        </w:tc>
        <w:tc>
          <w:tcPr>
            <w:tcW w:w="3060" w:type="dxa"/>
          </w:tcPr>
          <w:p w14:paraId="22C43FDA" w14:textId="12208551" w:rsidR="00A57D35" w:rsidRPr="009063C9" w:rsidDel="00236586" w:rsidRDefault="00A57D35" w:rsidP="00A57D35">
            <w:pPr>
              <w:snapToGrid w:val="0"/>
              <w:spacing w:before="60" w:after="60" w:line="240" w:lineRule="auto"/>
              <w:jc w:val="left"/>
              <w:rPr>
                <w:del w:id="2773" w:author="Harin Oh" w:date="2023-12-04T09:42:00Z"/>
                <w:sz w:val="18"/>
                <w:szCs w:val="18"/>
              </w:rPr>
            </w:pPr>
            <w:bookmarkStart w:id="2774" w:name="_Toc158923650"/>
            <w:bookmarkStart w:id="2775" w:name="_Toc158923781"/>
            <w:bookmarkStart w:id="2776" w:name="_Toc158985721"/>
            <w:bookmarkStart w:id="2777" w:name="_Toc158985852"/>
            <w:bookmarkStart w:id="2778" w:name="_Toc158988987"/>
            <w:bookmarkStart w:id="2779" w:name="_Toc162544338"/>
            <w:bookmarkStart w:id="2780" w:name="_Toc170717308"/>
            <w:bookmarkEnd w:id="2774"/>
            <w:bookmarkEnd w:id="2775"/>
            <w:bookmarkEnd w:id="2776"/>
            <w:bookmarkEnd w:id="2777"/>
            <w:bookmarkEnd w:id="2778"/>
            <w:bookmarkEnd w:id="2779"/>
            <w:bookmarkEnd w:id="2780"/>
          </w:p>
        </w:tc>
        <w:bookmarkStart w:id="2781" w:name="_Toc158923651"/>
        <w:bookmarkStart w:id="2782" w:name="_Toc158923782"/>
        <w:bookmarkStart w:id="2783" w:name="_Toc158985722"/>
        <w:bookmarkStart w:id="2784" w:name="_Toc158985853"/>
        <w:bookmarkStart w:id="2785" w:name="_Toc158988988"/>
        <w:bookmarkStart w:id="2786" w:name="_Toc162544339"/>
        <w:bookmarkStart w:id="2787" w:name="_Toc170717309"/>
        <w:bookmarkEnd w:id="2781"/>
        <w:bookmarkEnd w:id="2782"/>
        <w:bookmarkEnd w:id="2783"/>
        <w:bookmarkEnd w:id="2784"/>
        <w:bookmarkEnd w:id="2785"/>
        <w:bookmarkEnd w:id="2786"/>
        <w:bookmarkEnd w:id="2787"/>
      </w:tr>
    </w:tbl>
    <w:p w14:paraId="1E52515E" w14:textId="5FA10E75" w:rsidR="00262EA5" w:rsidRPr="009063C9" w:rsidDel="00AC657D" w:rsidRDefault="00262EA5" w:rsidP="005B66E2">
      <w:pPr>
        <w:rPr>
          <w:del w:id="2788" w:author="Greenblue" w:date="2024-02-15T20:00:00Z"/>
        </w:rPr>
      </w:pPr>
      <w:bookmarkStart w:id="2789" w:name="_Toc158923652"/>
      <w:bookmarkStart w:id="2790" w:name="_Toc158923783"/>
      <w:bookmarkStart w:id="2791" w:name="_Toc158985723"/>
      <w:bookmarkStart w:id="2792" w:name="_Toc158985854"/>
      <w:bookmarkStart w:id="2793" w:name="_Toc158988989"/>
      <w:bookmarkStart w:id="2794" w:name="_Toc162544340"/>
      <w:bookmarkStart w:id="2795" w:name="_Toc170717310"/>
      <w:bookmarkEnd w:id="2789"/>
      <w:bookmarkEnd w:id="2790"/>
      <w:bookmarkEnd w:id="2791"/>
      <w:bookmarkEnd w:id="2792"/>
      <w:bookmarkEnd w:id="2793"/>
      <w:bookmarkEnd w:id="2794"/>
      <w:bookmarkEnd w:id="2795"/>
    </w:p>
    <w:p w14:paraId="1943EF98" w14:textId="04585FA5" w:rsidR="0054360D" w:rsidRPr="009063C9" w:rsidRDefault="00B413FE" w:rsidP="00B8413D">
      <w:pPr>
        <w:pStyle w:val="30"/>
        <w:ind w:hanging="7950"/>
      </w:pPr>
      <w:bookmarkStart w:id="2796" w:name="_Toc523493095"/>
      <w:bookmarkStart w:id="2797" w:name="_Toc403560568"/>
      <w:bookmarkStart w:id="2798" w:name="_Ref148213052"/>
      <w:bookmarkStart w:id="2799" w:name="_Toc152232613"/>
      <w:bookmarkStart w:id="2800" w:name="_Toc170717311"/>
      <w:bookmarkEnd w:id="2796"/>
      <w:r w:rsidRPr="009063C9">
        <w:t>S100_</w:t>
      </w:r>
      <w:bookmarkEnd w:id="2797"/>
      <w:r w:rsidR="00A57D35" w:rsidRPr="009063C9">
        <w:t>DatasetDiscoveryMetadata</w:t>
      </w:r>
      <w:bookmarkEnd w:id="2798"/>
      <w:bookmarkEnd w:id="2799"/>
      <w:bookmarkEnd w:id="280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97"/>
        <w:gridCol w:w="3402"/>
      </w:tblGrid>
      <w:tr w:rsidR="00B413FE" w:rsidRPr="009063C9" w14:paraId="6F896971" w14:textId="77777777" w:rsidTr="00D76D1E">
        <w:trPr>
          <w:cantSplit/>
        </w:trPr>
        <w:tc>
          <w:tcPr>
            <w:tcW w:w="3060" w:type="dxa"/>
            <w:shd w:val="clear" w:color="auto" w:fill="D9D9D9"/>
            <w:vAlign w:val="center"/>
          </w:tcPr>
          <w:p w14:paraId="5E4B4AC5" w14:textId="77777777" w:rsidR="00B413FE" w:rsidRPr="009063C9" w:rsidRDefault="00B413FE" w:rsidP="00AA120E">
            <w:pPr>
              <w:snapToGrid w:val="0"/>
              <w:spacing w:before="60" w:after="60" w:line="240" w:lineRule="auto"/>
              <w:jc w:val="left"/>
              <w:rPr>
                <w:b/>
                <w:sz w:val="18"/>
                <w:szCs w:val="18"/>
              </w:rPr>
            </w:pPr>
            <w:r w:rsidRPr="009063C9">
              <w:rPr>
                <w:b/>
                <w:sz w:val="18"/>
                <w:szCs w:val="18"/>
              </w:rPr>
              <w:t>Name</w:t>
            </w:r>
          </w:p>
        </w:tc>
        <w:tc>
          <w:tcPr>
            <w:tcW w:w="3420" w:type="dxa"/>
            <w:shd w:val="clear" w:color="auto" w:fill="D9D9D9"/>
            <w:vAlign w:val="center"/>
          </w:tcPr>
          <w:p w14:paraId="09805C62" w14:textId="77777777" w:rsidR="00B413FE" w:rsidRPr="009063C9" w:rsidRDefault="00B413FE" w:rsidP="005B66E2">
            <w:pPr>
              <w:keepNext/>
              <w:keepLines/>
              <w:snapToGrid w:val="0"/>
              <w:spacing w:before="60" w:after="60" w:line="240" w:lineRule="auto"/>
              <w:jc w:val="left"/>
              <w:rPr>
                <w:b/>
                <w:sz w:val="18"/>
                <w:szCs w:val="18"/>
              </w:rPr>
            </w:pPr>
            <w:r w:rsidRPr="009063C9">
              <w:rPr>
                <w:b/>
                <w:sz w:val="18"/>
                <w:szCs w:val="18"/>
              </w:rPr>
              <w:t>Description</w:t>
            </w:r>
          </w:p>
        </w:tc>
        <w:tc>
          <w:tcPr>
            <w:tcW w:w="804" w:type="dxa"/>
            <w:shd w:val="clear" w:color="auto" w:fill="D9D9D9"/>
            <w:vAlign w:val="center"/>
          </w:tcPr>
          <w:p w14:paraId="1C64D5E6" w14:textId="77777777" w:rsidR="00B413FE" w:rsidRPr="009063C9" w:rsidRDefault="00B413FE" w:rsidP="005B66E2">
            <w:pPr>
              <w:keepNext/>
              <w:keepLines/>
              <w:snapToGrid w:val="0"/>
              <w:spacing w:before="60" w:after="60" w:line="240" w:lineRule="auto"/>
              <w:jc w:val="center"/>
              <w:rPr>
                <w:b/>
                <w:sz w:val="18"/>
                <w:szCs w:val="18"/>
              </w:rPr>
            </w:pPr>
            <w:r w:rsidRPr="009063C9">
              <w:rPr>
                <w:b/>
                <w:sz w:val="18"/>
                <w:szCs w:val="18"/>
              </w:rPr>
              <w:t>Mult</w:t>
            </w:r>
          </w:p>
        </w:tc>
        <w:tc>
          <w:tcPr>
            <w:tcW w:w="2497" w:type="dxa"/>
            <w:shd w:val="clear" w:color="auto" w:fill="D9D9D9"/>
            <w:vAlign w:val="center"/>
          </w:tcPr>
          <w:p w14:paraId="636E982B" w14:textId="77777777" w:rsidR="00B413FE" w:rsidRPr="009063C9" w:rsidRDefault="00B413FE" w:rsidP="005B66E2">
            <w:pPr>
              <w:keepNext/>
              <w:keepLines/>
              <w:snapToGrid w:val="0"/>
              <w:spacing w:before="60" w:after="60" w:line="240" w:lineRule="auto"/>
              <w:jc w:val="left"/>
              <w:rPr>
                <w:b/>
                <w:sz w:val="18"/>
                <w:szCs w:val="18"/>
              </w:rPr>
            </w:pPr>
            <w:r w:rsidRPr="009063C9">
              <w:rPr>
                <w:b/>
                <w:sz w:val="18"/>
                <w:szCs w:val="18"/>
              </w:rPr>
              <w:t>Type</w:t>
            </w:r>
          </w:p>
        </w:tc>
        <w:tc>
          <w:tcPr>
            <w:tcW w:w="3402" w:type="dxa"/>
            <w:shd w:val="clear" w:color="auto" w:fill="D9D9D9"/>
            <w:vAlign w:val="center"/>
          </w:tcPr>
          <w:p w14:paraId="24D08BA1" w14:textId="77777777" w:rsidR="00B413FE" w:rsidRPr="009063C9" w:rsidRDefault="00B413FE" w:rsidP="005B66E2">
            <w:pPr>
              <w:keepNext/>
              <w:keepLines/>
              <w:snapToGrid w:val="0"/>
              <w:spacing w:before="60" w:after="60" w:line="240" w:lineRule="auto"/>
              <w:jc w:val="left"/>
              <w:rPr>
                <w:b/>
                <w:sz w:val="18"/>
                <w:szCs w:val="18"/>
              </w:rPr>
            </w:pPr>
            <w:r w:rsidRPr="009063C9">
              <w:rPr>
                <w:b/>
                <w:sz w:val="18"/>
                <w:szCs w:val="18"/>
              </w:rPr>
              <w:t>Remarks</w:t>
            </w:r>
          </w:p>
        </w:tc>
      </w:tr>
      <w:tr w:rsidR="00B413FE" w:rsidRPr="009063C9" w14:paraId="5B8AAF71" w14:textId="77777777" w:rsidTr="00D76D1E">
        <w:trPr>
          <w:trHeight w:val="326"/>
        </w:trPr>
        <w:tc>
          <w:tcPr>
            <w:tcW w:w="3060" w:type="dxa"/>
            <w:vAlign w:val="center"/>
          </w:tcPr>
          <w:p w14:paraId="059EF89C" w14:textId="77777777" w:rsidR="00B413FE" w:rsidRPr="009063C9" w:rsidRDefault="00B413FE" w:rsidP="00AA120E">
            <w:pPr>
              <w:snapToGrid w:val="0"/>
              <w:spacing w:before="60" w:after="60" w:line="240" w:lineRule="auto"/>
              <w:jc w:val="left"/>
              <w:rPr>
                <w:sz w:val="18"/>
                <w:szCs w:val="18"/>
              </w:rPr>
            </w:pPr>
            <w:r w:rsidRPr="009063C9">
              <w:rPr>
                <w:sz w:val="18"/>
                <w:szCs w:val="18"/>
              </w:rPr>
              <w:t>S100_DatasetDiscoveryMetadata</w:t>
            </w:r>
          </w:p>
        </w:tc>
        <w:tc>
          <w:tcPr>
            <w:tcW w:w="3420" w:type="dxa"/>
            <w:vAlign w:val="center"/>
          </w:tcPr>
          <w:p w14:paraId="3EB42328" w14:textId="77777777" w:rsidR="00B413FE" w:rsidRPr="009063C9" w:rsidRDefault="00B413FE" w:rsidP="005B66E2">
            <w:pPr>
              <w:keepNext/>
              <w:keepLines/>
              <w:snapToGrid w:val="0"/>
              <w:spacing w:before="60" w:after="60" w:line="240" w:lineRule="auto"/>
              <w:jc w:val="left"/>
              <w:rPr>
                <w:sz w:val="18"/>
                <w:szCs w:val="18"/>
              </w:rPr>
            </w:pPr>
            <w:r w:rsidRPr="009063C9">
              <w:rPr>
                <w:sz w:val="18"/>
                <w:szCs w:val="18"/>
              </w:rPr>
              <w:t>Metadata about the individual datasets in the exchange catalogue</w:t>
            </w:r>
          </w:p>
        </w:tc>
        <w:tc>
          <w:tcPr>
            <w:tcW w:w="804" w:type="dxa"/>
            <w:vAlign w:val="center"/>
          </w:tcPr>
          <w:p w14:paraId="1FB58EFF" w14:textId="77777777" w:rsidR="00B413FE" w:rsidRPr="009063C9" w:rsidRDefault="00B413FE" w:rsidP="005B66E2">
            <w:pPr>
              <w:keepNext/>
              <w:keepLines/>
              <w:snapToGrid w:val="0"/>
              <w:spacing w:before="60" w:after="60" w:line="240" w:lineRule="auto"/>
              <w:jc w:val="center"/>
              <w:rPr>
                <w:sz w:val="18"/>
                <w:szCs w:val="18"/>
              </w:rPr>
            </w:pPr>
            <w:r w:rsidRPr="009063C9">
              <w:rPr>
                <w:sz w:val="18"/>
                <w:szCs w:val="18"/>
              </w:rPr>
              <w:t>-</w:t>
            </w:r>
          </w:p>
        </w:tc>
        <w:tc>
          <w:tcPr>
            <w:tcW w:w="2497" w:type="dxa"/>
            <w:vAlign w:val="center"/>
          </w:tcPr>
          <w:p w14:paraId="133BA1D5" w14:textId="77777777" w:rsidR="00B413FE" w:rsidRPr="009063C9" w:rsidRDefault="00B413FE" w:rsidP="005B66E2">
            <w:pPr>
              <w:keepNext/>
              <w:keepLines/>
              <w:snapToGrid w:val="0"/>
              <w:spacing w:before="60" w:after="60" w:line="240" w:lineRule="auto"/>
              <w:jc w:val="left"/>
              <w:rPr>
                <w:sz w:val="18"/>
                <w:szCs w:val="18"/>
              </w:rPr>
            </w:pPr>
            <w:r w:rsidRPr="009063C9">
              <w:rPr>
                <w:sz w:val="18"/>
                <w:szCs w:val="18"/>
              </w:rPr>
              <w:t>-</w:t>
            </w:r>
          </w:p>
        </w:tc>
        <w:tc>
          <w:tcPr>
            <w:tcW w:w="3402" w:type="dxa"/>
            <w:vAlign w:val="center"/>
          </w:tcPr>
          <w:p w14:paraId="71BC3002" w14:textId="77777777" w:rsidR="00B413FE" w:rsidRPr="009063C9" w:rsidRDefault="00B413FE" w:rsidP="005B66E2">
            <w:pPr>
              <w:keepNext/>
              <w:keepLines/>
              <w:snapToGrid w:val="0"/>
              <w:spacing w:before="60" w:after="60" w:line="240" w:lineRule="auto"/>
              <w:jc w:val="left"/>
              <w:rPr>
                <w:sz w:val="18"/>
                <w:szCs w:val="18"/>
              </w:rPr>
            </w:pPr>
            <w:r w:rsidRPr="009063C9">
              <w:rPr>
                <w:sz w:val="18"/>
                <w:szCs w:val="18"/>
              </w:rPr>
              <w:t>-</w:t>
            </w:r>
          </w:p>
        </w:tc>
      </w:tr>
      <w:tr w:rsidR="00B413FE" w:rsidRPr="009063C9" w14:paraId="69EEB175" w14:textId="77777777" w:rsidTr="00D76D1E">
        <w:trPr>
          <w:trHeight w:val="171"/>
        </w:trPr>
        <w:tc>
          <w:tcPr>
            <w:tcW w:w="3060" w:type="dxa"/>
            <w:vAlign w:val="center"/>
          </w:tcPr>
          <w:p w14:paraId="72795F7C" w14:textId="77777777" w:rsidR="00B413FE" w:rsidRPr="009063C9" w:rsidRDefault="00B413FE" w:rsidP="005B66E2">
            <w:pPr>
              <w:snapToGrid w:val="0"/>
              <w:spacing w:before="60" w:after="60" w:line="240" w:lineRule="auto"/>
              <w:jc w:val="left"/>
              <w:rPr>
                <w:sz w:val="18"/>
                <w:szCs w:val="18"/>
              </w:rPr>
            </w:pPr>
            <w:r w:rsidRPr="009063C9">
              <w:rPr>
                <w:sz w:val="18"/>
                <w:szCs w:val="18"/>
              </w:rPr>
              <w:t>fileName</w:t>
            </w:r>
          </w:p>
        </w:tc>
        <w:tc>
          <w:tcPr>
            <w:tcW w:w="3420" w:type="dxa"/>
            <w:vAlign w:val="center"/>
          </w:tcPr>
          <w:p w14:paraId="3551054B" w14:textId="77777777" w:rsidR="00B413FE" w:rsidRPr="009063C9" w:rsidRDefault="00B413FE" w:rsidP="005B66E2">
            <w:pPr>
              <w:snapToGrid w:val="0"/>
              <w:spacing w:before="60" w:after="60" w:line="240" w:lineRule="auto"/>
              <w:jc w:val="left"/>
              <w:rPr>
                <w:sz w:val="18"/>
                <w:szCs w:val="18"/>
              </w:rPr>
            </w:pPr>
            <w:r w:rsidRPr="009063C9">
              <w:rPr>
                <w:sz w:val="18"/>
                <w:szCs w:val="18"/>
              </w:rPr>
              <w:t>Dataset file name</w:t>
            </w:r>
          </w:p>
        </w:tc>
        <w:tc>
          <w:tcPr>
            <w:tcW w:w="804" w:type="dxa"/>
            <w:vAlign w:val="center"/>
          </w:tcPr>
          <w:p w14:paraId="0044E1CC" w14:textId="77777777" w:rsidR="00B413FE" w:rsidRPr="009063C9" w:rsidRDefault="00B413FE" w:rsidP="005B66E2">
            <w:pPr>
              <w:snapToGrid w:val="0"/>
              <w:spacing w:before="60" w:after="60" w:line="240" w:lineRule="auto"/>
              <w:jc w:val="center"/>
              <w:rPr>
                <w:sz w:val="18"/>
                <w:szCs w:val="18"/>
              </w:rPr>
            </w:pPr>
            <w:r w:rsidRPr="009063C9">
              <w:rPr>
                <w:sz w:val="18"/>
                <w:szCs w:val="18"/>
              </w:rPr>
              <w:t>1</w:t>
            </w:r>
          </w:p>
        </w:tc>
        <w:tc>
          <w:tcPr>
            <w:tcW w:w="2497" w:type="dxa"/>
            <w:vAlign w:val="center"/>
          </w:tcPr>
          <w:p w14:paraId="6D96F086" w14:textId="549BAC39" w:rsidR="00B413FE" w:rsidRPr="009063C9" w:rsidRDefault="00B413FE" w:rsidP="005B66E2">
            <w:pPr>
              <w:snapToGrid w:val="0"/>
              <w:spacing w:before="60" w:after="60" w:line="240" w:lineRule="auto"/>
              <w:jc w:val="left"/>
              <w:rPr>
                <w:sz w:val="18"/>
                <w:szCs w:val="18"/>
              </w:rPr>
            </w:pPr>
            <w:del w:id="2801" w:author="Harin Oh" w:date="2023-12-04T09:42:00Z">
              <w:r w:rsidRPr="009063C9" w:rsidDel="005B1040">
                <w:rPr>
                  <w:sz w:val="18"/>
                  <w:szCs w:val="18"/>
                </w:rPr>
                <w:delText>CharacterString</w:delText>
              </w:r>
            </w:del>
            <w:ins w:id="2802" w:author="Harin Oh" w:date="2023-12-04T09:42:00Z">
              <w:r w:rsidR="005B1040">
                <w:rPr>
                  <w:sz w:val="18"/>
                  <w:szCs w:val="18"/>
                </w:rPr>
                <w:t>URI</w:t>
              </w:r>
            </w:ins>
          </w:p>
        </w:tc>
        <w:tc>
          <w:tcPr>
            <w:tcW w:w="3402" w:type="dxa"/>
            <w:vAlign w:val="center"/>
          </w:tcPr>
          <w:p w14:paraId="52964555" w14:textId="3ADEF8E0" w:rsidR="00B413FE" w:rsidRPr="009063C9" w:rsidRDefault="00AA120E" w:rsidP="005B66E2">
            <w:pPr>
              <w:snapToGrid w:val="0"/>
              <w:spacing w:before="60" w:after="60" w:line="240" w:lineRule="auto"/>
              <w:jc w:val="left"/>
              <w:rPr>
                <w:sz w:val="18"/>
                <w:szCs w:val="18"/>
              </w:rPr>
            </w:pPr>
            <w:ins w:id="2803" w:author="Greenblue" w:date="2024-02-13T20:16:00Z">
              <w:r w:rsidRPr="00AA120E">
                <w:rPr>
                  <w:sz w:val="18"/>
                  <w:szCs w:val="18"/>
                </w:rPr>
                <w:t>See Part 1, clause 1-4.6</w:t>
              </w:r>
            </w:ins>
          </w:p>
        </w:tc>
      </w:tr>
      <w:tr w:rsidR="00B413FE" w:rsidRPr="009063C9" w:rsidDel="005B1040" w14:paraId="0C155114" w14:textId="152C2EAF" w:rsidTr="00D76D1E">
        <w:trPr>
          <w:trHeight w:val="326"/>
          <w:del w:id="2804" w:author="Harin Oh" w:date="2023-12-04T09:43:00Z"/>
        </w:trPr>
        <w:tc>
          <w:tcPr>
            <w:tcW w:w="3060" w:type="dxa"/>
            <w:vAlign w:val="center"/>
          </w:tcPr>
          <w:p w14:paraId="051ABEB5" w14:textId="1B190C0B" w:rsidR="00B413FE" w:rsidRPr="009063C9" w:rsidDel="005B1040" w:rsidRDefault="00B413FE" w:rsidP="005B66E2">
            <w:pPr>
              <w:snapToGrid w:val="0"/>
              <w:spacing w:before="60" w:after="60" w:line="240" w:lineRule="auto"/>
              <w:jc w:val="left"/>
              <w:rPr>
                <w:del w:id="2805" w:author="Harin Oh" w:date="2023-12-04T09:43:00Z"/>
                <w:sz w:val="18"/>
                <w:szCs w:val="18"/>
              </w:rPr>
            </w:pPr>
            <w:del w:id="2806" w:author="Harin Oh" w:date="2023-12-04T09:43:00Z">
              <w:r w:rsidRPr="009063C9" w:rsidDel="005B1040">
                <w:rPr>
                  <w:sz w:val="18"/>
                  <w:szCs w:val="18"/>
                </w:rPr>
                <w:delText>filePath</w:delText>
              </w:r>
            </w:del>
          </w:p>
        </w:tc>
        <w:tc>
          <w:tcPr>
            <w:tcW w:w="3420" w:type="dxa"/>
            <w:vAlign w:val="center"/>
          </w:tcPr>
          <w:p w14:paraId="6E12DA20" w14:textId="4A92E34D" w:rsidR="00B413FE" w:rsidRPr="009063C9" w:rsidDel="005B1040" w:rsidRDefault="00B413FE" w:rsidP="005B66E2">
            <w:pPr>
              <w:snapToGrid w:val="0"/>
              <w:spacing w:before="60" w:after="60" w:line="240" w:lineRule="auto"/>
              <w:jc w:val="left"/>
              <w:rPr>
                <w:del w:id="2807" w:author="Harin Oh" w:date="2023-12-04T09:43:00Z"/>
                <w:sz w:val="18"/>
                <w:szCs w:val="18"/>
              </w:rPr>
            </w:pPr>
            <w:del w:id="2808" w:author="Harin Oh" w:date="2023-12-04T09:43:00Z">
              <w:r w:rsidRPr="009063C9" w:rsidDel="005B1040">
                <w:rPr>
                  <w:sz w:val="18"/>
                  <w:szCs w:val="18"/>
                </w:rPr>
                <w:delText>Full path from the exchange set root directory</w:delText>
              </w:r>
            </w:del>
          </w:p>
        </w:tc>
        <w:tc>
          <w:tcPr>
            <w:tcW w:w="804" w:type="dxa"/>
            <w:vAlign w:val="center"/>
          </w:tcPr>
          <w:p w14:paraId="6446FC8D" w14:textId="6B4F4A22" w:rsidR="00B413FE" w:rsidRPr="009063C9" w:rsidDel="005B1040" w:rsidRDefault="00B413FE" w:rsidP="005B66E2">
            <w:pPr>
              <w:snapToGrid w:val="0"/>
              <w:spacing w:before="60" w:after="60" w:line="240" w:lineRule="auto"/>
              <w:jc w:val="center"/>
              <w:rPr>
                <w:del w:id="2809" w:author="Harin Oh" w:date="2023-12-04T09:43:00Z"/>
                <w:sz w:val="18"/>
                <w:szCs w:val="18"/>
              </w:rPr>
            </w:pPr>
            <w:del w:id="2810" w:author="Harin Oh" w:date="2023-12-04T09:43:00Z">
              <w:r w:rsidRPr="009063C9" w:rsidDel="005B1040">
                <w:rPr>
                  <w:sz w:val="18"/>
                  <w:szCs w:val="18"/>
                </w:rPr>
                <w:delText>1</w:delText>
              </w:r>
            </w:del>
          </w:p>
        </w:tc>
        <w:tc>
          <w:tcPr>
            <w:tcW w:w="2497" w:type="dxa"/>
            <w:vAlign w:val="center"/>
          </w:tcPr>
          <w:p w14:paraId="1253A20A" w14:textId="1D50E5F3" w:rsidR="00B413FE" w:rsidRPr="009063C9" w:rsidDel="005B1040" w:rsidRDefault="00B413FE" w:rsidP="005B66E2">
            <w:pPr>
              <w:snapToGrid w:val="0"/>
              <w:spacing w:before="60" w:after="60" w:line="240" w:lineRule="auto"/>
              <w:jc w:val="left"/>
              <w:rPr>
                <w:del w:id="2811" w:author="Harin Oh" w:date="2023-12-04T09:43:00Z"/>
                <w:sz w:val="18"/>
                <w:szCs w:val="18"/>
              </w:rPr>
            </w:pPr>
            <w:del w:id="2812" w:author="Harin Oh" w:date="2023-12-04T09:43:00Z">
              <w:r w:rsidRPr="009063C9" w:rsidDel="005B1040">
                <w:rPr>
                  <w:sz w:val="18"/>
                  <w:szCs w:val="18"/>
                </w:rPr>
                <w:delText>CharacterString</w:delText>
              </w:r>
            </w:del>
          </w:p>
        </w:tc>
        <w:tc>
          <w:tcPr>
            <w:tcW w:w="3402" w:type="dxa"/>
            <w:vAlign w:val="center"/>
          </w:tcPr>
          <w:p w14:paraId="2D7C13EE" w14:textId="2B23BD91" w:rsidR="00B413FE" w:rsidRPr="009063C9" w:rsidDel="005B1040" w:rsidRDefault="00B413FE" w:rsidP="005B66E2">
            <w:pPr>
              <w:snapToGrid w:val="0"/>
              <w:spacing w:before="60" w:after="60" w:line="240" w:lineRule="auto"/>
              <w:jc w:val="left"/>
              <w:rPr>
                <w:del w:id="2813" w:author="Harin Oh" w:date="2023-12-04T09:43:00Z"/>
                <w:sz w:val="18"/>
                <w:szCs w:val="18"/>
              </w:rPr>
            </w:pPr>
            <w:del w:id="2814" w:author="Harin Oh" w:date="2023-12-04T09:43:00Z">
              <w:r w:rsidRPr="009063C9" w:rsidDel="005B1040">
                <w:rPr>
                  <w:sz w:val="18"/>
                  <w:szCs w:val="18"/>
                </w:rPr>
                <w:delText>Path relative to the root directory of the exchange set.  The location of the file after the exchange set is unpacked into directory &lt;EXCH_ROOT&gt; will be &lt;EXCH_ROOT&gt;/&lt;filePath&gt;/&lt;filename&gt;</w:delText>
              </w:r>
            </w:del>
          </w:p>
        </w:tc>
      </w:tr>
      <w:tr w:rsidR="00B413FE" w:rsidRPr="009063C9" w14:paraId="7248307C" w14:textId="77777777" w:rsidTr="00D76D1E">
        <w:trPr>
          <w:trHeight w:val="326"/>
        </w:trPr>
        <w:tc>
          <w:tcPr>
            <w:tcW w:w="3060" w:type="dxa"/>
            <w:vAlign w:val="center"/>
          </w:tcPr>
          <w:p w14:paraId="28D427E9" w14:textId="77777777" w:rsidR="00B413FE" w:rsidRPr="009063C9" w:rsidRDefault="00B413FE" w:rsidP="005B66E2">
            <w:pPr>
              <w:snapToGrid w:val="0"/>
              <w:spacing w:before="60" w:after="60" w:line="240" w:lineRule="auto"/>
              <w:jc w:val="left"/>
              <w:rPr>
                <w:sz w:val="18"/>
                <w:szCs w:val="18"/>
              </w:rPr>
            </w:pPr>
            <w:r w:rsidRPr="009063C9">
              <w:rPr>
                <w:sz w:val="18"/>
                <w:szCs w:val="18"/>
              </w:rPr>
              <w:t>description</w:t>
            </w:r>
          </w:p>
        </w:tc>
        <w:tc>
          <w:tcPr>
            <w:tcW w:w="3420" w:type="dxa"/>
            <w:vAlign w:val="center"/>
          </w:tcPr>
          <w:p w14:paraId="6E0BDF99" w14:textId="77777777" w:rsidR="00B413FE" w:rsidRPr="009063C9" w:rsidRDefault="00B413FE" w:rsidP="005B66E2">
            <w:pPr>
              <w:snapToGrid w:val="0"/>
              <w:spacing w:before="60" w:after="60" w:line="240" w:lineRule="auto"/>
              <w:jc w:val="left"/>
              <w:rPr>
                <w:sz w:val="18"/>
                <w:szCs w:val="18"/>
              </w:rPr>
            </w:pPr>
            <w:r w:rsidRPr="009063C9">
              <w:rPr>
                <w:sz w:val="18"/>
                <w:szCs w:val="18"/>
              </w:rPr>
              <w:t>Short description giving the area or location covered by the dataset</w:t>
            </w:r>
          </w:p>
        </w:tc>
        <w:tc>
          <w:tcPr>
            <w:tcW w:w="804" w:type="dxa"/>
            <w:vAlign w:val="center"/>
          </w:tcPr>
          <w:p w14:paraId="588DD522" w14:textId="389F1348" w:rsidR="00B413FE" w:rsidRPr="009063C9" w:rsidRDefault="005B1040" w:rsidP="005B66E2">
            <w:pPr>
              <w:snapToGrid w:val="0"/>
              <w:spacing w:before="60" w:after="60" w:line="240" w:lineRule="auto"/>
              <w:jc w:val="center"/>
              <w:rPr>
                <w:sz w:val="18"/>
                <w:szCs w:val="18"/>
              </w:rPr>
            </w:pPr>
            <w:ins w:id="2815" w:author="Harin Oh" w:date="2023-12-04T09:43:00Z">
              <w:r>
                <w:rPr>
                  <w:sz w:val="18"/>
                  <w:szCs w:val="18"/>
                </w:rPr>
                <w:t>0..</w:t>
              </w:r>
            </w:ins>
            <w:r w:rsidR="00B413FE" w:rsidRPr="009063C9">
              <w:rPr>
                <w:sz w:val="18"/>
                <w:szCs w:val="18"/>
              </w:rPr>
              <w:t>1</w:t>
            </w:r>
          </w:p>
        </w:tc>
        <w:tc>
          <w:tcPr>
            <w:tcW w:w="2497" w:type="dxa"/>
            <w:vAlign w:val="center"/>
          </w:tcPr>
          <w:p w14:paraId="54367090" w14:textId="77777777" w:rsidR="00B413FE" w:rsidRPr="009063C9" w:rsidRDefault="00B413FE" w:rsidP="005B66E2">
            <w:pPr>
              <w:snapToGrid w:val="0"/>
              <w:spacing w:before="60" w:after="60" w:line="240" w:lineRule="auto"/>
              <w:jc w:val="left"/>
              <w:rPr>
                <w:sz w:val="18"/>
                <w:szCs w:val="18"/>
              </w:rPr>
            </w:pPr>
            <w:r w:rsidRPr="009063C9">
              <w:rPr>
                <w:sz w:val="18"/>
                <w:szCs w:val="18"/>
              </w:rPr>
              <w:t>CharacterString</w:t>
            </w:r>
          </w:p>
        </w:tc>
        <w:tc>
          <w:tcPr>
            <w:tcW w:w="3402" w:type="dxa"/>
            <w:vAlign w:val="center"/>
          </w:tcPr>
          <w:p w14:paraId="47891DC7" w14:textId="1BDB0D88" w:rsidR="00B413FE" w:rsidRPr="009063C9" w:rsidRDefault="00C30C2A" w:rsidP="005B66E2">
            <w:pPr>
              <w:snapToGrid w:val="0"/>
              <w:spacing w:before="60" w:after="60" w:line="240" w:lineRule="auto"/>
              <w:jc w:val="left"/>
              <w:rPr>
                <w:sz w:val="18"/>
                <w:szCs w:val="18"/>
              </w:rPr>
            </w:pPr>
            <w:r w:rsidRPr="009063C9">
              <w:rPr>
                <w:sz w:val="18"/>
                <w:szCs w:val="18"/>
              </w:rPr>
              <w:t>For example:</w:t>
            </w:r>
            <w:r w:rsidR="00B413FE" w:rsidRPr="009063C9">
              <w:rPr>
                <w:sz w:val="18"/>
                <w:szCs w:val="18"/>
              </w:rPr>
              <w:t xml:space="preserve"> </w:t>
            </w:r>
            <w:r w:rsidRPr="009063C9">
              <w:rPr>
                <w:sz w:val="18"/>
                <w:szCs w:val="18"/>
              </w:rPr>
              <w:t xml:space="preserve">A </w:t>
            </w:r>
            <w:r w:rsidR="00B413FE" w:rsidRPr="009063C9">
              <w:rPr>
                <w:sz w:val="18"/>
                <w:szCs w:val="18"/>
              </w:rPr>
              <w:t>harbour or port name, between two named locations etc</w:t>
            </w:r>
          </w:p>
        </w:tc>
      </w:tr>
      <w:tr w:rsidR="005B1040" w:rsidRPr="009063C9" w14:paraId="11BA553F" w14:textId="77777777" w:rsidTr="00D76D1E">
        <w:trPr>
          <w:trHeight w:val="326"/>
          <w:ins w:id="2816" w:author="Harin Oh" w:date="2023-12-04T09:43:00Z"/>
        </w:trPr>
        <w:tc>
          <w:tcPr>
            <w:tcW w:w="3060" w:type="dxa"/>
            <w:vAlign w:val="center"/>
          </w:tcPr>
          <w:p w14:paraId="3FF3C774" w14:textId="3802CBD2" w:rsidR="005B1040" w:rsidRPr="009063C9" w:rsidRDefault="005B1040" w:rsidP="005B66E2">
            <w:pPr>
              <w:snapToGrid w:val="0"/>
              <w:spacing w:before="60" w:after="60" w:line="240" w:lineRule="auto"/>
              <w:jc w:val="left"/>
              <w:rPr>
                <w:ins w:id="2817" w:author="Harin Oh" w:date="2023-12-04T09:43:00Z"/>
                <w:sz w:val="18"/>
                <w:szCs w:val="18"/>
              </w:rPr>
            </w:pPr>
            <w:ins w:id="2818" w:author="Harin Oh" w:date="2023-12-04T09:43:00Z">
              <w:r w:rsidRPr="005B1040">
                <w:rPr>
                  <w:sz w:val="18"/>
                  <w:szCs w:val="18"/>
                </w:rPr>
                <w:t>datasetID</w:t>
              </w:r>
            </w:ins>
          </w:p>
        </w:tc>
        <w:tc>
          <w:tcPr>
            <w:tcW w:w="3420" w:type="dxa"/>
            <w:vAlign w:val="center"/>
          </w:tcPr>
          <w:p w14:paraId="063778E6" w14:textId="4D881D3D" w:rsidR="005B1040" w:rsidRPr="009063C9" w:rsidRDefault="005B1040" w:rsidP="005B1040">
            <w:pPr>
              <w:snapToGrid w:val="0"/>
              <w:spacing w:before="60" w:after="60" w:line="240" w:lineRule="auto"/>
              <w:jc w:val="left"/>
              <w:rPr>
                <w:ins w:id="2819" w:author="Harin Oh" w:date="2023-12-04T09:43:00Z"/>
                <w:sz w:val="18"/>
                <w:szCs w:val="18"/>
              </w:rPr>
            </w:pPr>
            <w:ins w:id="2820" w:author="Harin Oh" w:date="2023-12-04T09:43:00Z">
              <w:r w:rsidRPr="005B1040">
                <w:rPr>
                  <w:sz w:val="18"/>
                  <w:szCs w:val="18"/>
                </w:rPr>
                <w:t xml:space="preserve">Dataset ID expressed as a </w:t>
              </w:r>
            </w:ins>
            <w:ins w:id="2821" w:author="USER" w:date="2024-03-14T09:27:00Z">
              <w:r w:rsidR="00A16A44" w:rsidRPr="00A16A44">
                <w:rPr>
                  <w:sz w:val="18"/>
                  <w:szCs w:val="18"/>
                </w:rPr>
                <w:t>Maritime</w:t>
              </w:r>
            </w:ins>
            <w:ins w:id="2822" w:author="Harin Oh" w:date="2023-12-04T09:43:00Z">
              <w:del w:id="2823" w:author="USER" w:date="2024-03-14T09:27:00Z">
                <w:r w:rsidRPr="005B1040" w:rsidDel="00A16A44">
                  <w:rPr>
                    <w:sz w:val="18"/>
                    <w:szCs w:val="18"/>
                  </w:rPr>
                  <w:delText>Marine</w:delText>
                </w:r>
              </w:del>
              <w:r w:rsidRPr="005B1040">
                <w:rPr>
                  <w:sz w:val="18"/>
                  <w:szCs w:val="18"/>
                </w:rPr>
                <w:t xml:space="preserve"> Resource Name</w:t>
              </w:r>
            </w:ins>
          </w:p>
        </w:tc>
        <w:tc>
          <w:tcPr>
            <w:tcW w:w="804" w:type="dxa"/>
            <w:vAlign w:val="center"/>
          </w:tcPr>
          <w:p w14:paraId="1925B52C" w14:textId="7E0B105B" w:rsidR="005B1040" w:rsidRDefault="005B1040" w:rsidP="005B66E2">
            <w:pPr>
              <w:snapToGrid w:val="0"/>
              <w:spacing w:before="60" w:after="60" w:line="240" w:lineRule="auto"/>
              <w:jc w:val="center"/>
              <w:rPr>
                <w:ins w:id="2824" w:author="Harin Oh" w:date="2023-12-04T09:43:00Z"/>
                <w:rFonts w:eastAsia="맑은 고딕"/>
                <w:sz w:val="18"/>
                <w:szCs w:val="18"/>
                <w:rPrChange w:id="2825" w:author="Harin Oh" w:date="2023-12-04T09:44:00Z">
                  <w:rPr>
                    <w:ins w:id="2826" w:author="Harin Oh" w:date="2023-12-04T09:43:00Z"/>
                    <w:sz w:val="18"/>
                    <w:szCs w:val="18"/>
                  </w:rPr>
                </w:rPrChange>
              </w:rPr>
            </w:pPr>
            <w:ins w:id="2827" w:author="Harin Oh" w:date="2023-12-04T09:44:00Z">
              <w:r>
                <w:rPr>
                  <w:rFonts w:eastAsia="맑은 고딕" w:hint="eastAsia"/>
                  <w:sz w:val="18"/>
                  <w:szCs w:val="18"/>
                </w:rPr>
                <w:t>0</w:t>
              </w:r>
              <w:r>
                <w:rPr>
                  <w:rFonts w:eastAsia="맑은 고딕"/>
                  <w:sz w:val="18"/>
                  <w:szCs w:val="18"/>
                </w:rPr>
                <w:t>..1</w:t>
              </w:r>
            </w:ins>
          </w:p>
        </w:tc>
        <w:tc>
          <w:tcPr>
            <w:tcW w:w="2497" w:type="dxa"/>
            <w:vAlign w:val="center"/>
          </w:tcPr>
          <w:p w14:paraId="56A41381" w14:textId="4B8EE685" w:rsidR="005B1040" w:rsidRDefault="005B1040" w:rsidP="005B66E2">
            <w:pPr>
              <w:snapToGrid w:val="0"/>
              <w:spacing w:before="60" w:after="60" w:line="240" w:lineRule="auto"/>
              <w:jc w:val="left"/>
              <w:rPr>
                <w:ins w:id="2828" w:author="Harin Oh" w:date="2023-12-04T09:43:00Z"/>
                <w:rFonts w:eastAsia="맑은 고딕"/>
                <w:sz w:val="18"/>
                <w:szCs w:val="18"/>
                <w:rPrChange w:id="2829" w:author="Harin Oh" w:date="2023-12-04T09:44:00Z">
                  <w:rPr>
                    <w:ins w:id="2830" w:author="Harin Oh" w:date="2023-12-04T09:43:00Z"/>
                    <w:sz w:val="18"/>
                    <w:szCs w:val="18"/>
                  </w:rPr>
                </w:rPrChange>
              </w:rPr>
            </w:pPr>
            <w:ins w:id="2831" w:author="Harin Oh" w:date="2023-12-04T09:44:00Z">
              <w:r>
                <w:rPr>
                  <w:rFonts w:eastAsia="맑은 고딕"/>
                  <w:sz w:val="18"/>
                  <w:szCs w:val="18"/>
                </w:rPr>
                <w:t>URN</w:t>
              </w:r>
            </w:ins>
          </w:p>
        </w:tc>
        <w:tc>
          <w:tcPr>
            <w:tcW w:w="3402" w:type="dxa"/>
            <w:vAlign w:val="center"/>
          </w:tcPr>
          <w:p w14:paraId="6F8D1061" w14:textId="7E604F22" w:rsidR="005B1040" w:rsidRDefault="005B1040" w:rsidP="005B66E2">
            <w:pPr>
              <w:snapToGrid w:val="0"/>
              <w:spacing w:before="60" w:after="60" w:line="240" w:lineRule="auto"/>
              <w:jc w:val="left"/>
              <w:rPr>
                <w:ins w:id="2832" w:author="Harin Oh" w:date="2023-12-04T09:43:00Z"/>
                <w:rFonts w:eastAsia="맑은 고딕"/>
                <w:sz w:val="18"/>
                <w:szCs w:val="18"/>
                <w:rPrChange w:id="2833" w:author="Harin Oh" w:date="2023-12-04T09:44:00Z">
                  <w:rPr>
                    <w:ins w:id="2834" w:author="Harin Oh" w:date="2023-12-04T09:43:00Z"/>
                    <w:sz w:val="18"/>
                    <w:szCs w:val="18"/>
                  </w:rPr>
                </w:rPrChange>
              </w:rPr>
            </w:pPr>
            <w:ins w:id="2835" w:author="Harin Oh" w:date="2023-12-04T09:44:00Z">
              <w:r>
                <w:rPr>
                  <w:rFonts w:eastAsia="맑은 고딕" w:hint="eastAsia"/>
                  <w:sz w:val="18"/>
                  <w:szCs w:val="18"/>
                </w:rPr>
                <w:t>T</w:t>
              </w:r>
              <w:r>
                <w:rPr>
                  <w:rFonts w:eastAsia="맑은 고딕"/>
                  <w:sz w:val="18"/>
                  <w:szCs w:val="18"/>
                </w:rPr>
                <w:t>he URN must be an MRN</w:t>
              </w:r>
            </w:ins>
          </w:p>
        </w:tc>
      </w:tr>
      <w:tr w:rsidR="00A122D9" w:rsidRPr="009063C9" w14:paraId="49FD5B07" w14:textId="77777777" w:rsidTr="00D76D1E">
        <w:trPr>
          <w:trHeight w:val="326"/>
          <w:ins w:id="2836" w:author="Harin Oh" w:date="2023-12-04T09:44:00Z"/>
        </w:trPr>
        <w:tc>
          <w:tcPr>
            <w:tcW w:w="3060" w:type="dxa"/>
            <w:vAlign w:val="center"/>
          </w:tcPr>
          <w:p w14:paraId="56058987" w14:textId="1CBD079B" w:rsidR="00A122D9" w:rsidRPr="005B1040" w:rsidRDefault="00A122D9" w:rsidP="005B66E2">
            <w:pPr>
              <w:snapToGrid w:val="0"/>
              <w:spacing w:before="60" w:after="60" w:line="240" w:lineRule="auto"/>
              <w:jc w:val="left"/>
              <w:rPr>
                <w:ins w:id="2837" w:author="Harin Oh" w:date="2023-12-04T09:44:00Z"/>
                <w:sz w:val="18"/>
                <w:szCs w:val="18"/>
              </w:rPr>
            </w:pPr>
            <w:ins w:id="2838" w:author="Harin Oh" w:date="2023-12-04T09:44:00Z">
              <w:r w:rsidRPr="00A122D9">
                <w:rPr>
                  <w:sz w:val="18"/>
                  <w:szCs w:val="18"/>
                </w:rPr>
                <w:t>compressionFlag</w:t>
              </w:r>
            </w:ins>
          </w:p>
        </w:tc>
        <w:tc>
          <w:tcPr>
            <w:tcW w:w="3420" w:type="dxa"/>
            <w:vAlign w:val="center"/>
          </w:tcPr>
          <w:p w14:paraId="2D79D769" w14:textId="1095A278" w:rsidR="00A122D9" w:rsidRPr="005B1040" w:rsidRDefault="00A122D9" w:rsidP="005B1040">
            <w:pPr>
              <w:snapToGrid w:val="0"/>
              <w:spacing w:before="60" w:after="60" w:line="240" w:lineRule="auto"/>
              <w:jc w:val="left"/>
              <w:rPr>
                <w:ins w:id="2839" w:author="Harin Oh" w:date="2023-12-04T09:44:00Z"/>
                <w:sz w:val="18"/>
                <w:szCs w:val="18"/>
              </w:rPr>
            </w:pPr>
            <w:ins w:id="2840" w:author="Harin Oh" w:date="2023-12-04T09:44:00Z">
              <w:r w:rsidRPr="00A122D9">
                <w:rPr>
                  <w:sz w:val="18"/>
                  <w:szCs w:val="18"/>
                </w:rPr>
                <w:t>Indicates if the resource is compressed</w:t>
              </w:r>
            </w:ins>
          </w:p>
        </w:tc>
        <w:tc>
          <w:tcPr>
            <w:tcW w:w="804" w:type="dxa"/>
            <w:vAlign w:val="center"/>
          </w:tcPr>
          <w:p w14:paraId="3649A90B" w14:textId="5786894B" w:rsidR="00A122D9" w:rsidRDefault="00A122D9" w:rsidP="005B66E2">
            <w:pPr>
              <w:snapToGrid w:val="0"/>
              <w:spacing w:before="60" w:after="60" w:line="240" w:lineRule="auto"/>
              <w:jc w:val="center"/>
              <w:rPr>
                <w:ins w:id="2841" w:author="Harin Oh" w:date="2023-12-04T09:44:00Z"/>
                <w:rFonts w:eastAsia="맑은 고딕"/>
                <w:sz w:val="18"/>
                <w:szCs w:val="18"/>
              </w:rPr>
            </w:pPr>
            <w:ins w:id="2842" w:author="Harin Oh" w:date="2023-12-04T09:44:00Z">
              <w:r>
                <w:rPr>
                  <w:rFonts w:eastAsia="맑은 고딕" w:hint="eastAsia"/>
                  <w:sz w:val="18"/>
                  <w:szCs w:val="18"/>
                </w:rPr>
                <w:t>1</w:t>
              </w:r>
            </w:ins>
          </w:p>
        </w:tc>
        <w:tc>
          <w:tcPr>
            <w:tcW w:w="2497" w:type="dxa"/>
            <w:vAlign w:val="center"/>
          </w:tcPr>
          <w:p w14:paraId="42E6D2ED" w14:textId="49A231D9" w:rsidR="00A122D9" w:rsidRDefault="00A122D9" w:rsidP="005B66E2">
            <w:pPr>
              <w:snapToGrid w:val="0"/>
              <w:spacing w:before="60" w:after="60" w:line="240" w:lineRule="auto"/>
              <w:jc w:val="left"/>
              <w:rPr>
                <w:ins w:id="2843" w:author="Harin Oh" w:date="2023-12-04T09:44:00Z"/>
                <w:rFonts w:eastAsia="맑은 고딕"/>
                <w:sz w:val="18"/>
                <w:szCs w:val="18"/>
              </w:rPr>
            </w:pPr>
            <w:ins w:id="2844" w:author="Harin Oh" w:date="2023-12-04T09:44:00Z">
              <w:r>
                <w:rPr>
                  <w:rFonts w:eastAsia="맑은 고딕"/>
                  <w:sz w:val="18"/>
                  <w:szCs w:val="18"/>
                </w:rPr>
                <w:t>Boolean</w:t>
              </w:r>
            </w:ins>
          </w:p>
        </w:tc>
        <w:tc>
          <w:tcPr>
            <w:tcW w:w="3402" w:type="dxa"/>
            <w:vAlign w:val="center"/>
          </w:tcPr>
          <w:p w14:paraId="43269AAD" w14:textId="2A989F17" w:rsidR="00A122D9" w:rsidRPr="00A122D9" w:rsidRDefault="00A122D9" w:rsidP="00A122D9">
            <w:pPr>
              <w:snapToGrid w:val="0"/>
              <w:spacing w:before="60" w:after="60" w:line="240" w:lineRule="auto"/>
              <w:jc w:val="left"/>
              <w:rPr>
                <w:ins w:id="2845" w:author="Harin Oh" w:date="2023-12-04T09:45:00Z"/>
                <w:rFonts w:eastAsia="맑은 고딕"/>
                <w:sz w:val="18"/>
                <w:szCs w:val="18"/>
              </w:rPr>
            </w:pPr>
            <w:ins w:id="2846" w:author="Harin Oh" w:date="2023-12-04T09:45:00Z">
              <w:r w:rsidRPr="00A122D9">
                <w:rPr>
                  <w:rFonts w:eastAsia="맑은 고딕"/>
                  <w:b/>
                  <w:bCs/>
                  <w:i/>
                  <w:iCs/>
                  <w:sz w:val="18"/>
                  <w:szCs w:val="18"/>
                  <w:rPrChange w:id="2847" w:author="Harin Oh" w:date="2023-12-04T09:45:00Z">
                    <w:rPr>
                      <w:rFonts w:eastAsia="맑은 고딕"/>
                      <w:sz w:val="18"/>
                      <w:szCs w:val="18"/>
                    </w:rPr>
                  </w:rPrChange>
                </w:rPr>
                <w:t>True</w:t>
              </w:r>
              <w:r w:rsidRPr="00A122D9">
                <w:rPr>
                  <w:rFonts w:eastAsia="맑은 고딕"/>
                  <w:sz w:val="18"/>
                  <w:szCs w:val="18"/>
                </w:rPr>
                <w:t xml:space="preserve"> indicates a compressed dataset resource</w:t>
              </w:r>
            </w:ins>
          </w:p>
          <w:p w14:paraId="2C36B653" w14:textId="0618232C" w:rsidR="00A122D9" w:rsidRDefault="00A122D9" w:rsidP="008A2F00">
            <w:pPr>
              <w:snapToGrid w:val="0"/>
              <w:spacing w:before="60" w:after="60" w:line="240" w:lineRule="auto"/>
              <w:jc w:val="left"/>
              <w:rPr>
                <w:ins w:id="2848" w:author="Harin Oh" w:date="2023-12-04T09:44:00Z"/>
                <w:rFonts w:eastAsia="맑은 고딕"/>
                <w:sz w:val="18"/>
                <w:szCs w:val="18"/>
              </w:rPr>
            </w:pPr>
            <w:ins w:id="2849" w:author="Harin Oh" w:date="2023-12-04T09:45:00Z">
              <w:r w:rsidRPr="00A122D9">
                <w:rPr>
                  <w:rFonts w:eastAsia="맑은 고딕"/>
                  <w:b/>
                  <w:bCs/>
                  <w:i/>
                  <w:iCs/>
                  <w:sz w:val="18"/>
                  <w:szCs w:val="18"/>
                  <w:rPrChange w:id="2850" w:author="Harin Oh" w:date="2023-12-04T09:45:00Z">
                    <w:rPr>
                      <w:rFonts w:eastAsia="맑은 고딕"/>
                      <w:sz w:val="18"/>
                      <w:szCs w:val="18"/>
                    </w:rPr>
                  </w:rPrChange>
                </w:rPr>
                <w:t>False</w:t>
              </w:r>
              <w:r w:rsidRPr="00A122D9">
                <w:rPr>
                  <w:rFonts w:eastAsia="맑은 고딕"/>
                  <w:sz w:val="18"/>
                  <w:szCs w:val="18"/>
                </w:rPr>
                <w:t xml:space="preserve"> indicates an uncompressed dataset resource</w:t>
              </w:r>
            </w:ins>
          </w:p>
        </w:tc>
      </w:tr>
      <w:tr w:rsidR="00B413FE" w:rsidRPr="009063C9" w14:paraId="5E0EC65E" w14:textId="77777777" w:rsidTr="00D76D1E">
        <w:trPr>
          <w:trHeight w:val="326"/>
        </w:trPr>
        <w:tc>
          <w:tcPr>
            <w:tcW w:w="3060" w:type="dxa"/>
            <w:vAlign w:val="center"/>
          </w:tcPr>
          <w:p w14:paraId="5678F30A" w14:textId="77777777" w:rsidR="00B413FE" w:rsidRPr="009063C9" w:rsidRDefault="00B413FE" w:rsidP="005B66E2">
            <w:pPr>
              <w:snapToGrid w:val="0"/>
              <w:spacing w:before="60" w:after="60" w:line="240" w:lineRule="auto"/>
              <w:jc w:val="left"/>
              <w:rPr>
                <w:sz w:val="18"/>
                <w:szCs w:val="18"/>
              </w:rPr>
            </w:pPr>
            <w:r w:rsidRPr="009063C9">
              <w:rPr>
                <w:sz w:val="18"/>
                <w:szCs w:val="18"/>
              </w:rPr>
              <w:t>dataProtection</w:t>
            </w:r>
          </w:p>
        </w:tc>
        <w:tc>
          <w:tcPr>
            <w:tcW w:w="3420" w:type="dxa"/>
            <w:vAlign w:val="center"/>
          </w:tcPr>
          <w:p w14:paraId="7910B958" w14:textId="77777777" w:rsidR="00B413FE" w:rsidRPr="009063C9" w:rsidRDefault="00B413FE" w:rsidP="005B66E2">
            <w:pPr>
              <w:snapToGrid w:val="0"/>
              <w:spacing w:before="60" w:after="60" w:line="240" w:lineRule="auto"/>
              <w:jc w:val="left"/>
              <w:rPr>
                <w:sz w:val="18"/>
                <w:szCs w:val="18"/>
              </w:rPr>
            </w:pPr>
            <w:r w:rsidRPr="009063C9">
              <w:rPr>
                <w:sz w:val="18"/>
                <w:szCs w:val="18"/>
              </w:rPr>
              <w:t>Indicates if the data is encrypted</w:t>
            </w:r>
          </w:p>
        </w:tc>
        <w:tc>
          <w:tcPr>
            <w:tcW w:w="804" w:type="dxa"/>
            <w:vAlign w:val="center"/>
          </w:tcPr>
          <w:p w14:paraId="11A368B2" w14:textId="0C2E2C66" w:rsidR="00B413FE" w:rsidRPr="009063C9" w:rsidRDefault="00B413FE" w:rsidP="005B66E2">
            <w:pPr>
              <w:snapToGrid w:val="0"/>
              <w:spacing w:before="60" w:after="60" w:line="240" w:lineRule="auto"/>
              <w:jc w:val="center"/>
              <w:rPr>
                <w:sz w:val="18"/>
                <w:szCs w:val="18"/>
              </w:rPr>
            </w:pPr>
            <w:del w:id="2851" w:author="Harin Oh" w:date="2023-12-04T09:45:00Z">
              <w:r w:rsidRPr="009063C9" w:rsidDel="00A122D9">
                <w:rPr>
                  <w:sz w:val="18"/>
                  <w:szCs w:val="18"/>
                </w:rPr>
                <w:delText>0..</w:delText>
              </w:r>
            </w:del>
            <w:r w:rsidRPr="009063C9">
              <w:rPr>
                <w:sz w:val="18"/>
                <w:szCs w:val="18"/>
              </w:rPr>
              <w:t>1</w:t>
            </w:r>
          </w:p>
        </w:tc>
        <w:tc>
          <w:tcPr>
            <w:tcW w:w="2497" w:type="dxa"/>
            <w:vAlign w:val="center"/>
          </w:tcPr>
          <w:p w14:paraId="44F434BA" w14:textId="77777777" w:rsidR="00B413FE" w:rsidRPr="009063C9" w:rsidRDefault="00B413FE" w:rsidP="005B66E2">
            <w:pPr>
              <w:snapToGrid w:val="0"/>
              <w:spacing w:before="60" w:after="60" w:line="240" w:lineRule="auto"/>
              <w:jc w:val="left"/>
              <w:rPr>
                <w:sz w:val="18"/>
                <w:szCs w:val="18"/>
              </w:rPr>
            </w:pPr>
            <w:r w:rsidRPr="009063C9">
              <w:rPr>
                <w:sz w:val="18"/>
                <w:szCs w:val="18"/>
              </w:rPr>
              <w:t>Boolean</w:t>
            </w:r>
          </w:p>
        </w:tc>
        <w:tc>
          <w:tcPr>
            <w:tcW w:w="3402" w:type="dxa"/>
            <w:vAlign w:val="center"/>
          </w:tcPr>
          <w:p w14:paraId="465C8DFE" w14:textId="1B2D587B" w:rsidR="00A122D9" w:rsidRPr="00A122D9" w:rsidRDefault="00A122D9" w:rsidP="00A122D9">
            <w:pPr>
              <w:snapToGrid w:val="0"/>
              <w:spacing w:before="60" w:after="60" w:line="240" w:lineRule="auto"/>
              <w:contextualSpacing/>
              <w:jc w:val="left"/>
              <w:rPr>
                <w:ins w:id="2852" w:author="Harin Oh" w:date="2023-12-04T09:45:00Z"/>
                <w:sz w:val="18"/>
                <w:szCs w:val="18"/>
              </w:rPr>
            </w:pPr>
            <w:ins w:id="2853" w:author="Harin Oh" w:date="2023-12-04T09:45:00Z">
              <w:r w:rsidRPr="00A122D9">
                <w:rPr>
                  <w:b/>
                  <w:bCs/>
                  <w:i/>
                  <w:iCs/>
                  <w:sz w:val="18"/>
                  <w:szCs w:val="18"/>
                  <w:rPrChange w:id="2854" w:author="Harin Oh" w:date="2023-12-04T09:46:00Z">
                    <w:rPr>
                      <w:sz w:val="18"/>
                      <w:szCs w:val="18"/>
                    </w:rPr>
                  </w:rPrChange>
                </w:rPr>
                <w:t>True</w:t>
              </w:r>
              <w:r w:rsidRPr="00A122D9">
                <w:rPr>
                  <w:sz w:val="18"/>
                  <w:szCs w:val="18"/>
                </w:rPr>
                <w:t xml:space="preserve"> indicates an encrypted dataset</w:t>
              </w:r>
            </w:ins>
            <w:ins w:id="2855" w:author="Harin Oh" w:date="2023-12-04T09:49:00Z">
              <w:r w:rsidR="008A2F00">
                <w:rPr>
                  <w:sz w:val="18"/>
                  <w:szCs w:val="18"/>
                </w:rPr>
                <w:t xml:space="preserve"> </w:t>
              </w:r>
            </w:ins>
            <w:ins w:id="2856" w:author="Harin Oh" w:date="2023-12-04T09:45:00Z">
              <w:r w:rsidRPr="00A122D9">
                <w:rPr>
                  <w:sz w:val="18"/>
                  <w:szCs w:val="18"/>
                </w:rPr>
                <w:t>resource</w:t>
              </w:r>
            </w:ins>
          </w:p>
          <w:p w14:paraId="6797A905" w14:textId="506D7CB6" w:rsidR="00B413FE" w:rsidRPr="009063C9" w:rsidDel="00A122D9" w:rsidRDefault="00A122D9" w:rsidP="00A122D9">
            <w:pPr>
              <w:snapToGrid w:val="0"/>
              <w:spacing w:before="60" w:after="60" w:line="240" w:lineRule="auto"/>
              <w:contextualSpacing/>
              <w:jc w:val="left"/>
              <w:rPr>
                <w:del w:id="2857" w:author="Harin Oh" w:date="2023-12-04T09:45:00Z"/>
                <w:sz w:val="18"/>
                <w:szCs w:val="18"/>
              </w:rPr>
            </w:pPr>
            <w:ins w:id="2858" w:author="Harin Oh" w:date="2023-12-04T09:45:00Z">
              <w:r w:rsidRPr="00A122D9">
                <w:rPr>
                  <w:b/>
                  <w:bCs/>
                  <w:i/>
                  <w:iCs/>
                  <w:sz w:val="18"/>
                  <w:szCs w:val="18"/>
                  <w:rPrChange w:id="2859" w:author="Harin Oh" w:date="2023-12-04T09:46:00Z">
                    <w:rPr>
                      <w:sz w:val="18"/>
                      <w:szCs w:val="18"/>
                    </w:rPr>
                  </w:rPrChange>
                </w:rPr>
                <w:t>False</w:t>
              </w:r>
              <w:r w:rsidRPr="00A122D9">
                <w:rPr>
                  <w:sz w:val="18"/>
                  <w:szCs w:val="18"/>
                </w:rPr>
                <w:t xml:space="preserve"> indicates an unencrypted dataset</w:t>
              </w:r>
            </w:ins>
            <w:ins w:id="2860" w:author="Harin Oh" w:date="2023-12-04T09:50:00Z">
              <w:r w:rsidR="008A2F00">
                <w:rPr>
                  <w:sz w:val="18"/>
                  <w:szCs w:val="18"/>
                </w:rPr>
                <w:t xml:space="preserve"> </w:t>
              </w:r>
            </w:ins>
            <w:ins w:id="2861" w:author="Harin Oh" w:date="2023-12-04T09:45:00Z">
              <w:r w:rsidRPr="00A122D9">
                <w:rPr>
                  <w:sz w:val="18"/>
                  <w:szCs w:val="18"/>
                </w:rPr>
                <w:t>resource</w:t>
              </w:r>
            </w:ins>
            <w:del w:id="2862" w:author="Harin Oh" w:date="2023-12-04T09:45:00Z">
              <w:r w:rsidR="00B413FE" w:rsidRPr="009063C9" w:rsidDel="00A122D9">
                <w:rPr>
                  <w:sz w:val="18"/>
                  <w:szCs w:val="18"/>
                </w:rPr>
                <w:delText>0 indicates an unencrypted dataset</w:delText>
              </w:r>
            </w:del>
          </w:p>
          <w:p w14:paraId="403C22C5" w14:textId="5D06633A" w:rsidR="00B413FE" w:rsidRPr="009063C9" w:rsidRDefault="00B413FE" w:rsidP="005B66E2">
            <w:pPr>
              <w:snapToGrid w:val="0"/>
              <w:spacing w:before="60" w:after="60" w:line="240" w:lineRule="auto"/>
              <w:contextualSpacing/>
              <w:jc w:val="left"/>
              <w:rPr>
                <w:sz w:val="18"/>
                <w:szCs w:val="18"/>
              </w:rPr>
            </w:pPr>
            <w:del w:id="2863" w:author="Harin Oh" w:date="2023-12-04T09:45:00Z">
              <w:r w:rsidRPr="009063C9" w:rsidDel="00A122D9">
                <w:rPr>
                  <w:sz w:val="18"/>
                  <w:szCs w:val="18"/>
                </w:rPr>
                <w:delText>1 indicates an encrypted dataset</w:delText>
              </w:r>
            </w:del>
          </w:p>
        </w:tc>
      </w:tr>
      <w:tr w:rsidR="00B413FE" w:rsidRPr="009063C9" w14:paraId="42881564" w14:textId="77777777" w:rsidTr="00D76D1E">
        <w:trPr>
          <w:trHeight w:val="326"/>
        </w:trPr>
        <w:tc>
          <w:tcPr>
            <w:tcW w:w="3060" w:type="dxa"/>
            <w:shd w:val="clear" w:color="auto" w:fill="auto"/>
            <w:vAlign w:val="center"/>
          </w:tcPr>
          <w:p w14:paraId="77DCE614" w14:textId="77777777" w:rsidR="00B413FE" w:rsidRPr="009063C9" w:rsidRDefault="00B413FE" w:rsidP="005B66E2">
            <w:pPr>
              <w:snapToGrid w:val="0"/>
              <w:spacing w:before="60" w:after="60" w:line="240" w:lineRule="auto"/>
              <w:jc w:val="left"/>
              <w:rPr>
                <w:sz w:val="18"/>
                <w:szCs w:val="18"/>
              </w:rPr>
            </w:pPr>
            <w:r w:rsidRPr="009063C9">
              <w:rPr>
                <w:sz w:val="18"/>
                <w:szCs w:val="18"/>
              </w:rPr>
              <w:t>protectionScheme</w:t>
            </w:r>
          </w:p>
        </w:tc>
        <w:tc>
          <w:tcPr>
            <w:tcW w:w="3420" w:type="dxa"/>
            <w:shd w:val="clear" w:color="auto" w:fill="auto"/>
            <w:vAlign w:val="center"/>
          </w:tcPr>
          <w:p w14:paraId="189A4DDD" w14:textId="2E5BB3C0" w:rsidR="00B413FE" w:rsidRPr="009063C9" w:rsidRDefault="00A57D35" w:rsidP="00ED1181">
            <w:pPr>
              <w:pStyle w:val="ISOComments"/>
              <w:spacing w:before="60" w:after="60" w:line="240" w:lineRule="auto"/>
            </w:pPr>
            <w:r w:rsidRPr="009063C9">
              <w:rPr>
                <w:szCs w:val="18"/>
                <w:lang w:val="en-CA"/>
              </w:rPr>
              <w:t xml:space="preserve">Specification </w:t>
            </w:r>
            <w:r w:rsidR="00B413FE" w:rsidRPr="009063C9">
              <w:rPr>
                <w:szCs w:val="18"/>
                <w:lang w:val="en-CA"/>
              </w:rPr>
              <w:t>or method used for data protection</w:t>
            </w:r>
          </w:p>
        </w:tc>
        <w:tc>
          <w:tcPr>
            <w:tcW w:w="804" w:type="dxa"/>
            <w:shd w:val="clear" w:color="auto" w:fill="auto"/>
            <w:vAlign w:val="center"/>
          </w:tcPr>
          <w:p w14:paraId="72A9CF41" w14:textId="77777777" w:rsidR="00B413FE" w:rsidRPr="009063C9" w:rsidRDefault="00B413FE" w:rsidP="005B66E2">
            <w:pPr>
              <w:snapToGrid w:val="0"/>
              <w:spacing w:before="60" w:after="60" w:line="240" w:lineRule="auto"/>
              <w:jc w:val="center"/>
              <w:rPr>
                <w:sz w:val="18"/>
                <w:szCs w:val="18"/>
              </w:rPr>
            </w:pPr>
            <w:r w:rsidRPr="009063C9">
              <w:rPr>
                <w:sz w:val="18"/>
                <w:szCs w:val="18"/>
              </w:rPr>
              <w:t>0..1</w:t>
            </w:r>
          </w:p>
        </w:tc>
        <w:tc>
          <w:tcPr>
            <w:tcW w:w="2497" w:type="dxa"/>
            <w:tcBorders>
              <w:bottom w:val="single" w:sz="4" w:space="0" w:color="000000"/>
            </w:tcBorders>
            <w:shd w:val="clear" w:color="auto" w:fill="auto"/>
            <w:vAlign w:val="center"/>
          </w:tcPr>
          <w:p w14:paraId="7780E4C0" w14:textId="0F0BA47F" w:rsidR="00B413FE" w:rsidRPr="009063C9" w:rsidRDefault="00430C85" w:rsidP="005B66E2">
            <w:pPr>
              <w:snapToGrid w:val="0"/>
              <w:spacing w:before="60" w:after="60" w:line="240" w:lineRule="auto"/>
              <w:jc w:val="left"/>
              <w:rPr>
                <w:sz w:val="18"/>
                <w:szCs w:val="18"/>
              </w:rPr>
            </w:pPr>
            <w:r w:rsidRPr="009063C9">
              <w:rPr>
                <w:sz w:val="18"/>
                <w:szCs w:val="18"/>
              </w:rPr>
              <w:t>S100_ProtectionScheme</w:t>
            </w:r>
          </w:p>
        </w:tc>
        <w:tc>
          <w:tcPr>
            <w:tcW w:w="3402" w:type="dxa"/>
            <w:shd w:val="clear" w:color="auto" w:fill="auto"/>
            <w:vAlign w:val="center"/>
          </w:tcPr>
          <w:p w14:paraId="26D48892" w14:textId="4CB24426" w:rsidR="00B413FE" w:rsidRPr="009063C9" w:rsidRDefault="00B413FE" w:rsidP="005B66E2">
            <w:pPr>
              <w:snapToGrid w:val="0"/>
              <w:spacing w:before="60" w:after="60" w:line="240" w:lineRule="auto"/>
              <w:jc w:val="left"/>
              <w:rPr>
                <w:sz w:val="18"/>
                <w:szCs w:val="18"/>
              </w:rPr>
            </w:pPr>
          </w:p>
        </w:tc>
      </w:tr>
      <w:tr w:rsidR="009063C9" w:rsidRPr="009063C9" w14:paraId="219BAB1C" w14:textId="77777777" w:rsidTr="00D76D1E">
        <w:trPr>
          <w:cantSplit/>
          <w:trHeight w:val="326"/>
        </w:trPr>
        <w:tc>
          <w:tcPr>
            <w:tcW w:w="3060" w:type="dxa"/>
            <w:vAlign w:val="center"/>
          </w:tcPr>
          <w:p w14:paraId="7C8F5409" w14:textId="77777777" w:rsidR="006A42EE" w:rsidRPr="009063C9" w:rsidRDefault="006A42EE" w:rsidP="006A42EE">
            <w:pPr>
              <w:snapToGrid w:val="0"/>
              <w:spacing w:before="60" w:after="60" w:line="240" w:lineRule="auto"/>
              <w:jc w:val="left"/>
              <w:rPr>
                <w:sz w:val="18"/>
                <w:szCs w:val="18"/>
              </w:rPr>
            </w:pPr>
            <w:r w:rsidRPr="009063C9">
              <w:rPr>
                <w:sz w:val="18"/>
                <w:szCs w:val="18"/>
              </w:rPr>
              <w:t>digitalSignatureReference</w:t>
            </w:r>
          </w:p>
        </w:tc>
        <w:tc>
          <w:tcPr>
            <w:tcW w:w="3420" w:type="dxa"/>
            <w:vAlign w:val="center"/>
          </w:tcPr>
          <w:p w14:paraId="4742B3D0" w14:textId="77777777" w:rsidR="00A122D9" w:rsidRPr="00A122D9" w:rsidRDefault="00A122D9" w:rsidP="00A122D9">
            <w:pPr>
              <w:snapToGrid w:val="0"/>
              <w:spacing w:before="60" w:after="60" w:line="240" w:lineRule="auto"/>
              <w:jc w:val="left"/>
              <w:rPr>
                <w:ins w:id="2864" w:author="Harin Oh" w:date="2023-12-04T09:46:00Z"/>
                <w:sz w:val="18"/>
                <w:szCs w:val="18"/>
              </w:rPr>
            </w:pPr>
            <w:ins w:id="2865" w:author="Harin Oh" w:date="2023-12-04T09:46:00Z">
              <w:r w:rsidRPr="00A122D9">
                <w:rPr>
                  <w:sz w:val="18"/>
                  <w:szCs w:val="18"/>
                </w:rPr>
                <w:t xml:space="preserve">Specifies the algorithm used to compute </w:t>
              </w:r>
            </w:ins>
          </w:p>
          <w:p w14:paraId="2197CCB1" w14:textId="027FE070" w:rsidR="006A42EE" w:rsidRPr="009063C9" w:rsidRDefault="00A122D9" w:rsidP="00A122D9">
            <w:pPr>
              <w:snapToGrid w:val="0"/>
              <w:spacing w:before="60" w:after="60" w:line="240" w:lineRule="auto"/>
              <w:jc w:val="left"/>
              <w:rPr>
                <w:sz w:val="18"/>
                <w:szCs w:val="18"/>
              </w:rPr>
            </w:pPr>
            <w:ins w:id="2866" w:author="Harin Oh" w:date="2023-12-04T09:46:00Z">
              <w:r w:rsidRPr="00A122D9">
                <w:rPr>
                  <w:sz w:val="18"/>
                  <w:szCs w:val="18"/>
                </w:rPr>
                <w:t>digitalSignatureValue</w:t>
              </w:r>
              <w:del w:id="2867" w:author="Greenblue" w:date="2024-02-13T20:18:00Z">
                <w:r w:rsidRPr="00A122D9" w:rsidDel="00AA120E">
                  <w:rPr>
                    <w:sz w:val="18"/>
                    <w:szCs w:val="18"/>
                  </w:rPr>
                  <w:cr/>
                </w:r>
              </w:del>
            </w:ins>
            <w:del w:id="2868" w:author="Harin Oh" w:date="2023-12-04T09:46:00Z">
              <w:r w:rsidR="00281322" w:rsidRPr="009063C9" w:rsidDel="00A122D9">
                <w:rPr>
                  <w:sz w:val="18"/>
                  <w:szCs w:val="18"/>
                </w:rPr>
                <w:delText>Digital Signature of the file</w:delText>
              </w:r>
            </w:del>
          </w:p>
        </w:tc>
        <w:tc>
          <w:tcPr>
            <w:tcW w:w="804" w:type="dxa"/>
            <w:vAlign w:val="center"/>
          </w:tcPr>
          <w:p w14:paraId="579459AC" w14:textId="25A682A5" w:rsidR="006A42EE" w:rsidRPr="009063C9" w:rsidRDefault="006A42EE" w:rsidP="006A42EE">
            <w:pPr>
              <w:snapToGrid w:val="0"/>
              <w:spacing w:before="60" w:after="60" w:line="240" w:lineRule="auto"/>
              <w:jc w:val="center"/>
              <w:rPr>
                <w:sz w:val="18"/>
                <w:szCs w:val="18"/>
              </w:rPr>
            </w:pPr>
            <w:r w:rsidRPr="009063C9">
              <w:rPr>
                <w:sz w:val="18"/>
                <w:szCs w:val="18"/>
              </w:rPr>
              <w:t>1</w:t>
            </w:r>
          </w:p>
        </w:tc>
        <w:tc>
          <w:tcPr>
            <w:tcW w:w="2497" w:type="dxa"/>
            <w:vAlign w:val="center"/>
          </w:tcPr>
          <w:p w14:paraId="7140FE3D" w14:textId="5181049D" w:rsidR="006A42EE" w:rsidRPr="009063C9" w:rsidRDefault="006A42EE" w:rsidP="00AA120E">
            <w:pPr>
              <w:snapToGrid w:val="0"/>
              <w:spacing w:before="60" w:after="60" w:line="240" w:lineRule="auto"/>
              <w:jc w:val="left"/>
              <w:rPr>
                <w:sz w:val="18"/>
                <w:szCs w:val="18"/>
              </w:rPr>
            </w:pPr>
            <w:r w:rsidRPr="009063C9">
              <w:rPr>
                <w:sz w:val="18"/>
                <w:szCs w:val="18"/>
              </w:rPr>
              <w:t>S100_DigitalSignature</w:t>
            </w:r>
            <w:ins w:id="2869" w:author="Greenblue" w:date="2024-02-13T20:18:00Z">
              <w:r w:rsidR="00AA120E">
                <w:t xml:space="preserve"> </w:t>
              </w:r>
              <w:r w:rsidR="00AA120E" w:rsidRPr="00AA120E">
                <w:rPr>
                  <w:sz w:val="18"/>
                  <w:szCs w:val="18"/>
                </w:rPr>
                <w:t>Reference</w:t>
              </w:r>
              <w:r w:rsidR="00AA120E">
                <w:rPr>
                  <w:sz w:val="18"/>
                  <w:szCs w:val="18"/>
                </w:rPr>
                <w:br/>
              </w:r>
              <w:r w:rsidR="00AA120E" w:rsidRPr="00AA120E">
                <w:rPr>
                  <w:sz w:val="18"/>
                  <w:szCs w:val="18"/>
                </w:rPr>
                <w:t>(see Part 15)</w:t>
              </w:r>
            </w:ins>
          </w:p>
        </w:tc>
        <w:tc>
          <w:tcPr>
            <w:tcW w:w="3402" w:type="dxa"/>
            <w:vAlign w:val="center"/>
          </w:tcPr>
          <w:p w14:paraId="6566536F" w14:textId="56360089" w:rsidR="006A42EE" w:rsidRPr="009063C9" w:rsidRDefault="006A42EE" w:rsidP="006A42EE">
            <w:pPr>
              <w:snapToGrid w:val="0"/>
              <w:spacing w:before="60" w:after="60" w:line="240" w:lineRule="auto"/>
              <w:jc w:val="left"/>
              <w:rPr>
                <w:sz w:val="18"/>
                <w:szCs w:val="18"/>
              </w:rPr>
            </w:pPr>
            <w:del w:id="2870" w:author="Harin Oh" w:date="2023-12-04T09:46:00Z">
              <w:r w:rsidRPr="009063C9" w:rsidDel="00A122D9">
                <w:rPr>
                  <w:sz w:val="18"/>
                  <w:szCs w:val="18"/>
                </w:rPr>
                <w:delText>Specifies the algorithm used to compute digitalSignatureValue</w:delText>
              </w:r>
            </w:del>
          </w:p>
        </w:tc>
      </w:tr>
      <w:tr w:rsidR="006A42EE" w:rsidRPr="009063C9" w14:paraId="1F4DF7ED" w14:textId="77777777" w:rsidTr="00D76D1E">
        <w:trPr>
          <w:trHeight w:val="326"/>
        </w:trPr>
        <w:tc>
          <w:tcPr>
            <w:tcW w:w="3060" w:type="dxa"/>
            <w:vAlign w:val="center"/>
          </w:tcPr>
          <w:p w14:paraId="6C000638" w14:textId="77777777" w:rsidR="006A42EE" w:rsidRPr="009063C9" w:rsidRDefault="006A42EE" w:rsidP="006A42EE">
            <w:pPr>
              <w:snapToGrid w:val="0"/>
              <w:spacing w:before="60" w:after="60" w:line="240" w:lineRule="auto"/>
              <w:jc w:val="left"/>
              <w:rPr>
                <w:sz w:val="18"/>
                <w:szCs w:val="18"/>
              </w:rPr>
            </w:pPr>
            <w:r w:rsidRPr="009063C9">
              <w:rPr>
                <w:sz w:val="18"/>
                <w:szCs w:val="18"/>
              </w:rPr>
              <w:t>digitalSignatureValue</w:t>
            </w:r>
          </w:p>
        </w:tc>
        <w:tc>
          <w:tcPr>
            <w:tcW w:w="3420" w:type="dxa"/>
            <w:vAlign w:val="center"/>
          </w:tcPr>
          <w:p w14:paraId="57FB8342" w14:textId="057EF8AC" w:rsidR="006A42EE" w:rsidRPr="009063C9" w:rsidRDefault="00281322" w:rsidP="006A42EE">
            <w:pPr>
              <w:snapToGrid w:val="0"/>
              <w:spacing w:before="60" w:after="60" w:line="240" w:lineRule="auto"/>
              <w:jc w:val="left"/>
              <w:rPr>
                <w:sz w:val="18"/>
                <w:szCs w:val="18"/>
              </w:rPr>
            </w:pPr>
            <w:r w:rsidRPr="009063C9">
              <w:rPr>
                <w:sz w:val="18"/>
                <w:szCs w:val="18"/>
              </w:rPr>
              <w:t>Value derived from the digital signature</w:t>
            </w:r>
          </w:p>
        </w:tc>
        <w:tc>
          <w:tcPr>
            <w:tcW w:w="804" w:type="dxa"/>
            <w:vAlign w:val="center"/>
          </w:tcPr>
          <w:p w14:paraId="66E770FD" w14:textId="79A6F5FC" w:rsidR="006A42EE" w:rsidRPr="009063C9" w:rsidRDefault="006A42EE" w:rsidP="006A42EE">
            <w:pPr>
              <w:snapToGrid w:val="0"/>
              <w:spacing w:before="60" w:after="60" w:line="240" w:lineRule="auto"/>
              <w:jc w:val="center"/>
              <w:rPr>
                <w:sz w:val="18"/>
                <w:szCs w:val="18"/>
              </w:rPr>
            </w:pPr>
            <w:r w:rsidRPr="009063C9">
              <w:rPr>
                <w:sz w:val="18"/>
                <w:szCs w:val="18"/>
              </w:rPr>
              <w:t>1</w:t>
            </w:r>
            <w:ins w:id="2871" w:author="Harin Oh" w:date="2023-12-04T09:46:00Z">
              <w:r w:rsidR="00A122D9">
                <w:rPr>
                  <w:sz w:val="18"/>
                  <w:szCs w:val="18"/>
                </w:rPr>
                <w:t>..*</w:t>
              </w:r>
            </w:ins>
          </w:p>
        </w:tc>
        <w:tc>
          <w:tcPr>
            <w:tcW w:w="2497" w:type="dxa"/>
            <w:vAlign w:val="center"/>
          </w:tcPr>
          <w:p w14:paraId="57E676F8" w14:textId="49DE3525" w:rsidR="006A42EE" w:rsidRPr="009063C9" w:rsidRDefault="006A42EE" w:rsidP="009063C9">
            <w:pPr>
              <w:snapToGrid w:val="0"/>
              <w:spacing w:before="60" w:after="60" w:line="240" w:lineRule="auto"/>
              <w:jc w:val="left"/>
              <w:rPr>
                <w:sz w:val="18"/>
                <w:szCs w:val="18"/>
              </w:rPr>
            </w:pPr>
            <w:r w:rsidRPr="009063C9">
              <w:rPr>
                <w:sz w:val="18"/>
                <w:szCs w:val="18"/>
              </w:rPr>
              <w:t>S100_DigitalSignatureValue</w:t>
            </w:r>
            <w:ins w:id="2872" w:author="Greenblue" w:date="2024-02-13T20:19:00Z">
              <w:r w:rsidR="00AA120E">
                <w:rPr>
                  <w:sz w:val="18"/>
                  <w:szCs w:val="18"/>
                </w:rPr>
                <w:br/>
              </w:r>
              <w:r w:rsidR="00AA120E" w:rsidRPr="00AA120E">
                <w:rPr>
                  <w:sz w:val="18"/>
                  <w:szCs w:val="18"/>
                </w:rPr>
                <w:t>(see Part 15)</w:t>
              </w:r>
            </w:ins>
            <w:del w:id="2873" w:author="Greenblue" w:date="2024-02-13T20:19:00Z">
              <w:r w:rsidRPr="009063C9" w:rsidDel="00AA120E">
                <w:rPr>
                  <w:sz w:val="18"/>
                  <w:szCs w:val="18"/>
                </w:rPr>
                <w:delText xml:space="preserve"> </w:delText>
              </w:r>
            </w:del>
          </w:p>
        </w:tc>
        <w:tc>
          <w:tcPr>
            <w:tcW w:w="3402" w:type="dxa"/>
            <w:vAlign w:val="center"/>
          </w:tcPr>
          <w:p w14:paraId="66CF2D93" w14:textId="77777777" w:rsidR="006A42EE" w:rsidRPr="009063C9" w:rsidRDefault="006A42EE" w:rsidP="006A42EE">
            <w:pPr>
              <w:snapToGrid w:val="0"/>
              <w:spacing w:before="60" w:after="60"/>
              <w:jc w:val="left"/>
              <w:rPr>
                <w:sz w:val="18"/>
                <w:szCs w:val="18"/>
              </w:rPr>
            </w:pPr>
            <w:r w:rsidRPr="009063C9">
              <w:rPr>
                <w:sz w:val="18"/>
                <w:szCs w:val="18"/>
              </w:rPr>
              <w:t>The value resulting from application of digitalSignatureReference</w:t>
            </w:r>
          </w:p>
          <w:p w14:paraId="3F6EF8DC" w14:textId="2EB85832" w:rsidR="006A42EE" w:rsidRPr="009063C9" w:rsidRDefault="006A42EE" w:rsidP="006A42EE">
            <w:pPr>
              <w:snapToGrid w:val="0"/>
              <w:spacing w:before="60" w:after="60" w:line="240" w:lineRule="auto"/>
              <w:jc w:val="left"/>
              <w:rPr>
                <w:sz w:val="18"/>
                <w:szCs w:val="18"/>
              </w:rPr>
            </w:pPr>
            <w:r w:rsidRPr="009063C9">
              <w:rPr>
                <w:sz w:val="18"/>
                <w:szCs w:val="18"/>
              </w:rPr>
              <w:t>Implemented as the digital signature format specified in S-100 Part 15</w:t>
            </w:r>
          </w:p>
        </w:tc>
      </w:tr>
      <w:tr w:rsidR="00B413FE" w:rsidRPr="009063C9" w14:paraId="3CFE297B" w14:textId="77777777" w:rsidTr="00D76D1E">
        <w:trPr>
          <w:trHeight w:val="326"/>
        </w:trPr>
        <w:tc>
          <w:tcPr>
            <w:tcW w:w="3060" w:type="dxa"/>
            <w:vAlign w:val="center"/>
          </w:tcPr>
          <w:p w14:paraId="0D2CF713" w14:textId="77777777" w:rsidR="00B413FE" w:rsidRPr="009063C9" w:rsidRDefault="00B413FE" w:rsidP="00ED1181">
            <w:pPr>
              <w:snapToGrid w:val="0"/>
              <w:spacing w:before="60" w:after="60" w:line="240" w:lineRule="auto"/>
              <w:jc w:val="left"/>
              <w:rPr>
                <w:sz w:val="18"/>
                <w:szCs w:val="18"/>
              </w:rPr>
            </w:pPr>
            <w:r w:rsidRPr="009063C9">
              <w:rPr>
                <w:sz w:val="18"/>
                <w:szCs w:val="18"/>
              </w:rPr>
              <w:t>copyright</w:t>
            </w:r>
          </w:p>
        </w:tc>
        <w:tc>
          <w:tcPr>
            <w:tcW w:w="3420" w:type="dxa"/>
            <w:vAlign w:val="center"/>
          </w:tcPr>
          <w:p w14:paraId="110F3B51" w14:textId="77777777" w:rsidR="00B413FE" w:rsidRPr="009063C9" w:rsidRDefault="00B413FE" w:rsidP="00ED1181">
            <w:pPr>
              <w:snapToGrid w:val="0"/>
              <w:spacing w:before="60" w:after="60" w:line="240" w:lineRule="auto"/>
              <w:jc w:val="left"/>
              <w:rPr>
                <w:sz w:val="18"/>
                <w:szCs w:val="18"/>
              </w:rPr>
            </w:pPr>
            <w:r w:rsidRPr="009063C9">
              <w:rPr>
                <w:sz w:val="18"/>
                <w:szCs w:val="18"/>
              </w:rPr>
              <w:t>Indicates if the dataset is copyrighted</w:t>
            </w:r>
          </w:p>
        </w:tc>
        <w:tc>
          <w:tcPr>
            <w:tcW w:w="804" w:type="dxa"/>
            <w:vAlign w:val="center"/>
          </w:tcPr>
          <w:p w14:paraId="10635ABC" w14:textId="34FAE15A" w:rsidR="00B413FE" w:rsidRPr="009063C9" w:rsidRDefault="00B413FE" w:rsidP="00ED1181">
            <w:pPr>
              <w:snapToGrid w:val="0"/>
              <w:spacing w:before="60" w:after="60" w:line="240" w:lineRule="auto"/>
              <w:jc w:val="center"/>
              <w:rPr>
                <w:sz w:val="18"/>
                <w:szCs w:val="18"/>
              </w:rPr>
            </w:pPr>
            <w:del w:id="2874" w:author="Harin Oh" w:date="2023-12-04T09:47:00Z">
              <w:r w:rsidRPr="009063C9" w:rsidDel="00A122D9">
                <w:rPr>
                  <w:sz w:val="18"/>
                  <w:szCs w:val="18"/>
                </w:rPr>
                <w:delText>0..1</w:delText>
              </w:r>
            </w:del>
            <w:ins w:id="2875" w:author="Harin Oh" w:date="2023-12-04T09:47:00Z">
              <w:r w:rsidR="00A122D9">
                <w:rPr>
                  <w:sz w:val="18"/>
                  <w:szCs w:val="18"/>
                </w:rPr>
                <w:t>1</w:t>
              </w:r>
            </w:ins>
          </w:p>
        </w:tc>
        <w:tc>
          <w:tcPr>
            <w:tcW w:w="2497" w:type="dxa"/>
            <w:vAlign w:val="center"/>
          </w:tcPr>
          <w:p w14:paraId="4E9C9CA3" w14:textId="2388CD07" w:rsidR="00B413FE" w:rsidRPr="009063C9" w:rsidRDefault="00A122D9" w:rsidP="00ED1181">
            <w:pPr>
              <w:snapToGrid w:val="0"/>
              <w:spacing w:before="60" w:after="60" w:line="240" w:lineRule="auto"/>
              <w:jc w:val="left"/>
              <w:rPr>
                <w:sz w:val="18"/>
                <w:szCs w:val="18"/>
              </w:rPr>
            </w:pPr>
            <w:ins w:id="2876" w:author="Harin Oh" w:date="2023-12-04T09:47:00Z">
              <w:r>
                <w:rPr>
                  <w:sz w:val="18"/>
                  <w:szCs w:val="18"/>
                </w:rPr>
                <w:t>Boolean</w:t>
              </w:r>
            </w:ins>
            <w:del w:id="2877" w:author="Harin Oh" w:date="2023-12-04T09:47:00Z">
              <w:r w:rsidR="00B413FE" w:rsidRPr="009063C9" w:rsidDel="00A122D9">
                <w:rPr>
                  <w:sz w:val="18"/>
                  <w:szCs w:val="18"/>
                </w:rPr>
                <w:delText>MD_LegalConstraints -&gt;MD_RestrictionCode &lt;copyright&gt; (ISO 19115)</w:delText>
              </w:r>
            </w:del>
          </w:p>
        </w:tc>
        <w:tc>
          <w:tcPr>
            <w:tcW w:w="3402" w:type="dxa"/>
            <w:vAlign w:val="center"/>
          </w:tcPr>
          <w:p w14:paraId="6E199ABB" w14:textId="7B7F3CEB" w:rsidR="00A122D9" w:rsidRPr="00A122D9" w:rsidRDefault="00A122D9" w:rsidP="00A122D9">
            <w:pPr>
              <w:snapToGrid w:val="0"/>
              <w:spacing w:before="60" w:after="60" w:line="240" w:lineRule="auto"/>
              <w:jc w:val="left"/>
              <w:rPr>
                <w:ins w:id="2878" w:author="Harin Oh" w:date="2023-12-04T09:47:00Z"/>
                <w:sz w:val="18"/>
                <w:szCs w:val="18"/>
              </w:rPr>
            </w:pPr>
            <w:ins w:id="2879" w:author="Harin Oh" w:date="2023-12-04T09:47:00Z">
              <w:r w:rsidRPr="00A122D9">
                <w:rPr>
                  <w:b/>
                  <w:bCs/>
                  <w:i/>
                  <w:iCs/>
                  <w:sz w:val="18"/>
                  <w:szCs w:val="18"/>
                  <w:rPrChange w:id="2880" w:author="Harin Oh" w:date="2023-12-04T09:47:00Z">
                    <w:rPr>
                      <w:sz w:val="18"/>
                      <w:szCs w:val="18"/>
                    </w:rPr>
                  </w:rPrChange>
                </w:rPr>
                <w:t>True</w:t>
              </w:r>
              <w:r w:rsidRPr="00A122D9">
                <w:rPr>
                  <w:sz w:val="18"/>
                  <w:szCs w:val="18"/>
                </w:rPr>
                <w:t xml:space="preserve"> indicates the resource is copyrighted</w:t>
              </w:r>
            </w:ins>
          </w:p>
          <w:p w14:paraId="6931F7D9" w14:textId="5B50F662" w:rsidR="00B413FE" w:rsidRPr="009063C9" w:rsidRDefault="00A122D9" w:rsidP="008A2F00">
            <w:pPr>
              <w:snapToGrid w:val="0"/>
              <w:spacing w:before="60" w:after="60" w:line="240" w:lineRule="auto"/>
              <w:jc w:val="left"/>
              <w:rPr>
                <w:sz w:val="18"/>
                <w:szCs w:val="18"/>
              </w:rPr>
            </w:pPr>
            <w:ins w:id="2881" w:author="Harin Oh" w:date="2023-12-04T09:47:00Z">
              <w:r w:rsidRPr="00A122D9">
                <w:rPr>
                  <w:b/>
                  <w:bCs/>
                  <w:i/>
                  <w:iCs/>
                  <w:sz w:val="18"/>
                  <w:szCs w:val="18"/>
                  <w:rPrChange w:id="2882" w:author="Harin Oh" w:date="2023-12-04T09:47:00Z">
                    <w:rPr>
                      <w:sz w:val="18"/>
                      <w:szCs w:val="18"/>
                    </w:rPr>
                  </w:rPrChange>
                </w:rPr>
                <w:t>False</w:t>
              </w:r>
              <w:r w:rsidRPr="00A122D9">
                <w:rPr>
                  <w:sz w:val="18"/>
                  <w:szCs w:val="18"/>
                </w:rPr>
                <w:t xml:space="preserve"> Indicates the resource is not copyrighted</w:t>
              </w:r>
            </w:ins>
          </w:p>
        </w:tc>
      </w:tr>
      <w:tr w:rsidR="00B413FE" w:rsidRPr="009063C9" w14:paraId="2B5B0B45" w14:textId="77777777" w:rsidTr="00D76D1E">
        <w:trPr>
          <w:cantSplit/>
          <w:trHeight w:val="823"/>
        </w:trPr>
        <w:tc>
          <w:tcPr>
            <w:tcW w:w="3060" w:type="dxa"/>
            <w:vAlign w:val="center"/>
          </w:tcPr>
          <w:p w14:paraId="7D8A31DD" w14:textId="77777777" w:rsidR="00B413FE" w:rsidRPr="009063C9" w:rsidRDefault="00B413FE" w:rsidP="00ED1181">
            <w:pPr>
              <w:snapToGrid w:val="0"/>
              <w:spacing w:before="60" w:after="60" w:line="240" w:lineRule="auto"/>
              <w:jc w:val="left"/>
              <w:rPr>
                <w:sz w:val="18"/>
                <w:szCs w:val="18"/>
              </w:rPr>
            </w:pPr>
            <w:r w:rsidRPr="009063C9">
              <w:rPr>
                <w:sz w:val="18"/>
                <w:szCs w:val="18"/>
              </w:rPr>
              <w:lastRenderedPageBreak/>
              <w:t>classification</w:t>
            </w:r>
          </w:p>
        </w:tc>
        <w:tc>
          <w:tcPr>
            <w:tcW w:w="3420" w:type="dxa"/>
            <w:vAlign w:val="center"/>
          </w:tcPr>
          <w:p w14:paraId="39A7F7DA" w14:textId="77777777" w:rsidR="00B413FE" w:rsidRPr="009063C9" w:rsidRDefault="00B413FE" w:rsidP="00ED1181">
            <w:pPr>
              <w:snapToGrid w:val="0"/>
              <w:spacing w:before="60" w:after="60" w:line="240" w:lineRule="auto"/>
              <w:jc w:val="left"/>
              <w:rPr>
                <w:sz w:val="18"/>
                <w:szCs w:val="18"/>
              </w:rPr>
            </w:pPr>
            <w:r w:rsidRPr="009063C9">
              <w:rPr>
                <w:sz w:val="18"/>
                <w:szCs w:val="18"/>
              </w:rPr>
              <w:t>Indicates the security classification of the dataset</w:t>
            </w:r>
          </w:p>
        </w:tc>
        <w:tc>
          <w:tcPr>
            <w:tcW w:w="804" w:type="dxa"/>
            <w:vAlign w:val="center"/>
          </w:tcPr>
          <w:p w14:paraId="7BDC36BD" w14:textId="77777777" w:rsidR="00B413FE" w:rsidRPr="009063C9" w:rsidRDefault="00B413FE" w:rsidP="00ED1181">
            <w:pPr>
              <w:snapToGrid w:val="0"/>
              <w:spacing w:before="60" w:after="60" w:line="240" w:lineRule="auto"/>
              <w:jc w:val="center"/>
              <w:rPr>
                <w:sz w:val="18"/>
                <w:szCs w:val="18"/>
              </w:rPr>
            </w:pPr>
            <w:r w:rsidRPr="009063C9">
              <w:rPr>
                <w:sz w:val="18"/>
                <w:szCs w:val="18"/>
              </w:rPr>
              <w:t>0..1</w:t>
            </w:r>
          </w:p>
        </w:tc>
        <w:tc>
          <w:tcPr>
            <w:tcW w:w="2497" w:type="dxa"/>
            <w:vAlign w:val="center"/>
          </w:tcPr>
          <w:p w14:paraId="1B722918" w14:textId="77777777" w:rsidR="00A122D9" w:rsidRPr="00A122D9" w:rsidRDefault="00A122D9">
            <w:pPr>
              <w:snapToGrid w:val="0"/>
              <w:spacing w:before="60" w:after="60" w:line="240" w:lineRule="auto"/>
              <w:jc w:val="left"/>
              <w:rPr>
                <w:ins w:id="2883" w:author="Harin Oh" w:date="2023-12-04T09:48:00Z"/>
                <w:sz w:val="18"/>
                <w:szCs w:val="18"/>
              </w:rPr>
              <w:pPrChange w:id="2884" w:author="Harin Oh" w:date="2023-12-04T09:48:00Z">
                <w:pPr>
                  <w:snapToGrid w:val="0"/>
                  <w:spacing w:before="60" w:after="60" w:line="240" w:lineRule="auto"/>
                  <w:jc w:val="center"/>
                </w:pPr>
              </w:pPrChange>
            </w:pPr>
            <w:ins w:id="2885" w:author="Harin Oh" w:date="2023-12-04T09:48:00Z">
              <w:r w:rsidRPr="00A122D9">
                <w:rPr>
                  <w:sz w:val="18"/>
                  <w:szCs w:val="18"/>
                </w:rPr>
                <w:t xml:space="preserve">Class </w:t>
              </w:r>
            </w:ins>
          </w:p>
          <w:p w14:paraId="3AA52EA6" w14:textId="04CC0B58" w:rsidR="00B413FE" w:rsidRPr="009063C9" w:rsidDel="00A122D9" w:rsidRDefault="00A122D9">
            <w:pPr>
              <w:snapToGrid w:val="0"/>
              <w:spacing w:before="60" w:after="60" w:line="240" w:lineRule="auto"/>
              <w:jc w:val="left"/>
              <w:rPr>
                <w:del w:id="2886" w:author="Harin Oh" w:date="2023-12-04T09:47:00Z"/>
                <w:sz w:val="18"/>
                <w:szCs w:val="18"/>
              </w:rPr>
              <w:pPrChange w:id="2887" w:author="Harin Oh" w:date="2023-12-04T09:48:00Z">
                <w:pPr>
                  <w:spacing w:before="60" w:after="60" w:line="240" w:lineRule="auto"/>
                  <w:jc w:val="left"/>
                </w:pPr>
              </w:pPrChange>
            </w:pPr>
            <w:ins w:id="2888" w:author="Harin Oh" w:date="2023-12-04T09:48:00Z">
              <w:r w:rsidRPr="00A122D9">
                <w:rPr>
                  <w:sz w:val="18"/>
                  <w:szCs w:val="18"/>
                </w:rPr>
                <w:t>MD_SecurityConstraints&gt;MD_ClassificationCode (codelist)</w:t>
              </w:r>
              <w:r w:rsidRPr="00A122D9">
                <w:rPr>
                  <w:sz w:val="18"/>
                  <w:szCs w:val="18"/>
                </w:rPr>
                <w:cr/>
              </w:r>
            </w:ins>
            <w:del w:id="2889" w:author="Harin Oh" w:date="2023-12-04T09:47:00Z">
              <w:r w:rsidR="00B413FE" w:rsidRPr="009063C9" w:rsidDel="00A122D9">
                <w:rPr>
                  <w:sz w:val="18"/>
                  <w:szCs w:val="18"/>
                </w:rPr>
                <w:delText>Class</w:delText>
              </w:r>
            </w:del>
          </w:p>
          <w:p w14:paraId="612CB712" w14:textId="5DEDC24A" w:rsidR="00B413FE" w:rsidRPr="009063C9" w:rsidRDefault="00B413FE" w:rsidP="00A122D9">
            <w:pPr>
              <w:spacing w:before="60" w:after="60" w:line="240" w:lineRule="auto"/>
              <w:jc w:val="left"/>
              <w:rPr>
                <w:sz w:val="18"/>
                <w:szCs w:val="18"/>
              </w:rPr>
            </w:pPr>
            <w:del w:id="2890" w:author="Harin Oh" w:date="2023-12-04T09:47:00Z">
              <w:r w:rsidRPr="009063C9" w:rsidDel="00A122D9">
                <w:rPr>
                  <w:sz w:val="18"/>
                  <w:szCs w:val="18"/>
                </w:rPr>
                <w:delText>MD_SecurityConstraints&gt;MD_ClassificationCode (codelist)</w:delText>
              </w:r>
            </w:del>
          </w:p>
        </w:tc>
        <w:tc>
          <w:tcPr>
            <w:tcW w:w="3402" w:type="dxa"/>
            <w:vAlign w:val="center"/>
          </w:tcPr>
          <w:p w14:paraId="0CB353DC" w14:textId="77777777" w:rsidR="00A122D9" w:rsidRPr="00A122D9" w:rsidRDefault="00A122D9" w:rsidP="00A122D9">
            <w:pPr>
              <w:spacing w:before="60" w:after="60" w:line="240" w:lineRule="auto"/>
              <w:jc w:val="left"/>
              <w:rPr>
                <w:ins w:id="2891" w:author="Harin Oh" w:date="2023-12-04T09:48:00Z"/>
                <w:sz w:val="18"/>
                <w:szCs w:val="18"/>
              </w:rPr>
            </w:pPr>
            <w:ins w:id="2892" w:author="Harin Oh" w:date="2023-12-04T09:48:00Z">
              <w:r w:rsidRPr="00A122D9">
                <w:rPr>
                  <w:sz w:val="18"/>
                  <w:szCs w:val="18"/>
                </w:rPr>
                <w:t>1. unclassified</w:t>
              </w:r>
            </w:ins>
          </w:p>
          <w:p w14:paraId="56A4CA28" w14:textId="77777777" w:rsidR="00A122D9" w:rsidRPr="00A122D9" w:rsidRDefault="00A122D9" w:rsidP="00A122D9">
            <w:pPr>
              <w:spacing w:before="60" w:after="60" w:line="240" w:lineRule="auto"/>
              <w:jc w:val="left"/>
              <w:rPr>
                <w:ins w:id="2893" w:author="Harin Oh" w:date="2023-12-04T09:48:00Z"/>
                <w:sz w:val="18"/>
                <w:szCs w:val="18"/>
              </w:rPr>
            </w:pPr>
            <w:ins w:id="2894" w:author="Harin Oh" w:date="2023-12-04T09:48:00Z">
              <w:r w:rsidRPr="00A122D9">
                <w:rPr>
                  <w:sz w:val="18"/>
                  <w:szCs w:val="18"/>
                </w:rPr>
                <w:t>2. restricted</w:t>
              </w:r>
            </w:ins>
          </w:p>
          <w:p w14:paraId="0AEC32F5" w14:textId="77777777" w:rsidR="00A122D9" w:rsidRPr="00A122D9" w:rsidRDefault="00A122D9" w:rsidP="00A122D9">
            <w:pPr>
              <w:spacing w:before="60" w:after="60" w:line="240" w:lineRule="auto"/>
              <w:jc w:val="left"/>
              <w:rPr>
                <w:ins w:id="2895" w:author="Harin Oh" w:date="2023-12-04T09:48:00Z"/>
                <w:sz w:val="18"/>
                <w:szCs w:val="18"/>
              </w:rPr>
            </w:pPr>
            <w:ins w:id="2896" w:author="Harin Oh" w:date="2023-12-04T09:48:00Z">
              <w:r w:rsidRPr="00A122D9">
                <w:rPr>
                  <w:sz w:val="18"/>
                  <w:szCs w:val="18"/>
                </w:rPr>
                <w:t>3. confidential</w:t>
              </w:r>
            </w:ins>
          </w:p>
          <w:p w14:paraId="226B8CFD" w14:textId="77777777" w:rsidR="00A122D9" w:rsidRPr="00A122D9" w:rsidRDefault="00A122D9" w:rsidP="00A122D9">
            <w:pPr>
              <w:spacing w:before="60" w:after="60" w:line="240" w:lineRule="auto"/>
              <w:jc w:val="left"/>
              <w:rPr>
                <w:ins w:id="2897" w:author="Harin Oh" w:date="2023-12-04T09:48:00Z"/>
                <w:sz w:val="18"/>
                <w:szCs w:val="18"/>
              </w:rPr>
            </w:pPr>
            <w:ins w:id="2898" w:author="Harin Oh" w:date="2023-12-04T09:48:00Z">
              <w:r w:rsidRPr="00A122D9">
                <w:rPr>
                  <w:sz w:val="18"/>
                  <w:szCs w:val="18"/>
                </w:rPr>
                <w:t>4. secret</w:t>
              </w:r>
            </w:ins>
          </w:p>
          <w:p w14:paraId="130C914B" w14:textId="77777777" w:rsidR="00A122D9" w:rsidRPr="00A122D9" w:rsidRDefault="00A122D9" w:rsidP="00A122D9">
            <w:pPr>
              <w:spacing w:before="60" w:after="60" w:line="240" w:lineRule="auto"/>
              <w:jc w:val="left"/>
              <w:rPr>
                <w:ins w:id="2899" w:author="Harin Oh" w:date="2023-12-04T09:48:00Z"/>
                <w:sz w:val="18"/>
                <w:szCs w:val="18"/>
              </w:rPr>
            </w:pPr>
            <w:ins w:id="2900" w:author="Harin Oh" w:date="2023-12-04T09:48:00Z">
              <w:r w:rsidRPr="00A122D9">
                <w:rPr>
                  <w:sz w:val="18"/>
                  <w:szCs w:val="18"/>
                </w:rPr>
                <w:t>5. top secret</w:t>
              </w:r>
            </w:ins>
          </w:p>
          <w:p w14:paraId="642E9361" w14:textId="77777777" w:rsidR="00A122D9" w:rsidRPr="00A122D9" w:rsidRDefault="00A122D9" w:rsidP="00A122D9">
            <w:pPr>
              <w:spacing w:before="60" w:after="60" w:line="240" w:lineRule="auto"/>
              <w:jc w:val="left"/>
              <w:rPr>
                <w:ins w:id="2901" w:author="Harin Oh" w:date="2023-12-04T09:48:00Z"/>
                <w:sz w:val="18"/>
                <w:szCs w:val="18"/>
              </w:rPr>
            </w:pPr>
            <w:ins w:id="2902" w:author="Harin Oh" w:date="2023-12-04T09:48:00Z">
              <w:r w:rsidRPr="00A122D9">
                <w:rPr>
                  <w:sz w:val="18"/>
                  <w:szCs w:val="18"/>
                </w:rPr>
                <w:t>6. sensitive but unclassified</w:t>
              </w:r>
            </w:ins>
          </w:p>
          <w:p w14:paraId="69D8E5B9" w14:textId="77777777" w:rsidR="00A122D9" w:rsidRPr="00A122D9" w:rsidRDefault="00A122D9" w:rsidP="00A122D9">
            <w:pPr>
              <w:spacing w:before="60" w:after="60" w:line="240" w:lineRule="auto"/>
              <w:jc w:val="left"/>
              <w:rPr>
                <w:ins w:id="2903" w:author="Harin Oh" w:date="2023-12-04T09:48:00Z"/>
                <w:sz w:val="18"/>
                <w:szCs w:val="18"/>
              </w:rPr>
            </w:pPr>
            <w:ins w:id="2904" w:author="Harin Oh" w:date="2023-12-04T09:48:00Z">
              <w:r w:rsidRPr="00A122D9">
                <w:rPr>
                  <w:sz w:val="18"/>
                  <w:szCs w:val="18"/>
                </w:rPr>
                <w:t>7. for official use only</w:t>
              </w:r>
            </w:ins>
          </w:p>
          <w:p w14:paraId="40F1E337" w14:textId="77777777" w:rsidR="00A122D9" w:rsidRPr="00A122D9" w:rsidRDefault="00A122D9" w:rsidP="00A122D9">
            <w:pPr>
              <w:spacing w:before="60" w:after="60" w:line="240" w:lineRule="auto"/>
              <w:jc w:val="left"/>
              <w:rPr>
                <w:ins w:id="2905" w:author="Harin Oh" w:date="2023-12-04T09:48:00Z"/>
                <w:sz w:val="18"/>
                <w:szCs w:val="18"/>
              </w:rPr>
            </w:pPr>
            <w:ins w:id="2906" w:author="Harin Oh" w:date="2023-12-04T09:48:00Z">
              <w:r w:rsidRPr="00A122D9">
                <w:rPr>
                  <w:sz w:val="18"/>
                  <w:szCs w:val="18"/>
                </w:rPr>
                <w:t>8. protected</w:t>
              </w:r>
            </w:ins>
          </w:p>
          <w:p w14:paraId="0B78116C" w14:textId="2E752E98" w:rsidR="00B413FE" w:rsidRPr="009063C9" w:rsidDel="00A122D9" w:rsidRDefault="00A122D9" w:rsidP="00A122D9">
            <w:pPr>
              <w:spacing w:before="60" w:after="0" w:line="240" w:lineRule="auto"/>
              <w:contextualSpacing/>
              <w:jc w:val="left"/>
              <w:rPr>
                <w:del w:id="2907" w:author="Harin Oh" w:date="2023-12-04T09:47:00Z"/>
                <w:sz w:val="18"/>
                <w:szCs w:val="18"/>
              </w:rPr>
            </w:pPr>
            <w:ins w:id="2908" w:author="Harin Oh" w:date="2023-12-04T09:48:00Z">
              <w:r w:rsidRPr="00A122D9">
                <w:rPr>
                  <w:sz w:val="18"/>
                  <w:szCs w:val="18"/>
                </w:rPr>
                <w:t>9. limited distribution</w:t>
              </w:r>
            </w:ins>
            <w:del w:id="2909" w:author="Harin Oh" w:date="2023-12-04T09:47:00Z">
              <w:r w:rsidR="00B413FE" w:rsidRPr="009063C9" w:rsidDel="00A122D9">
                <w:rPr>
                  <w:sz w:val="18"/>
                  <w:szCs w:val="18"/>
                </w:rPr>
                <w:delText>1. unclassified</w:delText>
              </w:r>
            </w:del>
          </w:p>
          <w:p w14:paraId="18411495" w14:textId="5FE01BCD" w:rsidR="00B413FE" w:rsidRPr="009063C9" w:rsidDel="00A122D9" w:rsidRDefault="00B413FE" w:rsidP="00ED1181">
            <w:pPr>
              <w:spacing w:after="0" w:line="240" w:lineRule="auto"/>
              <w:contextualSpacing/>
              <w:jc w:val="left"/>
              <w:rPr>
                <w:del w:id="2910" w:author="Harin Oh" w:date="2023-12-04T09:47:00Z"/>
                <w:sz w:val="18"/>
                <w:szCs w:val="18"/>
              </w:rPr>
            </w:pPr>
            <w:del w:id="2911" w:author="Harin Oh" w:date="2023-12-04T09:47:00Z">
              <w:r w:rsidRPr="009063C9" w:rsidDel="00A122D9">
                <w:rPr>
                  <w:sz w:val="18"/>
                  <w:szCs w:val="18"/>
                </w:rPr>
                <w:delText>2. restricted</w:delText>
              </w:r>
            </w:del>
          </w:p>
          <w:p w14:paraId="13BF6263" w14:textId="7017A94F" w:rsidR="00B413FE" w:rsidRPr="009063C9" w:rsidDel="00A122D9" w:rsidRDefault="00B413FE" w:rsidP="00ED1181">
            <w:pPr>
              <w:spacing w:after="0" w:line="240" w:lineRule="auto"/>
              <w:contextualSpacing/>
              <w:jc w:val="left"/>
              <w:rPr>
                <w:del w:id="2912" w:author="Harin Oh" w:date="2023-12-04T09:47:00Z"/>
                <w:sz w:val="18"/>
                <w:szCs w:val="18"/>
              </w:rPr>
            </w:pPr>
            <w:del w:id="2913" w:author="Harin Oh" w:date="2023-12-04T09:47:00Z">
              <w:r w:rsidRPr="009063C9" w:rsidDel="00A122D9">
                <w:rPr>
                  <w:sz w:val="18"/>
                  <w:szCs w:val="18"/>
                </w:rPr>
                <w:delText>3. confidential</w:delText>
              </w:r>
            </w:del>
          </w:p>
          <w:p w14:paraId="302E23AB" w14:textId="30470D39" w:rsidR="00B413FE" w:rsidRPr="009063C9" w:rsidDel="00A122D9" w:rsidRDefault="00B413FE" w:rsidP="00ED1181">
            <w:pPr>
              <w:spacing w:after="0" w:line="240" w:lineRule="auto"/>
              <w:contextualSpacing/>
              <w:jc w:val="left"/>
              <w:rPr>
                <w:del w:id="2914" w:author="Harin Oh" w:date="2023-12-04T09:47:00Z"/>
                <w:sz w:val="18"/>
                <w:szCs w:val="18"/>
              </w:rPr>
            </w:pPr>
            <w:del w:id="2915" w:author="Harin Oh" w:date="2023-12-04T09:47:00Z">
              <w:r w:rsidRPr="009063C9" w:rsidDel="00A122D9">
                <w:rPr>
                  <w:sz w:val="18"/>
                  <w:szCs w:val="18"/>
                </w:rPr>
                <w:delText>4. secret</w:delText>
              </w:r>
            </w:del>
          </w:p>
          <w:p w14:paraId="0CB4D3FE" w14:textId="2D388002" w:rsidR="00B413FE" w:rsidRPr="009063C9" w:rsidDel="00A122D9" w:rsidRDefault="00B413FE" w:rsidP="008222B1">
            <w:pPr>
              <w:snapToGrid w:val="0"/>
              <w:spacing w:after="0" w:line="240" w:lineRule="auto"/>
              <w:contextualSpacing/>
              <w:jc w:val="left"/>
              <w:rPr>
                <w:del w:id="2916" w:author="Harin Oh" w:date="2023-12-04T09:47:00Z"/>
                <w:sz w:val="18"/>
                <w:szCs w:val="18"/>
              </w:rPr>
            </w:pPr>
            <w:del w:id="2917" w:author="Harin Oh" w:date="2023-12-04T09:47:00Z">
              <w:r w:rsidRPr="009063C9" w:rsidDel="00A122D9">
                <w:rPr>
                  <w:sz w:val="18"/>
                  <w:szCs w:val="18"/>
                </w:rPr>
                <w:delText>5. top secret</w:delText>
              </w:r>
            </w:del>
          </w:p>
          <w:p w14:paraId="6A5CFDCE" w14:textId="18A0CEEA" w:rsidR="00EA4AB2" w:rsidRPr="009063C9" w:rsidDel="00A122D9" w:rsidRDefault="00EA4AB2" w:rsidP="008222B1">
            <w:pPr>
              <w:snapToGrid w:val="0"/>
              <w:spacing w:after="0" w:line="240" w:lineRule="auto"/>
              <w:jc w:val="left"/>
              <w:rPr>
                <w:del w:id="2918" w:author="Harin Oh" w:date="2023-12-04T09:47:00Z"/>
                <w:sz w:val="18"/>
                <w:szCs w:val="18"/>
              </w:rPr>
            </w:pPr>
            <w:del w:id="2919" w:author="Harin Oh" w:date="2023-12-04T09:47:00Z">
              <w:r w:rsidRPr="009063C9" w:rsidDel="00A122D9">
                <w:rPr>
                  <w:sz w:val="18"/>
                  <w:szCs w:val="18"/>
                </w:rPr>
                <w:delText>6. sensitive but unclassified</w:delText>
              </w:r>
            </w:del>
          </w:p>
          <w:p w14:paraId="0C81A8B9" w14:textId="5350D410" w:rsidR="00EA4AB2" w:rsidRPr="009063C9" w:rsidDel="00A122D9" w:rsidRDefault="00EA4AB2" w:rsidP="008222B1">
            <w:pPr>
              <w:snapToGrid w:val="0"/>
              <w:spacing w:after="0" w:line="240" w:lineRule="auto"/>
              <w:jc w:val="left"/>
              <w:rPr>
                <w:del w:id="2920" w:author="Harin Oh" w:date="2023-12-04T09:47:00Z"/>
                <w:sz w:val="18"/>
                <w:szCs w:val="18"/>
              </w:rPr>
            </w:pPr>
            <w:del w:id="2921" w:author="Harin Oh" w:date="2023-12-04T09:47:00Z">
              <w:r w:rsidRPr="009063C9" w:rsidDel="00A122D9">
                <w:rPr>
                  <w:sz w:val="18"/>
                  <w:szCs w:val="18"/>
                </w:rPr>
                <w:delText>7. for official use only</w:delText>
              </w:r>
            </w:del>
          </w:p>
          <w:p w14:paraId="65326F5C" w14:textId="76BC270F" w:rsidR="00EA4AB2" w:rsidRPr="009063C9" w:rsidDel="00A122D9" w:rsidRDefault="00EA4AB2" w:rsidP="008222B1">
            <w:pPr>
              <w:snapToGrid w:val="0"/>
              <w:spacing w:after="0" w:line="240" w:lineRule="auto"/>
              <w:jc w:val="left"/>
              <w:rPr>
                <w:del w:id="2922" w:author="Harin Oh" w:date="2023-12-04T09:47:00Z"/>
                <w:sz w:val="18"/>
                <w:szCs w:val="18"/>
              </w:rPr>
            </w:pPr>
            <w:del w:id="2923" w:author="Harin Oh" w:date="2023-12-04T09:47:00Z">
              <w:r w:rsidRPr="009063C9" w:rsidDel="00A122D9">
                <w:rPr>
                  <w:sz w:val="18"/>
                  <w:szCs w:val="18"/>
                </w:rPr>
                <w:delText>8. protected</w:delText>
              </w:r>
            </w:del>
          </w:p>
          <w:p w14:paraId="751B1755" w14:textId="2B336F00" w:rsidR="00EA4AB2" w:rsidRPr="009063C9" w:rsidRDefault="00EA4AB2" w:rsidP="00EA4AB2">
            <w:pPr>
              <w:snapToGrid w:val="0"/>
              <w:spacing w:after="60" w:line="240" w:lineRule="auto"/>
              <w:contextualSpacing/>
              <w:jc w:val="left"/>
              <w:rPr>
                <w:sz w:val="18"/>
                <w:szCs w:val="18"/>
              </w:rPr>
            </w:pPr>
            <w:del w:id="2924" w:author="Harin Oh" w:date="2023-12-04T09:47:00Z">
              <w:r w:rsidRPr="009063C9" w:rsidDel="00A122D9">
                <w:rPr>
                  <w:sz w:val="18"/>
                  <w:szCs w:val="18"/>
                </w:rPr>
                <w:delText>9. limited distribution</w:delText>
              </w:r>
            </w:del>
          </w:p>
        </w:tc>
      </w:tr>
      <w:tr w:rsidR="00B413FE" w:rsidRPr="009063C9" w14:paraId="32E62247" w14:textId="77777777" w:rsidTr="00D76D1E">
        <w:trPr>
          <w:trHeight w:val="497"/>
        </w:trPr>
        <w:tc>
          <w:tcPr>
            <w:tcW w:w="3060" w:type="dxa"/>
            <w:vAlign w:val="center"/>
          </w:tcPr>
          <w:p w14:paraId="5ECC256A" w14:textId="77777777" w:rsidR="00B413FE" w:rsidRPr="009063C9" w:rsidRDefault="00B413FE" w:rsidP="00ED1181">
            <w:pPr>
              <w:snapToGrid w:val="0"/>
              <w:spacing w:before="60" w:after="60" w:line="240" w:lineRule="auto"/>
              <w:jc w:val="left"/>
              <w:rPr>
                <w:sz w:val="18"/>
                <w:szCs w:val="18"/>
              </w:rPr>
            </w:pPr>
            <w:r w:rsidRPr="009063C9">
              <w:rPr>
                <w:sz w:val="18"/>
                <w:szCs w:val="18"/>
              </w:rPr>
              <w:t>purpose</w:t>
            </w:r>
          </w:p>
        </w:tc>
        <w:tc>
          <w:tcPr>
            <w:tcW w:w="3420" w:type="dxa"/>
            <w:vAlign w:val="center"/>
          </w:tcPr>
          <w:p w14:paraId="58C43B0F" w14:textId="77777777" w:rsidR="00B413FE" w:rsidRPr="009063C9" w:rsidRDefault="00B413FE" w:rsidP="00ED1181">
            <w:pPr>
              <w:snapToGrid w:val="0"/>
              <w:spacing w:before="60" w:after="60" w:line="240" w:lineRule="auto"/>
              <w:jc w:val="left"/>
              <w:rPr>
                <w:sz w:val="18"/>
                <w:szCs w:val="18"/>
              </w:rPr>
            </w:pPr>
            <w:r w:rsidRPr="009063C9">
              <w:rPr>
                <w:sz w:val="18"/>
                <w:szCs w:val="18"/>
              </w:rPr>
              <w:t xml:space="preserve">The purpose for which the dataset has been issued </w:t>
            </w:r>
          </w:p>
        </w:tc>
        <w:tc>
          <w:tcPr>
            <w:tcW w:w="804" w:type="dxa"/>
            <w:vAlign w:val="center"/>
          </w:tcPr>
          <w:p w14:paraId="7B1A8955" w14:textId="32CE3326" w:rsidR="00B413FE" w:rsidRPr="009063C9" w:rsidRDefault="00281322" w:rsidP="00ED1181">
            <w:pPr>
              <w:snapToGrid w:val="0"/>
              <w:spacing w:before="60" w:after="60" w:line="240" w:lineRule="auto"/>
              <w:jc w:val="center"/>
              <w:rPr>
                <w:sz w:val="18"/>
                <w:szCs w:val="18"/>
              </w:rPr>
            </w:pPr>
            <w:r w:rsidRPr="009063C9">
              <w:rPr>
                <w:sz w:val="18"/>
                <w:szCs w:val="18"/>
              </w:rPr>
              <w:t>0..</w:t>
            </w:r>
            <w:r w:rsidR="00B413FE" w:rsidRPr="009063C9">
              <w:rPr>
                <w:sz w:val="18"/>
                <w:szCs w:val="18"/>
              </w:rPr>
              <w:t>1</w:t>
            </w:r>
          </w:p>
        </w:tc>
        <w:tc>
          <w:tcPr>
            <w:tcW w:w="2497" w:type="dxa"/>
            <w:vAlign w:val="center"/>
          </w:tcPr>
          <w:p w14:paraId="3D57FB72" w14:textId="7BC47C47" w:rsidR="00B413FE" w:rsidRPr="009063C9" w:rsidDel="008A2F00" w:rsidRDefault="008A2F00" w:rsidP="00ED1181">
            <w:pPr>
              <w:snapToGrid w:val="0"/>
              <w:spacing w:before="60" w:after="60" w:line="240" w:lineRule="auto"/>
              <w:jc w:val="left"/>
              <w:rPr>
                <w:del w:id="2925" w:author="Harin Oh" w:date="2023-12-04T09:48:00Z"/>
                <w:sz w:val="18"/>
                <w:szCs w:val="18"/>
              </w:rPr>
            </w:pPr>
            <w:ins w:id="2926" w:author="Harin Oh" w:date="2023-12-04T09:48:00Z">
              <w:r w:rsidRPr="008A2F00">
                <w:rPr>
                  <w:sz w:val="18"/>
                  <w:szCs w:val="18"/>
                </w:rPr>
                <w:t>S100_Purpose</w:t>
              </w:r>
            </w:ins>
            <w:del w:id="2927" w:author="Harin Oh" w:date="2023-12-04T09:48:00Z">
              <w:r w:rsidR="00B413FE" w:rsidRPr="009063C9" w:rsidDel="008A2F00">
                <w:rPr>
                  <w:sz w:val="18"/>
                  <w:szCs w:val="18"/>
                </w:rPr>
                <w:delText>MD_Identification&gt;purpose</w:delText>
              </w:r>
            </w:del>
          </w:p>
          <w:p w14:paraId="735617E2" w14:textId="33165B97" w:rsidR="00B413FE" w:rsidRPr="009063C9" w:rsidRDefault="00B413FE" w:rsidP="00ED1181">
            <w:pPr>
              <w:snapToGrid w:val="0"/>
              <w:spacing w:before="60" w:after="60" w:line="240" w:lineRule="auto"/>
              <w:jc w:val="left"/>
              <w:rPr>
                <w:sz w:val="18"/>
                <w:szCs w:val="18"/>
              </w:rPr>
            </w:pPr>
            <w:del w:id="2928" w:author="Harin Oh" w:date="2023-12-04T09:48:00Z">
              <w:r w:rsidRPr="009063C9" w:rsidDel="008A2F00">
                <w:rPr>
                  <w:sz w:val="18"/>
                  <w:szCs w:val="18"/>
                </w:rPr>
                <w:delText>CharacterString</w:delText>
              </w:r>
            </w:del>
          </w:p>
        </w:tc>
        <w:tc>
          <w:tcPr>
            <w:tcW w:w="3402" w:type="dxa"/>
            <w:vAlign w:val="center"/>
          </w:tcPr>
          <w:p w14:paraId="48DF2047" w14:textId="33D0E3BE" w:rsidR="00B413FE" w:rsidRPr="009063C9" w:rsidRDefault="00BD2D3F" w:rsidP="00ED1181">
            <w:pPr>
              <w:snapToGrid w:val="0"/>
              <w:spacing w:before="60" w:after="60" w:line="240" w:lineRule="auto"/>
              <w:jc w:val="left"/>
              <w:rPr>
                <w:sz w:val="18"/>
                <w:szCs w:val="18"/>
              </w:rPr>
            </w:pPr>
            <w:del w:id="2929" w:author="Harin Oh" w:date="2023-12-04T09:48:00Z">
              <w:r w:rsidRPr="009063C9" w:rsidDel="008A2F00">
                <w:rPr>
                  <w:sz w:val="18"/>
                  <w:szCs w:val="18"/>
                </w:rPr>
                <w:delText>For example:</w:delText>
              </w:r>
              <w:r w:rsidR="00B413FE" w:rsidRPr="009063C9" w:rsidDel="008A2F00">
                <w:rPr>
                  <w:sz w:val="18"/>
                  <w:szCs w:val="18"/>
                </w:rPr>
                <w:delText xml:space="preserve"> new, re-issue, new edition, update etc</w:delText>
              </w:r>
            </w:del>
          </w:p>
        </w:tc>
      </w:tr>
      <w:tr w:rsidR="008A2F00" w:rsidRPr="009063C9" w14:paraId="28F16C40" w14:textId="77777777" w:rsidTr="00D76D1E">
        <w:trPr>
          <w:trHeight w:val="497"/>
          <w:ins w:id="2930" w:author="Harin Oh" w:date="2023-12-04T09:49:00Z"/>
        </w:trPr>
        <w:tc>
          <w:tcPr>
            <w:tcW w:w="3060" w:type="dxa"/>
            <w:vAlign w:val="center"/>
          </w:tcPr>
          <w:p w14:paraId="7DE490F4" w14:textId="0EA82506" w:rsidR="008A2F00" w:rsidRPr="009063C9" w:rsidRDefault="008A2F00" w:rsidP="00ED1181">
            <w:pPr>
              <w:snapToGrid w:val="0"/>
              <w:spacing w:before="60" w:after="60" w:line="240" w:lineRule="auto"/>
              <w:jc w:val="left"/>
              <w:rPr>
                <w:ins w:id="2931" w:author="Harin Oh" w:date="2023-12-04T09:49:00Z"/>
                <w:sz w:val="18"/>
                <w:szCs w:val="18"/>
              </w:rPr>
            </w:pPr>
            <w:ins w:id="2932" w:author="Harin Oh" w:date="2023-12-04T09:49:00Z">
              <w:r w:rsidRPr="008A2F00">
                <w:rPr>
                  <w:sz w:val="18"/>
                  <w:szCs w:val="18"/>
                </w:rPr>
                <w:t>notForNavigation</w:t>
              </w:r>
            </w:ins>
          </w:p>
        </w:tc>
        <w:tc>
          <w:tcPr>
            <w:tcW w:w="3420" w:type="dxa"/>
            <w:vAlign w:val="center"/>
          </w:tcPr>
          <w:p w14:paraId="4499DA8D" w14:textId="23C770B9" w:rsidR="008A2F00" w:rsidRPr="009063C9" w:rsidRDefault="008A2F00" w:rsidP="008A2F00">
            <w:pPr>
              <w:snapToGrid w:val="0"/>
              <w:spacing w:before="60" w:after="60" w:line="240" w:lineRule="auto"/>
              <w:jc w:val="left"/>
              <w:rPr>
                <w:ins w:id="2933" w:author="Harin Oh" w:date="2023-12-04T09:49:00Z"/>
                <w:sz w:val="18"/>
                <w:szCs w:val="18"/>
              </w:rPr>
            </w:pPr>
            <w:ins w:id="2934" w:author="Harin Oh" w:date="2023-12-04T09:49:00Z">
              <w:r w:rsidRPr="008A2F00">
                <w:rPr>
                  <w:sz w:val="18"/>
                  <w:szCs w:val="18"/>
                </w:rPr>
                <w:t>Indicates the dataset is not intended to be used for navigation</w:t>
              </w:r>
            </w:ins>
          </w:p>
        </w:tc>
        <w:tc>
          <w:tcPr>
            <w:tcW w:w="804" w:type="dxa"/>
            <w:vAlign w:val="center"/>
          </w:tcPr>
          <w:p w14:paraId="5D621B14" w14:textId="4AACB45C" w:rsidR="008A2F00" w:rsidRDefault="008A2F00" w:rsidP="00ED1181">
            <w:pPr>
              <w:snapToGrid w:val="0"/>
              <w:spacing w:before="60" w:after="60" w:line="240" w:lineRule="auto"/>
              <w:jc w:val="center"/>
              <w:rPr>
                <w:ins w:id="2935" w:author="Harin Oh" w:date="2023-12-04T09:49:00Z"/>
                <w:rFonts w:eastAsia="맑은 고딕"/>
                <w:sz w:val="18"/>
                <w:szCs w:val="18"/>
                <w:rPrChange w:id="2936" w:author="Harin Oh" w:date="2023-12-04T09:49:00Z">
                  <w:rPr>
                    <w:ins w:id="2937" w:author="Harin Oh" w:date="2023-12-04T09:49:00Z"/>
                    <w:sz w:val="18"/>
                    <w:szCs w:val="18"/>
                  </w:rPr>
                </w:rPrChange>
              </w:rPr>
            </w:pPr>
            <w:ins w:id="2938" w:author="Harin Oh" w:date="2023-12-04T09:49:00Z">
              <w:r>
                <w:rPr>
                  <w:rFonts w:eastAsia="맑은 고딕" w:hint="eastAsia"/>
                  <w:sz w:val="18"/>
                  <w:szCs w:val="18"/>
                </w:rPr>
                <w:t>1</w:t>
              </w:r>
            </w:ins>
          </w:p>
        </w:tc>
        <w:tc>
          <w:tcPr>
            <w:tcW w:w="2497" w:type="dxa"/>
            <w:vAlign w:val="center"/>
          </w:tcPr>
          <w:p w14:paraId="17B5AF86" w14:textId="1C1E9247" w:rsidR="008A2F00" w:rsidRDefault="008A2F00" w:rsidP="00ED1181">
            <w:pPr>
              <w:snapToGrid w:val="0"/>
              <w:spacing w:before="60" w:after="60" w:line="240" w:lineRule="auto"/>
              <w:jc w:val="left"/>
              <w:rPr>
                <w:ins w:id="2939" w:author="Harin Oh" w:date="2023-12-04T09:49:00Z"/>
                <w:rFonts w:eastAsia="맑은 고딕"/>
                <w:sz w:val="18"/>
                <w:szCs w:val="18"/>
                <w:rPrChange w:id="2940" w:author="Harin Oh" w:date="2023-12-04T09:49:00Z">
                  <w:rPr>
                    <w:ins w:id="2941" w:author="Harin Oh" w:date="2023-12-04T09:49:00Z"/>
                    <w:sz w:val="18"/>
                    <w:szCs w:val="18"/>
                  </w:rPr>
                </w:rPrChange>
              </w:rPr>
            </w:pPr>
            <w:ins w:id="2942" w:author="Harin Oh" w:date="2023-12-04T09:49:00Z">
              <w:r>
                <w:rPr>
                  <w:rFonts w:eastAsia="맑은 고딕" w:hint="eastAsia"/>
                  <w:sz w:val="18"/>
                  <w:szCs w:val="18"/>
                </w:rPr>
                <w:t>B</w:t>
              </w:r>
              <w:r>
                <w:rPr>
                  <w:rFonts w:eastAsia="맑은 고딕"/>
                  <w:sz w:val="18"/>
                  <w:szCs w:val="18"/>
                </w:rPr>
                <w:t>oolean</w:t>
              </w:r>
            </w:ins>
          </w:p>
        </w:tc>
        <w:tc>
          <w:tcPr>
            <w:tcW w:w="3402" w:type="dxa"/>
            <w:vAlign w:val="center"/>
          </w:tcPr>
          <w:p w14:paraId="5F5AEC11" w14:textId="0AE54C72" w:rsidR="008A2F00" w:rsidRPr="008A2F00" w:rsidRDefault="008A2F00" w:rsidP="008A2F00">
            <w:pPr>
              <w:snapToGrid w:val="0"/>
              <w:spacing w:before="60" w:after="60" w:line="240" w:lineRule="auto"/>
              <w:jc w:val="left"/>
              <w:rPr>
                <w:ins w:id="2943" w:author="Harin Oh" w:date="2023-12-04T09:49:00Z"/>
                <w:sz w:val="18"/>
                <w:szCs w:val="18"/>
              </w:rPr>
            </w:pPr>
            <w:ins w:id="2944" w:author="Harin Oh" w:date="2023-12-04T09:49:00Z">
              <w:r w:rsidRPr="00FF5F51">
                <w:rPr>
                  <w:b/>
                  <w:bCs/>
                  <w:i/>
                  <w:iCs/>
                  <w:sz w:val="18"/>
                  <w:szCs w:val="18"/>
                  <w:rPrChange w:id="2945" w:author="Harin Oh" w:date="2023-12-04T09:50:00Z">
                    <w:rPr>
                      <w:sz w:val="18"/>
                      <w:szCs w:val="18"/>
                    </w:rPr>
                  </w:rPrChange>
                </w:rPr>
                <w:t>True</w:t>
              </w:r>
              <w:r w:rsidRPr="008A2F00">
                <w:rPr>
                  <w:sz w:val="18"/>
                  <w:szCs w:val="18"/>
                </w:rPr>
                <w:t xml:space="preserve"> indicates the dataset is not intended to be used for navigation</w:t>
              </w:r>
            </w:ins>
          </w:p>
          <w:p w14:paraId="301B78AE" w14:textId="79380153" w:rsidR="008A2F00" w:rsidRPr="009063C9" w:rsidDel="008A2F00" w:rsidRDefault="008A2F00" w:rsidP="008A2F00">
            <w:pPr>
              <w:snapToGrid w:val="0"/>
              <w:spacing w:before="60" w:after="60" w:line="240" w:lineRule="auto"/>
              <w:jc w:val="left"/>
              <w:rPr>
                <w:ins w:id="2946" w:author="Harin Oh" w:date="2023-12-04T09:49:00Z"/>
                <w:sz w:val="18"/>
                <w:szCs w:val="18"/>
              </w:rPr>
            </w:pPr>
            <w:ins w:id="2947" w:author="Harin Oh" w:date="2023-12-04T09:49:00Z">
              <w:r w:rsidRPr="00FF5F51">
                <w:rPr>
                  <w:b/>
                  <w:bCs/>
                  <w:i/>
                  <w:iCs/>
                  <w:sz w:val="18"/>
                  <w:szCs w:val="18"/>
                  <w:rPrChange w:id="2948" w:author="Harin Oh" w:date="2023-12-04T09:50:00Z">
                    <w:rPr>
                      <w:sz w:val="18"/>
                      <w:szCs w:val="18"/>
                    </w:rPr>
                  </w:rPrChange>
                </w:rPr>
                <w:t>False</w:t>
              </w:r>
              <w:r w:rsidRPr="008A2F00">
                <w:rPr>
                  <w:sz w:val="18"/>
                  <w:szCs w:val="18"/>
                </w:rPr>
                <w:t xml:space="preserve"> indicates the dataset is intended to be used for navigation</w:t>
              </w:r>
            </w:ins>
          </w:p>
        </w:tc>
      </w:tr>
      <w:tr w:rsidR="00B413FE" w:rsidRPr="009063C9" w14:paraId="6907E4D1" w14:textId="77777777" w:rsidTr="00D76D1E">
        <w:trPr>
          <w:trHeight w:val="839"/>
        </w:trPr>
        <w:tc>
          <w:tcPr>
            <w:tcW w:w="3060" w:type="dxa"/>
            <w:vAlign w:val="center"/>
          </w:tcPr>
          <w:p w14:paraId="41BDD981" w14:textId="77777777" w:rsidR="00B413FE" w:rsidRPr="009063C9" w:rsidRDefault="00B413FE" w:rsidP="00ED1181">
            <w:pPr>
              <w:snapToGrid w:val="0"/>
              <w:spacing w:before="60" w:after="60" w:line="240" w:lineRule="auto"/>
              <w:jc w:val="left"/>
              <w:rPr>
                <w:sz w:val="18"/>
                <w:szCs w:val="18"/>
              </w:rPr>
            </w:pPr>
            <w:r w:rsidRPr="009063C9">
              <w:rPr>
                <w:sz w:val="18"/>
                <w:szCs w:val="18"/>
              </w:rPr>
              <w:t>specificUsage</w:t>
            </w:r>
          </w:p>
        </w:tc>
        <w:tc>
          <w:tcPr>
            <w:tcW w:w="3420" w:type="dxa"/>
            <w:vAlign w:val="center"/>
          </w:tcPr>
          <w:p w14:paraId="2B4E104B" w14:textId="77777777" w:rsidR="00B413FE" w:rsidRPr="009063C9" w:rsidRDefault="00B413FE" w:rsidP="00ED1181">
            <w:pPr>
              <w:snapToGrid w:val="0"/>
              <w:spacing w:before="60" w:after="60" w:line="240" w:lineRule="auto"/>
              <w:jc w:val="left"/>
              <w:rPr>
                <w:sz w:val="18"/>
                <w:szCs w:val="18"/>
              </w:rPr>
            </w:pPr>
            <w:r w:rsidRPr="009063C9">
              <w:rPr>
                <w:sz w:val="18"/>
                <w:szCs w:val="18"/>
              </w:rPr>
              <w:t>The use for which the dataset is intended</w:t>
            </w:r>
          </w:p>
        </w:tc>
        <w:tc>
          <w:tcPr>
            <w:tcW w:w="804" w:type="dxa"/>
            <w:vAlign w:val="center"/>
          </w:tcPr>
          <w:p w14:paraId="6CD3CC55" w14:textId="2B8D1139" w:rsidR="00B413FE" w:rsidRPr="009063C9" w:rsidRDefault="00281322" w:rsidP="00ED1181">
            <w:pPr>
              <w:snapToGrid w:val="0"/>
              <w:spacing w:before="60" w:after="60" w:line="240" w:lineRule="auto"/>
              <w:jc w:val="center"/>
              <w:rPr>
                <w:sz w:val="18"/>
                <w:szCs w:val="18"/>
              </w:rPr>
            </w:pPr>
            <w:r w:rsidRPr="009063C9">
              <w:rPr>
                <w:sz w:val="18"/>
                <w:szCs w:val="18"/>
              </w:rPr>
              <w:t>0..</w:t>
            </w:r>
            <w:r w:rsidR="00B413FE" w:rsidRPr="009063C9">
              <w:rPr>
                <w:sz w:val="18"/>
                <w:szCs w:val="18"/>
              </w:rPr>
              <w:t>1</w:t>
            </w:r>
          </w:p>
        </w:tc>
        <w:tc>
          <w:tcPr>
            <w:tcW w:w="2497" w:type="dxa"/>
            <w:vAlign w:val="center"/>
          </w:tcPr>
          <w:p w14:paraId="4B857ACC" w14:textId="77777777" w:rsidR="00FF5F51" w:rsidRPr="00FF5F51" w:rsidRDefault="00FF5F51" w:rsidP="00FF5F51">
            <w:pPr>
              <w:spacing w:before="60" w:after="60" w:line="240" w:lineRule="auto"/>
              <w:jc w:val="left"/>
              <w:rPr>
                <w:ins w:id="2949" w:author="Harin Oh" w:date="2023-12-04T09:50:00Z"/>
                <w:sz w:val="18"/>
                <w:szCs w:val="18"/>
              </w:rPr>
            </w:pPr>
            <w:ins w:id="2950" w:author="Harin Oh" w:date="2023-12-04T09:50:00Z">
              <w:r w:rsidRPr="00FF5F51">
                <w:rPr>
                  <w:sz w:val="18"/>
                  <w:szCs w:val="18"/>
                </w:rPr>
                <w:t xml:space="preserve">MD_USAGE&gt;specificUsage </w:t>
              </w:r>
            </w:ins>
          </w:p>
          <w:p w14:paraId="1452D6D6" w14:textId="5AC4AFEF" w:rsidR="00B413FE" w:rsidRPr="009063C9" w:rsidDel="00FF5F51" w:rsidRDefault="00FF5F51" w:rsidP="00FF5F51">
            <w:pPr>
              <w:spacing w:before="60" w:after="60" w:line="240" w:lineRule="auto"/>
              <w:jc w:val="left"/>
              <w:rPr>
                <w:del w:id="2951" w:author="Harin Oh" w:date="2023-12-04T09:50:00Z"/>
                <w:sz w:val="18"/>
                <w:szCs w:val="18"/>
              </w:rPr>
            </w:pPr>
            <w:ins w:id="2952" w:author="Harin Oh" w:date="2023-12-04T09:50:00Z">
              <w:r w:rsidRPr="00FF5F51">
                <w:rPr>
                  <w:sz w:val="18"/>
                  <w:szCs w:val="18"/>
                </w:rPr>
                <w:t>(character string)</w:t>
              </w:r>
            </w:ins>
            <w:del w:id="2953" w:author="Harin Oh" w:date="2023-12-04T09:50:00Z">
              <w:r w:rsidR="00B413FE" w:rsidRPr="009063C9" w:rsidDel="00FF5F51">
                <w:rPr>
                  <w:sz w:val="18"/>
                  <w:szCs w:val="18"/>
                </w:rPr>
                <w:delText>MD_USAGE&gt;specificUsage (character string)</w:delText>
              </w:r>
            </w:del>
          </w:p>
          <w:p w14:paraId="49089041" w14:textId="35F322A9" w:rsidR="00B413FE" w:rsidRPr="009063C9" w:rsidRDefault="00B413FE" w:rsidP="009063C9">
            <w:pPr>
              <w:snapToGrid w:val="0"/>
              <w:spacing w:before="60" w:after="60" w:line="240" w:lineRule="auto"/>
              <w:jc w:val="left"/>
              <w:rPr>
                <w:sz w:val="18"/>
                <w:szCs w:val="18"/>
                <w:lang w:val="fr-FR"/>
              </w:rPr>
            </w:pPr>
            <w:del w:id="2954" w:author="Harin Oh" w:date="2023-12-04T09:50:00Z">
              <w:r w:rsidRPr="009063C9" w:rsidDel="00FF5F51">
                <w:rPr>
                  <w:sz w:val="18"/>
                  <w:szCs w:val="18"/>
                  <w:lang w:val="fr-FR"/>
                </w:rPr>
                <w:delText>MD_USAGE&gt;userContactInfo (CI_Responsib</w:delText>
              </w:r>
              <w:r w:rsidR="00281322" w:rsidRPr="009063C9" w:rsidDel="00FF5F51">
                <w:rPr>
                  <w:sz w:val="18"/>
                  <w:szCs w:val="18"/>
                  <w:lang w:val="fr-FR"/>
                </w:rPr>
                <w:delText>ili</w:delText>
              </w:r>
              <w:r w:rsidRPr="009063C9" w:rsidDel="00FF5F51">
                <w:rPr>
                  <w:sz w:val="18"/>
                  <w:szCs w:val="18"/>
                  <w:lang w:val="fr-FR"/>
                </w:rPr>
                <w:delText>ty)</w:delText>
              </w:r>
            </w:del>
          </w:p>
        </w:tc>
        <w:tc>
          <w:tcPr>
            <w:tcW w:w="3402" w:type="dxa"/>
            <w:vAlign w:val="center"/>
          </w:tcPr>
          <w:p w14:paraId="6892F683" w14:textId="22492A8A" w:rsidR="00B413FE" w:rsidRPr="009063C9" w:rsidRDefault="00BD2D3F" w:rsidP="00ED1181">
            <w:pPr>
              <w:snapToGrid w:val="0"/>
              <w:spacing w:before="60" w:after="60" w:line="240" w:lineRule="auto"/>
              <w:jc w:val="left"/>
              <w:rPr>
                <w:sz w:val="18"/>
                <w:szCs w:val="18"/>
              </w:rPr>
            </w:pPr>
            <w:del w:id="2955" w:author="Harin Oh" w:date="2023-12-04T09:50:00Z">
              <w:r w:rsidRPr="009063C9" w:rsidDel="00FF5F51">
                <w:rPr>
                  <w:sz w:val="18"/>
                  <w:szCs w:val="18"/>
                </w:rPr>
                <w:delText>For example:</w:delText>
              </w:r>
              <w:r w:rsidR="00B413FE" w:rsidRPr="009063C9" w:rsidDel="00FF5F51">
                <w:rPr>
                  <w:sz w:val="18"/>
                  <w:szCs w:val="18"/>
                </w:rPr>
                <w:delText xml:space="preserve"> </w:delText>
              </w:r>
              <w:r w:rsidRPr="009063C9" w:rsidDel="00FF5F51">
                <w:rPr>
                  <w:sz w:val="18"/>
                  <w:szCs w:val="18"/>
                </w:rPr>
                <w:delText>I</w:delText>
              </w:r>
              <w:r w:rsidR="00B413FE" w:rsidRPr="009063C9" w:rsidDel="00FF5F51">
                <w:rPr>
                  <w:sz w:val="18"/>
                  <w:szCs w:val="18"/>
                </w:rPr>
                <w:delText>n the case of ENCs this would be a navigation purpose classification</w:delText>
              </w:r>
            </w:del>
          </w:p>
        </w:tc>
      </w:tr>
      <w:tr w:rsidR="00B413FE" w:rsidRPr="009063C9" w14:paraId="53E9C963" w14:textId="77777777" w:rsidTr="00D76D1E">
        <w:trPr>
          <w:trHeight w:val="326"/>
        </w:trPr>
        <w:tc>
          <w:tcPr>
            <w:tcW w:w="3060" w:type="dxa"/>
            <w:vAlign w:val="center"/>
          </w:tcPr>
          <w:p w14:paraId="6EE20EF9" w14:textId="77777777" w:rsidR="00B413FE" w:rsidRPr="009063C9" w:rsidRDefault="00B413FE" w:rsidP="00ED1181">
            <w:pPr>
              <w:snapToGrid w:val="0"/>
              <w:spacing w:before="60" w:after="60" w:line="240" w:lineRule="auto"/>
              <w:jc w:val="left"/>
              <w:rPr>
                <w:sz w:val="18"/>
                <w:szCs w:val="18"/>
              </w:rPr>
            </w:pPr>
            <w:r w:rsidRPr="009063C9">
              <w:rPr>
                <w:sz w:val="18"/>
                <w:szCs w:val="18"/>
              </w:rPr>
              <w:t>editionNumber</w:t>
            </w:r>
          </w:p>
        </w:tc>
        <w:tc>
          <w:tcPr>
            <w:tcW w:w="3420" w:type="dxa"/>
            <w:vAlign w:val="center"/>
          </w:tcPr>
          <w:p w14:paraId="7165599E" w14:textId="77777777" w:rsidR="00B413FE" w:rsidRPr="009063C9" w:rsidRDefault="00B413FE" w:rsidP="00ED1181">
            <w:pPr>
              <w:snapToGrid w:val="0"/>
              <w:spacing w:before="60" w:after="60" w:line="240" w:lineRule="auto"/>
              <w:jc w:val="left"/>
              <w:rPr>
                <w:sz w:val="18"/>
                <w:szCs w:val="18"/>
              </w:rPr>
            </w:pPr>
            <w:r w:rsidRPr="009063C9">
              <w:rPr>
                <w:sz w:val="18"/>
                <w:szCs w:val="18"/>
              </w:rPr>
              <w:t>The edition number of the dataset</w:t>
            </w:r>
          </w:p>
        </w:tc>
        <w:tc>
          <w:tcPr>
            <w:tcW w:w="804" w:type="dxa"/>
            <w:vAlign w:val="center"/>
          </w:tcPr>
          <w:p w14:paraId="582C09A5" w14:textId="5DDA7812" w:rsidR="00B413FE" w:rsidRPr="009063C9" w:rsidRDefault="00281322" w:rsidP="00ED1181">
            <w:pPr>
              <w:snapToGrid w:val="0"/>
              <w:spacing w:before="60" w:after="60" w:line="240" w:lineRule="auto"/>
              <w:jc w:val="center"/>
              <w:rPr>
                <w:sz w:val="18"/>
                <w:szCs w:val="18"/>
              </w:rPr>
            </w:pPr>
            <w:r w:rsidRPr="009063C9">
              <w:rPr>
                <w:sz w:val="18"/>
                <w:szCs w:val="18"/>
              </w:rPr>
              <w:t>0..</w:t>
            </w:r>
            <w:r w:rsidR="00B413FE" w:rsidRPr="009063C9">
              <w:rPr>
                <w:sz w:val="18"/>
                <w:szCs w:val="18"/>
              </w:rPr>
              <w:t>1</w:t>
            </w:r>
          </w:p>
        </w:tc>
        <w:tc>
          <w:tcPr>
            <w:tcW w:w="2497" w:type="dxa"/>
            <w:vAlign w:val="center"/>
          </w:tcPr>
          <w:p w14:paraId="2C7AD389" w14:textId="1BA627A3" w:rsidR="00B413FE" w:rsidRPr="009063C9" w:rsidRDefault="00FF5F51" w:rsidP="00ED1181">
            <w:pPr>
              <w:snapToGrid w:val="0"/>
              <w:spacing w:before="60" w:after="60" w:line="240" w:lineRule="auto"/>
              <w:jc w:val="left"/>
              <w:rPr>
                <w:sz w:val="18"/>
                <w:szCs w:val="18"/>
              </w:rPr>
            </w:pPr>
            <w:ins w:id="2956" w:author="Harin Oh" w:date="2023-12-04T09:51:00Z">
              <w:r w:rsidRPr="00FF5F51">
                <w:rPr>
                  <w:sz w:val="18"/>
                  <w:szCs w:val="18"/>
                </w:rPr>
                <w:t>Integer</w:t>
              </w:r>
            </w:ins>
            <w:del w:id="2957" w:author="Harin Oh" w:date="2023-12-04T09:51:00Z">
              <w:r w:rsidR="00B413FE" w:rsidRPr="009063C9" w:rsidDel="00FF5F51">
                <w:rPr>
                  <w:sz w:val="18"/>
                  <w:szCs w:val="18"/>
                </w:rPr>
                <w:delText>CharacterString</w:delText>
              </w:r>
            </w:del>
          </w:p>
        </w:tc>
        <w:tc>
          <w:tcPr>
            <w:tcW w:w="3402" w:type="dxa"/>
            <w:vAlign w:val="center"/>
          </w:tcPr>
          <w:p w14:paraId="724B758E" w14:textId="27642184" w:rsidR="00B413FE" w:rsidRPr="009063C9" w:rsidRDefault="00BD2D3F" w:rsidP="00ED1181">
            <w:pPr>
              <w:snapToGrid w:val="0"/>
              <w:spacing w:before="60" w:after="60" w:line="240" w:lineRule="auto"/>
              <w:jc w:val="left"/>
              <w:rPr>
                <w:rFonts w:eastAsia="Times New Roman"/>
                <w:sz w:val="18"/>
                <w:szCs w:val="18"/>
              </w:rPr>
            </w:pPr>
            <w:r w:rsidRPr="009063C9">
              <w:rPr>
                <w:rFonts w:eastAsia="Times New Roman"/>
                <w:sz w:val="18"/>
                <w:szCs w:val="18"/>
              </w:rPr>
              <w:t>When</w:t>
            </w:r>
            <w:r w:rsidR="00B413FE" w:rsidRPr="009063C9">
              <w:rPr>
                <w:rFonts w:eastAsia="Times New Roman"/>
                <w:sz w:val="18"/>
                <w:szCs w:val="18"/>
              </w:rPr>
              <w:t xml:space="preserve"> a data set is initially created, the edition number 1 is assigned to it. The edition number is increased by 1 at each new edition. Edition number remai</w:t>
            </w:r>
            <w:r w:rsidR="00C30C2A" w:rsidRPr="009063C9">
              <w:rPr>
                <w:rFonts w:eastAsia="Times New Roman"/>
                <w:sz w:val="18"/>
                <w:szCs w:val="18"/>
              </w:rPr>
              <w:t>ns the same for a re-issue</w:t>
            </w:r>
          </w:p>
        </w:tc>
      </w:tr>
      <w:tr w:rsidR="00132692" w:rsidRPr="009063C9" w14:paraId="3ACA081D" w14:textId="77777777" w:rsidTr="00D76D1E">
        <w:trPr>
          <w:trHeight w:val="326"/>
        </w:trPr>
        <w:tc>
          <w:tcPr>
            <w:tcW w:w="3060" w:type="dxa"/>
            <w:vAlign w:val="center"/>
          </w:tcPr>
          <w:p w14:paraId="4ADFBE18" w14:textId="77777777" w:rsidR="00132692" w:rsidRPr="009063C9" w:rsidRDefault="00132692" w:rsidP="00ED1181">
            <w:pPr>
              <w:snapToGrid w:val="0"/>
              <w:spacing w:before="60" w:after="60" w:line="240" w:lineRule="auto"/>
              <w:jc w:val="left"/>
              <w:rPr>
                <w:sz w:val="18"/>
                <w:szCs w:val="18"/>
              </w:rPr>
            </w:pPr>
            <w:r w:rsidRPr="009063C9">
              <w:rPr>
                <w:sz w:val="18"/>
                <w:szCs w:val="18"/>
              </w:rPr>
              <w:t>updateNumber</w:t>
            </w:r>
          </w:p>
        </w:tc>
        <w:tc>
          <w:tcPr>
            <w:tcW w:w="3420" w:type="dxa"/>
            <w:vAlign w:val="center"/>
          </w:tcPr>
          <w:p w14:paraId="048C847A" w14:textId="77777777" w:rsidR="00132692" w:rsidRPr="009063C9" w:rsidRDefault="00132692" w:rsidP="00ED1181">
            <w:pPr>
              <w:snapToGrid w:val="0"/>
              <w:spacing w:before="60" w:after="60" w:line="240" w:lineRule="auto"/>
              <w:jc w:val="left"/>
              <w:rPr>
                <w:sz w:val="18"/>
                <w:szCs w:val="18"/>
              </w:rPr>
            </w:pPr>
            <w:r w:rsidRPr="009063C9">
              <w:rPr>
                <w:sz w:val="18"/>
                <w:szCs w:val="18"/>
              </w:rPr>
              <w:t>Update number assigned to the dataset and increased by one for each subsequent update</w:t>
            </w:r>
          </w:p>
        </w:tc>
        <w:tc>
          <w:tcPr>
            <w:tcW w:w="804" w:type="dxa"/>
            <w:vAlign w:val="center"/>
          </w:tcPr>
          <w:p w14:paraId="1DC2E310" w14:textId="1230EE66" w:rsidR="00132692" w:rsidRPr="009063C9" w:rsidRDefault="00281322" w:rsidP="00ED1181">
            <w:pPr>
              <w:snapToGrid w:val="0"/>
              <w:spacing w:before="60" w:after="60" w:line="240" w:lineRule="auto"/>
              <w:jc w:val="center"/>
              <w:rPr>
                <w:sz w:val="18"/>
                <w:szCs w:val="18"/>
              </w:rPr>
            </w:pPr>
            <w:r w:rsidRPr="009063C9">
              <w:rPr>
                <w:sz w:val="18"/>
                <w:szCs w:val="18"/>
              </w:rPr>
              <w:t>0..</w:t>
            </w:r>
            <w:r w:rsidR="00132692" w:rsidRPr="009063C9">
              <w:rPr>
                <w:sz w:val="18"/>
                <w:szCs w:val="18"/>
              </w:rPr>
              <w:t>1</w:t>
            </w:r>
          </w:p>
        </w:tc>
        <w:tc>
          <w:tcPr>
            <w:tcW w:w="2497" w:type="dxa"/>
            <w:vAlign w:val="center"/>
          </w:tcPr>
          <w:p w14:paraId="588D8CC4" w14:textId="371C683E" w:rsidR="00132692" w:rsidRPr="009063C9" w:rsidRDefault="00FF5F51" w:rsidP="00ED1181">
            <w:pPr>
              <w:snapToGrid w:val="0"/>
              <w:spacing w:before="60" w:after="60" w:line="240" w:lineRule="auto"/>
              <w:jc w:val="left"/>
              <w:rPr>
                <w:sz w:val="18"/>
                <w:szCs w:val="18"/>
              </w:rPr>
            </w:pPr>
            <w:ins w:id="2958" w:author="Harin Oh" w:date="2023-12-04T09:51:00Z">
              <w:r w:rsidRPr="00FF5F51">
                <w:rPr>
                  <w:sz w:val="18"/>
                  <w:szCs w:val="18"/>
                </w:rPr>
                <w:t>Integer</w:t>
              </w:r>
            </w:ins>
            <w:del w:id="2959" w:author="Harin Oh" w:date="2023-12-04T09:51:00Z">
              <w:r w:rsidR="00132692" w:rsidRPr="009063C9" w:rsidDel="00FF5F51">
                <w:rPr>
                  <w:sz w:val="18"/>
                  <w:szCs w:val="18"/>
                </w:rPr>
                <w:delText>CharacterString</w:delText>
              </w:r>
            </w:del>
          </w:p>
        </w:tc>
        <w:tc>
          <w:tcPr>
            <w:tcW w:w="3402" w:type="dxa"/>
            <w:vAlign w:val="center"/>
          </w:tcPr>
          <w:p w14:paraId="495E1EA2" w14:textId="77777777" w:rsidR="00132692" w:rsidRPr="009063C9" w:rsidRDefault="00132692" w:rsidP="00ED1181">
            <w:pPr>
              <w:snapToGrid w:val="0"/>
              <w:spacing w:before="60" w:after="60" w:line="240" w:lineRule="auto"/>
              <w:jc w:val="left"/>
              <w:rPr>
                <w:rFonts w:eastAsia="Times New Roman"/>
                <w:sz w:val="18"/>
                <w:szCs w:val="18"/>
              </w:rPr>
            </w:pPr>
            <w:r w:rsidRPr="009063C9">
              <w:rPr>
                <w:sz w:val="18"/>
                <w:szCs w:val="18"/>
              </w:rPr>
              <w:t>Update number 0 is assigned to a new dataset</w:t>
            </w:r>
          </w:p>
        </w:tc>
      </w:tr>
      <w:tr w:rsidR="00132692" w:rsidRPr="009063C9" w14:paraId="483D2E77" w14:textId="77777777" w:rsidTr="00D76D1E">
        <w:trPr>
          <w:trHeight w:val="326"/>
        </w:trPr>
        <w:tc>
          <w:tcPr>
            <w:tcW w:w="3060" w:type="dxa"/>
            <w:vAlign w:val="center"/>
          </w:tcPr>
          <w:p w14:paraId="73A62383" w14:textId="77777777" w:rsidR="00132692" w:rsidRPr="009063C9" w:rsidRDefault="00132692" w:rsidP="00ED1181">
            <w:pPr>
              <w:snapToGrid w:val="0"/>
              <w:spacing w:before="60" w:after="60" w:line="240" w:lineRule="auto"/>
              <w:jc w:val="left"/>
              <w:rPr>
                <w:sz w:val="18"/>
                <w:szCs w:val="18"/>
              </w:rPr>
            </w:pPr>
            <w:r w:rsidRPr="009063C9">
              <w:rPr>
                <w:sz w:val="18"/>
                <w:szCs w:val="18"/>
              </w:rPr>
              <w:t>updateApplicationDate</w:t>
            </w:r>
          </w:p>
        </w:tc>
        <w:tc>
          <w:tcPr>
            <w:tcW w:w="3420" w:type="dxa"/>
            <w:vAlign w:val="center"/>
          </w:tcPr>
          <w:p w14:paraId="5FE698E8" w14:textId="636977D3" w:rsidR="00132692" w:rsidRPr="009063C9" w:rsidRDefault="00D43DD0" w:rsidP="00ED1181">
            <w:pPr>
              <w:snapToGrid w:val="0"/>
              <w:spacing w:before="60" w:after="60" w:line="240" w:lineRule="auto"/>
              <w:jc w:val="left"/>
              <w:rPr>
                <w:rFonts w:eastAsia="Times New Roman"/>
                <w:sz w:val="18"/>
                <w:szCs w:val="18"/>
              </w:rPr>
            </w:pPr>
            <w:r w:rsidRPr="009063C9">
              <w:rPr>
                <w:rFonts w:eastAsia="Times New Roman"/>
                <w:sz w:val="18"/>
                <w:szCs w:val="18"/>
              </w:rPr>
              <w:t>This</w:t>
            </w:r>
            <w:r w:rsidR="00132692" w:rsidRPr="009063C9">
              <w:rPr>
                <w:rFonts w:eastAsia="Times New Roman"/>
                <w:sz w:val="18"/>
                <w:szCs w:val="18"/>
              </w:rPr>
              <w:t xml:space="preserve"> date is only us</w:t>
            </w:r>
            <w:r w:rsidRPr="009063C9">
              <w:rPr>
                <w:rFonts w:eastAsia="Times New Roman"/>
                <w:sz w:val="18"/>
                <w:szCs w:val="18"/>
              </w:rPr>
              <w:t>ed for the base cell files (that is</w:t>
            </w:r>
            <w:r w:rsidR="00132692" w:rsidRPr="009063C9">
              <w:rPr>
                <w:rFonts w:eastAsia="Times New Roman"/>
                <w:sz w:val="18"/>
                <w:szCs w:val="18"/>
              </w:rPr>
              <w:t xml:space="preserve"> new data sets, re-issue and new edition), not update cell files. All updates dated on or before this date must have</w:t>
            </w:r>
            <w:r w:rsidRPr="009063C9">
              <w:rPr>
                <w:rFonts w:eastAsia="Times New Roman"/>
                <w:sz w:val="18"/>
                <w:szCs w:val="18"/>
              </w:rPr>
              <w:t xml:space="preserve"> </w:t>
            </w:r>
            <w:r w:rsidR="00132692" w:rsidRPr="009063C9">
              <w:rPr>
                <w:rFonts w:eastAsia="Times New Roman"/>
                <w:sz w:val="18"/>
                <w:szCs w:val="18"/>
              </w:rPr>
              <w:t>been applied by the producer</w:t>
            </w:r>
          </w:p>
        </w:tc>
        <w:tc>
          <w:tcPr>
            <w:tcW w:w="804" w:type="dxa"/>
            <w:vAlign w:val="center"/>
          </w:tcPr>
          <w:p w14:paraId="2C84F837" w14:textId="77777777" w:rsidR="00132692" w:rsidRPr="009063C9" w:rsidRDefault="00132692" w:rsidP="00ED1181">
            <w:pPr>
              <w:snapToGrid w:val="0"/>
              <w:spacing w:before="60" w:after="60" w:line="240" w:lineRule="auto"/>
              <w:jc w:val="center"/>
              <w:rPr>
                <w:sz w:val="18"/>
                <w:szCs w:val="18"/>
              </w:rPr>
            </w:pPr>
            <w:r w:rsidRPr="009063C9">
              <w:rPr>
                <w:sz w:val="18"/>
                <w:szCs w:val="18"/>
              </w:rPr>
              <w:t>0..1</w:t>
            </w:r>
          </w:p>
        </w:tc>
        <w:tc>
          <w:tcPr>
            <w:tcW w:w="2497" w:type="dxa"/>
            <w:vAlign w:val="center"/>
          </w:tcPr>
          <w:p w14:paraId="04331A18" w14:textId="77777777" w:rsidR="00132692" w:rsidRPr="009063C9" w:rsidRDefault="00132692" w:rsidP="00ED1181">
            <w:pPr>
              <w:snapToGrid w:val="0"/>
              <w:spacing w:before="60" w:after="60" w:line="240" w:lineRule="auto"/>
              <w:jc w:val="left"/>
              <w:rPr>
                <w:sz w:val="18"/>
                <w:szCs w:val="18"/>
              </w:rPr>
            </w:pPr>
            <w:r w:rsidRPr="009063C9">
              <w:rPr>
                <w:sz w:val="18"/>
                <w:szCs w:val="18"/>
              </w:rPr>
              <w:t>Date</w:t>
            </w:r>
          </w:p>
        </w:tc>
        <w:tc>
          <w:tcPr>
            <w:tcW w:w="3402" w:type="dxa"/>
            <w:vAlign w:val="center"/>
          </w:tcPr>
          <w:p w14:paraId="377CC277" w14:textId="77777777" w:rsidR="00132692" w:rsidRPr="009063C9" w:rsidRDefault="00132692" w:rsidP="00ED1181">
            <w:pPr>
              <w:snapToGrid w:val="0"/>
              <w:spacing w:before="60" w:after="60" w:line="240" w:lineRule="auto"/>
              <w:jc w:val="left"/>
              <w:rPr>
                <w:rFonts w:eastAsia="Times New Roman"/>
                <w:sz w:val="18"/>
                <w:szCs w:val="18"/>
              </w:rPr>
            </w:pPr>
          </w:p>
        </w:tc>
      </w:tr>
      <w:tr w:rsidR="00FF5F51" w:rsidRPr="009063C9" w14:paraId="53D96D56" w14:textId="77777777" w:rsidTr="00D76D1E">
        <w:trPr>
          <w:trHeight w:val="326"/>
          <w:ins w:id="2960" w:author="Harin Oh" w:date="2023-12-04T09:52:00Z"/>
        </w:trPr>
        <w:tc>
          <w:tcPr>
            <w:tcW w:w="3060" w:type="dxa"/>
            <w:vAlign w:val="center"/>
          </w:tcPr>
          <w:p w14:paraId="02888AAF" w14:textId="5CFD026B" w:rsidR="00FF5F51" w:rsidRPr="009063C9" w:rsidRDefault="00FF5F51" w:rsidP="00ED1181">
            <w:pPr>
              <w:snapToGrid w:val="0"/>
              <w:spacing w:before="60" w:after="60" w:line="240" w:lineRule="auto"/>
              <w:jc w:val="left"/>
              <w:rPr>
                <w:ins w:id="2961" w:author="Harin Oh" w:date="2023-12-04T09:52:00Z"/>
                <w:sz w:val="18"/>
                <w:szCs w:val="18"/>
              </w:rPr>
            </w:pPr>
            <w:ins w:id="2962" w:author="Harin Oh" w:date="2023-12-04T09:52:00Z">
              <w:r w:rsidRPr="00FF5F51">
                <w:rPr>
                  <w:sz w:val="18"/>
                  <w:szCs w:val="18"/>
                </w:rPr>
                <w:lastRenderedPageBreak/>
                <w:t>referenceID</w:t>
              </w:r>
            </w:ins>
          </w:p>
        </w:tc>
        <w:tc>
          <w:tcPr>
            <w:tcW w:w="3420" w:type="dxa"/>
            <w:vAlign w:val="center"/>
          </w:tcPr>
          <w:p w14:paraId="4B3D18B7" w14:textId="29CD3786" w:rsidR="00FF5F51" w:rsidRPr="009063C9" w:rsidRDefault="00FF5F51" w:rsidP="00ED1181">
            <w:pPr>
              <w:snapToGrid w:val="0"/>
              <w:spacing w:before="60" w:after="60" w:line="240" w:lineRule="auto"/>
              <w:jc w:val="left"/>
              <w:rPr>
                <w:ins w:id="2963" w:author="Harin Oh" w:date="2023-12-04T09:52:00Z"/>
                <w:rFonts w:eastAsia="Times New Roman"/>
                <w:sz w:val="18"/>
                <w:szCs w:val="18"/>
              </w:rPr>
            </w:pPr>
            <w:ins w:id="2964" w:author="Harin Oh" w:date="2023-12-04T09:52:00Z">
              <w:r w:rsidRPr="00FF5F51">
                <w:rPr>
                  <w:rFonts w:eastAsia="Times New Roman"/>
                  <w:sz w:val="18"/>
                  <w:szCs w:val="18"/>
                </w:rPr>
                <w:t>Reference back to the datasetID</w:t>
              </w:r>
            </w:ins>
          </w:p>
        </w:tc>
        <w:tc>
          <w:tcPr>
            <w:tcW w:w="804" w:type="dxa"/>
            <w:vAlign w:val="center"/>
          </w:tcPr>
          <w:p w14:paraId="01EA06B8" w14:textId="78C936D2" w:rsidR="00FF5F51" w:rsidRDefault="00FF5F51" w:rsidP="00ED1181">
            <w:pPr>
              <w:snapToGrid w:val="0"/>
              <w:spacing w:before="60" w:after="60" w:line="240" w:lineRule="auto"/>
              <w:jc w:val="center"/>
              <w:rPr>
                <w:ins w:id="2965" w:author="Harin Oh" w:date="2023-12-04T09:52:00Z"/>
                <w:rFonts w:eastAsia="맑은 고딕"/>
                <w:sz w:val="18"/>
                <w:szCs w:val="18"/>
                <w:rPrChange w:id="2966" w:author="Harin Oh" w:date="2023-12-04T09:52:00Z">
                  <w:rPr>
                    <w:ins w:id="2967" w:author="Harin Oh" w:date="2023-12-04T09:52:00Z"/>
                    <w:sz w:val="18"/>
                    <w:szCs w:val="18"/>
                  </w:rPr>
                </w:rPrChange>
              </w:rPr>
            </w:pPr>
            <w:ins w:id="2968" w:author="Harin Oh" w:date="2023-12-04T09:52:00Z">
              <w:r>
                <w:rPr>
                  <w:rFonts w:eastAsia="맑은 고딕" w:hint="eastAsia"/>
                  <w:sz w:val="18"/>
                  <w:szCs w:val="18"/>
                </w:rPr>
                <w:t>0</w:t>
              </w:r>
              <w:r>
                <w:rPr>
                  <w:rFonts w:eastAsia="맑은 고딕"/>
                  <w:sz w:val="18"/>
                  <w:szCs w:val="18"/>
                </w:rPr>
                <w:t>..1</w:t>
              </w:r>
            </w:ins>
          </w:p>
        </w:tc>
        <w:tc>
          <w:tcPr>
            <w:tcW w:w="2497" w:type="dxa"/>
            <w:vAlign w:val="center"/>
          </w:tcPr>
          <w:p w14:paraId="0A1069FC" w14:textId="62D832ED" w:rsidR="00FF5F51" w:rsidRDefault="00FF5F51" w:rsidP="00ED1181">
            <w:pPr>
              <w:snapToGrid w:val="0"/>
              <w:spacing w:before="60" w:after="60" w:line="240" w:lineRule="auto"/>
              <w:jc w:val="left"/>
              <w:rPr>
                <w:ins w:id="2969" w:author="Harin Oh" w:date="2023-12-04T09:52:00Z"/>
                <w:rFonts w:eastAsia="맑은 고딕"/>
                <w:sz w:val="18"/>
                <w:szCs w:val="18"/>
                <w:rPrChange w:id="2970" w:author="Harin Oh" w:date="2023-12-04T09:52:00Z">
                  <w:rPr>
                    <w:ins w:id="2971" w:author="Harin Oh" w:date="2023-12-04T09:52:00Z"/>
                    <w:sz w:val="18"/>
                    <w:szCs w:val="18"/>
                  </w:rPr>
                </w:rPrChange>
              </w:rPr>
            </w:pPr>
            <w:ins w:id="2972" w:author="Harin Oh" w:date="2023-12-04T09:52:00Z">
              <w:r>
                <w:rPr>
                  <w:rFonts w:eastAsia="맑은 고딕" w:hint="eastAsia"/>
                  <w:sz w:val="18"/>
                  <w:szCs w:val="18"/>
                </w:rPr>
                <w:t>U</w:t>
              </w:r>
              <w:r>
                <w:rPr>
                  <w:rFonts w:eastAsia="맑은 고딕"/>
                  <w:sz w:val="18"/>
                  <w:szCs w:val="18"/>
                </w:rPr>
                <w:t>RN</w:t>
              </w:r>
            </w:ins>
          </w:p>
        </w:tc>
        <w:tc>
          <w:tcPr>
            <w:tcW w:w="3402" w:type="dxa"/>
            <w:vAlign w:val="center"/>
          </w:tcPr>
          <w:p w14:paraId="32BE9150" w14:textId="71CD9E0F" w:rsidR="00FF5F51" w:rsidRPr="009063C9" w:rsidRDefault="00AA120E" w:rsidP="00ED1181">
            <w:pPr>
              <w:snapToGrid w:val="0"/>
              <w:spacing w:before="60" w:after="60" w:line="240" w:lineRule="auto"/>
              <w:jc w:val="left"/>
              <w:rPr>
                <w:ins w:id="2973" w:author="Harin Oh" w:date="2023-12-04T09:52:00Z"/>
                <w:rFonts w:eastAsia="Times New Roman"/>
                <w:sz w:val="18"/>
                <w:szCs w:val="18"/>
              </w:rPr>
            </w:pPr>
            <w:ins w:id="2974" w:author="Greenblue" w:date="2024-02-13T20:19:00Z">
              <w:r w:rsidRPr="00AA120E">
                <w:rPr>
                  <w:rFonts w:eastAsia="Times New Roman"/>
                  <w:sz w:val="18"/>
                  <w:szCs w:val="18"/>
                </w:rPr>
                <w:t>Update metadata refers to the datasetID of the dataset metadata. This is used if and only if the dataset is an update The URN must be an MRN</w:t>
              </w:r>
            </w:ins>
          </w:p>
        </w:tc>
      </w:tr>
      <w:tr w:rsidR="00132692" w:rsidRPr="009063C9" w14:paraId="3AA70667" w14:textId="77777777" w:rsidTr="00D76D1E">
        <w:trPr>
          <w:trHeight w:val="326"/>
        </w:trPr>
        <w:tc>
          <w:tcPr>
            <w:tcW w:w="3060" w:type="dxa"/>
            <w:vAlign w:val="center"/>
          </w:tcPr>
          <w:p w14:paraId="6E2C5FE6" w14:textId="77777777" w:rsidR="00132692" w:rsidRPr="009063C9" w:rsidRDefault="00132692" w:rsidP="00ED1181">
            <w:pPr>
              <w:snapToGrid w:val="0"/>
              <w:spacing w:before="60" w:after="60" w:line="240" w:lineRule="auto"/>
              <w:jc w:val="left"/>
              <w:rPr>
                <w:sz w:val="18"/>
                <w:szCs w:val="18"/>
              </w:rPr>
            </w:pPr>
            <w:r w:rsidRPr="009063C9">
              <w:rPr>
                <w:sz w:val="18"/>
                <w:szCs w:val="18"/>
              </w:rPr>
              <w:t>issueDate</w:t>
            </w:r>
          </w:p>
        </w:tc>
        <w:tc>
          <w:tcPr>
            <w:tcW w:w="3420" w:type="dxa"/>
            <w:vAlign w:val="center"/>
          </w:tcPr>
          <w:p w14:paraId="3767DE23" w14:textId="77777777" w:rsidR="00132692" w:rsidRPr="009063C9" w:rsidRDefault="00132692" w:rsidP="00ED1181">
            <w:pPr>
              <w:snapToGrid w:val="0"/>
              <w:spacing w:before="60" w:after="60" w:line="240" w:lineRule="auto"/>
              <w:jc w:val="left"/>
              <w:rPr>
                <w:sz w:val="18"/>
                <w:szCs w:val="18"/>
              </w:rPr>
            </w:pPr>
            <w:r w:rsidRPr="009063C9">
              <w:rPr>
                <w:rFonts w:eastAsia="Times New Roman"/>
                <w:sz w:val="18"/>
                <w:szCs w:val="18"/>
              </w:rPr>
              <w:t>date on which the data was made available by the data producer</w:t>
            </w:r>
          </w:p>
        </w:tc>
        <w:tc>
          <w:tcPr>
            <w:tcW w:w="804" w:type="dxa"/>
            <w:vAlign w:val="center"/>
          </w:tcPr>
          <w:p w14:paraId="26C1A7A1" w14:textId="77777777" w:rsidR="00132692" w:rsidRPr="009063C9" w:rsidRDefault="00132692" w:rsidP="00ED1181">
            <w:pPr>
              <w:snapToGrid w:val="0"/>
              <w:spacing w:before="60" w:after="60" w:line="240" w:lineRule="auto"/>
              <w:jc w:val="center"/>
              <w:rPr>
                <w:sz w:val="18"/>
                <w:szCs w:val="18"/>
              </w:rPr>
            </w:pPr>
            <w:r w:rsidRPr="009063C9">
              <w:rPr>
                <w:sz w:val="18"/>
                <w:szCs w:val="18"/>
              </w:rPr>
              <w:t>1</w:t>
            </w:r>
          </w:p>
        </w:tc>
        <w:tc>
          <w:tcPr>
            <w:tcW w:w="2497" w:type="dxa"/>
            <w:vAlign w:val="center"/>
          </w:tcPr>
          <w:p w14:paraId="6E4886D4" w14:textId="77777777" w:rsidR="00132692" w:rsidRPr="009063C9" w:rsidRDefault="00132692" w:rsidP="00ED1181">
            <w:pPr>
              <w:snapToGrid w:val="0"/>
              <w:spacing w:before="60" w:after="60" w:line="240" w:lineRule="auto"/>
              <w:jc w:val="left"/>
              <w:rPr>
                <w:sz w:val="18"/>
                <w:szCs w:val="18"/>
              </w:rPr>
            </w:pPr>
            <w:r w:rsidRPr="009063C9">
              <w:rPr>
                <w:sz w:val="18"/>
                <w:szCs w:val="18"/>
              </w:rPr>
              <w:t>Date</w:t>
            </w:r>
          </w:p>
        </w:tc>
        <w:tc>
          <w:tcPr>
            <w:tcW w:w="3402" w:type="dxa"/>
            <w:vAlign w:val="center"/>
          </w:tcPr>
          <w:p w14:paraId="6F696DD2" w14:textId="77777777" w:rsidR="00132692" w:rsidRPr="009063C9" w:rsidRDefault="00132692" w:rsidP="00ED1181">
            <w:pPr>
              <w:snapToGrid w:val="0"/>
              <w:spacing w:before="60" w:after="60" w:line="240" w:lineRule="auto"/>
              <w:jc w:val="left"/>
              <w:rPr>
                <w:rFonts w:eastAsia="Times New Roman"/>
                <w:sz w:val="18"/>
                <w:szCs w:val="18"/>
              </w:rPr>
            </w:pPr>
          </w:p>
        </w:tc>
      </w:tr>
      <w:tr w:rsidR="00EA4AB2" w:rsidRPr="009063C9" w14:paraId="1494606C" w14:textId="77777777" w:rsidTr="00D76D1E">
        <w:trPr>
          <w:trHeight w:val="326"/>
        </w:trPr>
        <w:tc>
          <w:tcPr>
            <w:tcW w:w="3060" w:type="dxa"/>
            <w:vAlign w:val="center"/>
          </w:tcPr>
          <w:p w14:paraId="6D29FC36" w14:textId="3C4F1A60" w:rsidR="00EA4AB2" w:rsidRPr="009063C9" w:rsidRDefault="00EA4AB2" w:rsidP="00EA4AB2">
            <w:pPr>
              <w:snapToGrid w:val="0"/>
              <w:spacing w:before="60" w:after="60" w:line="240" w:lineRule="auto"/>
              <w:jc w:val="left"/>
              <w:rPr>
                <w:sz w:val="18"/>
                <w:szCs w:val="18"/>
              </w:rPr>
            </w:pPr>
            <w:r w:rsidRPr="009063C9">
              <w:rPr>
                <w:sz w:val="18"/>
                <w:szCs w:val="18"/>
              </w:rPr>
              <w:t>issueTime</w:t>
            </w:r>
          </w:p>
        </w:tc>
        <w:tc>
          <w:tcPr>
            <w:tcW w:w="3420" w:type="dxa"/>
            <w:vAlign w:val="center"/>
          </w:tcPr>
          <w:p w14:paraId="7EBD8BB0" w14:textId="41B3AF8A" w:rsidR="00EA4AB2" w:rsidRPr="009063C9" w:rsidRDefault="00EA4AB2" w:rsidP="00EA4AB2">
            <w:pPr>
              <w:snapToGrid w:val="0"/>
              <w:spacing w:before="60" w:after="60" w:line="240" w:lineRule="auto"/>
              <w:jc w:val="left"/>
              <w:rPr>
                <w:rFonts w:eastAsia="Times New Roman"/>
                <w:sz w:val="18"/>
                <w:szCs w:val="18"/>
              </w:rPr>
            </w:pPr>
            <w:r w:rsidRPr="009063C9">
              <w:rPr>
                <w:rFonts w:eastAsia="Times New Roman"/>
                <w:sz w:val="18"/>
                <w:szCs w:val="18"/>
              </w:rPr>
              <w:t>Time of day at which the data was made available by the data producer</w:t>
            </w:r>
          </w:p>
        </w:tc>
        <w:tc>
          <w:tcPr>
            <w:tcW w:w="804" w:type="dxa"/>
            <w:vAlign w:val="center"/>
          </w:tcPr>
          <w:p w14:paraId="48A4EAAE" w14:textId="256212BB" w:rsidR="00EA4AB2" w:rsidRPr="009063C9" w:rsidRDefault="00EA4AB2" w:rsidP="00EA4AB2">
            <w:pPr>
              <w:snapToGrid w:val="0"/>
              <w:spacing w:before="60" w:after="60" w:line="240" w:lineRule="auto"/>
              <w:jc w:val="center"/>
              <w:rPr>
                <w:sz w:val="18"/>
                <w:szCs w:val="18"/>
              </w:rPr>
            </w:pPr>
            <w:r w:rsidRPr="009063C9">
              <w:rPr>
                <w:sz w:val="18"/>
                <w:szCs w:val="18"/>
              </w:rPr>
              <w:t>0..1</w:t>
            </w:r>
          </w:p>
        </w:tc>
        <w:tc>
          <w:tcPr>
            <w:tcW w:w="2497" w:type="dxa"/>
            <w:vAlign w:val="center"/>
          </w:tcPr>
          <w:p w14:paraId="79CBE5E8" w14:textId="3E75625B" w:rsidR="00EA4AB2" w:rsidRPr="009063C9" w:rsidRDefault="00EA4AB2" w:rsidP="00EA4AB2">
            <w:pPr>
              <w:snapToGrid w:val="0"/>
              <w:spacing w:before="60" w:after="60" w:line="240" w:lineRule="auto"/>
              <w:jc w:val="left"/>
              <w:rPr>
                <w:sz w:val="18"/>
                <w:szCs w:val="18"/>
              </w:rPr>
            </w:pPr>
            <w:r w:rsidRPr="009063C9">
              <w:rPr>
                <w:sz w:val="18"/>
                <w:szCs w:val="18"/>
              </w:rPr>
              <w:t>Time</w:t>
            </w:r>
          </w:p>
        </w:tc>
        <w:tc>
          <w:tcPr>
            <w:tcW w:w="3402" w:type="dxa"/>
            <w:vAlign w:val="center"/>
          </w:tcPr>
          <w:p w14:paraId="1E3FE72D" w14:textId="384B0F68" w:rsidR="00EA4AB2" w:rsidRPr="009063C9" w:rsidRDefault="00EA4AB2" w:rsidP="00EA4AB2">
            <w:pPr>
              <w:snapToGrid w:val="0"/>
              <w:spacing w:before="60" w:after="60" w:line="240" w:lineRule="auto"/>
              <w:jc w:val="left"/>
              <w:rPr>
                <w:rFonts w:eastAsia="Times New Roman"/>
                <w:sz w:val="18"/>
                <w:szCs w:val="18"/>
              </w:rPr>
            </w:pPr>
            <w:r w:rsidRPr="009063C9">
              <w:rPr>
                <w:sz w:val="18"/>
                <w:szCs w:val="18"/>
              </w:rPr>
              <w:t>The S-100 datatype Time</w:t>
            </w:r>
          </w:p>
        </w:tc>
      </w:tr>
      <w:tr w:rsidR="004E193B" w:rsidRPr="009063C9" w14:paraId="1D341D5D" w14:textId="77777777" w:rsidTr="00D76D1E">
        <w:trPr>
          <w:trHeight w:val="326"/>
          <w:ins w:id="2975" w:author="Harin Oh" w:date="2023-12-04T09:53:00Z"/>
        </w:trPr>
        <w:tc>
          <w:tcPr>
            <w:tcW w:w="3060" w:type="dxa"/>
            <w:vAlign w:val="center"/>
          </w:tcPr>
          <w:p w14:paraId="4973BA40" w14:textId="462E64E6" w:rsidR="004E193B" w:rsidRPr="009063C9" w:rsidRDefault="004E193B" w:rsidP="002F484A">
            <w:pPr>
              <w:snapToGrid w:val="0"/>
              <w:spacing w:before="60" w:after="60" w:line="240" w:lineRule="auto"/>
              <w:jc w:val="left"/>
              <w:rPr>
                <w:ins w:id="2976" w:author="Harin Oh" w:date="2023-12-04T09:53:00Z"/>
                <w:sz w:val="18"/>
                <w:szCs w:val="18"/>
              </w:rPr>
            </w:pPr>
            <w:ins w:id="2977" w:author="Harin Oh" w:date="2023-12-04T09:53:00Z">
              <w:r w:rsidRPr="004E193B">
                <w:rPr>
                  <w:sz w:val="18"/>
                  <w:szCs w:val="18"/>
                </w:rPr>
                <w:t>boundingBox</w:t>
              </w:r>
            </w:ins>
          </w:p>
        </w:tc>
        <w:tc>
          <w:tcPr>
            <w:tcW w:w="3420" w:type="dxa"/>
            <w:vAlign w:val="center"/>
          </w:tcPr>
          <w:p w14:paraId="77BCF54D" w14:textId="56A6F3BF" w:rsidR="004E193B" w:rsidRPr="009063C9" w:rsidRDefault="004E193B" w:rsidP="002F484A">
            <w:pPr>
              <w:snapToGrid w:val="0"/>
              <w:spacing w:before="60" w:after="60" w:line="240" w:lineRule="auto"/>
              <w:jc w:val="left"/>
              <w:rPr>
                <w:ins w:id="2978" w:author="Harin Oh" w:date="2023-12-04T09:53:00Z"/>
                <w:sz w:val="18"/>
                <w:szCs w:val="18"/>
              </w:rPr>
            </w:pPr>
            <w:ins w:id="2979" w:author="Harin Oh" w:date="2023-12-04T09:53:00Z">
              <w:r w:rsidRPr="004E193B">
                <w:rPr>
                  <w:sz w:val="18"/>
                  <w:szCs w:val="18"/>
                </w:rPr>
                <w:t>The extent of the dataset limits</w:t>
              </w:r>
            </w:ins>
          </w:p>
        </w:tc>
        <w:tc>
          <w:tcPr>
            <w:tcW w:w="804" w:type="dxa"/>
            <w:vAlign w:val="center"/>
          </w:tcPr>
          <w:p w14:paraId="271B72D3" w14:textId="1EB72193" w:rsidR="004E193B" w:rsidRDefault="004E193B" w:rsidP="002F484A">
            <w:pPr>
              <w:snapToGrid w:val="0"/>
              <w:spacing w:before="60" w:after="60" w:line="240" w:lineRule="auto"/>
              <w:jc w:val="center"/>
              <w:rPr>
                <w:ins w:id="2980" w:author="Harin Oh" w:date="2023-12-04T09:53:00Z"/>
                <w:rFonts w:eastAsia="맑은 고딕"/>
                <w:sz w:val="18"/>
                <w:szCs w:val="18"/>
                <w:rPrChange w:id="2981" w:author="Harin Oh" w:date="2023-12-04T09:53:00Z">
                  <w:rPr>
                    <w:ins w:id="2982" w:author="Harin Oh" w:date="2023-12-04T09:53:00Z"/>
                    <w:sz w:val="18"/>
                    <w:szCs w:val="18"/>
                  </w:rPr>
                </w:rPrChange>
              </w:rPr>
            </w:pPr>
            <w:ins w:id="2983" w:author="Harin Oh" w:date="2023-12-04T09:53:00Z">
              <w:r>
                <w:rPr>
                  <w:rFonts w:eastAsia="맑은 고딕" w:hint="eastAsia"/>
                  <w:sz w:val="18"/>
                  <w:szCs w:val="18"/>
                </w:rPr>
                <w:t>0</w:t>
              </w:r>
              <w:r>
                <w:rPr>
                  <w:rFonts w:eastAsia="맑은 고딕"/>
                  <w:sz w:val="18"/>
                  <w:szCs w:val="18"/>
                </w:rPr>
                <w:t>..1</w:t>
              </w:r>
            </w:ins>
          </w:p>
        </w:tc>
        <w:tc>
          <w:tcPr>
            <w:tcW w:w="2497" w:type="dxa"/>
            <w:vAlign w:val="center"/>
          </w:tcPr>
          <w:p w14:paraId="6310D933" w14:textId="37874BA1" w:rsidR="004E193B" w:rsidRPr="00AA120E" w:rsidRDefault="004E193B" w:rsidP="002F484A">
            <w:pPr>
              <w:snapToGrid w:val="0"/>
              <w:spacing w:before="60" w:after="60" w:line="240" w:lineRule="auto"/>
              <w:jc w:val="left"/>
              <w:rPr>
                <w:ins w:id="2984" w:author="Harin Oh" w:date="2023-12-04T09:53:00Z"/>
                <w:spacing w:val="-4"/>
                <w:sz w:val="18"/>
                <w:szCs w:val="18"/>
              </w:rPr>
            </w:pPr>
            <w:ins w:id="2985" w:author="Harin Oh" w:date="2023-12-04T09:53:00Z">
              <w:r w:rsidRPr="00AA120E">
                <w:rPr>
                  <w:spacing w:val="-4"/>
                  <w:sz w:val="18"/>
                  <w:szCs w:val="18"/>
                </w:rPr>
                <w:t>EX_GeographicBoundingBox</w:t>
              </w:r>
            </w:ins>
          </w:p>
        </w:tc>
        <w:tc>
          <w:tcPr>
            <w:tcW w:w="3402" w:type="dxa"/>
            <w:vAlign w:val="center"/>
          </w:tcPr>
          <w:p w14:paraId="18695D7C" w14:textId="77777777" w:rsidR="004E193B" w:rsidRPr="009063C9" w:rsidRDefault="004E193B" w:rsidP="002F484A">
            <w:pPr>
              <w:snapToGrid w:val="0"/>
              <w:spacing w:before="60" w:after="60" w:line="240" w:lineRule="auto"/>
              <w:jc w:val="left"/>
              <w:rPr>
                <w:ins w:id="2986" w:author="Harin Oh" w:date="2023-12-04T09:53:00Z"/>
                <w:rFonts w:eastAsia="Times New Roman"/>
                <w:sz w:val="18"/>
                <w:szCs w:val="18"/>
              </w:rPr>
            </w:pPr>
          </w:p>
        </w:tc>
      </w:tr>
      <w:tr w:rsidR="004E193B" w:rsidRPr="009063C9" w14:paraId="477CE98F" w14:textId="77777777" w:rsidTr="00D76D1E">
        <w:trPr>
          <w:trHeight w:val="326"/>
          <w:ins w:id="2987" w:author="Harin Oh" w:date="2023-12-04T09:53:00Z"/>
        </w:trPr>
        <w:tc>
          <w:tcPr>
            <w:tcW w:w="3060" w:type="dxa"/>
            <w:vAlign w:val="center"/>
          </w:tcPr>
          <w:p w14:paraId="1362D8CC" w14:textId="3B5953DA" w:rsidR="004E193B" w:rsidRPr="004E193B" w:rsidRDefault="004E193B" w:rsidP="002F484A">
            <w:pPr>
              <w:snapToGrid w:val="0"/>
              <w:spacing w:before="60" w:after="60" w:line="240" w:lineRule="auto"/>
              <w:jc w:val="left"/>
              <w:rPr>
                <w:ins w:id="2988" w:author="Harin Oh" w:date="2023-12-04T09:53:00Z"/>
                <w:sz w:val="18"/>
                <w:szCs w:val="18"/>
              </w:rPr>
            </w:pPr>
            <w:ins w:id="2989" w:author="Harin Oh" w:date="2023-12-04T09:53:00Z">
              <w:r w:rsidRPr="004E193B">
                <w:rPr>
                  <w:sz w:val="18"/>
                  <w:szCs w:val="18"/>
                </w:rPr>
                <w:t>temporalExtent</w:t>
              </w:r>
            </w:ins>
          </w:p>
        </w:tc>
        <w:tc>
          <w:tcPr>
            <w:tcW w:w="3420" w:type="dxa"/>
            <w:vAlign w:val="center"/>
          </w:tcPr>
          <w:p w14:paraId="5223B3EB" w14:textId="5AB5F5D0" w:rsidR="004E193B" w:rsidRPr="004E193B" w:rsidRDefault="004E193B" w:rsidP="004E193B">
            <w:pPr>
              <w:snapToGrid w:val="0"/>
              <w:spacing w:before="60" w:after="60" w:line="240" w:lineRule="auto"/>
              <w:jc w:val="left"/>
              <w:rPr>
                <w:ins w:id="2990" w:author="Harin Oh" w:date="2023-12-04T09:53:00Z"/>
                <w:sz w:val="18"/>
                <w:szCs w:val="18"/>
              </w:rPr>
            </w:pPr>
            <w:ins w:id="2991" w:author="Harin Oh" w:date="2023-12-04T09:53:00Z">
              <w:r w:rsidRPr="004E193B">
                <w:rPr>
                  <w:sz w:val="18"/>
                  <w:szCs w:val="18"/>
                </w:rPr>
                <w:t>Specification of the temporal extent of the dataset</w:t>
              </w:r>
            </w:ins>
          </w:p>
        </w:tc>
        <w:tc>
          <w:tcPr>
            <w:tcW w:w="804" w:type="dxa"/>
            <w:vAlign w:val="center"/>
          </w:tcPr>
          <w:p w14:paraId="3EBA25D9" w14:textId="57F9CD07" w:rsidR="004E193B" w:rsidRDefault="004E193B" w:rsidP="002F484A">
            <w:pPr>
              <w:snapToGrid w:val="0"/>
              <w:spacing w:before="60" w:after="60" w:line="240" w:lineRule="auto"/>
              <w:jc w:val="center"/>
              <w:rPr>
                <w:ins w:id="2992" w:author="Harin Oh" w:date="2023-12-04T09:53:00Z"/>
                <w:rFonts w:eastAsia="맑은 고딕"/>
                <w:sz w:val="18"/>
                <w:szCs w:val="18"/>
              </w:rPr>
            </w:pPr>
            <w:ins w:id="2993" w:author="Harin Oh" w:date="2023-12-04T09:53:00Z">
              <w:r>
                <w:rPr>
                  <w:rFonts w:eastAsia="맑은 고딕"/>
                  <w:sz w:val="18"/>
                  <w:szCs w:val="18"/>
                </w:rPr>
                <w:t>0..1</w:t>
              </w:r>
            </w:ins>
          </w:p>
        </w:tc>
        <w:tc>
          <w:tcPr>
            <w:tcW w:w="2497" w:type="dxa"/>
            <w:vAlign w:val="center"/>
          </w:tcPr>
          <w:p w14:paraId="064AC9C1" w14:textId="62720929" w:rsidR="004E193B" w:rsidRPr="004E193B" w:rsidRDefault="004E193B" w:rsidP="002F484A">
            <w:pPr>
              <w:snapToGrid w:val="0"/>
              <w:spacing w:before="60" w:after="60" w:line="240" w:lineRule="auto"/>
              <w:jc w:val="left"/>
              <w:rPr>
                <w:ins w:id="2994" w:author="Harin Oh" w:date="2023-12-04T09:53:00Z"/>
                <w:sz w:val="18"/>
                <w:szCs w:val="18"/>
              </w:rPr>
            </w:pPr>
            <w:ins w:id="2995" w:author="Harin Oh" w:date="2023-12-04T09:54:00Z">
              <w:r w:rsidRPr="004E193B">
                <w:rPr>
                  <w:sz w:val="18"/>
                  <w:szCs w:val="18"/>
                </w:rPr>
                <w:t>S100_TemporalExtent</w:t>
              </w:r>
            </w:ins>
          </w:p>
        </w:tc>
        <w:tc>
          <w:tcPr>
            <w:tcW w:w="3402" w:type="dxa"/>
            <w:vAlign w:val="center"/>
          </w:tcPr>
          <w:p w14:paraId="59033B01" w14:textId="2514742A" w:rsidR="004E193B" w:rsidRPr="004E193B" w:rsidRDefault="004E193B" w:rsidP="004E193B">
            <w:pPr>
              <w:snapToGrid w:val="0"/>
              <w:spacing w:before="60" w:after="60" w:line="240" w:lineRule="auto"/>
              <w:jc w:val="left"/>
              <w:rPr>
                <w:ins w:id="2996" w:author="Harin Oh" w:date="2023-12-04T09:54:00Z"/>
                <w:rFonts w:eastAsia="Times New Roman"/>
                <w:sz w:val="18"/>
                <w:szCs w:val="18"/>
              </w:rPr>
            </w:pPr>
            <w:ins w:id="2997" w:author="Harin Oh" w:date="2023-12-04T09:54:00Z">
              <w:r w:rsidRPr="004E193B">
                <w:rPr>
                  <w:rFonts w:eastAsia="Times New Roman"/>
                  <w:sz w:val="18"/>
                  <w:szCs w:val="18"/>
                </w:rPr>
                <w:t>The temporal extent is encoded as the date/time of the earliest and latest data records (in coverage datasets) or date/time ranges (in vector datasets)</w:t>
              </w:r>
            </w:ins>
          </w:p>
          <w:p w14:paraId="0DC271DE" w14:textId="35CF1AC3" w:rsidR="004E193B" w:rsidRPr="004E193B" w:rsidRDefault="004E193B" w:rsidP="004E193B">
            <w:pPr>
              <w:snapToGrid w:val="0"/>
              <w:spacing w:before="60" w:after="60" w:line="240" w:lineRule="auto"/>
              <w:jc w:val="left"/>
              <w:rPr>
                <w:ins w:id="2998" w:author="Harin Oh" w:date="2023-12-04T09:54:00Z"/>
                <w:rFonts w:eastAsia="Times New Roman"/>
                <w:sz w:val="18"/>
                <w:szCs w:val="18"/>
              </w:rPr>
            </w:pPr>
            <w:ins w:id="2999" w:author="Harin Oh" w:date="2023-12-04T09:54:00Z">
              <w:r w:rsidRPr="004E193B">
                <w:rPr>
                  <w:rFonts w:eastAsia="Times New Roman"/>
                  <w:sz w:val="18"/>
                  <w:szCs w:val="18"/>
                </w:rPr>
                <w:t>If there is more than one feature in a</w:t>
              </w:r>
              <w:r>
                <w:rPr>
                  <w:rFonts w:eastAsia="Times New Roman"/>
                  <w:sz w:val="18"/>
                  <w:szCs w:val="18"/>
                </w:rPr>
                <w:t xml:space="preserve"> </w:t>
              </w:r>
              <w:r w:rsidRPr="004E193B">
                <w:rPr>
                  <w:rFonts w:eastAsia="Times New Roman"/>
                  <w:sz w:val="18"/>
                  <w:szCs w:val="18"/>
                </w:rPr>
                <w:t>dataset, the earliest and latest time values of records in all features are used, which means the earliest and latest values may be from different features</w:t>
              </w:r>
            </w:ins>
          </w:p>
          <w:p w14:paraId="2096484A" w14:textId="3E679833" w:rsidR="004E193B" w:rsidRPr="004E193B" w:rsidRDefault="004E193B" w:rsidP="004E193B">
            <w:pPr>
              <w:snapToGrid w:val="0"/>
              <w:spacing w:before="60" w:after="60" w:line="240" w:lineRule="auto"/>
              <w:jc w:val="left"/>
              <w:rPr>
                <w:ins w:id="3000" w:author="Harin Oh" w:date="2023-12-04T09:54:00Z"/>
                <w:rFonts w:eastAsia="Times New Roman"/>
                <w:sz w:val="18"/>
                <w:szCs w:val="18"/>
              </w:rPr>
            </w:pPr>
            <w:ins w:id="3001" w:author="Harin Oh" w:date="2023-12-04T09:54:00Z">
              <w:r w:rsidRPr="004E193B">
                <w:rPr>
                  <w:rFonts w:eastAsia="Times New Roman"/>
                  <w:sz w:val="18"/>
                  <w:szCs w:val="18"/>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ins>
          </w:p>
          <w:p w14:paraId="7E2AB55F" w14:textId="76B6B707" w:rsidR="004E193B" w:rsidRPr="009063C9" w:rsidRDefault="004E193B" w:rsidP="006942D7">
            <w:pPr>
              <w:snapToGrid w:val="0"/>
              <w:spacing w:before="60" w:after="60" w:line="240" w:lineRule="auto"/>
              <w:jc w:val="left"/>
              <w:rPr>
                <w:ins w:id="3002" w:author="Harin Oh" w:date="2023-12-04T09:53:00Z"/>
                <w:rFonts w:eastAsia="Times New Roman"/>
                <w:sz w:val="18"/>
                <w:szCs w:val="18"/>
              </w:rPr>
            </w:pPr>
            <w:ins w:id="3003" w:author="Harin Oh" w:date="2023-12-04T09:54:00Z">
              <w:r w:rsidRPr="004E193B">
                <w:rPr>
                  <w:rFonts w:eastAsia="Times New Roman"/>
                  <w:sz w:val="18"/>
                  <w:szCs w:val="18"/>
                </w:rPr>
                <w:t>This attribute is encoded if and only if at least one of the start and en</w:t>
              </w:r>
            </w:ins>
            <w:ins w:id="3004" w:author="Harin Oh" w:date="2023-12-04T09:56:00Z">
              <w:r w:rsidR="006942D7" w:rsidRPr="006942D7">
                <w:rPr>
                  <w:rFonts w:eastAsia="Times New Roman"/>
                  <w:sz w:val="18"/>
                  <w:szCs w:val="18"/>
                </w:rPr>
                <w:t>d of the temporal extent is known</w:t>
              </w:r>
            </w:ins>
          </w:p>
        </w:tc>
      </w:tr>
      <w:tr w:rsidR="001650A1" w:rsidRPr="009063C9" w14:paraId="4B251637" w14:textId="77777777" w:rsidTr="00D76D1E">
        <w:trPr>
          <w:trHeight w:val="326"/>
        </w:trPr>
        <w:tc>
          <w:tcPr>
            <w:tcW w:w="3060" w:type="dxa"/>
            <w:vAlign w:val="center"/>
          </w:tcPr>
          <w:p w14:paraId="1B867613" w14:textId="3812F4D5" w:rsidR="001650A1" w:rsidRPr="004E193B" w:rsidRDefault="001650A1" w:rsidP="001650A1">
            <w:pPr>
              <w:snapToGrid w:val="0"/>
              <w:spacing w:before="60" w:after="60" w:line="240" w:lineRule="auto"/>
              <w:jc w:val="left"/>
              <w:rPr>
                <w:sz w:val="18"/>
                <w:szCs w:val="18"/>
              </w:rPr>
            </w:pPr>
            <w:r w:rsidRPr="001650A1">
              <w:rPr>
                <w:sz w:val="18"/>
                <w:szCs w:val="18"/>
              </w:rPr>
              <w:t>productSpecification</w:t>
            </w:r>
          </w:p>
        </w:tc>
        <w:tc>
          <w:tcPr>
            <w:tcW w:w="3420" w:type="dxa"/>
            <w:vAlign w:val="center"/>
          </w:tcPr>
          <w:p w14:paraId="106C64C3" w14:textId="67354BC0" w:rsidR="001650A1" w:rsidRPr="004E193B" w:rsidRDefault="001650A1" w:rsidP="001650A1">
            <w:pPr>
              <w:snapToGrid w:val="0"/>
              <w:spacing w:before="60" w:after="60" w:line="240" w:lineRule="auto"/>
              <w:jc w:val="left"/>
              <w:rPr>
                <w:sz w:val="18"/>
                <w:szCs w:val="18"/>
              </w:rPr>
            </w:pPr>
            <w:r w:rsidRPr="009063C9">
              <w:rPr>
                <w:sz w:val="18"/>
                <w:szCs w:val="18"/>
              </w:rPr>
              <w:t>The product specification used to create this dataset</w:t>
            </w:r>
          </w:p>
        </w:tc>
        <w:tc>
          <w:tcPr>
            <w:tcW w:w="804" w:type="dxa"/>
            <w:vAlign w:val="center"/>
          </w:tcPr>
          <w:p w14:paraId="2962469C" w14:textId="11F88C9C" w:rsidR="001650A1" w:rsidRDefault="001650A1" w:rsidP="001650A1">
            <w:pPr>
              <w:snapToGrid w:val="0"/>
              <w:spacing w:before="60" w:after="60" w:line="240" w:lineRule="auto"/>
              <w:jc w:val="center"/>
              <w:rPr>
                <w:rFonts w:eastAsia="맑은 고딕"/>
                <w:sz w:val="18"/>
                <w:szCs w:val="18"/>
              </w:rPr>
            </w:pPr>
            <w:r w:rsidRPr="009063C9">
              <w:rPr>
                <w:sz w:val="18"/>
                <w:szCs w:val="18"/>
              </w:rPr>
              <w:t>1</w:t>
            </w:r>
          </w:p>
        </w:tc>
        <w:tc>
          <w:tcPr>
            <w:tcW w:w="2497" w:type="dxa"/>
            <w:vAlign w:val="center"/>
          </w:tcPr>
          <w:p w14:paraId="3A3BAA3C" w14:textId="0736EE81" w:rsidR="001650A1" w:rsidRPr="004E193B" w:rsidRDefault="001650A1" w:rsidP="001650A1">
            <w:pPr>
              <w:snapToGrid w:val="0"/>
              <w:spacing w:before="60" w:after="60" w:line="240" w:lineRule="auto"/>
              <w:jc w:val="left"/>
              <w:rPr>
                <w:sz w:val="18"/>
                <w:szCs w:val="18"/>
              </w:rPr>
            </w:pPr>
            <w:r w:rsidRPr="009063C9">
              <w:rPr>
                <w:sz w:val="18"/>
                <w:szCs w:val="18"/>
              </w:rPr>
              <w:t>S100_ProductSpecification</w:t>
            </w:r>
          </w:p>
        </w:tc>
        <w:tc>
          <w:tcPr>
            <w:tcW w:w="3402" w:type="dxa"/>
            <w:vAlign w:val="center"/>
          </w:tcPr>
          <w:p w14:paraId="1DFE984A" w14:textId="77777777" w:rsidR="001650A1" w:rsidRPr="004E193B" w:rsidRDefault="001650A1" w:rsidP="001650A1">
            <w:pPr>
              <w:snapToGrid w:val="0"/>
              <w:spacing w:before="60" w:after="60" w:line="240" w:lineRule="auto"/>
              <w:jc w:val="left"/>
              <w:rPr>
                <w:rFonts w:eastAsia="Times New Roman"/>
                <w:sz w:val="18"/>
                <w:szCs w:val="18"/>
              </w:rPr>
            </w:pPr>
          </w:p>
        </w:tc>
      </w:tr>
      <w:tr w:rsidR="001650A1" w:rsidRPr="009063C9" w14:paraId="0BA87C9D" w14:textId="77777777" w:rsidTr="00D76D1E">
        <w:trPr>
          <w:trHeight w:val="326"/>
        </w:trPr>
        <w:tc>
          <w:tcPr>
            <w:tcW w:w="3060" w:type="dxa"/>
            <w:vAlign w:val="center"/>
          </w:tcPr>
          <w:p w14:paraId="3E5B967B" w14:textId="77777777" w:rsidR="001650A1" w:rsidRPr="009063C9" w:rsidRDefault="001650A1" w:rsidP="001650A1">
            <w:pPr>
              <w:snapToGrid w:val="0"/>
              <w:spacing w:before="60" w:after="60" w:line="240" w:lineRule="auto"/>
              <w:jc w:val="left"/>
              <w:rPr>
                <w:sz w:val="18"/>
                <w:szCs w:val="18"/>
              </w:rPr>
            </w:pPr>
            <w:r w:rsidRPr="009063C9">
              <w:rPr>
                <w:sz w:val="18"/>
                <w:szCs w:val="18"/>
              </w:rPr>
              <w:t>producingAgency</w:t>
            </w:r>
          </w:p>
        </w:tc>
        <w:tc>
          <w:tcPr>
            <w:tcW w:w="3420" w:type="dxa"/>
            <w:vAlign w:val="center"/>
          </w:tcPr>
          <w:p w14:paraId="5AA8BEE1" w14:textId="77777777" w:rsidR="001650A1" w:rsidRPr="009063C9" w:rsidRDefault="001650A1" w:rsidP="001650A1">
            <w:pPr>
              <w:snapToGrid w:val="0"/>
              <w:spacing w:before="60" w:after="60" w:line="240" w:lineRule="auto"/>
              <w:jc w:val="left"/>
              <w:rPr>
                <w:sz w:val="18"/>
                <w:szCs w:val="18"/>
              </w:rPr>
            </w:pPr>
            <w:r w:rsidRPr="009063C9">
              <w:rPr>
                <w:sz w:val="18"/>
                <w:szCs w:val="18"/>
                <w:lang w:val="en-CA"/>
              </w:rPr>
              <w:t>Agency responsible for producing the data</w:t>
            </w:r>
          </w:p>
        </w:tc>
        <w:tc>
          <w:tcPr>
            <w:tcW w:w="804" w:type="dxa"/>
            <w:vAlign w:val="center"/>
          </w:tcPr>
          <w:p w14:paraId="16AFA18C" w14:textId="77777777" w:rsidR="001650A1" w:rsidRPr="009063C9" w:rsidRDefault="001650A1" w:rsidP="001650A1">
            <w:pPr>
              <w:snapToGrid w:val="0"/>
              <w:spacing w:before="60" w:after="60" w:line="240" w:lineRule="auto"/>
              <w:jc w:val="center"/>
              <w:rPr>
                <w:sz w:val="18"/>
                <w:szCs w:val="18"/>
              </w:rPr>
            </w:pPr>
            <w:r w:rsidRPr="009063C9">
              <w:rPr>
                <w:sz w:val="18"/>
                <w:szCs w:val="18"/>
              </w:rPr>
              <w:t>1</w:t>
            </w:r>
          </w:p>
        </w:tc>
        <w:tc>
          <w:tcPr>
            <w:tcW w:w="2497" w:type="dxa"/>
            <w:vAlign w:val="center"/>
          </w:tcPr>
          <w:p w14:paraId="06E38ABA" w14:textId="387F3BC1" w:rsidR="001650A1" w:rsidRPr="009063C9" w:rsidDel="001650A1" w:rsidRDefault="001650A1" w:rsidP="001650A1">
            <w:pPr>
              <w:snapToGrid w:val="0"/>
              <w:spacing w:before="60" w:after="60"/>
              <w:rPr>
                <w:del w:id="3005" w:author="Harin Oh" w:date="2023-12-04T09:57:00Z"/>
                <w:sz w:val="18"/>
                <w:szCs w:val="18"/>
                <w:lang w:val="fr-FR"/>
              </w:rPr>
            </w:pPr>
            <w:r w:rsidRPr="009063C9">
              <w:rPr>
                <w:sz w:val="18"/>
                <w:szCs w:val="18"/>
                <w:lang w:val="fr-FR"/>
              </w:rPr>
              <w:t xml:space="preserve">CI_Responsibility&gt;CI_Organisation </w:t>
            </w:r>
            <w:del w:id="3006" w:author="Harin Oh" w:date="2023-12-04T09:57:00Z">
              <w:r w:rsidRPr="009063C9" w:rsidDel="001650A1">
                <w:rPr>
                  <w:sz w:val="18"/>
                  <w:szCs w:val="18"/>
                  <w:lang w:val="fr-FR"/>
                </w:rPr>
                <w:delText>or</w:delText>
              </w:r>
            </w:del>
          </w:p>
          <w:p w14:paraId="6AD5293C" w14:textId="042423F3" w:rsidR="001650A1" w:rsidRPr="009063C9" w:rsidRDefault="001650A1">
            <w:pPr>
              <w:snapToGrid w:val="0"/>
              <w:spacing w:before="60" w:after="60"/>
              <w:rPr>
                <w:sz w:val="18"/>
                <w:szCs w:val="18"/>
                <w:lang w:val="fr-FR"/>
              </w:rPr>
              <w:pPrChange w:id="3007" w:author="Harin Oh" w:date="2023-12-04T09:57:00Z">
                <w:pPr>
                  <w:snapToGrid w:val="0"/>
                  <w:spacing w:before="60" w:after="60" w:line="240" w:lineRule="auto"/>
                  <w:jc w:val="left"/>
                </w:pPr>
              </w:pPrChange>
            </w:pPr>
            <w:del w:id="3008" w:author="Harin Oh" w:date="2023-12-04T09:57:00Z">
              <w:r w:rsidRPr="009063C9" w:rsidDel="001650A1">
                <w:rPr>
                  <w:sz w:val="18"/>
                  <w:szCs w:val="18"/>
                  <w:lang w:val="fr-FR"/>
                </w:rPr>
                <w:delText>CI_Responsibility&gt;CI_Individual</w:delText>
              </w:r>
            </w:del>
          </w:p>
        </w:tc>
        <w:tc>
          <w:tcPr>
            <w:tcW w:w="3402" w:type="dxa"/>
            <w:vAlign w:val="center"/>
          </w:tcPr>
          <w:p w14:paraId="0E9BD78A" w14:textId="74191304" w:rsidR="001650A1" w:rsidRPr="009063C9" w:rsidRDefault="001650A1" w:rsidP="001650A1">
            <w:pPr>
              <w:snapToGrid w:val="0"/>
              <w:spacing w:before="60" w:after="60" w:line="240" w:lineRule="auto"/>
              <w:jc w:val="left"/>
              <w:rPr>
                <w:rFonts w:eastAsia="Times New Roman"/>
                <w:sz w:val="18"/>
                <w:szCs w:val="18"/>
              </w:rPr>
            </w:pPr>
            <w:r w:rsidRPr="009063C9">
              <w:rPr>
                <w:sz w:val="18"/>
                <w:szCs w:val="18"/>
              </w:rPr>
              <w:t xml:space="preserve">See </w:t>
            </w:r>
            <w:del w:id="3009" w:author="Greenblue" w:date="2024-02-13T20:19:00Z">
              <w:r w:rsidRPr="009063C9" w:rsidDel="00AA120E">
                <w:rPr>
                  <w:sz w:val="18"/>
                  <w:szCs w:val="18"/>
                </w:rPr>
                <w:delText xml:space="preserve">S-100 Part </w:delText>
              </w:r>
            </w:del>
            <w:del w:id="3010" w:author="Harin Oh" w:date="2023-12-04T09:57:00Z">
              <w:r w:rsidRPr="009063C9" w:rsidDel="001650A1">
                <w:rPr>
                  <w:sz w:val="18"/>
                  <w:szCs w:val="18"/>
                </w:rPr>
                <w:delText>4a</w:delText>
              </w:r>
            </w:del>
            <w:ins w:id="3011" w:author="Harin Oh" w:date="2023-12-04T09:57:00Z">
              <w:del w:id="3012" w:author="Greenblue" w:date="2024-02-13T20:19:00Z">
                <w:r w:rsidDel="00AA120E">
                  <w:rPr>
                    <w:sz w:val="18"/>
                    <w:szCs w:val="18"/>
                  </w:rPr>
                  <w:delText>17</w:delText>
                </w:r>
              </w:del>
            </w:ins>
            <w:del w:id="3013" w:author="Greenblue" w:date="2024-02-13T20:19:00Z">
              <w:r w:rsidRPr="009063C9" w:rsidDel="00AA120E">
                <w:rPr>
                  <w:sz w:val="18"/>
                  <w:szCs w:val="18"/>
                </w:rPr>
                <w:delText xml:space="preserve">, </w:delText>
              </w:r>
            </w:del>
            <w:r w:rsidRPr="009063C9">
              <w:rPr>
                <w:sz w:val="18"/>
                <w:szCs w:val="18"/>
              </w:rPr>
              <w:t>Tables</w:t>
            </w:r>
            <w:ins w:id="3014" w:author="Harin Oh" w:date="2023-12-04T09:57:00Z">
              <w:r>
                <w:rPr>
                  <w:sz w:val="18"/>
                  <w:szCs w:val="18"/>
                </w:rPr>
                <w:t>17-3</w:t>
              </w:r>
            </w:ins>
            <w:del w:id="3015" w:author="Harin Oh" w:date="2023-12-04T09:57:00Z">
              <w:r w:rsidRPr="009063C9" w:rsidDel="001650A1">
                <w:rPr>
                  <w:sz w:val="18"/>
                  <w:szCs w:val="18"/>
                </w:rPr>
                <w:delText xml:space="preserve"> </w:delText>
              </w:r>
            </w:del>
            <w:del w:id="3016" w:author="Harin Oh" w:date="2023-12-04T09:58:00Z">
              <w:r w:rsidRPr="009063C9" w:rsidDel="001650A1">
                <w:rPr>
                  <w:sz w:val="18"/>
                  <w:szCs w:val="18"/>
                </w:rPr>
                <w:delText>4a-2 and 4a-3</w:delText>
              </w:r>
            </w:del>
          </w:p>
        </w:tc>
      </w:tr>
      <w:tr w:rsidR="001650A1" w:rsidRPr="009063C9" w14:paraId="6F581367" w14:textId="77777777" w:rsidTr="00D76D1E">
        <w:trPr>
          <w:trHeight w:val="326"/>
          <w:ins w:id="3017" w:author="Harin Oh" w:date="2023-12-04T09:58:00Z"/>
        </w:trPr>
        <w:tc>
          <w:tcPr>
            <w:tcW w:w="3060" w:type="dxa"/>
            <w:vAlign w:val="center"/>
          </w:tcPr>
          <w:p w14:paraId="347F0F99" w14:textId="68FBF9EC" w:rsidR="001650A1" w:rsidRPr="009063C9" w:rsidRDefault="001650A1" w:rsidP="001650A1">
            <w:pPr>
              <w:snapToGrid w:val="0"/>
              <w:spacing w:before="60" w:after="60" w:line="240" w:lineRule="auto"/>
              <w:jc w:val="left"/>
              <w:rPr>
                <w:ins w:id="3018" w:author="Harin Oh" w:date="2023-12-04T09:58:00Z"/>
                <w:sz w:val="18"/>
                <w:szCs w:val="18"/>
              </w:rPr>
            </w:pPr>
            <w:ins w:id="3019" w:author="Harin Oh" w:date="2023-12-04T09:58:00Z">
              <w:r w:rsidRPr="001650A1">
                <w:rPr>
                  <w:sz w:val="18"/>
                  <w:szCs w:val="18"/>
                </w:rPr>
                <w:lastRenderedPageBreak/>
                <w:t>producerCode</w:t>
              </w:r>
            </w:ins>
          </w:p>
        </w:tc>
        <w:tc>
          <w:tcPr>
            <w:tcW w:w="3420" w:type="dxa"/>
            <w:vAlign w:val="center"/>
          </w:tcPr>
          <w:p w14:paraId="09863B8C" w14:textId="7384C819" w:rsidR="001650A1" w:rsidRPr="009063C9" w:rsidRDefault="001650A1" w:rsidP="001650A1">
            <w:pPr>
              <w:snapToGrid w:val="0"/>
              <w:spacing w:before="60" w:after="60" w:line="240" w:lineRule="auto"/>
              <w:jc w:val="left"/>
              <w:rPr>
                <w:ins w:id="3020" w:author="Harin Oh" w:date="2023-12-04T09:58:00Z"/>
                <w:sz w:val="18"/>
                <w:szCs w:val="18"/>
                <w:lang w:val="en-CA"/>
              </w:rPr>
            </w:pPr>
            <w:ins w:id="3021" w:author="Harin Oh" w:date="2023-12-04T09:58:00Z">
              <w:r w:rsidRPr="001650A1">
                <w:rPr>
                  <w:sz w:val="18"/>
                  <w:szCs w:val="18"/>
                  <w:lang w:val="en-CA"/>
                </w:rPr>
                <w:t>The official IHO Producer Code from S-62</w:t>
              </w:r>
            </w:ins>
          </w:p>
        </w:tc>
        <w:tc>
          <w:tcPr>
            <w:tcW w:w="804" w:type="dxa"/>
            <w:vAlign w:val="center"/>
          </w:tcPr>
          <w:p w14:paraId="7DA730F6" w14:textId="0842C2E6" w:rsidR="001650A1" w:rsidRDefault="001650A1" w:rsidP="001650A1">
            <w:pPr>
              <w:snapToGrid w:val="0"/>
              <w:spacing w:before="60" w:after="60" w:line="240" w:lineRule="auto"/>
              <w:jc w:val="center"/>
              <w:rPr>
                <w:ins w:id="3022" w:author="Harin Oh" w:date="2023-12-04T09:58:00Z"/>
                <w:rFonts w:eastAsia="맑은 고딕"/>
                <w:sz w:val="18"/>
                <w:szCs w:val="18"/>
                <w:rPrChange w:id="3023" w:author="Harin Oh" w:date="2023-12-04T09:58:00Z">
                  <w:rPr>
                    <w:ins w:id="3024" w:author="Harin Oh" w:date="2023-12-04T09:58:00Z"/>
                    <w:sz w:val="18"/>
                    <w:szCs w:val="18"/>
                  </w:rPr>
                </w:rPrChange>
              </w:rPr>
            </w:pPr>
            <w:ins w:id="3025" w:author="Harin Oh" w:date="2023-12-04T09:58:00Z">
              <w:r>
                <w:rPr>
                  <w:rFonts w:eastAsia="맑은 고딕" w:hint="eastAsia"/>
                  <w:sz w:val="18"/>
                  <w:szCs w:val="18"/>
                </w:rPr>
                <w:t>0</w:t>
              </w:r>
              <w:r>
                <w:rPr>
                  <w:rFonts w:eastAsia="맑은 고딕"/>
                  <w:sz w:val="18"/>
                  <w:szCs w:val="18"/>
                </w:rPr>
                <w:t>..1</w:t>
              </w:r>
            </w:ins>
          </w:p>
        </w:tc>
        <w:tc>
          <w:tcPr>
            <w:tcW w:w="2497" w:type="dxa"/>
            <w:vAlign w:val="center"/>
          </w:tcPr>
          <w:p w14:paraId="120E5C09" w14:textId="0E4123D8" w:rsidR="001650A1" w:rsidRPr="009063C9" w:rsidRDefault="001650A1" w:rsidP="001650A1">
            <w:pPr>
              <w:snapToGrid w:val="0"/>
              <w:spacing w:before="60" w:after="60"/>
              <w:rPr>
                <w:ins w:id="3026" w:author="Harin Oh" w:date="2023-12-04T09:58:00Z"/>
                <w:sz w:val="18"/>
                <w:szCs w:val="18"/>
                <w:lang w:val="fr-FR"/>
              </w:rPr>
            </w:pPr>
            <w:ins w:id="3027" w:author="Harin Oh" w:date="2023-12-04T09:58:00Z">
              <w:r w:rsidRPr="001650A1">
                <w:rPr>
                  <w:sz w:val="18"/>
                  <w:szCs w:val="18"/>
                  <w:lang w:val="fr-FR"/>
                </w:rPr>
                <w:t>CharacterString</w:t>
              </w:r>
            </w:ins>
          </w:p>
        </w:tc>
        <w:tc>
          <w:tcPr>
            <w:tcW w:w="3402" w:type="dxa"/>
            <w:vAlign w:val="center"/>
          </w:tcPr>
          <w:p w14:paraId="4BED72C0" w14:textId="77777777" w:rsidR="001650A1" w:rsidRPr="009063C9" w:rsidRDefault="001650A1" w:rsidP="001650A1">
            <w:pPr>
              <w:snapToGrid w:val="0"/>
              <w:spacing w:before="60" w:after="60" w:line="240" w:lineRule="auto"/>
              <w:jc w:val="left"/>
              <w:rPr>
                <w:ins w:id="3028" w:author="Harin Oh" w:date="2023-12-04T09:58:00Z"/>
                <w:sz w:val="18"/>
                <w:szCs w:val="18"/>
              </w:rPr>
            </w:pPr>
          </w:p>
        </w:tc>
      </w:tr>
      <w:tr w:rsidR="001650A1" w:rsidRPr="009063C9" w:rsidDel="001650A1" w14:paraId="4191F3A1" w14:textId="24C04DA0" w:rsidTr="00D76D1E">
        <w:trPr>
          <w:trHeight w:val="326"/>
          <w:del w:id="3029" w:author="Harin Oh" w:date="2023-12-04T10:00:00Z"/>
        </w:trPr>
        <w:tc>
          <w:tcPr>
            <w:tcW w:w="3060" w:type="dxa"/>
            <w:vAlign w:val="center"/>
          </w:tcPr>
          <w:p w14:paraId="59C13E58" w14:textId="6A92FA0E" w:rsidR="001650A1" w:rsidRPr="009063C9" w:rsidDel="001650A1" w:rsidRDefault="001650A1" w:rsidP="001650A1">
            <w:pPr>
              <w:snapToGrid w:val="0"/>
              <w:spacing w:before="60" w:after="60" w:line="240" w:lineRule="auto"/>
              <w:jc w:val="left"/>
              <w:rPr>
                <w:del w:id="3030" w:author="Harin Oh" w:date="2023-12-04T10:00:00Z"/>
                <w:sz w:val="18"/>
                <w:szCs w:val="18"/>
              </w:rPr>
            </w:pPr>
            <w:del w:id="3031" w:author="Harin Oh" w:date="2023-12-04T10:00:00Z">
              <w:r w:rsidRPr="009063C9" w:rsidDel="001650A1">
                <w:rPr>
                  <w:sz w:val="18"/>
                  <w:szCs w:val="18"/>
                </w:rPr>
                <w:delText>optimumDisplayScale</w:delText>
              </w:r>
            </w:del>
          </w:p>
        </w:tc>
        <w:tc>
          <w:tcPr>
            <w:tcW w:w="3420" w:type="dxa"/>
            <w:vAlign w:val="center"/>
          </w:tcPr>
          <w:p w14:paraId="65818F5B" w14:textId="5FE3EE5A" w:rsidR="001650A1" w:rsidRPr="009063C9" w:rsidDel="001650A1" w:rsidRDefault="001650A1" w:rsidP="001650A1">
            <w:pPr>
              <w:snapToGrid w:val="0"/>
              <w:spacing w:before="60" w:after="60" w:line="240" w:lineRule="auto"/>
              <w:jc w:val="left"/>
              <w:rPr>
                <w:del w:id="3032" w:author="Harin Oh" w:date="2023-12-04T10:00:00Z"/>
                <w:sz w:val="18"/>
                <w:szCs w:val="18"/>
              </w:rPr>
            </w:pPr>
            <w:del w:id="3033" w:author="Harin Oh" w:date="2023-12-04T10:00:00Z">
              <w:r w:rsidRPr="009063C9" w:rsidDel="001650A1">
                <w:rPr>
                  <w:sz w:val="18"/>
                  <w:szCs w:val="18"/>
                </w:rPr>
                <w:delText xml:space="preserve">The scale with which the data is optimally displayed </w:delText>
              </w:r>
            </w:del>
          </w:p>
        </w:tc>
        <w:tc>
          <w:tcPr>
            <w:tcW w:w="804" w:type="dxa"/>
            <w:vAlign w:val="center"/>
          </w:tcPr>
          <w:p w14:paraId="36658AA6" w14:textId="005EA738" w:rsidR="001650A1" w:rsidRPr="009063C9" w:rsidDel="001650A1" w:rsidRDefault="001650A1" w:rsidP="001650A1">
            <w:pPr>
              <w:snapToGrid w:val="0"/>
              <w:spacing w:before="60" w:after="60" w:line="240" w:lineRule="auto"/>
              <w:jc w:val="center"/>
              <w:rPr>
                <w:del w:id="3034" w:author="Harin Oh" w:date="2023-12-04T10:00:00Z"/>
                <w:sz w:val="18"/>
                <w:szCs w:val="18"/>
              </w:rPr>
            </w:pPr>
            <w:del w:id="3035" w:author="Harin Oh" w:date="2023-12-04T10:00:00Z">
              <w:r w:rsidRPr="009063C9" w:rsidDel="001650A1">
                <w:rPr>
                  <w:sz w:val="18"/>
                  <w:szCs w:val="18"/>
                </w:rPr>
                <w:delText>0..1</w:delText>
              </w:r>
            </w:del>
          </w:p>
        </w:tc>
        <w:tc>
          <w:tcPr>
            <w:tcW w:w="2497" w:type="dxa"/>
            <w:vAlign w:val="center"/>
          </w:tcPr>
          <w:p w14:paraId="7084CE0E" w14:textId="58D8B895" w:rsidR="001650A1" w:rsidRPr="009063C9" w:rsidDel="001650A1" w:rsidRDefault="001650A1" w:rsidP="001650A1">
            <w:pPr>
              <w:snapToGrid w:val="0"/>
              <w:spacing w:before="60" w:after="60" w:line="240" w:lineRule="auto"/>
              <w:jc w:val="left"/>
              <w:rPr>
                <w:del w:id="3036" w:author="Harin Oh" w:date="2023-12-04T10:00:00Z"/>
                <w:sz w:val="18"/>
                <w:szCs w:val="18"/>
              </w:rPr>
            </w:pPr>
            <w:del w:id="3037" w:author="Harin Oh" w:date="2023-12-04T10:00:00Z">
              <w:r w:rsidRPr="009063C9" w:rsidDel="001650A1">
                <w:rPr>
                  <w:sz w:val="18"/>
                  <w:szCs w:val="18"/>
                </w:rPr>
                <w:delText>Integer</w:delText>
              </w:r>
            </w:del>
          </w:p>
        </w:tc>
        <w:tc>
          <w:tcPr>
            <w:tcW w:w="3402" w:type="dxa"/>
            <w:vAlign w:val="center"/>
          </w:tcPr>
          <w:p w14:paraId="31E1E16D" w14:textId="392392B7" w:rsidR="001650A1" w:rsidRPr="009063C9" w:rsidDel="001650A1" w:rsidRDefault="001650A1" w:rsidP="001650A1">
            <w:pPr>
              <w:snapToGrid w:val="0"/>
              <w:spacing w:before="60" w:after="60" w:line="240" w:lineRule="auto"/>
              <w:jc w:val="left"/>
              <w:rPr>
                <w:del w:id="3038" w:author="Harin Oh" w:date="2023-12-04T10:00:00Z"/>
                <w:rFonts w:eastAsia="Times New Roman"/>
                <w:sz w:val="18"/>
                <w:szCs w:val="18"/>
              </w:rPr>
            </w:pPr>
            <w:del w:id="3039" w:author="Harin Oh" w:date="2023-12-04T10:00:00Z">
              <w:r w:rsidRPr="009063C9" w:rsidDel="001650A1">
                <w:rPr>
                  <w:sz w:val="18"/>
                  <w:szCs w:val="18"/>
                </w:rPr>
                <w:delText>Example: A scale of 1:25000 is encoded as 25000</w:delText>
              </w:r>
            </w:del>
          </w:p>
        </w:tc>
      </w:tr>
      <w:tr w:rsidR="001650A1" w:rsidRPr="009063C9" w:rsidDel="001650A1" w14:paraId="61290DE1" w14:textId="16500B5F" w:rsidTr="00D76D1E">
        <w:trPr>
          <w:trHeight w:val="326"/>
          <w:del w:id="3040" w:author="Harin Oh" w:date="2023-12-04T10:00:00Z"/>
        </w:trPr>
        <w:tc>
          <w:tcPr>
            <w:tcW w:w="3060" w:type="dxa"/>
            <w:vAlign w:val="center"/>
          </w:tcPr>
          <w:p w14:paraId="173C49F2" w14:textId="31674332" w:rsidR="001650A1" w:rsidRPr="009063C9" w:rsidDel="001650A1" w:rsidRDefault="001650A1" w:rsidP="001650A1">
            <w:pPr>
              <w:snapToGrid w:val="0"/>
              <w:spacing w:before="60" w:after="60" w:line="240" w:lineRule="auto"/>
              <w:jc w:val="left"/>
              <w:rPr>
                <w:del w:id="3041" w:author="Harin Oh" w:date="2023-12-04T10:00:00Z"/>
                <w:sz w:val="18"/>
                <w:szCs w:val="18"/>
              </w:rPr>
            </w:pPr>
            <w:del w:id="3042" w:author="Harin Oh" w:date="2023-12-04T10:00:00Z">
              <w:r w:rsidRPr="009063C9" w:rsidDel="001650A1">
                <w:rPr>
                  <w:sz w:val="18"/>
                  <w:szCs w:val="18"/>
                </w:rPr>
                <w:delText>maximumDisplayScale</w:delText>
              </w:r>
            </w:del>
          </w:p>
        </w:tc>
        <w:tc>
          <w:tcPr>
            <w:tcW w:w="3420" w:type="dxa"/>
            <w:vAlign w:val="center"/>
          </w:tcPr>
          <w:p w14:paraId="7EED9650" w14:textId="5B765C79" w:rsidR="001650A1" w:rsidRPr="009063C9" w:rsidDel="001650A1" w:rsidRDefault="001650A1" w:rsidP="001650A1">
            <w:pPr>
              <w:snapToGrid w:val="0"/>
              <w:spacing w:before="60" w:after="60" w:line="240" w:lineRule="auto"/>
              <w:jc w:val="left"/>
              <w:rPr>
                <w:del w:id="3043" w:author="Harin Oh" w:date="2023-12-04T10:00:00Z"/>
                <w:sz w:val="18"/>
                <w:szCs w:val="18"/>
              </w:rPr>
            </w:pPr>
            <w:del w:id="3044" w:author="Harin Oh" w:date="2023-12-04T10:00:00Z">
              <w:r w:rsidRPr="009063C9" w:rsidDel="001650A1">
                <w:rPr>
                  <w:sz w:val="18"/>
                  <w:szCs w:val="18"/>
                </w:rPr>
                <w:delText>The maximum scale with which the data is displayed</w:delText>
              </w:r>
            </w:del>
          </w:p>
        </w:tc>
        <w:tc>
          <w:tcPr>
            <w:tcW w:w="804" w:type="dxa"/>
            <w:vAlign w:val="center"/>
          </w:tcPr>
          <w:p w14:paraId="7BAC6D40" w14:textId="64B6CCB6" w:rsidR="001650A1" w:rsidRPr="009063C9" w:rsidDel="001650A1" w:rsidRDefault="001650A1" w:rsidP="001650A1">
            <w:pPr>
              <w:snapToGrid w:val="0"/>
              <w:spacing w:before="60" w:after="60" w:line="240" w:lineRule="auto"/>
              <w:jc w:val="center"/>
              <w:rPr>
                <w:del w:id="3045" w:author="Harin Oh" w:date="2023-12-04T10:00:00Z"/>
                <w:sz w:val="18"/>
                <w:szCs w:val="18"/>
              </w:rPr>
            </w:pPr>
            <w:del w:id="3046" w:author="Harin Oh" w:date="2023-12-04T10:00:00Z">
              <w:r w:rsidRPr="009063C9" w:rsidDel="001650A1">
                <w:rPr>
                  <w:sz w:val="18"/>
                  <w:szCs w:val="18"/>
                </w:rPr>
                <w:delText>0..1</w:delText>
              </w:r>
            </w:del>
          </w:p>
        </w:tc>
        <w:tc>
          <w:tcPr>
            <w:tcW w:w="2497" w:type="dxa"/>
            <w:vAlign w:val="center"/>
          </w:tcPr>
          <w:p w14:paraId="20E82990" w14:textId="2B0DA5D5" w:rsidR="001650A1" w:rsidRPr="009063C9" w:rsidDel="001650A1" w:rsidRDefault="001650A1" w:rsidP="001650A1">
            <w:pPr>
              <w:snapToGrid w:val="0"/>
              <w:spacing w:before="60" w:after="60" w:line="240" w:lineRule="auto"/>
              <w:jc w:val="left"/>
              <w:rPr>
                <w:del w:id="3047" w:author="Harin Oh" w:date="2023-12-04T10:00:00Z"/>
                <w:sz w:val="18"/>
                <w:szCs w:val="18"/>
              </w:rPr>
            </w:pPr>
            <w:del w:id="3048" w:author="Harin Oh" w:date="2023-12-04T10:00:00Z">
              <w:r w:rsidRPr="009063C9" w:rsidDel="001650A1">
                <w:rPr>
                  <w:sz w:val="18"/>
                  <w:szCs w:val="18"/>
                </w:rPr>
                <w:delText>Integer</w:delText>
              </w:r>
            </w:del>
          </w:p>
        </w:tc>
        <w:tc>
          <w:tcPr>
            <w:tcW w:w="3402" w:type="dxa"/>
            <w:vAlign w:val="center"/>
          </w:tcPr>
          <w:p w14:paraId="058F2FCA" w14:textId="459F9626" w:rsidR="001650A1" w:rsidRPr="009063C9" w:rsidDel="001650A1" w:rsidRDefault="001650A1" w:rsidP="001650A1">
            <w:pPr>
              <w:snapToGrid w:val="0"/>
              <w:spacing w:before="60" w:after="60" w:line="240" w:lineRule="auto"/>
              <w:jc w:val="left"/>
              <w:rPr>
                <w:del w:id="3049" w:author="Harin Oh" w:date="2023-12-04T10:00:00Z"/>
                <w:rFonts w:eastAsia="Times New Roman"/>
                <w:sz w:val="18"/>
                <w:szCs w:val="18"/>
              </w:rPr>
            </w:pPr>
          </w:p>
        </w:tc>
      </w:tr>
      <w:tr w:rsidR="001650A1" w:rsidRPr="009063C9" w:rsidDel="001650A1" w14:paraId="76F434E6" w14:textId="1D7A478C" w:rsidTr="00D76D1E">
        <w:trPr>
          <w:trHeight w:val="326"/>
          <w:del w:id="3050" w:author="Harin Oh" w:date="2023-12-04T10:00:00Z"/>
        </w:trPr>
        <w:tc>
          <w:tcPr>
            <w:tcW w:w="3060" w:type="dxa"/>
            <w:vAlign w:val="center"/>
          </w:tcPr>
          <w:p w14:paraId="7F066519" w14:textId="453973E9" w:rsidR="001650A1" w:rsidRPr="009063C9" w:rsidDel="001650A1" w:rsidRDefault="001650A1" w:rsidP="001650A1">
            <w:pPr>
              <w:snapToGrid w:val="0"/>
              <w:spacing w:before="60" w:after="60" w:line="240" w:lineRule="auto"/>
              <w:jc w:val="left"/>
              <w:rPr>
                <w:del w:id="3051" w:author="Harin Oh" w:date="2023-12-04T10:00:00Z"/>
                <w:sz w:val="18"/>
                <w:szCs w:val="18"/>
              </w:rPr>
            </w:pPr>
            <w:del w:id="3052" w:author="Harin Oh" w:date="2023-12-04T10:00:00Z">
              <w:r w:rsidRPr="009063C9" w:rsidDel="001650A1">
                <w:rPr>
                  <w:sz w:val="18"/>
                  <w:szCs w:val="18"/>
                </w:rPr>
                <w:delText>minimumDisplayScale</w:delText>
              </w:r>
            </w:del>
          </w:p>
        </w:tc>
        <w:tc>
          <w:tcPr>
            <w:tcW w:w="3420" w:type="dxa"/>
            <w:vAlign w:val="center"/>
          </w:tcPr>
          <w:p w14:paraId="336173A8" w14:textId="2320EAE5" w:rsidR="001650A1" w:rsidRPr="009063C9" w:rsidDel="001650A1" w:rsidRDefault="001650A1" w:rsidP="001650A1">
            <w:pPr>
              <w:snapToGrid w:val="0"/>
              <w:spacing w:before="60" w:after="60" w:line="240" w:lineRule="auto"/>
              <w:jc w:val="left"/>
              <w:rPr>
                <w:del w:id="3053" w:author="Harin Oh" w:date="2023-12-04T10:00:00Z"/>
                <w:sz w:val="18"/>
                <w:szCs w:val="18"/>
              </w:rPr>
            </w:pPr>
            <w:del w:id="3054" w:author="Harin Oh" w:date="2023-12-04T10:00:00Z">
              <w:r w:rsidRPr="009063C9" w:rsidDel="001650A1">
                <w:rPr>
                  <w:sz w:val="18"/>
                  <w:szCs w:val="18"/>
                </w:rPr>
                <w:delText>The minimum scale with which the data is displayed</w:delText>
              </w:r>
            </w:del>
          </w:p>
        </w:tc>
        <w:tc>
          <w:tcPr>
            <w:tcW w:w="804" w:type="dxa"/>
            <w:vAlign w:val="center"/>
          </w:tcPr>
          <w:p w14:paraId="3C9ECC5F" w14:textId="6F104CE9" w:rsidR="001650A1" w:rsidRPr="009063C9" w:rsidDel="001650A1" w:rsidRDefault="001650A1" w:rsidP="001650A1">
            <w:pPr>
              <w:snapToGrid w:val="0"/>
              <w:spacing w:before="60" w:after="60" w:line="240" w:lineRule="auto"/>
              <w:jc w:val="center"/>
              <w:rPr>
                <w:del w:id="3055" w:author="Harin Oh" w:date="2023-12-04T10:00:00Z"/>
                <w:sz w:val="18"/>
                <w:szCs w:val="18"/>
              </w:rPr>
            </w:pPr>
            <w:del w:id="3056" w:author="Harin Oh" w:date="2023-12-04T10:00:00Z">
              <w:r w:rsidRPr="009063C9" w:rsidDel="001650A1">
                <w:rPr>
                  <w:sz w:val="18"/>
                  <w:szCs w:val="18"/>
                </w:rPr>
                <w:delText>0..1</w:delText>
              </w:r>
            </w:del>
          </w:p>
        </w:tc>
        <w:tc>
          <w:tcPr>
            <w:tcW w:w="2497" w:type="dxa"/>
            <w:vAlign w:val="center"/>
          </w:tcPr>
          <w:p w14:paraId="33133845" w14:textId="0439B29F" w:rsidR="001650A1" w:rsidRPr="009063C9" w:rsidDel="001650A1" w:rsidRDefault="001650A1" w:rsidP="001650A1">
            <w:pPr>
              <w:snapToGrid w:val="0"/>
              <w:spacing w:before="60" w:after="60" w:line="240" w:lineRule="auto"/>
              <w:jc w:val="left"/>
              <w:rPr>
                <w:del w:id="3057" w:author="Harin Oh" w:date="2023-12-04T10:00:00Z"/>
                <w:sz w:val="18"/>
                <w:szCs w:val="18"/>
              </w:rPr>
            </w:pPr>
            <w:del w:id="3058" w:author="Harin Oh" w:date="2023-12-04T10:00:00Z">
              <w:r w:rsidRPr="009063C9" w:rsidDel="001650A1">
                <w:rPr>
                  <w:sz w:val="18"/>
                  <w:szCs w:val="18"/>
                </w:rPr>
                <w:delText>Integer</w:delText>
              </w:r>
            </w:del>
          </w:p>
        </w:tc>
        <w:tc>
          <w:tcPr>
            <w:tcW w:w="3402" w:type="dxa"/>
            <w:vAlign w:val="center"/>
          </w:tcPr>
          <w:p w14:paraId="03628E28" w14:textId="3486410C" w:rsidR="001650A1" w:rsidRPr="009063C9" w:rsidDel="001650A1" w:rsidRDefault="001650A1" w:rsidP="001650A1">
            <w:pPr>
              <w:snapToGrid w:val="0"/>
              <w:spacing w:before="60" w:after="60" w:line="240" w:lineRule="auto"/>
              <w:jc w:val="left"/>
              <w:rPr>
                <w:del w:id="3059" w:author="Harin Oh" w:date="2023-12-04T10:00:00Z"/>
                <w:rFonts w:eastAsia="Times New Roman"/>
                <w:sz w:val="18"/>
                <w:szCs w:val="18"/>
              </w:rPr>
            </w:pPr>
          </w:p>
        </w:tc>
      </w:tr>
      <w:tr w:rsidR="001650A1" w:rsidRPr="009063C9" w:rsidDel="001650A1" w14:paraId="34570798" w14:textId="5522552D" w:rsidTr="00D76D1E">
        <w:trPr>
          <w:trHeight w:val="326"/>
          <w:del w:id="3060" w:author="Harin Oh" w:date="2023-12-04T10:00:00Z"/>
        </w:trPr>
        <w:tc>
          <w:tcPr>
            <w:tcW w:w="3060" w:type="dxa"/>
            <w:vAlign w:val="center"/>
          </w:tcPr>
          <w:p w14:paraId="119E4761" w14:textId="5C70F493" w:rsidR="001650A1" w:rsidRPr="009063C9" w:rsidDel="001650A1" w:rsidRDefault="001650A1" w:rsidP="001650A1">
            <w:pPr>
              <w:snapToGrid w:val="0"/>
              <w:spacing w:before="60" w:after="60" w:line="240" w:lineRule="auto"/>
              <w:jc w:val="left"/>
              <w:rPr>
                <w:del w:id="3061" w:author="Harin Oh" w:date="2023-12-04T10:00:00Z"/>
                <w:sz w:val="18"/>
                <w:szCs w:val="18"/>
              </w:rPr>
            </w:pPr>
            <w:del w:id="3062" w:author="Harin Oh" w:date="2023-12-04T10:00:00Z">
              <w:r w:rsidRPr="009063C9" w:rsidDel="001650A1">
                <w:rPr>
                  <w:sz w:val="18"/>
                  <w:szCs w:val="18"/>
                </w:rPr>
                <w:delText>horizontalDatumReference</w:delText>
              </w:r>
            </w:del>
          </w:p>
        </w:tc>
        <w:tc>
          <w:tcPr>
            <w:tcW w:w="3420" w:type="dxa"/>
            <w:vAlign w:val="center"/>
          </w:tcPr>
          <w:p w14:paraId="00251667" w14:textId="2A825B9C" w:rsidR="001650A1" w:rsidRPr="009063C9" w:rsidDel="001650A1" w:rsidRDefault="001650A1" w:rsidP="001650A1">
            <w:pPr>
              <w:snapToGrid w:val="0"/>
              <w:spacing w:before="60" w:after="60" w:line="240" w:lineRule="auto"/>
              <w:jc w:val="left"/>
              <w:rPr>
                <w:del w:id="3063" w:author="Harin Oh" w:date="2023-12-04T10:00:00Z"/>
                <w:sz w:val="18"/>
                <w:szCs w:val="18"/>
              </w:rPr>
            </w:pPr>
            <w:del w:id="3064" w:author="Harin Oh" w:date="2023-12-04T10:00:00Z">
              <w:r w:rsidRPr="009063C9" w:rsidDel="001650A1">
                <w:rPr>
                  <w:sz w:val="18"/>
                  <w:szCs w:val="18"/>
                </w:rPr>
                <w:delText>Reference to the register from which the horizontal datum value is taken</w:delText>
              </w:r>
            </w:del>
          </w:p>
        </w:tc>
        <w:tc>
          <w:tcPr>
            <w:tcW w:w="804" w:type="dxa"/>
            <w:vAlign w:val="center"/>
          </w:tcPr>
          <w:p w14:paraId="29D92FCE" w14:textId="56E1A121" w:rsidR="001650A1" w:rsidRPr="009063C9" w:rsidDel="001650A1" w:rsidRDefault="001650A1" w:rsidP="001650A1">
            <w:pPr>
              <w:snapToGrid w:val="0"/>
              <w:spacing w:before="60" w:after="60" w:line="240" w:lineRule="auto"/>
              <w:jc w:val="center"/>
              <w:rPr>
                <w:del w:id="3065" w:author="Harin Oh" w:date="2023-12-04T10:00:00Z"/>
                <w:sz w:val="18"/>
                <w:szCs w:val="18"/>
              </w:rPr>
            </w:pPr>
            <w:del w:id="3066" w:author="Harin Oh" w:date="2023-12-04T10:00:00Z">
              <w:r w:rsidRPr="009063C9" w:rsidDel="001650A1">
                <w:rPr>
                  <w:sz w:val="18"/>
                  <w:szCs w:val="18"/>
                </w:rPr>
                <w:delText>1</w:delText>
              </w:r>
            </w:del>
          </w:p>
        </w:tc>
        <w:tc>
          <w:tcPr>
            <w:tcW w:w="2497" w:type="dxa"/>
            <w:vAlign w:val="center"/>
          </w:tcPr>
          <w:p w14:paraId="0C0BC922" w14:textId="7E680315" w:rsidR="001650A1" w:rsidRPr="009063C9" w:rsidDel="001650A1" w:rsidRDefault="001650A1" w:rsidP="001650A1">
            <w:pPr>
              <w:snapToGrid w:val="0"/>
              <w:spacing w:before="60" w:after="60" w:line="240" w:lineRule="auto"/>
              <w:jc w:val="left"/>
              <w:rPr>
                <w:del w:id="3067" w:author="Harin Oh" w:date="2023-12-04T10:00:00Z"/>
                <w:sz w:val="18"/>
                <w:szCs w:val="18"/>
              </w:rPr>
            </w:pPr>
            <w:del w:id="3068" w:author="Harin Oh" w:date="2023-12-04T10:00:00Z">
              <w:r w:rsidRPr="009063C9" w:rsidDel="001650A1">
                <w:rPr>
                  <w:sz w:val="18"/>
                  <w:szCs w:val="18"/>
                </w:rPr>
                <w:delText>characterString</w:delText>
              </w:r>
            </w:del>
          </w:p>
        </w:tc>
        <w:tc>
          <w:tcPr>
            <w:tcW w:w="3402" w:type="dxa"/>
            <w:vAlign w:val="center"/>
          </w:tcPr>
          <w:p w14:paraId="3B2FD04E" w14:textId="1A58A0ED" w:rsidR="001650A1" w:rsidRPr="009063C9" w:rsidDel="001650A1" w:rsidRDefault="001650A1" w:rsidP="001650A1">
            <w:pPr>
              <w:snapToGrid w:val="0"/>
              <w:spacing w:before="60" w:after="60" w:line="240" w:lineRule="auto"/>
              <w:jc w:val="left"/>
              <w:rPr>
                <w:del w:id="3069" w:author="Harin Oh" w:date="2023-12-04T10:00:00Z"/>
                <w:rFonts w:eastAsia="Times New Roman"/>
                <w:sz w:val="18"/>
                <w:szCs w:val="18"/>
              </w:rPr>
            </w:pPr>
            <w:del w:id="3070" w:author="Harin Oh" w:date="2023-12-04T10:00:00Z">
              <w:r w:rsidRPr="009063C9" w:rsidDel="001650A1">
                <w:rPr>
                  <w:sz w:val="18"/>
                  <w:szCs w:val="18"/>
                </w:rPr>
                <w:delText>EPSG</w:delText>
              </w:r>
            </w:del>
          </w:p>
        </w:tc>
      </w:tr>
      <w:tr w:rsidR="001650A1" w:rsidRPr="009063C9" w:rsidDel="001650A1" w14:paraId="46E00056" w14:textId="0A10CA9A" w:rsidTr="00D76D1E">
        <w:trPr>
          <w:trHeight w:val="326"/>
          <w:del w:id="3071" w:author="Harin Oh" w:date="2023-12-04T10:00:00Z"/>
        </w:trPr>
        <w:tc>
          <w:tcPr>
            <w:tcW w:w="3060" w:type="dxa"/>
            <w:vAlign w:val="center"/>
          </w:tcPr>
          <w:p w14:paraId="09CB2219" w14:textId="755299CA" w:rsidR="001650A1" w:rsidRPr="009063C9" w:rsidDel="001650A1" w:rsidRDefault="001650A1" w:rsidP="001650A1">
            <w:pPr>
              <w:snapToGrid w:val="0"/>
              <w:spacing w:before="60" w:after="60" w:line="240" w:lineRule="auto"/>
              <w:jc w:val="left"/>
              <w:rPr>
                <w:del w:id="3072" w:author="Harin Oh" w:date="2023-12-04T10:00:00Z"/>
                <w:sz w:val="18"/>
                <w:szCs w:val="18"/>
              </w:rPr>
            </w:pPr>
            <w:del w:id="3073" w:author="Harin Oh" w:date="2023-12-04T10:00:00Z">
              <w:r w:rsidRPr="009063C9" w:rsidDel="001650A1">
                <w:rPr>
                  <w:sz w:val="18"/>
                  <w:szCs w:val="18"/>
                </w:rPr>
                <w:delText>horizontalDatumValue</w:delText>
              </w:r>
            </w:del>
          </w:p>
        </w:tc>
        <w:tc>
          <w:tcPr>
            <w:tcW w:w="3420" w:type="dxa"/>
            <w:vAlign w:val="center"/>
          </w:tcPr>
          <w:p w14:paraId="50E7BE52" w14:textId="225F06E7" w:rsidR="001650A1" w:rsidRPr="009063C9" w:rsidDel="001650A1" w:rsidRDefault="001650A1" w:rsidP="001650A1">
            <w:pPr>
              <w:snapToGrid w:val="0"/>
              <w:spacing w:before="60" w:after="60" w:line="240" w:lineRule="auto"/>
              <w:jc w:val="left"/>
              <w:rPr>
                <w:del w:id="3074" w:author="Harin Oh" w:date="2023-12-04T10:00:00Z"/>
                <w:sz w:val="18"/>
                <w:szCs w:val="18"/>
              </w:rPr>
            </w:pPr>
            <w:del w:id="3075" w:author="Harin Oh" w:date="2023-12-04T10:00:00Z">
              <w:r w:rsidRPr="009063C9" w:rsidDel="001650A1">
                <w:rPr>
                  <w:sz w:val="18"/>
                  <w:szCs w:val="18"/>
                </w:rPr>
                <w:delText>Horizontal Datum of the entire dataset</w:delText>
              </w:r>
            </w:del>
          </w:p>
        </w:tc>
        <w:tc>
          <w:tcPr>
            <w:tcW w:w="804" w:type="dxa"/>
            <w:vAlign w:val="center"/>
          </w:tcPr>
          <w:p w14:paraId="657D3431" w14:textId="241EE088" w:rsidR="001650A1" w:rsidRPr="009063C9" w:rsidDel="001650A1" w:rsidRDefault="001650A1" w:rsidP="001650A1">
            <w:pPr>
              <w:snapToGrid w:val="0"/>
              <w:spacing w:before="60" w:after="60" w:line="240" w:lineRule="auto"/>
              <w:jc w:val="center"/>
              <w:rPr>
                <w:del w:id="3076" w:author="Harin Oh" w:date="2023-12-04T10:00:00Z"/>
                <w:sz w:val="18"/>
                <w:szCs w:val="18"/>
              </w:rPr>
            </w:pPr>
            <w:del w:id="3077" w:author="Harin Oh" w:date="2023-12-04T10:00:00Z">
              <w:r w:rsidRPr="009063C9" w:rsidDel="001650A1">
                <w:rPr>
                  <w:sz w:val="18"/>
                  <w:szCs w:val="18"/>
                </w:rPr>
                <w:delText>1</w:delText>
              </w:r>
            </w:del>
          </w:p>
        </w:tc>
        <w:tc>
          <w:tcPr>
            <w:tcW w:w="2497" w:type="dxa"/>
            <w:vAlign w:val="center"/>
          </w:tcPr>
          <w:p w14:paraId="0F4824EE" w14:textId="2952768C" w:rsidR="001650A1" w:rsidRPr="009063C9" w:rsidDel="001650A1" w:rsidRDefault="001650A1" w:rsidP="001650A1">
            <w:pPr>
              <w:snapToGrid w:val="0"/>
              <w:spacing w:before="60" w:after="60" w:line="240" w:lineRule="auto"/>
              <w:jc w:val="left"/>
              <w:rPr>
                <w:del w:id="3078" w:author="Harin Oh" w:date="2023-12-04T10:00:00Z"/>
                <w:sz w:val="18"/>
                <w:szCs w:val="18"/>
              </w:rPr>
            </w:pPr>
            <w:del w:id="3079" w:author="Harin Oh" w:date="2023-12-04T10:00:00Z">
              <w:r w:rsidRPr="009063C9" w:rsidDel="001650A1">
                <w:rPr>
                  <w:sz w:val="18"/>
                  <w:szCs w:val="18"/>
                </w:rPr>
                <w:delText>Integer</w:delText>
              </w:r>
            </w:del>
          </w:p>
        </w:tc>
        <w:tc>
          <w:tcPr>
            <w:tcW w:w="3402" w:type="dxa"/>
            <w:vAlign w:val="center"/>
          </w:tcPr>
          <w:p w14:paraId="5DBD6BDE" w14:textId="571CE1D7" w:rsidR="001650A1" w:rsidRPr="009063C9" w:rsidDel="001650A1" w:rsidRDefault="001650A1" w:rsidP="001650A1">
            <w:pPr>
              <w:snapToGrid w:val="0"/>
              <w:spacing w:before="60" w:after="60" w:line="240" w:lineRule="auto"/>
              <w:jc w:val="left"/>
              <w:rPr>
                <w:del w:id="3080" w:author="Harin Oh" w:date="2023-12-04T10:00:00Z"/>
                <w:rFonts w:eastAsia="Times New Roman"/>
                <w:sz w:val="18"/>
                <w:szCs w:val="18"/>
              </w:rPr>
            </w:pPr>
            <w:del w:id="3081" w:author="Harin Oh" w:date="2023-12-04T10:00:00Z">
              <w:r w:rsidRPr="009063C9" w:rsidDel="001650A1">
                <w:rPr>
                  <w:sz w:val="18"/>
                  <w:szCs w:val="18"/>
                </w:rPr>
                <w:delText>4326</w:delText>
              </w:r>
            </w:del>
          </w:p>
        </w:tc>
      </w:tr>
      <w:tr w:rsidR="001650A1" w:rsidRPr="009063C9" w:rsidDel="001650A1" w14:paraId="164CA140" w14:textId="38FB2DD6" w:rsidTr="00D76D1E">
        <w:trPr>
          <w:trHeight w:val="326"/>
          <w:del w:id="3082" w:author="Harin Oh" w:date="2023-12-04T10:00:00Z"/>
        </w:trPr>
        <w:tc>
          <w:tcPr>
            <w:tcW w:w="3060" w:type="dxa"/>
            <w:vAlign w:val="center"/>
          </w:tcPr>
          <w:p w14:paraId="4CDCD628" w14:textId="4A69B539" w:rsidR="001650A1" w:rsidRPr="009063C9" w:rsidDel="001650A1" w:rsidRDefault="001650A1" w:rsidP="001650A1">
            <w:pPr>
              <w:snapToGrid w:val="0"/>
              <w:spacing w:before="60" w:after="60" w:line="240" w:lineRule="auto"/>
              <w:jc w:val="left"/>
              <w:rPr>
                <w:del w:id="3083" w:author="Harin Oh" w:date="2023-12-04T10:00:00Z"/>
                <w:sz w:val="18"/>
                <w:szCs w:val="18"/>
              </w:rPr>
            </w:pPr>
            <w:del w:id="3084" w:author="Harin Oh" w:date="2023-12-04T10:00:00Z">
              <w:r w:rsidRPr="009063C9" w:rsidDel="001650A1">
                <w:rPr>
                  <w:sz w:val="18"/>
                  <w:szCs w:val="18"/>
                </w:rPr>
                <w:delText>epoch</w:delText>
              </w:r>
            </w:del>
          </w:p>
        </w:tc>
        <w:tc>
          <w:tcPr>
            <w:tcW w:w="3420" w:type="dxa"/>
            <w:vAlign w:val="center"/>
          </w:tcPr>
          <w:p w14:paraId="4F10A2F5" w14:textId="221FD4DE" w:rsidR="001650A1" w:rsidRPr="009063C9" w:rsidDel="001650A1" w:rsidRDefault="001650A1" w:rsidP="001650A1">
            <w:pPr>
              <w:snapToGrid w:val="0"/>
              <w:spacing w:before="60" w:after="60" w:line="240" w:lineRule="auto"/>
              <w:jc w:val="left"/>
              <w:rPr>
                <w:del w:id="3085" w:author="Harin Oh" w:date="2023-12-04T10:00:00Z"/>
                <w:sz w:val="18"/>
                <w:szCs w:val="18"/>
              </w:rPr>
            </w:pPr>
            <w:del w:id="3086" w:author="Harin Oh" w:date="2023-12-04T10:00:00Z">
              <w:r w:rsidRPr="009063C9" w:rsidDel="001650A1">
                <w:rPr>
                  <w:sz w:val="18"/>
                  <w:szCs w:val="18"/>
                </w:rPr>
                <w:delText>Code denoting the epoch of the geodetic datum used by the CRS</w:delText>
              </w:r>
            </w:del>
          </w:p>
        </w:tc>
        <w:tc>
          <w:tcPr>
            <w:tcW w:w="804" w:type="dxa"/>
            <w:vAlign w:val="center"/>
          </w:tcPr>
          <w:p w14:paraId="4C487675" w14:textId="48A254EB" w:rsidR="001650A1" w:rsidRPr="009063C9" w:rsidDel="001650A1" w:rsidRDefault="001650A1" w:rsidP="001650A1">
            <w:pPr>
              <w:snapToGrid w:val="0"/>
              <w:spacing w:before="60" w:after="60" w:line="240" w:lineRule="auto"/>
              <w:jc w:val="center"/>
              <w:rPr>
                <w:del w:id="3087" w:author="Harin Oh" w:date="2023-12-04T10:00:00Z"/>
                <w:sz w:val="18"/>
                <w:szCs w:val="18"/>
              </w:rPr>
            </w:pPr>
            <w:del w:id="3088" w:author="Harin Oh" w:date="2023-12-04T10:00:00Z">
              <w:r w:rsidRPr="009063C9" w:rsidDel="001650A1">
                <w:rPr>
                  <w:sz w:val="18"/>
                  <w:szCs w:val="18"/>
                </w:rPr>
                <w:delText>0..1</w:delText>
              </w:r>
            </w:del>
          </w:p>
        </w:tc>
        <w:tc>
          <w:tcPr>
            <w:tcW w:w="2497" w:type="dxa"/>
            <w:vAlign w:val="center"/>
          </w:tcPr>
          <w:p w14:paraId="12F53E19" w14:textId="2C4F0A59" w:rsidR="001650A1" w:rsidRPr="009063C9" w:rsidDel="001650A1" w:rsidRDefault="001650A1" w:rsidP="001650A1">
            <w:pPr>
              <w:snapToGrid w:val="0"/>
              <w:spacing w:before="60" w:after="60" w:line="240" w:lineRule="auto"/>
              <w:jc w:val="left"/>
              <w:rPr>
                <w:del w:id="3089" w:author="Harin Oh" w:date="2023-12-04T10:00:00Z"/>
                <w:sz w:val="18"/>
                <w:szCs w:val="18"/>
              </w:rPr>
            </w:pPr>
            <w:del w:id="3090" w:author="Harin Oh" w:date="2023-12-04T10:00:00Z">
              <w:r w:rsidRPr="009063C9" w:rsidDel="001650A1">
                <w:rPr>
                  <w:sz w:val="18"/>
                  <w:szCs w:val="18"/>
                </w:rPr>
                <w:delText>CharacterString</w:delText>
              </w:r>
            </w:del>
          </w:p>
        </w:tc>
        <w:tc>
          <w:tcPr>
            <w:tcW w:w="3402" w:type="dxa"/>
            <w:vAlign w:val="center"/>
          </w:tcPr>
          <w:p w14:paraId="655C0585" w14:textId="6C66A600" w:rsidR="001650A1" w:rsidRPr="009063C9" w:rsidDel="001650A1" w:rsidRDefault="001650A1" w:rsidP="001650A1">
            <w:pPr>
              <w:snapToGrid w:val="0"/>
              <w:spacing w:before="60" w:after="60" w:line="240" w:lineRule="auto"/>
              <w:jc w:val="left"/>
              <w:rPr>
                <w:del w:id="3091" w:author="Harin Oh" w:date="2023-12-04T10:00:00Z"/>
                <w:sz w:val="18"/>
                <w:szCs w:val="18"/>
              </w:rPr>
            </w:pPr>
            <w:del w:id="3092" w:author="Harin Oh" w:date="2023-12-04T10:00:00Z">
              <w:r w:rsidRPr="009063C9" w:rsidDel="001650A1">
                <w:rPr>
                  <w:sz w:val="18"/>
                  <w:szCs w:val="18"/>
                </w:rPr>
                <w:delText>For example, G1762 for the 2013-10-16 realization of the geodetic datum for WGS84</w:delText>
              </w:r>
            </w:del>
          </w:p>
        </w:tc>
      </w:tr>
      <w:tr w:rsidR="001650A1" w:rsidRPr="009063C9" w:rsidDel="001650A1" w14:paraId="28B0BF32" w14:textId="3730BCAF" w:rsidTr="00D76D1E">
        <w:trPr>
          <w:trHeight w:val="326"/>
          <w:del w:id="3093" w:author="Harin Oh" w:date="2023-12-04T10:00:00Z"/>
        </w:trPr>
        <w:tc>
          <w:tcPr>
            <w:tcW w:w="3060" w:type="dxa"/>
            <w:vAlign w:val="center"/>
          </w:tcPr>
          <w:p w14:paraId="1A79B12C" w14:textId="61DD86CE" w:rsidR="001650A1" w:rsidRPr="009063C9" w:rsidDel="001650A1" w:rsidRDefault="001650A1" w:rsidP="001650A1">
            <w:pPr>
              <w:snapToGrid w:val="0"/>
              <w:spacing w:before="60" w:after="60" w:line="240" w:lineRule="auto"/>
              <w:jc w:val="left"/>
              <w:rPr>
                <w:del w:id="3094" w:author="Harin Oh" w:date="2023-12-04T10:00:00Z"/>
                <w:sz w:val="18"/>
                <w:szCs w:val="18"/>
              </w:rPr>
            </w:pPr>
            <w:del w:id="3095" w:author="Harin Oh" w:date="2023-12-04T10:00:00Z">
              <w:r w:rsidRPr="009063C9" w:rsidDel="001650A1">
                <w:rPr>
                  <w:sz w:val="18"/>
                  <w:szCs w:val="18"/>
                </w:rPr>
                <w:delText>verticalDatum</w:delText>
              </w:r>
            </w:del>
          </w:p>
        </w:tc>
        <w:tc>
          <w:tcPr>
            <w:tcW w:w="3420" w:type="dxa"/>
            <w:vAlign w:val="center"/>
          </w:tcPr>
          <w:p w14:paraId="498E94DD" w14:textId="5656F3F2" w:rsidR="001650A1" w:rsidRPr="009063C9" w:rsidDel="001650A1" w:rsidRDefault="001650A1" w:rsidP="001650A1">
            <w:pPr>
              <w:snapToGrid w:val="0"/>
              <w:spacing w:before="60" w:after="60" w:line="240" w:lineRule="auto"/>
              <w:jc w:val="left"/>
              <w:rPr>
                <w:del w:id="3096" w:author="Harin Oh" w:date="2023-12-04T10:00:00Z"/>
                <w:sz w:val="18"/>
                <w:szCs w:val="18"/>
              </w:rPr>
            </w:pPr>
            <w:del w:id="3097" w:author="Harin Oh" w:date="2023-12-04T10:00:00Z">
              <w:r w:rsidRPr="009063C9" w:rsidDel="001650A1">
                <w:rPr>
                  <w:sz w:val="18"/>
                  <w:szCs w:val="18"/>
                </w:rPr>
                <w:delText>Vertical Datum of the entire dataset</w:delText>
              </w:r>
            </w:del>
          </w:p>
        </w:tc>
        <w:tc>
          <w:tcPr>
            <w:tcW w:w="804" w:type="dxa"/>
            <w:vAlign w:val="center"/>
          </w:tcPr>
          <w:p w14:paraId="7DF1BEBE" w14:textId="5250950B" w:rsidR="001650A1" w:rsidRPr="009063C9" w:rsidDel="001650A1" w:rsidRDefault="001650A1" w:rsidP="001650A1">
            <w:pPr>
              <w:snapToGrid w:val="0"/>
              <w:spacing w:before="60" w:after="60" w:line="240" w:lineRule="auto"/>
              <w:jc w:val="center"/>
              <w:rPr>
                <w:del w:id="3098" w:author="Harin Oh" w:date="2023-12-04T10:00:00Z"/>
                <w:sz w:val="18"/>
                <w:szCs w:val="18"/>
              </w:rPr>
            </w:pPr>
            <w:del w:id="3099" w:author="Harin Oh" w:date="2023-12-04T10:00:00Z">
              <w:r w:rsidRPr="009063C9" w:rsidDel="001650A1">
                <w:rPr>
                  <w:sz w:val="18"/>
                  <w:szCs w:val="18"/>
                </w:rPr>
                <w:delText>0..1</w:delText>
              </w:r>
            </w:del>
          </w:p>
        </w:tc>
        <w:tc>
          <w:tcPr>
            <w:tcW w:w="2497" w:type="dxa"/>
            <w:vAlign w:val="center"/>
          </w:tcPr>
          <w:p w14:paraId="3E2F84C5" w14:textId="63F23C7C" w:rsidR="001650A1" w:rsidRPr="009063C9" w:rsidDel="001650A1" w:rsidRDefault="001650A1" w:rsidP="001650A1">
            <w:pPr>
              <w:snapToGrid w:val="0"/>
              <w:spacing w:before="60" w:after="60" w:line="240" w:lineRule="auto"/>
              <w:jc w:val="left"/>
              <w:rPr>
                <w:del w:id="3100" w:author="Harin Oh" w:date="2023-12-04T10:00:00Z"/>
                <w:sz w:val="18"/>
                <w:szCs w:val="18"/>
              </w:rPr>
            </w:pPr>
            <w:del w:id="3101" w:author="Harin Oh" w:date="2023-12-04T10:00:00Z">
              <w:r w:rsidRPr="009063C9" w:rsidDel="001650A1">
                <w:rPr>
                  <w:sz w:val="18"/>
                  <w:szCs w:val="18"/>
                </w:rPr>
                <w:delText>S100_VerticalAndSoundingDatum</w:delText>
              </w:r>
            </w:del>
          </w:p>
        </w:tc>
        <w:tc>
          <w:tcPr>
            <w:tcW w:w="3402" w:type="dxa"/>
            <w:vAlign w:val="center"/>
          </w:tcPr>
          <w:p w14:paraId="40055C3F" w14:textId="5F07540F" w:rsidR="001650A1" w:rsidRPr="009063C9" w:rsidDel="001650A1" w:rsidRDefault="001650A1" w:rsidP="001650A1">
            <w:pPr>
              <w:snapToGrid w:val="0"/>
              <w:spacing w:before="60" w:after="60" w:line="240" w:lineRule="auto"/>
              <w:jc w:val="left"/>
              <w:rPr>
                <w:del w:id="3102" w:author="Harin Oh" w:date="2023-12-04T10:00:00Z"/>
                <w:rFonts w:eastAsia="Times New Roman"/>
                <w:sz w:val="18"/>
                <w:szCs w:val="18"/>
              </w:rPr>
            </w:pPr>
          </w:p>
        </w:tc>
      </w:tr>
      <w:tr w:rsidR="001650A1" w:rsidRPr="009063C9" w:rsidDel="001650A1" w14:paraId="3456D1DD" w14:textId="637244FB" w:rsidTr="00D76D1E">
        <w:trPr>
          <w:trHeight w:val="326"/>
          <w:del w:id="3103" w:author="Harin Oh" w:date="2023-12-04T10:00:00Z"/>
        </w:trPr>
        <w:tc>
          <w:tcPr>
            <w:tcW w:w="3060" w:type="dxa"/>
            <w:vAlign w:val="center"/>
          </w:tcPr>
          <w:p w14:paraId="1FA3A0A1" w14:textId="5894FE29" w:rsidR="001650A1" w:rsidRPr="009063C9" w:rsidDel="001650A1" w:rsidRDefault="001650A1" w:rsidP="001650A1">
            <w:pPr>
              <w:snapToGrid w:val="0"/>
              <w:spacing w:before="60" w:after="60" w:line="240" w:lineRule="auto"/>
              <w:jc w:val="left"/>
              <w:rPr>
                <w:del w:id="3104" w:author="Harin Oh" w:date="2023-12-04T10:00:00Z"/>
                <w:sz w:val="18"/>
                <w:szCs w:val="18"/>
              </w:rPr>
            </w:pPr>
            <w:del w:id="3105" w:author="Harin Oh" w:date="2023-12-04T10:00:00Z">
              <w:r w:rsidRPr="009063C9" w:rsidDel="001650A1">
                <w:rPr>
                  <w:sz w:val="18"/>
                  <w:szCs w:val="18"/>
                </w:rPr>
                <w:delText>soundingDatum</w:delText>
              </w:r>
            </w:del>
          </w:p>
        </w:tc>
        <w:tc>
          <w:tcPr>
            <w:tcW w:w="3420" w:type="dxa"/>
            <w:vAlign w:val="center"/>
          </w:tcPr>
          <w:p w14:paraId="6356148E" w14:textId="55CDFDB8" w:rsidR="001650A1" w:rsidRPr="009063C9" w:rsidDel="001650A1" w:rsidRDefault="001650A1" w:rsidP="001650A1">
            <w:pPr>
              <w:snapToGrid w:val="0"/>
              <w:spacing w:before="60" w:after="60" w:line="240" w:lineRule="auto"/>
              <w:jc w:val="left"/>
              <w:rPr>
                <w:del w:id="3106" w:author="Harin Oh" w:date="2023-12-04T10:00:00Z"/>
                <w:sz w:val="18"/>
                <w:szCs w:val="18"/>
              </w:rPr>
            </w:pPr>
            <w:del w:id="3107" w:author="Harin Oh" w:date="2023-12-04T10:00:00Z">
              <w:r w:rsidRPr="009063C9" w:rsidDel="001650A1">
                <w:rPr>
                  <w:sz w:val="18"/>
                  <w:szCs w:val="18"/>
                </w:rPr>
                <w:delText>Sounding Datum of the entire dataset</w:delText>
              </w:r>
            </w:del>
          </w:p>
        </w:tc>
        <w:tc>
          <w:tcPr>
            <w:tcW w:w="804" w:type="dxa"/>
            <w:vAlign w:val="center"/>
          </w:tcPr>
          <w:p w14:paraId="785F8424" w14:textId="3B1EF142" w:rsidR="001650A1" w:rsidRPr="009063C9" w:rsidDel="001650A1" w:rsidRDefault="001650A1" w:rsidP="001650A1">
            <w:pPr>
              <w:snapToGrid w:val="0"/>
              <w:spacing w:before="60" w:after="60" w:line="240" w:lineRule="auto"/>
              <w:jc w:val="center"/>
              <w:rPr>
                <w:del w:id="3108" w:author="Harin Oh" w:date="2023-12-04T10:00:00Z"/>
                <w:sz w:val="18"/>
                <w:szCs w:val="18"/>
              </w:rPr>
            </w:pPr>
            <w:del w:id="3109" w:author="Harin Oh" w:date="2023-12-04T10:00:00Z">
              <w:r w:rsidRPr="009063C9" w:rsidDel="001650A1">
                <w:rPr>
                  <w:sz w:val="18"/>
                  <w:szCs w:val="18"/>
                </w:rPr>
                <w:delText>0..1</w:delText>
              </w:r>
            </w:del>
          </w:p>
        </w:tc>
        <w:tc>
          <w:tcPr>
            <w:tcW w:w="2497" w:type="dxa"/>
            <w:vAlign w:val="center"/>
          </w:tcPr>
          <w:p w14:paraId="035D6340" w14:textId="62ACBD01" w:rsidR="001650A1" w:rsidRPr="009063C9" w:rsidDel="001650A1" w:rsidRDefault="001650A1" w:rsidP="001650A1">
            <w:pPr>
              <w:snapToGrid w:val="0"/>
              <w:spacing w:before="60" w:after="60" w:line="240" w:lineRule="auto"/>
              <w:jc w:val="left"/>
              <w:rPr>
                <w:del w:id="3110" w:author="Harin Oh" w:date="2023-12-04T10:00:00Z"/>
                <w:sz w:val="18"/>
                <w:szCs w:val="18"/>
              </w:rPr>
            </w:pPr>
            <w:del w:id="3111" w:author="Harin Oh" w:date="2023-12-04T10:00:00Z">
              <w:r w:rsidRPr="009063C9" w:rsidDel="001650A1">
                <w:rPr>
                  <w:sz w:val="18"/>
                  <w:szCs w:val="18"/>
                </w:rPr>
                <w:delText>S100_VerticalAndSoundingDatum</w:delText>
              </w:r>
            </w:del>
          </w:p>
        </w:tc>
        <w:tc>
          <w:tcPr>
            <w:tcW w:w="3402" w:type="dxa"/>
            <w:vAlign w:val="center"/>
          </w:tcPr>
          <w:p w14:paraId="30B53FA1" w14:textId="17DBB9C4" w:rsidR="001650A1" w:rsidRPr="009063C9" w:rsidDel="001650A1" w:rsidRDefault="001650A1" w:rsidP="001650A1">
            <w:pPr>
              <w:snapToGrid w:val="0"/>
              <w:spacing w:before="60" w:after="60" w:line="240" w:lineRule="auto"/>
              <w:jc w:val="left"/>
              <w:rPr>
                <w:del w:id="3112" w:author="Harin Oh" w:date="2023-12-04T10:00:00Z"/>
                <w:rFonts w:eastAsia="Times New Roman"/>
                <w:sz w:val="18"/>
                <w:szCs w:val="18"/>
              </w:rPr>
            </w:pPr>
          </w:p>
        </w:tc>
      </w:tr>
      <w:tr w:rsidR="001650A1" w:rsidRPr="009063C9" w14:paraId="77D10A3F" w14:textId="77777777" w:rsidTr="00D76D1E">
        <w:trPr>
          <w:trHeight w:val="326"/>
        </w:trPr>
        <w:tc>
          <w:tcPr>
            <w:tcW w:w="3060" w:type="dxa"/>
            <w:vAlign w:val="center"/>
          </w:tcPr>
          <w:p w14:paraId="01BDE4FA" w14:textId="2BDBCCC2" w:rsidR="001650A1" w:rsidRPr="009063C9" w:rsidRDefault="001650A1" w:rsidP="001650A1">
            <w:pPr>
              <w:snapToGrid w:val="0"/>
              <w:spacing w:before="60" w:after="60" w:line="240" w:lineRule="auto"/>
              <w:jc w:val="left"/>
              <w:rPr>
                <w:sz w:val="18"/>
                <w:szCs w:val="18"/>
              </w:rPr>
            </w:pPr>
            <w:ins w:id="3113" w:author="Harin Oh" w:date="2023-12-04T10:00:00Z">
              <w:r w:rsidRPr="001650A1">
                <w:rPr>
                  <w:sz w:val="18"/>
                  <w:szCs w:val="18"/>
                </w:rPr>
                <w:t>encodingFormat</w:t>
              </w:r>
            </w:ins>
            <w:del w:id="3114" w:author="Harin Oh" w:date="2023-12-04T10:00:00Z">
              <w:r w:rsidRPr="009063C9" w:rsidDel="001650A1">
                <w:rPr>
                  <w:sz w:val="18"/>
                  <w:szCs w:val="18"/>
                </w:rPr>
                <w:delText>dataType</w:delText>
              </w:r>
            </w:del>
          </w:p>
        </w:tc>
        <w:tc>
          <w:tcPr>
            <w:tcW w:w="3420" w:type="dxa"/>
            <w:vAlign w:val="center"/>
          </w:tcPr>
          <w:p w14:paraId="6D060E8E" w14:textId="77777777" w:rsidR="001650A1" w:rsidRPr="009063C9" w:rsidRDefault="001650A1" w:rsidP="001650A1">
            <w:pPr>
              <w:snapToGrid w:val="0"/>
              <w:spacing w:before="60" w:after="60" w:line="240" w:lineRule="auto"/>
              <w:jc w:val="left"/>
              <w:rPr>
                <w:sz w:val="18"/>
                <w:szCs w:val="18"/>
              </w:rPr>
            </w:pPr>
            <w:r w:rsidRPr="009063C9">
              <w:rPr>
                <w:sz w:val="18"/>
                <w:szCs w:val="18"/>
              </w:rPr>
              <w:t>The encoding format of the dataset</w:t>
            </w:r>
          </w:p>
        </w:tc>
        <w:tc>
          <w:tcPr>
            <w:tcW w:w="804" w:type="dxa"/>
            <w:vAlign w:val="center"/>
          </w:tcPr>
          <w:p w14:paraId="1C693F39" w14:textId="77777777" w:rsidR="001650A1" w:rsidRPr="009063C9" w:rsidRDefault="001650A1" w:rsidP="001650A1">
            <w:pPr>
              <w:snapToGrid w:val="0"/>
              <w:spacing w:before="60" w:after="60" w:line="240" w:lineRule="auto"/>
              <w:jc w:val="center"/>
              <w:rPr>
                <w:sz w:val="18"/>
                <w:szCs w:val="18"/>
              </w:rPr>
            </w:pPr>
            <w:r w:rsidRPr="009063C9">
              <w:rPr>
                <w:sz w:val="18"/>
                <w:szCs w:val="18"/>
              </w:rPr>
              <w:t>1</w:t>
            </w:r>
          </w:p>
        </w:tc>
        <w:tc>
          <w:tcPr>
            <w:tcW w:w="2497" w:type="dxa"/>
            <w:vAlign w:val="center"/>
          </w:tcPr>
          <w:p w14:paraId="0CAB2BD3" w14:textId="28607AB9" w:rsidR="001650A1" w:rsidRPr="009063C9" w:rsidRDefault="001650A1" w:rsidP="001650A1">
            <w:pPr>
              <w:snapToGrid w:val="0"/>
              <w:spacing w:before="60" w:after="60" w:line="240" w:lineRule="auto"/>
              <w:jc w:val="left"/>
              <w:rPr>
                <w:sz w:val="18"/>
                <w:szCs w:val="18"/>
              </w:rPr>
            </w:pPr>
            <w:ins w:id="3115" w:author="Harin Oh" w:date="2023-12-04T10:00:00Z">
              <w:r w:rsidRPr="001650A1">
                <w:rPr>
                  <w:sz w:val="18"/>
                  <w:szCs w:val="18"/>
                </w:rPr>
                <w:t>S100_EncodingFormat</w:t>
              </w:r>
              <w:r w:rsidRPr="001650A1">
                <w:rPr>
                  <w:sz w:val="18"/>
                  <w:szCs w:val="18"/>
                </w:rPr>
                <w:cr/>
              </w:r>
            </w:ins>
            <w:del w:id="3116" w:author="Harin Oh" w:date="2023-12-04T10:00:00Z">
              <w:r w:rsidRPr="009063C9" w:rsidDel="001650A1">
                <w:rPr>
                  <w:sz w:val="18"/>
                  <w:szCs w:val="18"/>
                </w:rPr>
                <w:delText>S100_DataFormat</w:delText>
              </w:r>
            </w:del>
          </w:p>
        </w:tc>
        <w:tc>
          <w:tcPr>
            <w:tcW w:w="3402" w:type="dxa"/>
            <w:vAlign w:val="center"/>
          </w:tcPr>
          <w:p w14:paraId="1DBD0762" w14:textId="77777777" w:rsidR="001650A1" w:rsidRPr="009063C9" w:rsidRDefault="001650A1" w:rsidP="001650A1">
            <w:pPr>
              <w:snapToGrid w:val="0"/>
              <w:spacing w:before="60" w:after="60" w:line="240" w:lineRule="auto"/>
              <w:jc w:val="left"/>
              <w:rPr>
                <w:rFonts w:eastAsia="Times New Roman"/>
                <w:sz w:val="18"/>
                <w:szCs w:val="18"/>
              </w:rPr>
            </w:pPr>
          </w:p>
        </w:tc>
      </w:tr>
      <w:tr w:rsidR="001650A1" w:rsidRPr="009063C9" w:rsidDel="001650A1" w14:paraId="2A61746C" w14:textId="095464FB" w:rsidTr="00D76D1E">
        <w:trPr>
          <w:trHeight w:val="326"/>
          <w:del w:id="3117" w:author="Harin Oh" w:date="2023-12-04T10:00:00Z"/>
        </w:trPr>
        <w:tc>
          <w:tcPr>
            <w:tcW w:w="3060" w:type="dxa"/>
            <w:vAlign w:val="center"/>
          </w:tcPr>
          <w:p w14:paraId="355E6206" w14:textId="6D6AED13" w:rsidR="001650A1" w:rsidRPr="009063C9" w:rsidDel="001650A1" w:rsidRDefault="001650A1" w:rsidP="001650A1">
            <w:pPr>
              <w:snapToGrid w:val="0"/>
              <w:spacing w:before="60" w:after="60" w:line="240" w:lineRule="auto"/>
              <w:jc w:val="left"/>
              <w:rPr>
                <w:del w:id="3118" w:author="Harin Oh" w:date="2023-12-04T10:00:00Z"/>
                <w:sz w:val="18"/>
                <w:szCs w:val="18"/>
              </w:rPr>
            </w:pPr>
            <w:del w:id="3119" w:author="Harin Oh" w:date="2023-12-04T10:00:00Z">
              <w:r w:rsidRPr="009063C9" w:rsidDel="001650A1">
                <w:rPr>
                  <w:sz w:val="18"/>
                  <w:szCs w:val="18"/>
                </w:rPr>
                <w:delText>dataTypeVersion</w:delText>
              </w:r>
            </w:del>
          </w:p>
        </w:tc>
        <w:tc>
          <w:tcPr>
            <w:tcW w:w="3420" w:type="dxa"/>
            <w:vAlign w:val="center"/>
          </w:tcPr>
          <w:p w14:paraId="00E3432B" w14:textId="766EAD8E" w:rsidR="001650A1" w:rsidRPr="009063C9" w:rsidDel="001650A1" w:rsidRDefault="001650A1" w:rsidP="001650A1">
            <w:pPr>
              <w:snapToGrid w:val="0"/>
              <w:spacing w:before="60" w:after="60" w:line="240" w:lineRule="auto"/>
              <w:jc w:val="left"/>
              <w:rPr>
                <w:del w:id="3120" w:author="Harin Oh" w:date="2023-12-04T10:00:00Z"/>
                <w:sz w:val="18"/>
                <w:szCs w:val="18"/>
              </w:rPr>
            </w:pPr>
            <w:del w:id="3121" w:author="Harin Oh" w:date="2023-12-04T10:00:00Z">
              <w:r w:rsidRPr="009063C9" w:rsidDel="001650A1">
                <w:rPr>
                  <w:rFonts w:eastAsia="Times New Roman"/>
                  <w:sz w:val="18"/>
                  <w:szCs w:val="18"/>
                </w:rPr>
                <w:delText>The version number of the dataType.</w:delText>
              </w:r>
            </w:del>
          </w:p>
        </w:tc>
        <w:tc>
          <w:tcPr>
            <w:tcW w:w="804" w:type="dxa"/>
            <w:vAlign w:val="center"/>
          </w:tcPr>
          <w:p w14:paraId="29948AEF" w14:textId="52FE54BF" w:rsidR="001650A1" w:rsidRPr="009063C9" w:rsidDel="001650A1" w:rsidRDefault="001650A1" w:rsidP="001650A1">
            <w:pPr>
              <w:snapToGrid w:val="0"/>
              <w:spacing w:before="60" w:after="60" w:line="240" w:lineRule="auto"/>
              <w:jc w:val="center"/>
              <w:rPr>
                <w:del w:id="3122" w:author="Harin Oh" w:date="2023-12-04T10:00:00Z"/>
                <w:sz w:val="18"/>
                <w:szCs w:val="18"/>
              </w:rPr>
            </w:pPr>
            <w:del w:id="3123" w:author="Harin Oh" w:date="2023-12-04T10:00:00Z">
              <w:r w:rsidRPr="009063C9" w:rsidDel="001650A1">
                <w:rPr>
                  <w:sz w:val="18"/>
                  <w:szCs w:val="18"/>
                </w:rPr>
                <w:delText>1</w:delText>
              </w:r>
            </w:del>
          </w:p>
        </w:tc>
        <w:tc>
          <w:tcPr>
            <w:tcW w:w="2497" w:type="dxa"/>
            <w:vAlign w:val="center"/>
          </w:tcPr>
          <w:p w14:paraId="42A2C326" w14:textId="3C99772E" w:rsidR="001650A1" w:rsidRPr="009063C9" w:rsidDel="001650A1" w:rsidRDefault="001650A1" w:rsidP="001650A1">
            <w:pPr>
              <w:snapToGrid w:val="0"/>
              <w:spacing w:before="60" w:after="60" w:line="240" w:lineRule="auto"/>
              <w:jc w:val="left"/>
              <w:rPr>
                <w:del w:id="3124" w:author="Harin Oh" w:date="2023-12-04T10:00:00Z"/>
                <w:sz w:val="18"/>
                <w:szCs w:val="18"/>
              </w:rPr>
            </w:pPr>
            <w:del w:id="3125" w:author="Harin Oh" w:date="2023-12-04T10:00:00Z">
              <w:r w:rsidRPr="009063C9" w:rsidDel="001650A1">
                <w:rPr>
                  <w:sz w:val="18"/>
                  <w:szCs w:val="18"/>
                </w:rPr>
                <w:delText>CharacterString</w:delText>
              </w:r>
            </w:del>
          </w:p>
        </w:tc>
        <w:tc>
          <w:tcPr>
            <w:tcW w:w="3402" w:type="dxa"/>
            <w:vAlign w:val="center"/>
          </w:tcPr>
          <w:p w14:paraId="7925635A" w14:textId="667DF607" w:rsidR="001650A1" w:rsidRPr="009063C9" w:rsidDel="001650A1" w:rsidRDefault="001650A1" w:rsidP="001650A1">
            <w:pPr>
              <w:snapToGrid w:val="0"/>
              <w:spacing w:before="60" w:after="60" w:line="240" w:lineRule="auto"/>
              <w:jc w:val="left"/>
              <w:rPr>
                <w:del w:id="3126" w:author="Harin Oh" w:date="2023-12-04T10:00:00Z"/>
                <w:rFonts w:eastAsia="Times New Roman"/>
                <w:sz w:val="18"/>
                <w:szCs w:val="18"/>
              </w:rPr>
            </w:pPr>
          </w:p>
        </w:tc>
      </w:tr>
      <w:tr w:rsidR="001650A1" w:rsidRPr="009063C9" w14:paraId="70F6A101" w14:textId="77777777" w:rsidTr="00D76D1E">
        <w:trPr>
          <w:trHeight w:val="326"/>
        </w:trPr>
        <w:tc>
          <w:tcPr>
            <w:tcW w:w="3060" w:type="dxa"/>
            <w:vAlign w:val="center"/>
          </w:tcPr>
          <w:p w14:paraId="77BC2F78" w14:textId="77777777" w:rsidR="001650A1" w:rsidRPr="009063C9" w:rsidRDefault="001650A1" w:rsidP="001650A1">
            <w:pPr>
              <w:snapToGrid w:val="0"/>
              <w:spacing w:before="60" w:after="60" w:line="240" w:lineRule="auto"/>
              <w:jc w:val="left"/>
              <w:rPr>
                <w:sz w:val="18"/>
                <w:szCs w:val="18"/>
              </w:rPr>
            </w:pPr>
            <w:r w:rsidRPr="009063C9">
              <w:rPr>
                <w:sz w:val="18"/>
                <w:szCs w:val="18"/>
              </w:rPr>
              <w:t>dataCoverage</w:t>
            </w:r>
          </w:p>
        </w:tc>
        <w:tc>
          <w:tcPr>
            <w:tcW w:w="3420" w:type="dxa"/>
            <w:vAlign w:val="center"/>
          </w:tcPr>
          <w:p w14:paraId="0975FF70" w14:textId="77777777" w:rsidR="001650A1" w:rsidRPr="009063C9" w:rsidRDefault="001650A1" w:rsidP="001650A1">
            <w:pPr>
              <w:snapToGrid w:val="0"/>
              <w:spacing w:before="60" w:after="60" w:line="240" w:lineRule="auto"/>
              <w:jc w:val="left"/>
              <w:rPr>
                <w:sz w:val="18"/>
                <w:szCs w:val="18"/>
              </w:rPr>
            </w:pPr>
            <w:r w:rsidRPr="009063C9">
              <w:rPr>
                <w:rFonts w:eastAsia="Times New Roman"/>
                <w:sz w:val="18"/>
                <w:szCs w:val="18"/>
              </w:rPr>
              <w:t>Provides information about data coverages within the dataset</w:t>
            </w:r>
          </w:p>
        </w:tc>
        <w:tc>
          <w:tcPr>
            <w:tcW w:w="804" w:type="dxa"/>
            <w:vAlign w:val="center"/>
          </w:tcPr>
          <w:p w14:paraId="0ED53472" w14:textId="71296E8B" w:rsidR="001650A1" w:rsidRPr="009063C9" w:rsidRDefault="001650A1" w:rsidP="001650A1">
            <w:pPr>
              <w:snapToGrid w:val="0"/>
              <w:spacing w:before="60" w:after="60" w:line="240" w:lineRule="auto"/>
              <w:jc w:val="center"/>
              <w:rPr>
                <w:sz w:val="18"/>
                <w:szCs w:val="18"/>
              </w:rPr>
            </w:pPr>
            <w:r w:rsidRPr="009063C9">
              <w:rPr>
                <w:sz w:val="18"/>
                <w:szCs w:val="18"/>
              </w:rPr>
              <w:t>0..*</w:t>
            </w:r>
          </w:p>
        </w:tc>
        <w:tc>
          <w:tcPr>
            <w:tcW w:w="2497" w:type="dxa"/>
            <w:vAlign w:val="center"/>
          </w:tcPr>
          <w:p w14:paraId="2449BB34" w14:textId="77777777" w:rsidR="001650A1" w:rsidRPr="009063C9" w:rsidRDefault="001650A1" w:rsidP="001650A1">
            <w:pPr>
              <w:snapToGrid w:val="0"/>
              <w:spacing w:before="60" w:after="60" w:line="240" w:lineRule="auto"/>
              <w:jc w:val="left"/>
              <w:rPr>
                <w:sz w:val="18"/>
                <w:szCs w:val="18"/>
              </w:rPr>
            </w:pPr>
            <w:r w:rsidRPr="009063C9">
              <w:rPr>
                <w:sz w:val="18"/>
                <w:szCs w:val="18"/>
              </w:rPr>
              <w:t>S100_DataCoverage</w:t>
            </w:r>
          </w:p>
        </w:tc>
        <w:tc>
          <w:tcPr>
            <w:tcW w:w="3402" w:type="dxa"/>
            <w:vAlign w:val="center"/>
          </w:tcPr>
          <w:p w14:paraId="3B9F7FCD" w14:textId="77777777" w:rsidR="001650A1" w:rsidRPr="009063C9" w:rsidRDefault="001650A1" w:rsidP="001650A1">
            <w:pPr>
              <w:snapToGrid w:val="0"/>
              <w:spacing w:before="60" w:after="60" w:line="240" w:lineRule="auto"/>
              <w:jc w:val="left"/>
              <w:rPr>
                <w:rFonts w:eastAsia="Times New Roman"/>
                <w:sz w:val="18"/>
                <w:szCs w:val="18"/>
              </w:rPr>
            </w:pPr>
          </w:p>
        </w:tc>
      </w:tr>
      <w:tr w:rsidR="001650A1" w:rsidRPr="009063C9" w14:paraId="497F8C16" w14:textId="77777777" w:rsidTr="00D76D1E">
        <w:trPr>
          <w:trHeight w:val="326"/>
          <w:ins w:id="3127" w:author="Harin Oh" w:date="2023-12-04T10:01:00Z"/>
        </w:trPr>
        <w:tc>
          <w:tcPr>
            <w:tcW w:w="3060" w:type="dxa"/>
            <w:vAlign w:val="center"/>
          </w:tcPr>
          <w:p w14:paraId="61336DF8" w14:textId="0B2A8A0E" w:rsidR="001650A1" w:rsidRDefault="001650A1" w:rsidP="001650A1">
            <w:pPr>
              <w:snapToGrid w:val="0"/>
              <w:spacing w:before="60" w:after="60" w:line="240" w:lineRule="auto"/>
              <w:jc w:val="left"/>
              <w:rPr>
                <w:ins w:id="3128" w:author="Harin Oh" w:date="2023-12-04T10:01:00Z"/>
                <w:rFonts w:eastAsia="맑은 고딕"/>
                <w:sz w:val="18"/>
                <w:szCs w:val="18"/>
                <w:rPrChange w:id="3129" w:author="Harin Oh" w:date="2023-12-04T10:01:00Z">
                  <w:rPr>
                    <w:ins w:id="3130" w:author="Harin Oh" w:date="2023-12-04T10:01:00Z"/>
                    <w:sz w:val="18"/>
                    <w:szCs w:val="18"/>
                  </w:rPr>
                </w:rPrChange>
              </w:rPr>
            </w:pPr>
            <w:ins w:id="3131" w:author="Harin Oh" w:date="2023-12-04T10:01:00Z">
              <w:r w:rsidRPr="001650A1">
                <w:rPr>
                  <w:rFonts w:eastAsia="맑은 고딕"/>
                  <w:sz w:val="18"/>
                  <w:szCs w:val="18"/>
                </w:rPr>
                <w:t>comment</w:t>
              </w:r>
            </w:ins>
          </w:p>
        </w:tc>
        <w:tc>
          <w:tcPr>
            <w:tcW w:w="3420" w:type="dxa"/>
            <w:vAlign w:val="center"/>
          </w:tcPr>
          <w:p w14:paraId="0D0EB8CF" w14:textId="55960D0E" w:rsidR="001650A1" w:rsidRPr="009063C9" w:rsidRDefault="001650A1" w:rsidP="001650A1">
            <w:pPr>
              <w:snapToGrid w:val="0"/>
              <w:spacing w:before="60" w:after="60" w:line="240" w:lineRule="auto"/>
              <w:jc w:val="left"/>
              <w:rPr>
                <w:ins w:id="3132" w:author="Harin Oh" w:date="2023-12-04T10:01:00Z"/>
                <w:rFonts w:eastAsia="Times New Roman"/>
                <w:sz w:val="18"/>
                <w:szCs w:val="18"/>
              </w:rPr>
            </w:pPr>
            <w:ins w:id="3133" w:author="Harin Oh" w:date="2023-12-04T10:01:00Z">
              <w:r w:rsidRPr="001650A1">
                <w:rPr>
                  <w:rFonts w:eastAsia="Times New Roman"/>
                  <w:sz w:val="18"/>
                  <w:szCs w:val="18"/>
                </w:rPr>
                <w:t>Any additional information</w:t>
              </w:r>
            </w:ins>
          </w:p>
        </w:tc>
        <w:tc>
          <w:tcPr>
            <w:tcW w:w="804" w:type="dxa"/>
            <w:vAlign w:val="center"/>
          </w:tcPr>
          <w:p w14:paraId="08D49E64" w14:textId="12DFAB53" w:rsidR="001650A1" w:rsidRDefault="001650A1" w:rsidP="001650A1">
            <w:pPr>
              <w:snapToGrid w:val="0"/>
              <w:spacing w:before="60" w:after="60" w:line="240" w:lineRule="auto"/>
              <w:jc w:val="center"/>
              <w:rPr>
                <w:ins w:id="3134" w:author="Harin Oh" w:date="2023-12-04T10:01:00Z"/>
                <w:rFonts w:eastAsia="맑은 고딕"/>
                <w:sz w:val="18"/>
                <w:szCs w:val="18"/>
                <w:rPrChange w:id="3135" w:author="Harin Oh" w:date="2023-12-04T10:01:00Z">
                  <w:rPr>
                    <w:ins w:id="3136" w:author="Harin Oh" w:date="2023-12-04T10:01:00Z"/>
                    <w:sz w:val="18"/>
                    <w:szCs w:val="18"/>
                  </w:rPr>
                </w:rPrChange>
              </w:rPr>
            </w:pPr>
            <w:ins w:id="3137" w:author="Harin Oh" w:date="2023-12-04T10:01:00Z">
              <w:r>
                <w:rPr>
                  <w:rFonts w:eastAsia="맑은 고딕" w:hint="eastAsia"/>
                  <w:sz w:val="18"/>
                  <w:szCs w:val="18"/>
                </w:rPr>
                <w:t>0</w:t>
              </w:r>
              <w:r>
                <w:rPr>
                  <w:rFonts w:eastAsia="맑은 고딕"/>
                  <w:sz w:val="18"/>
                  <w:szCs w:val="18"/>
                </w:rPr>
                <w:t>..1</w:t>
              </w:r>
            </w:ins>
          </w:p>
        </w:tc>
        <w:tc>
          <w:tcPr>
            <w:tcW w:w="2497" w:type="dxa"/>
            <w:vAlign w:val="center"/>
          </w:tcPr>
          <w:p w14:paraId="5FCD16DA" w14:textId="79FEC232" w:rsidR="001650A1" w:rsidRPr="009063C9" w:rsidRDefault="001650A1" w:rsidP="001650A1">
            <w:pPr>
              <w:snapToGrid w:val="0"/>
              <w:spacing w:before="60" w:after="60" w:line="240" w:lineRule="auto"/>
              <w:jc w:val="left"/>
              <w:rPr>
                <w:ins w:id="3138" w:author="Harin Oh" w:date="2023-12-04T10:01:00Z"/>
                <w:sz w:val="18"/>
                <w:szCs w:val="18"/>
              </w:rPr>
            </w:pPr>
            <w:ins w:id="3139" w:author="Harin Oh" w:date="2023-12-04T10:01:00Z">
              <w:r w:rsidRPr="001650A1">
                <w:rPr>
                  <w:sz w:val="18"/>
                  <w:szCs w:val="18"/>
                </w:rPr>
                <w:t>CharacterString</w:t>
              </w:r>
            </w:ins>
          </w:p>
        </w:tc>
        <w:tc>
          <w:tcPr>
            <w:tcW w:w="3402" w:type="dxa"/>
            <w:vAlign w:val="center"/>
          </w:tcPr>
          <w:p w14:paraId="59F28FB2" w14:textId="77777777" w:rsidR="001650A1" w:rsidRPr="009063C9" w:rsidRDefault="001650A1" w:rsidP="001650A1">
            <w:pPr>
              <w:snapToGrid w:val="0"/>
              <w:spacing w:before="60" w:after="60" w:line="240" w:lineRule="auto"/>
              <w:jc w:val="left"/>
              <w:rPr>
                <w:ins w:id="3140" w:author="Harin Oh" w:date="2023-12-04T10:01:00Z"/>
                <w:rFonts w:eastAsia="Times New Roman"/>
                <w:sz w:val="18"/>
                <w:szCs w:val="18"/>
              </w:rPr>
            </w:pPr>
          </w:p>
        </w:tc>
      </w:tr>
      <w:tr w:rsidR="001650A1" w:rsidRPr="009063C9" w14:paraId="55780A70" w14:textId="77777777" w:rsidTr="00D76D1E">
        <w:trPr>
          <w:trHeight w:val="326"/>
        </w:trPr>
        <w:tc>
          <w:tcPr>
            <w:tcW w:w="3060" w:type="dxa"/>
            <w:vAlign w:val="center"/>
          </w:tcPr>
          <w:p w14:paraId="408B92C8" w14:textId="40B664EE" w:rsidR="001650A1" w:rsidRPr="009063C9" w:rsidRDefault="001650A1" w:rsidP="001650A1">
            <w:pPr>
              <w:snapToGrid w:val="0"/>
              <w:spacing w:before="60" w:after="60" w:line="240" w:lineRule="auto"/>
              <w:jc w:val="left"/>
              <w:rPr>
                <w:sz w:val="18"/>
                <w:szCs w:val="18"/>
              </w:rPr>
            </w:pPr>
            <w:r w:rsidRPr="009063C9">
              <w:rPr>
                <w:sz w:val="18"/>
                <w:szCs w:val="18"/>
              </w:rPr>
              <w:t>defaultLocale</w:t>
            </w:r>
          </w:p>
        </w:tc>
        <w:tc>
          <w:tcPr>
            <w:tcW w:w="3420" w:type="dxa"/>
            <w:vAlign w:val="center"/>
          </w:tcPr>
          <w:p w14:paraId="458AE064" w14:textId="72EF92B6" w:rsidR="001650A1" w:rsidRPr="009063C9" w:rsidRDefault="001650A1" w:rsidP="001650A1">
            <w:pPr>
              <w:snapToGrid w:val="0"/>
              <w:spacing w:before="60" w:after="60" w:line="240" w:lineRule="auto"/>
              <w:jc w:val="left"/>
              <w:rPr>
                <w:sz w:val="18"/>
                <w:szCs w:val="18"/>
              </w:rPr>
            </w:pPr>
            <w:r w:rsidRPr="009063C9">
              <w:rPr>
                <w:sz w:val="18"/>
                <w:szCs w:val="18"/>
              </w:rPr>
              <w:t>Default language and character set used in the exchange catalogue</w:t>
            </w:r>
          </w:p>
        </w:tc>
        <w:tc>
          <w:tcPr>
            <w:tcW w:w="804" w:type="dxa"/>
            <w:vAlign w:val="center"/>
          </w:tcPr>
          <w:p w14:paraId="7BCF3F15" w14:textId="736193D6" w:rsidR="001650A1" w:rsidRPr="009063C9" w:rsidRDefault="001650A1" w:rsidP="001650A1">
            <w:pPr>
              <w:snapToGrid w:val="0"/>
              <w:spacing w:before="60" w:after="60" w:line="240" w:lineRule="auto"/>
              <w:jc w:val="center"/>
              <w:rPr>
                <w:sz w:val="18"/>
                <w:szCs w:val="18"/>
              </w:rPr>
            </w:pPr>
            <w:ins w:id="3141" w:author="Harin Oh" w:date="2023-12-04T10:01:00Z">
              <w:r>
                <w:rPr>
                  <w:sz w:val="18"/>
                  <w:szCs w:val="18"/>
                </w:rPr>
                <w:t>0</w:t>
              </w:r>
            </w:ins>
            <w:ins w:id="3142" w:author="Harin Oh" w:date="2023-12-04T10:02:00Z">
              <w:r>
                <w:rPr>
                  <w:sz w:val="18"/>
                  <w:szCs w:val="18"/>
                </w:rPr>
                <w:t>..</w:t>
              </w:r>
            </w:ins>
            <w:del w:id="3143" w:author="Harin Oh" w:date="2023-12-04T10:02:00Z">
              <w:r w:rsidRPr="009063C9" w:rsidDel="001650A1">
                <w:rPr>
                  <w:sz w:val="18"/>
                  <w:szCs w:val="18"/>
                </w:rPr>
                <w:delText>1</w:delText>
              </w:r>
            </w:del>
            <w:ins w:id="3144" w:author="Harin Oh" w:date="2023-12-04T10:02:00Z">
              <w:r>
                <w:rPr>
                  <w:sz w:val="18"/>
                  <w:szCs w:val="18"/>
                </w:rPr>
                <w:t>*</w:t>
              </w:r>
            </w:ins>
          </w:p>
        </w:tc>
        <w:tc>
          <w:tcPr>
            <w:tcW w:w="2497" w:type="dxa"/>
            <w:vAlign w:val="center"/>
          </w:tcPr>
          <w:p w14:paraId="58B3F1E7" w14:textId="7A30D781" w:rsidR="001650A1" w:rsidRPr="009063C9" w:rsidRDefault="001650A1" w:rsidP="001650A1">
            <w:pPr>
              <w:snapToGrid w:val="0"/>
              <w:spacing w:before="60" w:after="60" w:line="240" w:lineRule="auto"/>
              <w:jc w:val="left"/>
              <w:rPr>
                <w:sz w:val="18"/>
                <w:szCs w:val="18"/>
              </w:rPr>
            </w:pPr>
            <w:r w:rsidRPr="009063C9">
              <w:rPr>
                <w:sz w:val="18"/>
                <w:szCs w:val="18"/>
              </w:rPr>
              <w:t>PT_Locale</w:t>
            </w:r>
          </w:p>
        </w:tc>
        <w:tc>
          <w:tcPr>
            <w:tcW w:w="3402" w:type="dxa"/>
            <w:vAlign w:val="center"/>
          </w:tcPr>
          <w:p w14:paraId="32AF1174" w14:textId="77777777" w:rsidR="001650A1" w:rsidRPr="001650A1" w:rsidRDefault="001650A1" w:rsidP="001650A1">
            <w:pPr>
              <w:snapToGrid w:val="0"/>
              <w:spacing w:before="60" w:after="60" w:line="240" w:lineRule="auto"/>
              <w:jc w:val="left"/>
              <w:rPr>
                <w:ins w:id="3145" w:author="Harin Oh" w:date="2023-12-04T10:01:00Z"/>
                <w:rFonts w:eastAsia="Times New Roman"/>
                <w:sz w:val="18"/>
                <w:szCs w:val="18"/>
              </w:rPr>
            </w:pPr>
            <w:ins w:id="3146" w:author="Harin Oh" w:date="2023-12-04T10:01:00Z">
              <w:r w:rsidRPr="001650A1">
                <w:rPr>
                  <w:rFonts w:eastAsia="Times New Roman"/>
                  <w:sz w:val="18"/>
                  <w:szCs w:val="18"/>
                </w:rPr>
                <w:t xml:space="preserve">In absence of defaultLocale the </w:t>
              </w:r>
            </w:ins>
          </w:p>
          <w:p w14:paraId="0A540CB4" w14:textId="013D702D" w:rsidR="001650A1" w:rsidRPr="009063C9" w:rsidRDefault="001650A1" w:rsidP="001650A1">
            <w:pPr>
              <w:snapToGrid w:val="0"/>
              <w:spacing w:before="60" w:after="60" w:line="240" w:lineRule="auto"/>
              <w:jc w:val="left"/>
              <w:rPr>
                <w:rFonts w:eastAsia="Times New Roman"/>
                <w:sz w:val="18"/>
                <w:szCs w:val="18"/>
              </w:rPr>
            </w:pPr>
            <w:ins w:id="3147" w:author="Harin Oh" w:date="2023-12-04T10:01:00Z">
              <w:r w:rsidRPr="001650A1">
                <w:rPr>
                  <w:rFonts w:eastAsia="Times New Roman"/>
                  <w:sz w:val="18"/>
                  <w:szCs w:val="18"/>
                </w:rPr>
                <w:t>language is English, UTF-8</w:t>
              </w:r>
            </w:ins>
          </w:p>
        </w:tc>
      </w:tr>
      <w:tr w:rsidR="001650A1" w:rsidRPr="009063C9" w14:paraId="4629FCB1" w14:textId="77777777" w:rsidTr="00D76D1E">
        <w:trPr>
          <w:trHeight w:val="326"/>
        </w:trPr>
        <w:tc>
          <w:tcPr>
            <w:tcW w:w="3060" w:type="dxa"/>
            <w:vAlign w:val="center"/>
          </w:tcPr>
          <w:p w14:paraId="25831EBB" w14:textId="208209CF" w:rsidR="001650A1" w:rsidRPr="009063C9" w:rsidRDefault="001650A1" w:rsidP="001650A1">
            <w:pPr>
              <w:snapToGrid w:val="0"/>
              <w:spacing w:before="60" w:after="60" w:line="240" w:lineRule="auto"/>
              <w:jc w:val="left"/>
              <w:rPr>
                <w:sz w:val="18"/>
                <w:szCs w:val="18"/>
              </w:rPr>
            </w:pPr>
            <w:r w:rsidRPr="009063C9">
              <w:rPr>
                <w:sz w:val="18"/>
                <w:szCs w:val="18"/>
              </w:rPr>
              <w:t>otherLocale</w:t>
            </w:r>
          </w:p>
        </w:tc>
        <w:tc>
          <w:tcPr>
            <w:tcW w:w="3420" w:type="dxa"/>
            <w:vAlign w:val="center"/>
          </w:tcPr>
          <w:p w14:paraId="323EB4FD" w14:textId="37BF1474" w:rsidR="001650A1" w:rsidRPr="009063C9" w:rsidRDefault="001650A1" w:rsidP="001650A1">
            <w:pPr>
              <w:snapToGrid w:val="0"/>
              <w:spacing w:before="60" w:after="60" w:line="240" w:lineRule="auto"/>
              <w:jc w:val="left"/>
              <w:rPr>
                <w:sz w:val="18"/>
                <w:szCs w:val="18"/>
                <w:lang w:val="en-CA"/>
              </w:rPr>
            </w:pPr>
            <w:r w:rsidRPr="009063C9">
              <w:rPr>
                <w:sz w:val="18"/>
                <w:szCs w:val="18"/>
              </w:rPr>
              <w:t>Other languages and character sets used in the exchange catalogue</w:t>
            </w:r>
          </w:p>
        </w:tc>
        <w:tc>
          <w:tcPr>
            <w:tcW w:w="804" w:type="dxa"/>
            <w:vAlign w:val="center"/>
          </w:tcPr>
          <w:p w14:paraId="2AB22B92" w14:textId="38808035" w:rsidR="001650A1" w:rsidRPr="009063C9" w:rsidRDefault="001650A1" w:rsidP="001650A1">
            <w:pPr>
              <w:snapToGrid w:val="0"/>
              <w:spacing w:before="60" w:after="60" w:line="240" w:lineRule="auto"/>
              <w:jc w:val="center"/>
              <w:rPr>
                <w:sz w:val="18"/>
                <w:szCs w:val="18"/>
              </w:rPr>
            </w:pPr>
            <w:r w:rsidRPr="009063C9">
              <w:rPr>
                <w:sz w:val="18"/>
                <w:szCs w:val="18"/>
              </w:rPr>
              <w:t>0..*</w:t>
            </w:r>
          </w:p>
        </w:tc>
        <w:tc>
          <w:tcPr>
            <w:tcW w:w="2497" w:type="dxa"/>
            <w:vAlign w:val="center"/>
          </w:tcPr>
          <w:p w14:paraId="103E5BD4" w14:textId="34C33178" w:rsidR="001650A1" w:rsidRPr="009063C9" w:rsidRDefault="001650A1" w:rsidP="001650A1">
            <w:pPr>
              <w:snapToGrid w:val="0"/>
              <w:spacing w:before="60" w:after="60" w:line="240" w:lineRule="auto"/>
              <w:jc w:val="left"/>
              <w:rPr>
                <w:sz w:val="18"/>
                <w:szCs w:val="18"/>
              </w:rPr>
            </w:pPr>
            <w:r w:rsidRPr="009063C9">
              <w:rPr>
                <w:sz w:val="18"/>
                <w:szCs w:val="18"/>
              </w:rPr>
              <w:t>PT_Locale</w:t>
            </w:r>
          </w:p>
        </w:tc>
        <w:tc>
          <w:tcPr>
            <w:tcW w:w="3402" w:type="dxa"/>
            <w:vAlign w:val="center"/>
          </w:tcPr>
          <w:p w14:paraId="43559B0C" w14:textId="77777777" w:rsidR="001650A1" w:rsidRPr="009063C9" w:rsidRDefault="001650A1" w:rsidP="001650A1">
            <w:pPr>
              <w:snapToGrid w:val="0"/>
              <w:spacing w:before="60" w:after="60" w:line="240" w:lineRule="auto"/>
              <w:jc w:val="left"/>
              <w:rPr>
                <w:rFonts w:eastAsia="Times New Roman"/>
                <w:sz w:val="18"/>
                <w:szCs w:val="18"/>
              </w:rPr>
            </w:pPr>
          </w:p>
        </w:tc>
      </w:tr>
      <w:tr w:rsidR="001650A1" w:rsidRPr="009063C9" w:rsidDel="001650A1" w14:paraId="138CA38C" w14:textId="77C84EDE" w:rsidTr="00D76D1E">
        <w:trPr>
          <w:trHeight w:val="326"/>
          <w:del w:id="3148" w:author="Harin Oh" w:date="2023-12-04T10:02:00Z"/>
        </w:trPr>
        <w:tc>
          <w:tcPr>
            <w:tcW w:w="3060" w:type="dxa"/>
            <w:vAlign w:val="center"/>
          </w:tcPr>
          <w:p w14:paraId="5B143341" w14:textId="00932DBA" w:rsidR="001650A1" w:rsidRPr="009063C9" w:rsidDel="001650A1" w:rsidRDefault="001650A1" w:rsidP="001650A1">
            <w:pPr>
              <w:snapToGrid w:val="0"/>
              <w:spacing w:before="60" w:after="60" w:line="240" w:lineRule="auto"/>
              <w:jc w:val="left"/>
              <w:rPr>
                <w:del w:id="3149" w:author="Harin Oh" w:date="2023-12-04T10:02:00Z"/>
                <w:sz w:val="18"/>
                <w:szCs w:val="18"/>
              </w:rPr>
            </w:pPr>
            <w:del w:id="3150" w:author="Harin Oh" w:date="2023-12-04T10:02:00Z">
              <w:r w:rsidRPr="009063C9" w:rsidDel="001650A1">
                <w:rPr>
                  <w:sz w:val="18"/>
                  <w:szCs w:val="18"/>
                </w:rPr>
                <w:delText>metadataFileIdentifier</w:delText>
              </w:r>
            </w:del>
          </w:p>
        </w:tc>
        <w:tc>
          <w:tcPr>
            <w:tcW w:w="3420" w:type="dxa"/>
            <w:vAlign w:val="center"/>
          </w:tcPr>
          <w:p w14:paraId="30FF30F6" w14:textId="2F76423D" w:rsidR="001650A1" w:rsidRPr="009063C9" w:rsidDel="001650A1" w:rsidRDefault="001650A1" w:rsidP="001650A1">
            <w:pPr>
              <w:snapToGrid w:val="0"/>
              <w:spacing w:before="60" w:after="60" w:line="240" w:lineRule="auto"/>
              <w:jc w:val="left"/>
              <w:rPr>
                <w:del w:id="3151" w:author="Harin Oh" w:date="2023-12-04T10:02:00Z"/>
                <w:sz w:val="18"/>
                <w:szCs w:val="18"/>
                <w:lang w:val="en-CA"/>
              </w:rPr>
            </w:pPr>
            <w:del w:id="3152" w:author="Harin Oh" w:date="2023-12-04T10:02:00Z">
              <w:r w:rsidRPr="009063C9" w:rsidDel="001650A1">
                <w:rPr>
                  <w:sz w:val="18"/>
                  <w:szCs w:val="18"/>
                </w:rPr>
                <w:delText>Identifier for metadata file</w:delText>
              </w:r>
            </w:del>
          </w:p>
        </w:tc>
        <w:tc>
          <w:tcPr>
            <w:tcW w:w="804" w:type="dxa"/>
            <w:vAlign w:val="center"/>
          </w:tcPr>
          <w:p w14:paraId="490619DE" w14:textId="0393194C" w:rsidR="001650A1" w:rsidRPr="009063C9" w:rsidDel="001650A1" w:rsidRDefault="001650A1" w:rsidP="001650A1">
            <w:pPr>
              <w:snapToGrid w:val="0"/>
              <w:spacing w:before="60" w:after="60" w:line="240" w:lineRule="auto"/>
              <w:jc w:val="center"/>
              <w:rPr>
                <w:del w:id="3153" w:author="Harin Oh" w:date="2023-12-04T10:02:00Z"/>
                <w:sz w:val="18"/>
                <w:szCs w:val="18"/>
              </w:rPr>
            </w:pPr>
            <w:del w:id="3154" w:author="Harin Oh" w:date="2023-12-04T10:02:00Z">
              <w:r w:rsidRPr="009063C9" w:rsidDel="001650A1">
                <w:rPr>
                  <w:sz w:val="18"/>
                  <w:szCs w:val="18"/>
                </w:rPr>
                <w:delText>1</w:delText>
              </w:r>
            </w:del>
          </w:p>
        </w:tc>
        <w:tc>
          <w:tcPr>
            <w:tcW w:w="2497" w:type="dxa"/>
            <w:vAlign w:val="center"/>
          </w:tcPr>
          <w:p w14:paraId="0A1B44F3" w14:textId="13C10A17" w:rsidR="001650A1" w:rsidRPr="009063C9" w:rsidDel="001650A1" w:rsidRDefault="001650A1" w:rsidP="001650A1">
            <w:pPr>
              <w:snapToGrid w:val="0"/>
              <w:spacing w:before="60" w:after="60" w:line="240" w:lineRule="auto"/>
              <w:jc w:val="left"/>
              <w:rPr>
                <w:del w:id="3155" w:author="Harin Oh" w:date="2023-12-04T10:02:00Z"/>
                <w:sz w:val="18"/>
                <w:szCs w:val="18"/>
              </w:rPr>
            </w:pPr>
            <w:del w:id="3156" w:author="Harin Oh" w:date="2023-12-04T10:02:00Z">
              <w:r w:rsidRPr="009063C9" w:rsidDel="001650A1">
                <w:rPr>
                  <w:sz w:val="18"/>
                  <w:szCs w:val="18"/>
                </w:rPr>
                <w:delText>CharacterString</w:delText>
              </w:r>
            </w:del>
          </w:p>
        </w:tc>
        <w:tc>
          <w:tcPr>
            <w:tcW w:w="3402" w:type="dxa"/>
            <w:vAlign w:val="center"/>
          </w:tcPr>
          <w:p w14:paraId="5330D5F3" w14:textId="561B7E47" w:rsidR="001650A1" w:rsidRPr="009063C9" w:rsidDel="001650A1" w:rsidRDefault="001650A1" w:rsidP="001650A1">
            <w:pPr>
              <w:snapToGrid w:val="0"/>
              <w:spacing w:before="60" w:after="60" w:line="240" w:lineRule="auto"/>
              <w:jc w:val="left"/>
              <w:rPr>
                <w:del w:id="3157" w:author="Harin Oh" w:date="2023-12-04T10:02:00Z"/>
                <w:rFonts w:eastAsia="Times New Roman"/>
                <w:sz w:val="18"/>
                <w:szCs w:val="18"/>
              </w:rPr>
            </w:pPr>
            <w:del w:id="3158" w:author="Harin Oh" w:date="2023-12-04T10:02:00Z">
              <w:r w:rsidRPr="009063C9" w:rsidDel="001650A1">
                <w:rPr>
                  <w:sz w:val="18"/>
                  <w:szCs w:val="18"/>
                </w:rPr>
                <w:delText>For example, for ISO 19115-3 metadata file</w:delText>
              </w:r>
            </w:del>
          </w:p>
        </w:tc>
      </w:tr>
      <w:tr w:rsidR="001650A1" w:rsidRPr="005A040B" w14:paraId="530AC4F9" w14:textId="77777777" w:rsidTr="00D76D1E">
        <w:trPr>
          <w:trHeight w:val="326"/>
        </w:trPr>
        <w:tc>
          <w:tcPr>
            <w:tcW w:w="3060" w:type="dxa"/>
            <w:vAlign w:val="center"/>
          </w:tcPr>
          <w:p w14:paraId="7477431D" w14:textId="35A828C4" w:rsidR="001650A1" w:rsidRPr="009063C9" w:rsidRDefault="001650A1" w:rsidP="001650A1">
            <w:pPr>
              <w:snapToGrid w:val="0"/>
              <w:spacing w:before="60" w:after="60" w:line="240" w:lineRule="auto"/>
              <w:jc w:val="left"/>
              <w:rPr>
                <w:sz w:val="18"/>
                <w:szCs w:val="18"/>
              </w:rPr>
            </w:pPr>
            <w:r w:rsidRPr="009063C9">
              <w:rPr>
                <w:sz w:val="18"/>
                <w:szCs w:val="18"/>
              </w:rPr>
              <w:t>metadataPointOfContact</w:t>
            </w:r>
          </w:p>
        </w:tc>
        <w:tc>
          <w:tcPr>
            <w:tcW w:w="3420" w:type="dxa"/>
            <w:vAlign w:val="center"/>
          </w:tcPr>
          <w:p w14:paraId="1E56A6F9" w14:textId="0F30BAAD" w:rsidR="001650A1" w:rsidRPr="009063C9" w:rsidRDefault="001650A1" w:rsidP="001650A1">
            <w:pPr>
              <w:snapToGrid w:val="0"/>
              <w:spacing w:before="60" w:after="60" w:line="240" w:lineRule="auto"/>
              <w:jc w:val="left"/>
              <w:rPr>
                <w:sz w:val="18"/>
                <w:szCs w:val="18"/>
                <w:lang w:val="en-CA"/>
              </w:rPr>
            </w:pPr>
            <w:r w:rsidRPr="009063C9">
              <w:rPr>
                <w:sz w:val="18"/>
                <w:szCs w:val="18"/>
              </w:rPr>
              <w:t>Point of contact for metadata</w:t>
            </w:r>
          </w:p>
        </w:tc>
        <w:tc>
          <w:tcPr>
            <w:tcW w:w="804" w:type="dxa"/>
            <w:vAlign w:val="center"/>
          </w:tcPr>
          <w:p w14:paraId="7D50669C" w14:textId="3771A95F" w:rsidR="001650A1" w:rsidRPr="009063C9" w:rsidRDefault="00AA120E" w:rsidP="001650A1">
            <w:pPr>
              <w:snapToGrid w:val="0"/>
              <w:spacing w:before="60" w:after="60" w:line="240" w:lineRule="auto"/>
              <w:jc w:val="center"/>
              <w:rPr>
                <w:sz w:val="18"/>
                <w:szCs w:val="18"/>
              </w:rPr>
            </w:pPr>
            <w:ins w:id="3159" w:author="Greenblue" w:date="2024-02-13T20:20:00Z">
              <w:r w:rsidRPr="00AA120E">
                <w:rPr>
                  <w:sz w:val="18"/>
                  <w:szCs w:val="18"/>
                </w:rPr>
                <w:t>0..</w:t>
              </w:r>
            </w:ins>
            <w:r w:rsidR="001650A1" w:rsidRPr="009063C9">
              <w:rPr>
                <w:sz w:val="18"/>
                <w:szCs w:val="18"/>
              </w:rPr>
              <w:t>1</w:t>
            </w:r>
          </w:p>
        </w:tc>
        <w:tc>
          <w:tcPr>
            <w:tcW w:w="2497" w:type="dxa"/>
            <w:vAlign w:val="center"/>
          </w:tcPr>
          <w:p w14:paraId="627514CD" w14:textId="77777777" w:rsidR="001650A1" w:rsidRPr="009063C9" w:rsidRDefault="001650A1" w:rsidP="001650A1">
            <w:pPr>
              <w:snapToGrid w:val="0"/>
              <w:spacing w:before="60" w:after="60"/>
              <w:jc w:val="left"/>
              <w:rPr>
                <w:sz w:val="18"/>
                <w:szCs w:val="18"/>
                <w:lang w:val="fr-FR"/>
              </w:rPr>
            </w:pPr>
            <w:r w:rsidRPr="009063C9">
              <w:rPr>
                <w:sz w:val="18"/>
                <w:szCs w:val="18"/>
                <w:lang w:val="fr-FR"/>
              </w:rPr>
              <w:t>CI_Responsibility&gt;CI_Individual or</w:t>
            </w:r>
          </w:p>
          <w:p w14:paraId="107D6BCE" w14:textId="40ABF795" w:rsidR="001650A1" w:rsidRPr="009063C9" w:rsidRDefault="001650A1" w:rsidP="001650A1">
            <w:pPr>
              <w:snapToGrid w:val="0"/>
              <w:spacing w:before="60" w:after="60" w:line="240" w:lineRule="auto"/>
              <w:jc w:val="left"/>
              <w:rPr>
                <w:sz w:val="18"/>
                <w:szCs w:val="18"/>
                <w:lang w:val="fr-FR"/>
              </w:rPr>
            </w:pPr>
            <w:r w:rsidRPr="009063C9">
              <w:rPr>
                <w:sz w:val="18"/>
                <w:szCs w:val="18"/>
                <w:lang w:val="fr-FR"/>
              </w:rPr>
              <w:t>CI_Responsibility&gt;CI_Organisation</w:t>
            </w:r>
          </w:p>
        </w:tc>
        <w:tc>
          <w:tcPr>
            <w:tcW w:w="3402" w:type="dxa"/>
            <w:vAlign w:val="center"/>
          </w:tcPr>
          <w:p w14:paraId="369D7E80" w14:textId="2B8C7EF8" w:rsidR="001650A1" w:rsidRPr="009063C9" w:rsidRDefault="001650A1" w:rsidP="001650A1">
            <w:pPr>
              <w:snapToGrid w:val="0"/>
              <w:spacing w:before="60" w:after="60" w:line="240" w:lineRule="auto"/>
              <w:jc w:val="left"/>
              <w:rPr>
                <w:rFonts w:eastAsia="Times New Roman"/>
                <w:sz w:val="18"/>
                <w:szCs w:val="18"/>
                <w:lang w:val="fr-FR"/>
              </w:rPr>
            </w:pPr>
            <w:ins w:id="3160" w:author="Harin Oh" w:date="2023-12-04T10:02:00Z">
              <w:r w:rsidRPr="001650A1">
                <w:rPr>
                  <w:rFonts w:eastAsia="Times New Roman"/>
                  <w:sz w:val="18"/>
                  <w:szCs w:val="18"/>
                  <w:lang w:val="fr-FR"/>
                </w:rPr>
                <w:t>Only if metadataPointOfContact is different to producingAgency</w:t>
              </w:r>
            </w:ins>
          </w:p>
        </w:tc>
      </w:tr>
      <w:tr w:rsidR="001650A1" w:rsidRPr="009063C9" w14:paraId="58AF3D23" w14:textId="77777777" w:rsidTr="00D76D1E">
        <w:trPr>
          <w:trHeight w:val="326"/>
        </w:trPr>
        <w:tc>
          <w:tcPr>
            <w:tcW w:w="3060" w:type="dxa"/>
            <w:vAlign w:val="center"/>
          </w:tcPr>
          <w:p w14:paraId="3E46C1BD" w14:textId="2045D351" w:rsidR="001650A1" w:rsidRPr="009063C9" w:rsidRDefault="001650A1" w:rsidP="001650A1">
            <w:pPr>
              <w:snapToGrid w:val="0"/>
              <w:spacing w:before="60" w:after="60" w:line="240" w:lineRule="auto"/>
              <w:jc w:val="left"/>
              <w:rPr>
                <w:sz w:val="18"/>
                <w:szCs w:val="18"/>
              </w:rPr>
            </w:pPr>
            <w:r w:rsidRPr="009063C9">
              <w:rPr>
                <w:sz w:val="18"/>
                <w:szCs w:val="18"/>
              </w:rPr>
              <w:t>metadataDateStamp</w:t>
            </w:r>
          </w:p>
        </w:tc>
        <w:tc>
          <w:tcPr>
            <w:tcW w:w="3420" w:type="dxa"/>
            <w:vAlign w:val="center"/>
          </w:tcPr>
          <w:p w14:paraId="3B833AAA" w14:textId="31C88924" w:rsidR="001650A1" w:rsidRPr="009063C9" w:rsidRDefault="001650A1" w:rsidP="001650A1">
            <w:pPr>
              <w:snapToGrid w:val="0"/>
              <w:spacing w:before="60" w:after="60" w:line="240" w:lineRule="auto"/>
              <w:jc w:val="left"/>
              <w:rPr>
                <w:sz w:val="18"/>
                <w:szCs w:val="18"/>
                <w:lang w:val="en-CA"/>
              </w:rPr>
            </w:pPr>
            <w:r w:rsidRPr="009063C9">
              <w:rPr>
                <w:sz w:val="18"/>
                <w:szCs w:val="18"/>
              </w:rPr>
              <w:t>Date stamp for metadata</w:t>
            </w:r>
          </w:p>
        </w:tc>
        <w:tc>
          <w:tcPr>
            <w:tcW w:w="804" w:type="dxa"/>
            <w:vAlign w:val="center"/>
          </w:tcPr>
          <w:p w14:paraId="346E5EC8" w14:textId="5349FEA0" w:rsidR="001650A1" w:rsidRPr="009063C9" w:rsidRDefault="001650A1" w:rsidP="001650A1">
            <w:pPr>
              <w:snapToGrid w:val="0"/>
              <w:spacing w:before="60" w:after="60" w:line="240" w:lineRule="auto"/>
              <w:jc w:val="center"/>
              <w:rPr>
                <w:sz w:val="18"/>
                <w:szCs w:val="18"/>
              </w:rPr>
            </w:pPr>
            <w:ins w:id="3161" w:author="Harin Oh" w:date="2023-12-04T10:02:00Z">
              <w:r>
                <w:rPr>
                  <w:sz w:val="18"/>
                  <w:szCs w:val="18"/>
                </w:rPr>
                <w:t>0.</w:t>
              </w:r>
            </w:ins>
            <w:ins w:id="3162" w:author="Harin Oh" w:date="2023-12-04T10:03:00Z">
              <w:r>
                <w:rPr>
                  <w:sz w:val="18"/>
                  <w:szCs w:val="18"/>
                </w:rPr>
                <w:t>.</w:t>
              </w:r>
            </w:ins>
            <w:r w:rsidRPr="009063C9">
              <w:rPr>
                <w:sz w:val="18"/>
                <w:szCs w:val="18"/>
              </w:rPr>
              <w:t>1</w:t>
            </w:r>
          </w:p>
        </w:tc>
        <w:tc>
          <w:tcPr>
            <w:tcW w:w="2497" w:type="dxa"/>
            <w:vAlign w:val="center"/>
          </w:tcPr>
          <w:p w14:paraId="0936DC07" w14:textId="00CDFDD9" w:rsidR="001650A1" w:rsidRPr="009063C9" w:rsidRDefault="001650A1" w:rsidP="001650A1">
            <w:pPr>
              <w:snapToGrid w:val="0"/>
              <w:spacing w:before="60" w:after="60" w:line="240" w:lineRule="auto"/>
              <w:jc w:val="left"/>
              <w:rPr>
                <w:sz w:val="18"/>
                <w:szCs w:val="18"/>
              </w:rPr>
            </w:pPr>
            <w:r w:rsidRPr="009063C9">
              <w:rPr>
                <w:sz w:val="18"/>
                <w:szCs w:val="18"/>
              </w:rPr>
              <w:t>Date</w:t>
            </w:r>
          </w:p>
        </w:tc>
        <w:tc>
          <w:tcPr>
            <w:tcW w:w="3402" w:type="dxa"/>
            <w:vAlign w:val="center"/>
          </w:tcPr>
          <w:p w14:paraId="18A3A2F5" w14:textId="79902799" w:rsidR="001650A1" w:rsidRPr="009063C9" w:rsidRDefault="001650A1" w:rsidP="001650A1">
            <w:pPr>
              <w:snapToGrid w:val="0"/>
              <w:spacing w:before="60" w:after="60" w:line="240" w:lineRule="auto"/>
              <w:jc w:val="left"/>
              <w:rPr>
                <w:rFonts w:eastAsia="Times New Roman"/>
                <w:sz w:val="18"/>
                <w:szCs w:val="18"/>
              </w:rPr>
            </w:pPr>
            <w:r w:rsidRPr="009063C9">
              <w:rPr>
                <w:sz w:val="18"/>
                <w:szCs w:val="18"/>
              </w:rPr>
              <w:t>May or may not be the issue date</w:t>
            </w:r>
          </w:p>
        </w:tc>
      </w:tr>
      <w:tr w:rsidR="001650A1" w:rsidRPr="009063C9" w14:paraId="55C5B167" w14:textId="77777777" w:rsidTr="00D76D1E">
        <w:trPr>
          <w:trHeight w:val="326"/>
          <w:ins w:id="3163" w:author="Harin Oh" w:date="2023-12-04T10:03:00Z"/>
        </w:trPr>
        <w:tc>
          <w:tcPr>
            <w:tcW w:w="3060" w:type="dxa"/>
            <w:vAlign w:val="center"/>
          </w:tcPr>
          <w:p w14:paraId="4C4D682D" w14:textId="26EE81DA" w:rsidR="001650A1" w:rsidRPr="009063C9" w:rsidRDefault="001650A1" w:rsidP="001650A1">
            <w:pPr>
              <w:snapToGrid w:val="0"/>
              <w:spacing w:before="60" w:after="60" w:line="240" w:lineRule="auto"/>
              <w:jc w:val="left"/>
              <w:rPr>
                <w:ins w:id="3164" w:author="Harin Oh" w:date="2023-12-04T10:03:00Z"/>
                <w:sz w:val="18"/>
                <w:szCs w:val="18"/>
              </w:rPr>
            </w:pPr>
            <w:ins w:id="3165" w:author="Harin Oh" w:date="2023-12-04T10:03:00Z">
              <w:r w:rsidRPr="001650A1">
                <w:rPr>
                  <w:sz w:val="18"/>
                  <w:szCs w:val="18"/>
                </w:rPr>
                <w:t>replacedData</w:t>
              </w:r>
            </w:ins>
          </w:p>
        </w:tc>
        <w:tc>
          <w:tcPr>
            <w:tcW w:w="3420" w:type="dxa"/>
            <w:vAlign w:val="center"/>
          </w:tcPr>
          <w:p w14:paraId="50A25E8A" w14:textId="7BDAA2F5" w:rsidR="001650A1" w:rsidRPr="009063C9" w:rsidRDefault="001650A1" w:rsidP="001650A1">
            <w:pPr>
              <w:snapToGrid w:val="0"/>
              <w:spacing w:before="60" w:after="60" w:line="240" w:lineRule="auto"/>
              <w:jc w:val="left"/>
              <w:rPr>
                <w:ins w:id="3166" w:author="Harin Oh" w:date="2023-12-04T10:03:00Z"/>
                <w:sz w:val="18"/>
                <w:szCs w:val="18"/>
              </w:rPr>
            </w:pPr>
            <w:ins w:id="3167" w:author="Harin Oh" w:date="2023-12-04T10:03:00Z">
              <w:r w:rsidRPr="001650A1">
                <w:rPr>
                  <w:sz w:val="18"/>
                  <w:szCs w:val="18"/>
                </w:rPr>
                <w:t>If a data file is cancelled is it replaced by another data file</w:t>
              </w:r>
            </w:ins>
          </w:p>
        </w:tc>
        <w:tc>
          <w:tcPr>
            <w:tcW w:w="804" w:type="dxa"/>
            <w:vAlign w:val="center"/>
          </w:tcPr>
          <w:p w14:paraId="0011A5F5" w14:textId="1F3B42BD" w:rsidR="001650A1" w:rsidRPr="001650A1" w:rsidRDefault="001650A1" w:rsidP="001650A1">
            <w:pPr>
              <w:snapToGrid w:val="0"/>
              <w:spacing w:before="60" w:after="60" w:line="240" w:lineRule="auto"/>
              <w:jc w:val="center"/>
              <w:rPr>
                <w:ins w:id="3168" w:author="Harin Oh" w:date="2023-12-04T10:03:00Z"/>
                <w:sz w:val="18"/>
                <w:szCs w:val="18"/>
              </w:rPr>
            </w:pPr>
            <w:ins w:id="3169" w:author="Harin Oh" w:date="2023-12-04T10:03:00Z">
              <w:r>
                <w:rPr>
                  <w:sz w:val="18"/>
                  <w:szCs w:val="18"/>
                </w:rPr>
                <w:t>0..1</w:t>
              </w:r>
            </w:ins>
          </w:p>
        </w:tc>
        <w:tc>
          <w:tcPr>
            <w:tcW w:w="2497" w:type="dxa"/>
            <w:vAlign w:val="center"/>
          </w:tcPr>
          <w:p w14:paraId="401868F8" w14:textId="2B483E38" w:rsidR="001650A1" w:rsidRPr="009063C9" w:rsidRDefault="001650A1" w:rsidP="001650A1">
            <w:pPr>
              <w:snapToGrid w:val="0"/>
              <w:spacing w:before="60" w:after="60" w:line="240" w:lineRule="auto"/>
              <w:jc w:val="left"/>
              <w:rPr>
                <w:ins w:id="3170" w:author="Harin Oh" w:date="2023-12-04T10:03:00Z"/>
                <w:sz w:val="18"/>
                <w:szCs w:val="18"/>
              </w:rPr>
            </w:pPr>
            <w:ins w:id="3171" w:author="Harin Oh" w:date="2023-12-04T10:03:00Z">
              <w:r w:rsidRPr="001650A1">
                <w:rPr>
                  <w:sz w:val="18"/>
                  <w:szCs w:val="18"/>
                </w:rPr>
                <w:t>Boolean</w:t>
              </w:r>
            </w:ins>
          </w:p>
        </w:tc>
        <w:tc>
          <w:tcPr>
            <w:tcW w:w="3402" w:type="dxa"/>
            <w:vAlign w:val="center"/>
          </w:tcPr>
          <w:p w14:paraId="037FB815" w14:textId="77777777" w:rsidR="001650A1" w:rsidRPr="009063C9" w:rsidRDefault="001650A1" w:rsidP="001650A1">
            <w:pPr>
              <w:snapToGrid w:val="0"/>
              <w:spacing w:before="60" w:after="60" w:line="240" w:lineRule="auto"/>
              <w:jc w:val="left"/>
              <w:rPr>
                <w:ins w:id="3172" w:author="Harin Oh" w:date="2023-12-04T10:03:00Z"/>
                <w:sz w:val="18"/>
                <w:szCs w:val="18"/>
              </w:rPr>
            </w:pPr>
          </w:p>
        </w:tc>
      </w:tr>
      <w:tr w:rsidR="001650A1" w:rsidRPr="009063C9" w14:paraId="56DE4EFD" w14:textId="77777777" w:rsidTr="00D76D1E">
        <w:trPr>
          <w:trHeight w:val="326"/>
          <w:ins w:id="3173" w:author="Harin Oh" w:date="2023-12-04T10:04:00Z"/>
        </w:trPr>
        <w:tc>
          <w:tcPr>
            <w:tcW w:w="3060" w:type="dxa"/>
            <w:vAlign w:val="center"/>
          </w:tcPr>
          <w:p w14:paraId="40756C82" w14:textId="16265CCF" w:rsidR="001650A1" w:rsidRPr="001650A1" w:rsidRDefault="001650A1" w:rsidP="001650A1">
            <w:pPr>
              <w:snapToGrid w:val="0"/>
              <w:spacing w:before="60" w:after="60" w:line="240" w:lineRule="auto"/>
              <w:jc w:val="left"/>
              <w:rPr>
                <w:ins w:id="3174" w:author="Harin Oh" w:date="2023-12-04T10:04:00Z"/>
                <w:sz w:val="18"/>
                <w:szCs w:val="18"/>
              </w:rPr>
            </w:pPr>
            <w:ins w:id="3175" w:author="Harin Oh" w:date="2023-12-04T10:04:00Z">
              <w:r w:rsidRPr="001650A1">
                <w:rPr>
                  <w:sz w:val="18"/>
                  <w:szCs w:val="18"/>
                </w:rPr>
                <w:t>dataReplacement</w:t>
              </w:r>
            </w:ins>
          </w:p>
        </w:tc>
        <w:tc>
          <w:tcPr>
            <w:tcW w:w="3420" w:type="dxa"/>
            <w:vAlign w:val="center"/>
          </w:tcPr>
          <w:p w14:paraId="73D082C0" w14:textId="40E3F17E" w:rsidR="001650A1" w:rsidRPr="001650A1" w:rsidRDefault="001650A1" w:rsidP="001650A1">
            <w:pPr>
              <w:snapToGrid w:val="0"/>
              <w:spacing w:before="60" w:after="60" w:line="240" w:lineRule="auto"/>
              <w:jc w:val="left"/>
              <w:rPr>
                <w:ins w:id="3176" w:author="Harin Oh" w:date="2023-12-04T10:04:00Z"/>
                <w:sz w:val="18"/>
                <w:szCs w:val="18"/>
              </w:rPr>
            </w:pPr>
            <w:ins w:id="3177" w:author="Harin Oh" w:date="2023-12-04T10:04:00Z">
              <w:r w:rsidRPr="001650A1">
                <w:rPr>
                  <w:sz w:val="18"/>
                  <w:szCs w:val="18"/>
                </w:rPr>
                <w:t>Cell name</w:t>
              </w:r>
            </w:ins>
          </w:p>
        </w:tc>
        <w:tc>
          <w:tcPr>
            <w:tcW w:w="804" w:type="dxa"/>
            <w:vAlign w:val="center"/>
          </w:tcPr>
          <w:p w14:paraId="2135038D" w14:textId="47BC0154" w:rsidR="001650A1" w:rsidRDefault="001650A1" w:rsidP="001650A1">
            <w:pPr>
              <w:snapToGrid w:val="0"/>
              <w:spacing w:before="60" w:after="60" w:line="240" w:lineRule="auto"/>
              <w:jc w:val="center"/>
              <w:rPr>
                <w:ins w:id="3178" w:author="Harin Oh" w:date="2023-12-04T10:04:00Z"/>
                <w:rFonts w:eastAsia="맑은 고딕"/>
                <w:sz w:val="18"/>
                <w:szCs w:val="18"/>
                <w:rPrChange w:id="3179" w:author="Harin Oh" w:date="2023-12-04T10:04:00Z">
                  <w:rPr>
                    <w:ins w:id="3180" w:author="Harin Oh" w:date="2023-12-04T10:04:00Z"/>
                    <w:sz w:val="18"/>
                    <w:szCs w:val="18"/>
                  </w:rPr>
                </w:rPrChange>
              </w:rPr>
            </w:pPr>
            <w:ins w:id="3181" w:author="Harin Oh" w:date="2023-12-04T10:04:00Z">
              <w:r>
                <w:rPr>
                  <w:rFonts w:eastAsia="맑은 고딕" w:hint="eastAsia"/>
                  <w:sz w:val="18"/>
                  <w:szCs w:val="18"/>
                </w:rPr>
                <w:t>0</w:t>
              </w:r>
              <w:r>
                <w:rPr>
                  <w:rFonts w:eastAsia="맑은 고딕"/>
                  <w:sz w:val="18"/>
                  <w:szCs w:val="18"/>
                </w:rPr>
                <w:t>..*</w:t>
              </w:r>
            </w:ins>
          </w:p>
        </w:tc>
        <w:tc>
          <w:tcPr>
            <w:tcW w:w="2497" w:type="dxa"/>
            <w:vAlign w:val="center"/>
          </w:tcPr>
          <w:p w14:paraId="09D5FF2F" w14:textId="2BB274FC" w:rsidR="001650A1" w:rsidRPr="001650A1" w:rsidRDefault="001650A1" w:rsidP="001650A1">
            <w:pPr>
              <w:snapToGrid w:val="0"/>
              <w:spacing w:before="60" w:after="60" w:line="240" w:lineRule="auto"/>
              <w:jc w:val="left"/>
              <w:rPr>
                <w:ins w:id="3182" w:author="Harin Oh" w:date="2023-12-04T10:04:00Z"/>
                <w:sz w:val="18"/>
                <w:szCs w:val="18"/>
              </w:rPr>
            </w:pPr>
            <w:ins w:id="3183" w:author="Harin Oh" w:date="2023-12-04T10:04:00Z">
              <w:r w:rsidRPr="001650A1">
                <w:rPr>
                  <w:sz w:val="18"/>
                  <w:szCs w:val="18"/>
                </w:rPr>
                <w:t>CharacterString</w:t>
              </w:r>
            </w:ins>
          </w:p>
        </w:tc>
        <w:tc>
          <w:tcPr>
            <w:tcW w:w="3402" w:type="dxa"/>
            <w:vAlign w:val="center"/>
          </w:tcPr>
          <w:p w14:paraId="71AB6212" w14:textId="344C806B" w:rsidR="001650A1" w:rsidRPr="009063C9" w:rsidRDefault="001650A1" w:rsidP="001650A1">
            <w:pPr>
              <w:snapToGrid w:val="0"/>
              <w:spacing w:before="60" w:after="60" w:line="240" w:lineRule="auto"/>
              <w:jc w:val="left"/>
              <w:rPr>
                <w:ins w:id="3184" w:author="Harin Oh" w:date="2023-12-04T10:04:00Z"/>
                <w:sz w:val="18"/>
                <w:szCs w:val="18"/>
              </w:rPr>
            </w:pPr>
            <w:ins w:id="3185" w:author="Harin Oh" w:date="2023-12-04T10:04:00Z">
              <w:r w:rsidRPr="001650A1">
                <w:rPr>
                  <w:sz w:val="18"/>
                  <w:szCs w:val="18"/>
                </w:rPr>
                <w:t>A dataset may be replaced by 1 or more datasets</w:t>
              </w:r>
            </w:ins>
          </w:p>
        </w:tc>
      </w:tr>
      <w:tr w:rsidR="001650A1" w:rsidRPr="009063C9" w14:paraId="2EC41D47" w14:textId="77777777" w:rsidTr="00D76D1E">
        <w:trPr>
          <w:trHeight w:val="326"/>
          <w:ins w:id="3186" w:author="Harin Oh" w:date="2023-12-04T10:04:00Z"/>
        </w:trPr>
        <w:tc>
          <w:tcPr>
            <w:tcW w:w="3060" w:type="dxa"/>
            <w:vAlign w:val="center"/>
          </w:tcPr>
          <w:p w14:paraId="3E74A9BF" w14:textId="34FBB823" w:rsidR="001650A1" w:rsidRPr="001650A1" w:rsidRDefault="001650A1" w:rsidP="001650A1">
            <w:pPr>
              <w:snapToGrid w:val="0"/>
              <w:spacing w:before="60" w:after="60" w:line="240" w:lineRule="auto"/>
              <w:jc w:val="left"/>
              <w:rPr>
                <w:ins w:id="3187" w:author="Harin Oh" w:date="2023-12-04T10:04:00Z"/>
                <w:sz w:val="18"/>
                <w:szCs w:val="18"/>
              </w:rPr>
            </w:pPr>
            <w:ins w:id="3188" w:author="Harin Oh" w:date="2023-12-04T10:04:00Z">
              <w:r w:rsidRPr="001650A1">
                <w:rPr>
                  <w:sz w:val="18"/>
                  <w:szCs w:val="18"/>
                </w:rPr>
                <w:t>navigationPurpose</w:t>
              </w:r>
            </w:ins>
          </w:p>
        </w:tc>
        <w:tc>
          <w:tcPr>
            <w:tcW w:w="3420" w:type="dxa"/>
            <w:vAlign w:val="center"/>
          </w:tcPr>
          <w:p w14:paraId="1CA0CBCC" w14:textId="2458B9DD" w:rsidR="001650A1" w:rsidRPr="001650A1" w:rsidRDefault="001650A1" w:rsidP="001650A1">
            <w:pPr>
              <w:snapToGrid w:val="0"/>
              <w:spacing w:before="60" w:after="60" w:line="240" w:lineRule="auto"/>
              <w:jc w:val="left"/>
              <w:rPr>
                <w:ins w:id="3189" w:author="Harin Oh" w:date="2023-12-04T10:04:00Z"/>
                <w:sz w:val="18"/>
                <w:szCs w:val="18"/>
              </w:rPr>
            </w:pPr>
            <w:ins w:id="3190" w:author="Harin Oh" w:date="2023-12-04T10:04:00Z">
              <w:r w:rsidRPr="001650A1">
                <w:rPr>
                  <w:sz w:val="18"/>
                  <w:szCs w:val="18"/>
                </w:rPr>
                <w:t>Classification of intended navigation purpose (for Catalogue indexing purposes)</w:t>
              </w:r>
            </w:ins>
          </w:p>
        </w:tc>
        <w:tc>
          <w:tcPr>
            <w:tcW w:w="804" w:type="dxa"/>
            <w:vAlign w:val="center"/>
          </w:tcPr>
          <w:p w14:paraId="5FB7088E" w14:textId="62FD77C8" w:rsidR="001650A1" w:rsidRDefault="001650A1" w:rsidP="001650A1">
            <w:pPr>
              <w:snapToGrid w:val="0"/>
              <w:spacing w:before="60" w:after="60" w:line="240" w:lineRule="auto"/>
              <w:jc w:val="center"/>
              <w:rPr>
                <w:ins w:id="3191" w:author="Harin Oh" w:date="2023-12-04T10:04:00Z"/>
                <w:rFonts w:eastAsia="맑은 고딕"/>
                <w:sz w:val="18"/>
                <w:szCs w:val="18"/>
              </w:rPr>
            </w:pPr>
            <w:ins w:id="3192" w:author="Harin Oh" w:date="2023-12-04T10:04:00Z">
              <w:r>
                <w:rPr>
                  <w:rFonts w:eastAsia="맑은 고딕" w:hint="eastAsia"/>
                  <w:sz w:val="18"/>
                  <w:szCs w:val="18"/>
                </w:rPr>
                <w:t>0</w:t>
              </w:r>
              <w:r>
                <w:rPr>
                  <w:rFonts w:eastAsia="맑은 고딕"/>
                  <w:sz w:val="18"/>
                  <w:szCs w:val="18"/>
                </w:rPr>
                <w:t>..3</w:t>
              </w:r>
            </w:ins>
          </w:p>
        </w:tc>
        <w:tc>
          <w:tcPr>
            <w:tcW w:w="2497" w:type="dxa"/>
            <w:vAlign w:val="center"/>
          </w:tcPr>
          <w:p w14:paraId="0BD01950" w14:textId="45F486BB" w:rsidR="001650A1" w:rsidRPr="001650A1" w:rsidRDefault="001650A1" w:rsidP="001650A1">
            <w:pPr>
              <w:snapToGrid w:val="0"/>
              <w:spacing w:before="60" w:after="60" w:line="240" w:lineRule="auto"/>
              <w:jc w:val="left"/>
              <w:rPr>
                <w:ins w:id="3193" w:author="Harin Oh" w:date="2023-12-04T10:04:00Z"/>
                <w:sz w:val="18"/>
                <w:szCs w:val="18"/>
              </w:rPr>
            </w:pPr>
            <w:ins w:id="3194" w:author="Harin Oh" w:date="2023-12-04T10:04:00Z">
              <w:r w:rsidRPr="001650A1">
                <w:rPr>
                  <w:sz w:val="18"/>
                  <w:szCs w:val="18"/>
                </w:rPr>
                <w:t>S100_NavigationPurpose</w:t>
              </w:r>
            </w:ins>
          </w:p>
        </w:tc>
        <w:tc>
          <w:tcPr>
            <w:tcW w:w="3402" w:type="dxa"/>
            <w:vAlign w:val="center"/>
          </w:tcPr>
          <w:p w14:paraId="4967D0DA" w14:textId="3C9EAF82" w:rsidR="001650A1" w:rsidRPr="001650A1" w:rsidRDefault="001650A1" w:rsidP="001650A1">
            <w:pPr>
              <w:snapToGrid w:val="0"/>
              <w:spacing w:before="60" w:after="60" w:line="240" w:lineRule="auto"/>
              <w:jc w:val="left"/>
              <w:rPr>
                <w:ins w:id="3195" w:author="Harin Oh" w:date="2023-12-04T10:04:00Z"/>
                <w:sz w:val="18"/>
                <w:szCs w:val="18"/>
              </w:rPr>
            </w:pPr>
            <w:ins w:id="3196" w:author="Harin Oh" w:date="2023-12-04T10:05:00Z">
              <w:r w:rsidRPr="001650A1">
                <w:rPr>
                  <w:sz w:val="18"/>
                  <w:szCs w:val="18"/>
                </w:rPr>
                <w:t>If Product Specification is intended for creation of navigational products this attribute should be mandatory</w:t>
              </w:r>
            </w:ins>
          </w:p>
        </w:tc>
      </w:tr>
      <w:tr w:rsidR="001650A1" w:rsidRPr="009063C9" w14:paraId="5C9BACB7" w14:textId="77777777" w:rsidTr="00D76D1E">
        <w:trPr>
          <w:trHeight w:val="326"/>
          <w:ins w:id="3197" w:author="Harin Oh" w:date="2023-12-04T10:05:00Z"/>
        </w:trPr>
        <w:tc>
          <w:tcPr>
            <w:tcW w:w="3060" w:type="dxa"/>
            <w:vAlign w:val="center"/>
          </w:tcPr>
          <w:p w14:paraId="0A9486E3" w14:textId="5E2BCA0D" w:rsidR="001650A1" w:rsidRPr="001650A1" w:rsidRDefault="001650A1" w:rsidP="001650A1">
            <w:pPr>
              <w:snapToGrid w:val="0"/>
              <w:spacing w:before="60" w:after="60" w:line="240" w:lineRule="auto"/>
              <w:jc w:val="left"/>
              <w:rPr>
                <w:ins w:id="3198" w:author="Harin Oh" w:date="2023-12-04T10:05:00Z"/>
                <w:sz w:val="18"/>
                <w:szCs w:val="18"/>
              </w:rPr>
            </w:pPr>
            <w:ins w:id="3199" w:author="Harin Oh" w:date="2023-12-04T10:05:00Z">
              <w:r w:rsidRPr="001650A1">
                <w:rPr>
                  <w:sz w:val="18"/>
                  <w:szCs w:val="18"/>
                </w:rPr>
                <w:t>resourceMaintenance</w:t>
              </w:r>
            </w:ins>
          </w:p>
        </w:tc>
        <w:tc>
          <w:tcPr>
            <w:tcW w:w="3420" w:type="dxa"/>
            <w:vAlign w:val="center"/>
          </w:tcPr>
          <w:p w14:paraId="7F076DE1" w14:textId="057E098F" w:rsidR="001650A1" w:rsidRPr="001650A1" w:rsidRDefault="001650A1" w:rsidP="001650A1">
            <w:pPr>
              <w:snapToGrid w:val="0"/>
              <w:spacing w:before="60" w:after="60" w:line="240" w:lineRule="auto"/>
              <w:jc w:val="left"/>
              <w:rPr>
                <w:ins w:id="3200" w:author="Harin Oh" w:date="2023-12-04T10:05:00Z"/>
                <w:sz w:val="18"/>
                <w:szCs w:val="18"/>
              </w:rPr>
            </w:pPr>
            <w:ins w:id="3201" w:author="Harin Oh" w:date="2023-12-04T10:05:00Z">
              <w:r w:rsidRPr="001650A1">
                <w:rPr>
                  <w:sz w:val="18"/>
                  <w:szCs w:val="18"/>
                </w:rPr>
                <w:t>Information about the frequency of resource updates, and the scope of those updates</w:t>
              </w:r>
            </w:ins>
          </w:p>
        </w:tc>
        <w:tc>
          <w:tcPr>
            <w:tcW w:w="804" w:type="dxa"/>
            <w:vAlign w:val="center"/>
          </w:tcPr>
          <w:p w14:paraId="5B0F5283" w14:textId="765E7F7D" w:rsidR="001650A1" w:rsidRDefault="001650A1" w:rsidP="001650A1">
            <w:pPr>
              <w:snapToGrid w:val="0"/>
              <w:spacing w:before="60" w:after="60" w:line="240" w:lineRule="auto"/>
              <w:jc w:val="center"/>
              <w:rPr>
                <w:ins w:id="3202" w:author="Harin Oh" w:date="2023-12-04T10:05:00Z"/>
                <w:rFonts w:eastAsia="맑은 고딕"/>
                <w:sz w:val="18"/>
                <w:szCs w:val="18"/>
              </w:rPr>
            </w:pPr>
            <w:ins w:id="3203" w:author="Harin Oh" w:date="2023-12-04T10:05:00Z">
              <w:r>
                <w:rPr>
                  <w:rFonts w:eastAsia="맑은 고딕" w:hint="eastAsia"/>
                  <w:sz w:val="18"/>
                  <w:szCs w:val="18"/>
                </w:rPr>
                <w:t>0</w:t>
              </w:r>
              <w:r>
                <w:rPr>
                  <w:rFonts w:eastAsia="맑은 고딕"/>
                  <w:sz w:val="18"/>
                  <w:szCs w:val="18"/>
                </w:rPr>
                <w:t>..1</w:t>
              </w:r>
            </w:ins>
          </w:p>
        </w:tc>
        <w:tc>
          <w:tcPr>
            <w:tcW w:w="2497" w:type="dxa"/>
            <w:vAlign w:val="center"/>
          </w:tcPr>
          <w:p w14:paraId="75DD5C81" w14:textId="243C102C" w:rsidR="001650A1" w:rsidRPr="001650A1" w:rsidRDefault="001650A1" w:rsidP="001650A1">
            <w:pPr>
              <w:snapToGrid w:val="0"/>
              <w:spacing w:before="60" w:after="60" w:line="240" w:lineRule="auto"/>
              <w:jc w:val="left"/>
              <w:rPr>
                <w:ins w:id="3204" w:author="Harin Oh" w:date="2023-12-04T10:05:00Z"/>
                <w:sz w:val="18"/>
                <w:szCs w:val="18"/>
              </w:rPr>
            </w:pPr>
            <w:ins w:id="3205" w:author="Harin Oh" w:date="2023-12-04T10:05:00Z">
              <w:r w:rsidRPr="001650A1">
                <w:rPr>
                  <w:sz w:val="18"/>
                  <w:szCs w:val="18"/>
                </w:rPr>
                <w:t>MD_MaintenanceInformation</w:t>
              </w:r>
            </w:ins>
          </w:p>
        </w:tc>
        <w:tc>
          <w:tcPr>
            <w:tcW w:w="3402" w:type="dxa"/>
            <w:vAlign w:val="center"/>
          </w:tcPr>
          <w:p w14:paraId="643FE9DF" w14:textId="57C3EB66" w:rsidR="001650A1" w:rsidRPr="001650A1" w:rsidRDefault="001650A1" w:rsidP="001650A1">
            <w:pPr>
              <w:snapToGrid w:val="0"/>
              <w:spacing w:before="60" w:after="60" w:line="240" w:lineRule="auto"/>
              <w:jc w:val="left"/>
              <w:rPr>
                <w:ins w:id="3206" w:author="Harin Oh" w:date="2023-12-04T10:05:00Z"/>
                <w:sz w:val="18"/>
                <w:szCs w:val="18"/>
              </w:rPr>
            </w:pPr>
            <w:ins w:id="3207" w:author="Harin Oh" w:date="2023-12-04T10:05:00Z">
              <w:r w:rsidRPr="001650A1">
                <w:rPr>
                  <w:sz w:val="18"/>
                  <w:szCs w:val="18"/>
                </w:rPr>
                <w:t xml:space="preserve">S-100 restricts the multiplicity to 0..1 and adds specific restrictions on the ISO </w:t>
              </w:r>
            </w:ins>
          </w:p>
          <w:p w14:paraId="7C787A72" w14:textId="047BF9D8" w:rsidR="001650A1" w:rsidRPr="001650A1" w:rsidRDefault="001650A1" w:rsidP="001650A1">
            <w:pPr>
              <w:snapToGrid w:val="0"/>
              <w:spacing w:before="60" w:after="60" w:line="240" w:lineRule="auto"/>
              <w:jc w:val="left"/>
              <w:rPr>
                <w:ins w:id="3208" w:author="Harin Oh" w:date="2023-12-04T10:05:00Z"/>
                <w:sz w:val="18"/>
                <w:szCs w:val="18"/>
              </w:rPr>
            </w:pPr>
            <w:ins w:id="3209" w:author="Harin Oh" w:date="2023-12-04T10:05:00Z">
              <w:r w:rsidRPr="001650A1">
                <w:rPr>
                  <w:sz w:val="18"/>
                  <w:szCs w:val="18"/>
                </w:rPr>
                <w:t>19115 structure and content. See clause MD_MaintenanceInformation later in this Part</w:t>
              </w:r>
            </w:ins>
          </w:p>
          <w:p w14:paraId="4832B6CD" w14:textId="1DEA0F11" w:rsidR="001650A1" w:rsidRPr="001650A1" w:rsidRDefault="001650A1" w:rsidP="001650A1">
            <w:pPr>
              <w:snapToGrid w:val="0"/>
              <w:spacing w:before="60" w:after="60" w:line="240" w:lineRule="auto"/>
              <w:jc w:val="left"/>
              <w:rPr>
                <w:ins w:id="3210" w:author="Harin Oh" w:date="2023-12-04T10:05:00Z"/>
                <w:sz w:val="18"/>
                <w:szCs w:val="18"/>
              </w:rPr>
            </w:pPr>
            <w:ins w:id="3211" w:author="Harin Oh" w:date="2023-12-04T10:05:00Z">
              <w:r w:rsidRPr="001650A1">
                <w:rPr>
                  <w:sz w:val="18"/>
                  <w:szCs w:val="18"/>
                </w:rPr>
                <w:t>Format: PnYnMnDTnHnMnS (XML built</w:t>
              </w:r>
            </w:ins>
            <w:ins w:id="3212" w:author="Harin Oh" w:date="2023-12-04T10:06:00Z">
              <w:r>
                <w:rPr>
                  <w:sz w:val="18"/>
                  <w:szCs w:val="18"/>
                </w:rPr>
                <w:t xml:space="preserve"> </w:t>
              </w:r>
            </w:ins>
            <w:ins w:id="3213" w:author="Harin Oh" w:date="2023-12-04T10:05:00Z">
              <w:r w:rsidRPr="001650A1">
                <w:rPr>
                  <w:sz w:val="18"/>
                  <w:szCs w:val="18"/>
                </w:rPr>
                <w:t>in</w:t>
              </w:r>
            </w:ins>
            <w:ins w:id="3214" w:author="Harin Oh" w:date="2023-12-04T10:06:00Z">
              <w:r>
                <w:rPr>
                  <w:sz w:val="18"/>
                  <w:szCs w:val="18"/>
                </w:rPr>
                <w:t xml:space="preserve"> </w:t>
              </w:r>
            </w:ins>
            <w:ins w:id="3215" w:author="Harin Oh" w:date="2023-12-04T10:05:00Z">
              <w:r w:rsidRPr="001650A1">
                <w:rPr>
                  <w:sz w:val="18"/>
                  <w:szCs w:val="18"/>
                </w:rPr>
                <w:t>type for ISO 8601 duration). See clause 17-4.9</w:t>
              </w:r>
            </w:ins>
          </w:p>
        </w:tc>
      </w:tr>
      <w:tr w:rsidR="001650A1" w:rsidRPr="009063C9" w:rsidDel="001650A1" w14:paraId="64A2C971" w14:textId="1CCDDE6E" w:rsidTr="00D76D1E">
        <w:trPr>
          <w:trHeight w:val="326"/>
          <w:del w:id="3216" w:author="Harin Oh" w:date="2023-12-04T10:03:00Z"/>
        </w:trPr>
        <w:tc>
          <w:tcPr>
            <w:tcW w:w="3060" w:type="dxa"/>
            <w:vAlign w:val="center"/>
          </w:tcPr>
          <w:p w14:paraId="4E71AE30" w14:textId="044355EA" w:rsidR="001650A1" w:rsidRPr="009063C9" w:rsidDel="001650A1" w:rsidRDefault="001650A1" w:rsidP="001650A1">
            <w:pPr>
              <w:snapToGrid w:val="0"/>
              <w:spacing w:before="60" w:after="60" w:line="240" w:lineRule="auto"/>
              <w:jc w:val="left"/>
              <w:rPr>
                <w:del w:id="3217" w:author="Harin Oh" w:date="2023-12-04T10:03:00Z"/>
                <w:sz w:val="18"/>
                <w:szCs w:val="18"/>
              </w:rPr>
            </w:pPr>
            <w:del w:id="3218" w:author="Harin Oh" w:date="2023-12-04T10:03:00Z">
              <w:r w:rsidRPr="009063C9" w:rsidDel="001650A1">
                <w:rPr>
                  <w:sz w:val="18"/>
                  <w:szCs w:val="18"/>
                </w:rPr>
                <w:delText>metadataLanguage</w:delText>
              </w:r>
            </w:del>
          </w:p>
        </w:tc>
        <w:tc>
          <w:tcPr>
            <w:tcW w:w="3420" w:type="dxa"/>
            <w:vAlign w:val="center"/>
          </w:tcPr>
          <w:p w14:paraId="7A34471E" w14:textId="64BCC60C" w:rsidR="001650A1" w:rsidRPr="009063C9" w:rsidDel="001650A1" w:rsidRDefault="001650A1" w:rsidP="001650A1">
            <w:pPr>
              <w:snapToGrid w:val="0"/>
              <w:spacing w:before="60" w:after="60" w:line="240" w:lineRule="auto"/>
              <w:jc w:val="left"/>
              <w:rPr>
                <w:del w:id="3219" w:author="Harin Oh" w:date="2023-12-04T10:03:00Z"/>
                <w:sz w:val="18"/>
                <w:szCs w:val="18"/>
                <w:lang w:val="en-CA"/>
              </w:rPr>
            </w:pPr>
            <w:del w:id="3220" w:author="Harin Oh" w:date="2023-12-04T10:03:00Z">
              <w:r w:rsidRPr="009063C9" w:rsidDel="001650A1">
                <w:rPr>
                  <w:sz w:val="18"/>
                  <w:szCs w:val="18"/>
                </w:rPr>
                <w:delText>Language(s) in which the metadata is provided</w:delText>
              </w:r>
            </w:del>
          </w:p>
        </w:tc>
        <w:tc>
          <w:tcPr>
            <w:tcW w:w="804" w:type="dxa"/>
            <w:vAlign w:val="center"/>
          </w:tcPr>
          <w:p w14:paraId="42994861" w14:textId="4F69F7ED" w:rsidR="001650A1" w:rsidRPr="009063C9" w:rsidDel="001650A1" w:rsidRDefault="001650A1" w:rsidP="001650A1">
            <w:pPr>
              <w:snapToGrid w:val="0"/>
              <w:spacing w:before="60" w:after="60" w:line="240" w:lineRule="auto"/>
              <w:jc w:val="center"/>
              <w:rPr>
                <w:del w:id="3221" w:author="Harin Oh" w:date="2023-12-04T10:03:00Z"/>
                <w:sz w:val="18"/>
                <w:szCs w:val="18"/>
              </w:rPr>
            </w:pPr>
            <w:del w:id="3222" w:author="Harin Oh" w:date="2023-12-04T10:03:00Z">
              <w:r w:rsidRPr="009063C9" w:rsidDel="001650A1">
                <w:rPr>
                  <w:sz w:val="18"/>
                  <w:szCs w:val="18"/>
                </w:rPr>
                <w:delText>1..*</w:delText>
              </w:r>
            </w:del>
          </w:p>
        </w:tc>
        <w:tc>
          <w:tcPr>
            <w:tcW w:w="2497" w:type="dxa"/>
            <w:vAlign w:val="center"/>
          </w:tcPr>
          <w:p w14:paraId="0D7A7C18" w14:textId="0B1DFE55" w:rsidR="001650A1" w:rsidRPr="009063C9" w:rsidDel="001650A1" w:rsidRDefault="001650A1" w:rsidP="001650A1">
            <w:pPr>
              <w:snapToGrid w:val="0"/>
              <w:spacing w:before="60" w:after="60" w:line="240" w:lineRule="auto"/>
              <w:jc w:val="left"/>
              <w:rPr>
                <w:del w:id="3223" w:author="Harin Oh" w:date="2023-12-04T10:03:00Z"/>
                <w:sz w:val="18"/>
                <w:szCs w:val="18"/>
              </w:rPr>
            </w:pPr>
            <w:del w:id="3224" w:author="Harin Oh" w:date="2023-12-04T10:03:00Z">
              <w:r w:rsidRPr="009063C9" w:rsidDel="001650A1">
                <w:rPr>
                  <w:sz w:val="18"/>
                  <w:szCs w:val="18"/>
                </w:rPr>
                <w:delText>CharacterString</w:delText>
              </w:r>
            </w:del>
          </w:p>
        </w:tc>
        <w:tc>
          <w:tcPr>
            <w:tcW w:w="3402" w:type="dxa"/>
            <w:vAlign w:val="center"/>
          </w:tcPr>
          <w:p w14:paraId="2EF769CE" w14:textId="18B2C21F" w:rsidR="001650A1" w:rsidRPr="009063C9" w:rsidDel="001650A1" w:rsidRDefault="001650A1" w:rsidP="001650A1">
            <w:pPr>
              <w:snapToGrid w:val="0"/>
              <w:spacing w:before="60" w:after="60" w:line="240" w:lineRule="auto"/>
              <w:jc w:val="left"/>
              <w:rPr>
                <w:del w:id="3225" w:author="Harin Oh" w:date="2023-12-04T10:03:00Z"/>
                <w:rFonts w:eastAsia="Times New Roman"/>
                <w:sz w:val="18"/>
                <w:szCs w:val="18"/>
              </w:rPr>
            </w:pPr>
          </w:p>
        </w:tc>
      </w:tr>
      <w:tr w:rsidR="001650A1" w:rsidRPr="009063C9" w:rsidDel="001650A1" w14:paraId="1B0402A9" w14:textId="37DC0D0E" w:rsidTr="00D76D1E">
        <w:trPr>
          <w:trHeight w:val="326"/>
          <w:del w:id="3226" w:author="Harin Oh" w:date="2023-12-04T10:03:00Z"/>
        </w:trPr>
        <w:tc>
          <w:tcPr>
            <w:tcW w:w="3060" w:type="dxa"/>
            <w:vAlign w:val="center"/>
          </w:tcPr>
          <w:p w14:paraId="15774334" w14:textId="06F01337" w:rsidR="001650A1" w:rsidRPr="009063C9" w:rsidDel="001650A1" w:rsidRDefault="001650A1" w:rsidP="001650A1">
            <w:pPr>
              <w:snapToGrid w:val="0"/>
              <w:spacing w:before="60" w:after="60" w:line="240" w:lineRule="auto"/>
              <w:jc w:val="left"/>
              <w:rPr>
                <w:del w:id="3227" w:author="Harin Oh" w:date="2023-12-04T10:03:00Z"/>
                <w:sz w:val="18"/>
                <w:szCs w:val="18"/>
              </w:rPr>
            </w:pPr>
            <w:del w:id="3228" w:author="Harin Oh" w:date="2023-12-04T10:03:00Z">
              <w:r w:rsidRPr="009063C9" w:rsidDel="001650A1">
                <w:rPr>
                  <w:sz w:val="18"/>
                  <w:szCs w:val="18"/>
                </w:rPr>
                <w:delText>--</w:delText>
              </w:r>
            </w:del>
          </w:p>
        </w:tc>
        <w:tc>
          <w:tcPr>
            <w:tcW w:w="3420" w:type="dxa"/>
            <w:vAlign w:val="center"/>
          </w:tcPr>
          <w:p w14:paraId="1B59F1D7" w14:textId="6C4AA38F" w:rsidR="001650A1" w:rsidRPr="009063C9" w:rsidDel="001650A1" w:rsidRDefault="001650A1" w:rsidP="001650A1">
            <w:pPr>
              <w:snapToGrid w:val="0"/>
              <w:spacing w:before="60" w:after="60" w:line="240" w:lineRule="auto"/>
              <w:jc w:val="left"/>
              <w:rPr>
                <w:del w:id="3229" w:author="Harin Oh" w:date="2023-12-04T10:03:00Z"/>
                <w:sz w:val="18"/>
                <w:szCs w:val="18"/>
                <w:lang w:val="en-CA"/>
              </w:rPr>
            </w:pPr>
            <w:del w:id="3230" w:author="Harin Oh" w:date="2023-12-04T10:03:00Z">
              <w:r w:rsidRPr="009063C9" w:rsidDel="001650A1">
                <w:rPr>
                  <w:sz w:val="18"/>
                  <w:szCs w:val="18"/>
                </w:rPr>
                <w:delText>Containment of, or reference to, discovery metadata for the support files referenced in the dataset</w:delText>
              </w:r>
            </w:del>
          </w:p>
        </w:tc>
        <w:tc>
          <w:tcPr>
            <w:tcW w:w="804" w:type="dxa"/>
            <w:vAlign w:val="center"/>
          </w:tcPr>
          <w:p w14:paraId="649F97AD" w14:textId="4FFC44F2" w:rsidR="001650A1" w:rsidRPr="009063C9" w:rsidDel="001650A1" w:rsidRDefault="001650A1" w:rsidP="001650A1">
            <w:pPr>
              <w:snapToGrid w:val="0"/>
              <w:spacing w:before="60" w:after="60" w:line="240" w:lineRule="auto"/>
              <w:jc w:val="center"/>
              <w:rPr>
                <w:del w:id="3231" w:author="Harin Oh" w:date="2023-12-04T10:03:00Z"/>
                <w:sz w:val="18"/>
                <w:szCs w:val="18"/>
              </w:rPr>
            </w:pPr>
            <w:del w:id="3232" w:author="Harin Oh" w:date="2023-12-04T10:03:00Z">
              <w:r w:rsidRPr="009063C9" w:rsidDel="001650A1">
                <w:rPr>
                  <w:sz w:val="18"/>
                  <w:szCs w:val="18"/>
                </w:rPr>
                <w:delText>0..*</w:delText>
              </w:r>
            </w:del>
          </w:p>
        </w:tc>
        <w:tc>
          <w:tcPr>
            <w:tcW w:w="2497" w:type="dxa"/>
            <w:vAlign w:val="center"/>
          </w:tcPr>
          <w:p w14:paraId="598AA821" w14:textId="1129A189" w:rsidR="001650A1" w:rsidRPr="009063C9" w:rsidDel="001650A1" w:rsidRDefault="001650A1" w:rsidP="001650A1">
            <w:pPr>
              <w:snapToGrid w:val="0"/>
              <w:spacing w:before="60" w:after="60" w:line="240" w:lineRule="auto"/>
              <w:jc w:val="left"/>
              <w:rPr>
                <w:del w:id="3233" w:author="Harin Oh" w:date="2023-12-04T10:03:00Z"/>
                <w:sz w:val="18"/>
                <w:szCs w:val="18"/>
              </w:rPr>
            </w:pPr>
            <w:del w:id="3234" w:author="Harin Oh" w:date="2023-12-04T10:03:00Z">
              <w:r w:rsidRPr="009063C9" w:rsidDel="001650A1">
                <w:rPr>
                  <w:sz w:val="18"/>
                  <w:szCs w:val="18"/>
                </w:rPr>
                <w:delText>Aggregation S100_SupportFileDiscoveryMetadata</w:delText>
              </w:r>
            </w:del>
          </w:p>
        </w:tc>
        <w:tc>
          <w:tcPr>
            <w:tcW w:w="3402" w:type="dxa"/>
            <w:vAlign w:val="center"/>
          </w:tcPr>
          <w:p w14:paraId="3760E37D" w14:textId="0526AD89" w:rsidR="001650A1" w:rsidRPr="009063C9" w:rsidDel="001650A1" w:rsidRDefault="001650A1" w:rsidP="001650A1">
            <w:pPr>
              <w:snapToGrid w:val="0"/>
              <w:spacing w:before="60" w:after="60" w:line="240" w:lineRule="auto"/>
              <w:jc w:val="left"/>
              <w:rPr>
                <w:del w:id="3235" w:author="Harin Oh" w:date="2023-12-04T10:03:00Z"/>
                <w:rFonts w:eastAsia="Times New Roman"/>
                <w:sz w:val="18"/>
                <w:szCs w:val="18"/>
              </w:rPr>
            </w:pPr>
          </w:p>
        </w:tc>
      </w:tr>
    </w:tbl>
    <w:p w14:paraId="4E844340" w14:textId="4C306DD2" w:rsidR="00F450B7" w:rsidRDefault="00F450B7">
      <w:pPr>
        <w:pStyle w:val="41"/>
        <w:rPr>
          <w:ins w:id="3236" w:author="Harin Oh" w:date="2023-12-04T10:07:00Z"/>
        </w:rPr>
        <w:pPrChange w:id="3237" w:author="Greenblue" w:date="2024-02-13T20:24:00Z">
          <w:pPr>
            <w:pStyle w:val="30"/>
            <w:spacing w:beforeLines="40" w:before="96" w:afterLines="40" w:after="96" w:line="240" w:lineRule="auto"/>
            <w:ind w:left="8292" w:right="200" w:hanging="8092"/>
          </w:pPr>
        </w:pPrChange>
      </w:pPr>
      <w:bookmarkStart w:id="3238" w:name="_Toc519515902"/>
      <w:bookmarkStart w:id="3239" w:name="_Toc519516099"/>
      <w:bookmarkStart w:id="3240" w:name="_Toc152232614"/>
      <w:bookmarkEnd w:id="3238"/>
      <w:bookmarkEnd w:id="3239"/>
      <w:ins w:id="3241" w:author="Harin Oh" w:date="2023-12-04T10:07:00Z">
        <w:r>
          <w:lastRenderedPageBreak/>
          <w:t>S100_NavigationPurpose</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3242" w:author="Greenblue" w:date="2024-02-13T20:40: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60"/>
        <w:gridCol w:w="4595"/>
        <w:gridCol w:w="992"/>
        <w:gridCol w:w="4536"/>
        <w:tblGridChange w:id="3243">
          <w:tblGrid>
            <w:gridCol w:w="3060"/>
            <w:gridCol w:w="3420"/>
            <w:gridCol w:w="804"/>
            <w:gridCol w:w="3463"/>
          </w:tblGrid>
        </w:tblGridChange>
      </w:tblGrid>
      <w:tr w:rsidR="00F450B7" w:rsidRPr="009063C9" w14:paraId="2961D7FB" w14:textId="77777777" w:rsidTr="006073E9">
        <w:trPr>
          <w:trHeight w:val="277"/>
          <w:ins w:id="3244" w:author="Harin Oh" w:date="2023-12-04T10:07:00Z"/>
          <w:trPrChange w:id="3245" w:author="Greenblue" w:date="2024-02-13T20:40:00Z">
            <w:trPr>
              <w:trHeight w:val="277"/>
            </w:trPr>
          </w:trPrChange>
        </w:trPr>
        <w:tc>
          <w:tcPr>
            <w:tcW w:w="3060" w:type="dxa"/>
            <w:shd w:val="clear" w:color="auto" w:fill="E7E6E6"/>
            <w:vAlign w:val="center"/>
            <w:tcPrChange w:id="3246" w:author="Greenblue" w:date="2024-02-13T20:40:00Z">
              <w:tcPr>
                <w:tcW w:w="3060" w:type="dxa"/>
                <w:vAlign w:val="center"/>
              </w:tcPr>
            </w:tcPrChange>
          </w:tcPr>
          <w:p w14:paraId="1A5BC580" w14:textId="77777777" w:rsidR="00F450B7" w:rsidRPr="009063C9" w:rsidRDefault="00F450B7" w:rsidP="009B2F93">
            <w:pPr>
              <w:snapToGrid w:val="0"/>
              <w:spacing w:before="60" w:after="60" w:line="240" w:lineRule="auto"/>
              <w:jc w:val="left"/>
              <w:rPr>
                <w:ins w:id="3247" w:author="Harin Oh" w:date="2023-12-04T10:07:00Z"/>
                <w:b/>
                <w:sz w:val="18"/>
                <w:szCs w:val="18"/>
              </w:rPr>
            </w:pPr>
            <w:ins w:id="3248" w:author="Harin Oh" w:date="2023-12-04T10:07:00Z">
              <w:r w:rsidRPr="009063C9">
                <w:rPr>
                  <w:b/>
                  <w:sz w:val="18"/>
                  <w:szCs w:val="18"/>
                </w:rPr>
                <w:t>Name</w:t>
              </w:r>
            </w:ins>
          </w:p>
        </w:tc>
        <w:tc>
          <w:tcPr>
            <w:tcW w:w="4595" w:type="dxa"/>
            <w:shd w:val="clear" w:color="auto" w:fill="E7E6E6"/>
            <w:vAlign w:val="center"/>
            <w:tcPrChange w:id="3249" w:author="Greenblue" w:date="2024-02-13T20:40:00Z">
              <w:tcPr>
                <w:tcW w:w="3420" w:type="dxa"/>
                <w:vAlign w:val="center"/>
              </w:tcPr>
            </w:tcPrChange>
          </w:tcPr>
          <w:p w14:paraId="4DB48376" w14:textId="77777777" w:rsidR="00F450B7" w:rsidRPr="009063C9" w:rsidRDefault="00F450B7" w:rsidP="009B2F93">
            <w:pPr>
              <w:snapToGrid w:val="0"/>
              <w:spacing w:before="60" w:after="60" w:line="240" w:lineRule="auto"/>
              <w:jc w:val="left"/>
              <w:rPr>
                <w:ins w:id="3250" w:author="Harin Oh" w:date="2023-12-04T10:07:00Z"/>
                <w:b/>
                <w:sz w:val="18"/>
                <w:szCs w:val="18"/>
              </w:rPr>
            </w:pPr>
            <w:ins w:id="3251" w:author="Harin Oh" w:date="2023-12-04T10:07:00Z">
              <w:r w:rsidRPr="009063C9">
                <w:rPr>
                  <w:b/>
                  <w:sz w:val="18"/>
                  <w:szCs w:val="18"/>
                </w:rPr>
                <w:t>Description</w:t>
              </w:r>
            </w:ins>
          </w:p>
        </w:tc>
        <w:tc>
          <w:tcPr>
            <w:tcW w:w="992" w:type="dxa"/>
            <w:shd w:val="clear" w:color="auto" w:fill="E7E6E6"/>
            <w:vAlign w:val="center"/>
            <w:tcPrChange w:id="3252" w:author="Greenblue" w:date="2024-02-13T20:40:00Z">
              <w:tcPr>
                <w:tcW w:w="804" w:type="dxa"/>
                <w:vAlign w:val="center"/>
              </w:tcPr>
            </w:tcPrChange>
          </w:tcPr>
          <w:p w14:paraId="2124160B" w14:textId="440FD64E" w:rsidR="00F450B7" w:rsidRPr="009063C9" w:rsidRDefault="00F450B7" w:rsidP="009B2F93">
            <w:pPr>
              <w:snapToGrid w:val="0"/>
              <w:spacing w:before="60" w:after="60" w:line="240" w:lineRule="auto"/>
              <w:jc w:val="center"/>
              <w:rPr>
                <w:ins w:id="3253" w:author="Harin Oh" w:date="2023-12-04T10:07:00Z"/>
                <w:b/>
                <w:sz w:val="18"/>
                <w:szCs w:val="18"/>
              </w:rPr>
            </w:pPr>
            <w:ins w:id="3254" w:author="Harin Oh" w:date="2023-12-04T10:07:00Z">
              <w:r>
                <w:rPr>
                  <w:b/>
                  <w:sz w:val="18"/>
                  <w:szCs w:val="18"/>
                </w:rPr>
                <w:t>code</w:t>
              </w:r>
            </w:ins>
          </w:p>
        </w:tc>
        <w:tc>
          <w:tcPr>
            <w:tcW w:w="4536" w:type="dxa"/>
            <w:shd w:val="clear" w:color="auto" w:fill="E7E6E6"/>
            <w:vAlign w:val="center"/>
            <w:tcPrChange w:id="3255" w:author="Greenblue" w:date="2024-02-13T20:40:00Z">
              <w:tcPr>
                <w:tcW w:w="3463" w:type="dxa"/>
                <w:vAlign w:val="center"/>
              </w:tcPr>
            </w:tcPrChange>
          </w:tcPr>
          <w:p w14:paraId="2629B718" w14:textId="77777777" w:rsidR="00F450B7" w:rsidRPr="009063C9" w:rsidRDefault="00F450B7" w:rsidP="009B2F93">
            <w:pPr>
              <w:snapToGrid w:val="0"/>
              <w:spacing w:before="60" w:after="60" w:line="240" w:lineRule="auto"/>
              <w:jc w:val="left"/>
              <w:rPr>
                <w:ins w:id="3256" w:author="Harin Oh" w:date="2023-12-04T10:07:00Z"/>
                <w:b/>
                <w:sz w:val="18"/>
                <w:szCs w:val="18"/>
              </w:rPr>
            </w:pPr>
            <w:ins w:id="3257" w:author="Harin Oh" w:date="2023-12-04T10:07:00Z">
              <w:r w:rsidRPr="009063C9">
                <w:rPr>
                  <w:b/>
                  <w:sz w:val="18"/>
                  <w:szCs w:val="18"/>
                </w:rPr>
                <w:t>Remarks</w:t>
              </w:r>
            </w:ins>
          </w:p>
        </w:tc>
      </w:tr>
      <w:tr w:rsidR="00F450B7" w:rsidRPr="009063C9" w14:paraId="18AB5CE8" w14:textId="77777777" w:rsidTr="00F450B7">
        <w:trPr>
          <w:trHeight w:val="305"/>
          <w:ins w:id="3258" w:author="Harin Oh" w:date="2023-12-04T10:07:00Z"/>
          <w:trPrChange w:id="3259" w:author="Harin Oh" w:date="2023-12-04T10:08:00Z">
            <w:trPr>
              <w:trHeight w:val="305"/>
            </w:trPr>
          </w:trPrChange>
        </w:trPr>
        <w:tc>
          <w:tcPr>
            <w:tcW w:w="3060" w:type="dxa"/>
            <w:vAlign w:val="center"/>
            <w:tcPrChange w:id="3260" w:author="Harin Oh" w:date="2023-12-04T10:08:00Z">
              <w:tcPr>
                <w:tcW w:w="3060" w:type="dxa"/>
                <w:vAlign w:val="center"/>
              </w:tcPr>
            </w:tcPrChange>
          </w:tcPr>
          <w:p w14:paraId="29A7895F" w14:textId="2A083E62" w:rsidR="00F450B7" w:rsidRPr="009063C9" w:rsidRDefault="00F450B7" w:rsidP="009B2F93">
            <w:pPr>
              <w:snapToGrid w:val="0"/>
              <w:spacing w:before="60" w:after="60" w:line="240" w:lineRule="auto"/>
              <w:jc w:val="left"/>
              <w:rPr>
                <w:ins w:id="3261" w:author="Harin Oh" w:date="2023-12-04T10:07:00Z"/>
                <w:sz w:val="18"/>
                <w:szCs w:val="18"/>
              </w:rPr>
            </w:pPr>
            <w:ins w:id="3262" w:author="Harin Oh" w:date="2023-12-04T10:07:00Z">
              <w:r w:rsidRPr="00F450B7">
                <w:rPr>
                  <w:sz w:val="18"/>
                  <w:szCs w:val="18"/>
                </w:rPr>
                <w:t>S100_NavigationPurpos</w:t>
              </w:r>
            </w:ins>
            <w:ins w:id="3263" w:author="Greenblue" w:date="2024-02-13T20:21:00Z">
              <w:r w:rsidR="00AA120E" w:rsidRPr="00AA120E">
                <w:rPr>
                  <w:rFonts w:hint="eastAsia"/>
                  <w:sz w:val="18"/>
                  <w:szCs w:val="18"/>
                </w:rPr>
                <w:t>e</w:t>
              </w:r>
            </w:ins>
          </w:p>
        </w:tc>
        <w:tc>
          <w:tcPr>
            <w:tcW w:w="4595" w:type="dxa"/>
            <w:vAlign w:val="center"/>
            <w:tcPrChange w:id="3264" w:author="Harin Oh" w:date="2023-12-04T10:08:00Z">
              <w:tcPr>
                <w:tcW w:w="3420" w:type="dxa"/>
                <w:vAlign w:val="center"/>
              </w:tcPr>
            </w:tcPrChange>
          </w:tcPr>
          <w:p w14:paraId="1B4DC0CB" w14:textId="702B922D" w:rsidR="00F450B7" w:rsidRPr="009063C9" w:rsidRDefault="00F450B7" w:rsidP="009B2F93">
            <w:pPr>
              <w:snapToGrid w:val="0"/>
              <w:spacing w:before="60" w:after="60" w:line="240" w:lineRule="auto"/>
              <w:jc w:val="left"/>
              <w:rPr>
                <w:ins w:id="3265" w:author="Harin Oh" w:date="2023-12-04T10:07:00Z"/>
                <w:sz w:val="18"/>
                <w:szCs w:val="18"/>
              </w:rPr>
            </w:pPr>
            <w:ins w:id="3266" w:author="Harin Oh" w:date="2023-12-04T10:07:00Z">
              <w:r w:rsidRPr="00F450B7">
                <w:rPr>
                  <w:sz w:val="18"/>
                  <w:szCs w:val="18"/>
                </w:rPr>
                <w:t>The navigational purpose of the dataset</w:t>
              </w:r>
            </w:ins>
          </w:p>
        </w:tc>
        <w:tc>
          <w:tcPr>
            <w:tcW w:w="992" w:type="dxa"/>
            <w:vAlign w:val="center"/>
            <w:tcPrChange w:id="3267" w:author="Harin Oh" w:date="2023-12-04T10:08:00Z">
              <w:tcPr>
                <w:tcW w:w="804" w:type="dxa"/>
                <w:vAlign w:val="center"/>
              </w:tcPr>
            </w:tcPrChange>
          </w:tcPr>
          <w:p w14:paraId="10E9DB37" w14:textId="77777777" w:rsidR="00F450B7" w:rsidRPr="009063C9" w:rsidRDefault="00F450B7" w:rsidP="009B2F93">
            <w:pPr>
              <w:snapToGrid w:val="0"/>
              <w:spacing w:before="60" w:after="60" w:line="240" w:lineRule="auto"/>
              <w:jc w:val="center"/>
              <w:rPr>
                <w:ins w:id="3268" w:author="Harin Oh" w:date="2023-12-04T10:07:00Z"/>
                <w:sz w:val="18"/>
                <w:szCs w:val="18"/>
              </w:rPr>
            </w:pPr>
            <w:ins w:id="3269" w:author="Harin Oh" w:date="2023-12-04T10:07:00Z">
              <w:r w:rsidRPr="009063C9">
                <w:rPr>
                  <w:sz w:val="18"/>
                  <w:szCs w:val="18"/>
                </w:rPr>
                <w:t>-</w:t>
              </w:r>
            </w:ins>
          </w:p>
        </w:tc>
        <w:tc>
          <w:tcPr>
            <w:tcW w:w="4536" w:type="dxa"/>
            <w:vAlign w:val="center"/>
            <w:tcPrChange w:id="3270" w:author="Harin Oh" w:date="2023-12-04T10:08:00Z">
              <w:tcPr>
                <w:tcW w:w="3463" w:type="dxa"/>
                <w:vAlign w:val="center"/>
              </w:tcPr>
            </w:tcPrChange>
          </w:tcPr>
          <w:p w14:paraId="6411C47A" w14:textId="77777777" w:rsidR="00F450B7" w:rsidRPr="009063C9" w:rsidRDefault="00F450B7" w:rsidP="009B2F93">
            <w:pPr>
              <w:snapToGrid w:val="0"/>
              <w:spacing w:before="60" w:after="60" w:line="240" w:lineRule="auto"/>
              <w:jc w:val="left"/>
              <w:rPr>
                <w:ins w:id="3271" w:author="Harin Oh" w:date="2023-12-04T10:07:00Z"/>
                <w:sz w:val="18"/>
                <w:szCs w:val="18"/>
              </w:rPr>
            </w:pPr>
            <w:ins w:id="3272" w:author="Harin Oh" w:date="2023-12-04T10:07:00Z">
              <w:r w:rsidRPr="009063C9">
                <w:rPr>
                  <w:sz w:val="18"/>
                  <w:szCs w:val="18"/>
                </w:rPr>
                <w:t>-</w:t>
              </w:r>
            </w:ins>
          </w:p>
        </w:tc>
      </w:tr>
      <w:tr w:rsidR="00F450B7" w:rsidRPr="009063C9" w14:paraId="1E623E4E" w14:textId="77777777" w:rsidTr="00F450B7">
        <w:trPr>
          <w:trHeight w:val="277"/>
          <w:ins w:id="3273" w:author="Harin Oh" w:date="2023-12-04T10:07:00Z"/>
          <w:trPrChange w:id="3274" w:author="Harin Oh" w:date="2023-12-04T10:08:00Z">
            <w:trPr>
              <w:trHeight w:val="277"/>
            </w:trPr>
          </w:trPrChange>
        </w:trPr>
        <w:tc>
          <w:tcPr>
            <w:tcW w:w="3060" w:type="dxa"/>
            <w:vAlign w:val="center"/>
            <w:tcPrChange w:id="3275" w:author="Harin Oh" w:date="2023-12-04T10:08:00Z">
              <w:tcPr>
                <w:tcW w:w="3060" w:type="dxa"/>
                <w:vAlign w:val="center"/>
              </w:tcPr>
            </w:tcPrChange>
          </w:tcPr>
          <w:p w14:paraId="0117E8EE" w14:textId="5B8AE23F" w:rsidR="00F450B7" w:rsidRDefault="0007602E" w:rsidP="009B2F93">
            <w:pPr>
              <w:snapToGrid w:val="0"/>
              <w:spacing w:before="60" w:after="60" w:line="240" w:lineRule="auto"/>
              <w:jc w:val="left"/>
              <w:rPr>
                <w:ins w:id="3276" w:author="Harin Oh" w:date="2023-12-04T10:07:00Z"/>
                <w:rFonts w:eastAsia="맑은 고딕"/>
                <w:sz w:val="18"/>
                <w:szCs w:val="18"/>
                <w:rPrChange w:id="3277" w:author="Harin Oh" w:date="2023-12-04T10:10:00Z">
                  <w:rPr>
                    <w:ins w:id="3278" w:author="Harin Oh" w:date="2023-12-04T10:07:00Z"/>
                    <w:sz w:val="18"/>
                    <w:szCs w:val="18"/>
                  </w:rPr>
                </w:rPrChange>
              </w:rPr>
            </w:pPr>
            <w:ins w:id="3279" w:author="Harin Oh" w:date="2023-12-04T10:10:00Z">
              <w:r w:rsidRPr="0007602E">
                <w:rPr>
                  <w:rFonts w:eastAsia="맑은 고딕"/>
                  <w:sz w:val="18"/>
                  <w:szCs w:val="18"/>
                </w:rPr>
                <w:t>port</w:t>
              </w:r>
            </w:ins>
          </w:p>
        </w:tc>
        <w:tc>
          <w:tcPr>
            <w:tcW w:w="4595" w:type="dxa"/>
            <w:vAlign w:val="center"/>
            <w:tcPrChange w:id="3280" w:author="Harin Oh" w:date="2023-12-04T10:08:00Z">
              <w:tcPr>
                <w:tcW w:w="3420" w:type="dxa"/>
                <w:vAlign w:val="center"/>
              </w:tcPr>
            </w:tcPrChange>
          </w:tcPr>
          <w:p w14:paraId="0D4FB23A" w14:textId="27E5239A" w:rsidR="00F450B7" w:rsidRPr="009063C9" w:rsidRDefault="00F450B7" w:rsidP="009B2F93">
            <w:pPr>
              <w:snapToGrid w:val="0"/>
              <w:spacing w:before="60" w:after="60" w:line="240" w:lineRule="auto"/>
              <w:jc w:val="left"/>
              <w:rPr>
                <w:ins w:id="3281" w:author="Harin Oh" w:date="2023-12-04T10:07:00Z"/>
                <w:sz w:val="18"/>
                <w:szCs w:val="18"/>
              </w:rPr>
            </w:pPr>
            <w:ins w:id="3282" w:author="Harin Oh" w:date="2023-12-04T10:09:00Z">
              <w:r w:rsidRPr="00F450B7">
                <w:rPr>
                  <w:sz w:val="18"/>
                  <w:szCs w:val="18"/>
                </w:rPr>
                <w:t>For port and near shore operations</w:t>
              </w:r>
            </w:ins>
          </w:p>
        </w:tc>
        <w:tc>
          <w:tcPr>
            <w:tcW w:w="992" w:type="dxa"/>
            <w:vAlign w:val="center"/>
            <w:tcPrChange w:id="3283" w:author="Harin Oh" w:date="2023-12-04T10:08:00Z">
              <w:tcPr>
                <w:tcW w:w="804" w:type="dxa"/>
                <w:vAlign w:val="center"/>
              </w:tcPr>
            </w:tcPrChange>
          </w:tcPr>
          <w:p w14:paraId="457524A7" w14:textId="77777777" w:rsidR="00F450B7" w:rsidRPr="009063C9" w:rsidRDefault="00F450B7" w:rsidP="009B2F93">
            <w:pPr>
              <w:snapToGrid w:val="0"/>
              <w:spacing w:before="60" w:after="60" w:line="240" w:lineRule="auto"/>
              <w:jc w:val="center"/>
              <w:rPr>
                <w:ins w:id="3284" w:author="Harin Oh" w:date="2023-12-04T10:07:00Z"/>
                <w:sz w:val="18"/>
                <w:szCs w:val="18"/>
              </w:rPr>
            </w:pPr>
            <w:ins w:id="3285" w:author="Harin Oh" w:date="2023-12-04T10:07:00Z">
              <w:r w:rsidRPr="009063C9">
                <w:rPr>
                  <w:sz w:val="18"/>
                  <w:szCs w:val="18"/>
                </w:rPr>
                <w:t>1</w:t>
              </w:r>
            </w:ins>
          </w:p>
        </w:tc>
        <w:tc>
          <w:tcPr>
            <w:tcW w:w="4536" w:type="dxa"/>
            <w:vAlign w:val="center"/>
            <w:tcPrChange w:id="3286" w:author="Harin Oh" w:date="2023-12-04T10:08:00Z">
              <w:tcPr>
                <w:tcW w:w="3463" w:type="dxa"/>
                <w:vAlign w:val="center"/>
              </w:tcPr>
            </w:tcPrChange>
          </w:tcPr>
          <w:p w14:paraId="75CB96B9" w14:textId="77777777" w:rsidR="00F450B7" w:rsidRPr="009063C9" w:rsidRDefault="00F450B7" w:rsidP="009B2F93">
            <w:pPr>
              <w:snapToGrid w:val="0"/>
              <w:spacing w:before="60" w:after="60" w:line="240" w:lineRule="auto"/>
              <w:jc w:val="left"/>
              <w:rPr>
                <w:ins w:id="3287" w:author="Harin Oh" w:date="2023-12-04T10:07:00Z"/>
                <w:sz w:val="18"/>
                <w:szCs w:val="18"/>
              </w:rPr>
            </w:pPr>
            <w:ins w:id="3288" w:author="Harin Oh" w:date="2023-12-04T10:07:00Z">
              <w:r w:rsidRPr="009063C9">
                <w:rPr>
                  <w:sz w:val="18"/>
                  <w:szCs w:val="18"/>
                </w:rPr>
                <w:t>-</w:t>
              </w:r>
            </w:ins>
          </w:p>
        </w:tc>
      </w:tr>
      <w:tr w:rsidR="00F450B7" w:rsidRPr="009063C9" w14:paraId="69D8129D" w14:textId="77777777" w:rsidTr="00F450B7">
        <w:trPr>
          <w:trHeight w:val="305"/>
          <w:ins w:id="3289" w:author="Harin Oh" w:date="2023-12-04T10:07:00Z"/>
          <w:trPrChange w:id="3290" w:author="Harin Oh" w:date="2023-12-04T10:08:00Z">
            <w:trPr>
              <w:trHeight w:val="305"/>
            </w:trPr>
          </w:trPrChange>
        </w:trPr>
        <w:tc>
          <w:tcPr>
            <w:tcW w:w="3060" w:type="dxa"/>
            <w:vAlign w:val="center"/>
            <w:tcPrChange w:id="3291" w:author="Harin Oh" w:date="2023-12-04T10:08:00Z">
              <w:tcPr>
                <w:tcW w:w="3060" w:type="dxa"/>
                <w:vAlign w:val="center"/>
              </w:tcPr>
            </w:tcPrChange>
          </w:tcPr>
          <w:p w14:paraId="39FCFCFE" w14:textId="62C536C5" w:rsidR="00F450B7" w:rsidRPr="009063C9" w:rsidRDefault="00F450B7" w:rsidP="009B2F93">
            <w:pPr>
              <w:snapToGrid w:val="0"/>
              <w:spacing w:before="60" w:after="60" w:line="240" w:lineRule="auto"/>
              <w:jc w:val="left"/>
              <w:rPr>
                <w:ins w:id="3292" w:author="Harin Oh" w:date="2023-12-04T10:07:00Z"/>
                <w:sz w:val="18"/>
                <w:szCs w:val="18"/>
              </w:rPr>
            </w:pPr>
            <w:ins w:id="3293" w:author="Harin Oh" w:date="2023-12-04T10:09:00Z">
              <w:r w:rsidRPr="00F450B7">
                <w:rPr>
                  <w:sz w:val="18"/>
                  <w:szCs w:val="18"/>
                </w:rPr>
                <w:t>transit</w:t>
              </w:r>
            </w:ins>
          </w:p>
        </w:tc>
        <w:tc>
          <w:tcPr>
            <w:tcW w:w="4595" w:type="dxa"/>
            <w:vAlign w:val="center"/>
            <w:tcPrChange w:id="3294" w:author="Harin Oh" w:date="2023-12-04T10:08:00Z">
              <w:tcPr>
                <w:tcW w:w="3420" w:type="dxa"/>
                <w:vAlign w:val="center"/>
              </w:tcPr>
            </w:tcPrChange>
          </w:tcPr>
          <w:p w14:paraId="39828121" w14:textId="0568CFCC" w:rsidR="00F450B7" w:rsidRPr="009063C9" w:rsidRDefault="00F450B7" w:rsidP="009B2F93">
            <w:pPr>
              <w:snapToGrid w:val="0"/>
              <w:spacing w:before="60" w:after="60" w:line="240" w:lineRule="auto"/>
              <w:jc w:val="left"/>
              <w:rPr>
                <w:ins w:id="3295" w:author="Harin Oh" w:date="2023-12-04T10:07:00Z"/>
                <w:sz w:val="18"/>
                <w:szCs w:val="18"/>
              </w:rPr>
            </w:pPr>
            <w:ins w:id="3296" w:author="Harin Oh" w:date="2023-12-04T10:09:00Z">
              <w:r w:rsidRPr="00F450B7">
                <w:rPr>
                  <w:sz w:val="18"/>
                  <w:szCs w:val="18"/>
                </w:rPr>
                <w:t>For coast and planning purposes</w:t>
              </w:r>
            </w:ins>
          </w:p>
        </w:tc>
        <w:tc>
          <w:tcPr>
            <w:tcW w:w="992" w:type="dxa"/>
            <w:vAlign w:val="center"/>
            <w:tcPrChange w:id="3297" w:author="Harin Oh" w:date="2023-12-04T10:08:00Z">
              <w:tcPr>
                <w:tcW w:w="804" w:type="dxa"/>
                <w:vAlign w:val="center"/>
              </w:tcPr>
            </w:tcPrChange>
          </w:tcPr>
          <w:p w14:paraId="5EA09532" w14:textId="100EFA96" w:rsidR="00F450B7" w:rsidRPr="009063C9" w:rsidRDefault="00F450B7" w:rsidP="009B2F93">
            <w:pPr>
              <w:snapToGrid w:val="0"/>
              <w:spacing w:before="60" w:after="60" w:line="240" w:lineRule="auto"/>
              <w:jc w:val="center"/>
              <w:rPr>
                <w:ins w:id="3298" w:author="Harin Oh" w:date="2023-12-04T10:07:00Z"/>
                <w:sz w:val="18"/>
                <w:szCs w:val="18"/>
              </w:rPr>
            </w:pPr>
            <w:ins w:id="3299" w:author="Harin Oh" w:date="2023-12-04T10:09:00Z">
              <w:r>
                <w:rPr>
                  <w:sz w:val="18"/>
                  <w:szCs w:val="18"/>
                </w:rPr>
                <w:t>2</w:t>
              </w:r>
            </w:ins>
          </w:p>
        </w:tc>
        <w:tc>
          <w:tcPr>
            <w:tcW w:w="4536" w:type="dxa"/>
            <w:vAlign w:val="center"/>
            <w:tcPrChange w:id="3300" w:author="Harin Oh" w:date="2023-12-04T10:08:00Z">
              <w:tcPr>
                <w:tcW w:w="3463" w:type="dxa"/>
                <w:vAlign w:val="center"/>
              </w:tcPr>
            </w:tcPrChange>
          </w:tcPr>
          <w:p w14:paraId="7CB93FF8" w14:textId="77777777" w:rsidR="00F450B7" w:rsidRPr="009063C9" w:rsidRDefault="00F450B7" w:rsidP="009B2F93">
            <w:pPr>
              <w:snapToGrid w:val="0"/>
              <w:spacing w:before="60" w:after="60" w:line="240" w:lineRule="auto"/>
              <w:jc w:val="left"/>
              <w:rPr>
                <w:ins w:id="3301" w:author="Harin Oh" w:date="2023-12-04T10:07:00Z"/>
                <w:sz w:val="18"/>
                <w:szCs w:val="18"/>
              </w:rPr>
            </w:pPr>
            <w:ins w:id="3302" w:author="Harin Oh" w:date="2023-12-04T10:07:00Z">
              <w:r w:rsidRPr="009063C9">
                <w:rPr>
                  <w:sz w:val="18"/>
                  <w:szCs w:val="18"/>
                </w:rPr>
                <w:t>-</w:t>
              </w:r>
            </w:ins>
          </w:p>
        </w:tc>
      </w:tr>
      <w:tr w:rsidR="00F450B7" w:rsidRPr="009063C9" w14:paraId="270D2F36" w14:textId="77777777" w:rsidTr="00F450B7">
        <w:trPr>
          <w:cantSplit/>
          <w:trHeight w:val="277"/>
          <w:ins w:id="3303" w:author="Harin Oh" w:date="2023-12-04T10:07:00Z"/>
          <w:trPrChange w:id="3304" w:author="Harin Oh" w:date="2023-12-04T10:08:00Z">
            <w:trPr>
              <w:cantSplit/>
              <w:trHeight w:val="277"/>
            </w:trPr>
          </w:trPrChange>
        </w:trPr>
        <w:tc>
          <w:tcPr>
            <w:tcW w:w="3060" w:type="dxa"/>
            <w:vAlign w:val="center"/>
            <w:tcPrChange w:id="3305" w:author="Harin Oh" w:date="2023-12-04T10:08:00Z">
              <w:tcPr>
                <w:tcW w:w="3060" w:type="dxa"/>
                <w:vAlign w:val="center"/>
              </w:tcPr>
            </w:tcPrChange>
          </w:tcPr>
          <w:p w14:paraId="214F0540" w14:textId="1D04F5A6" w:rsidR="00F450B7" w:rsidRPr="009063C9" w:rsidRDefault="00F450B7" w:rsidP="009B2F93">
            <w:pPr>
              <w:snapToGrid w:val="0"/>
              <w:spacing w:before="60" w:after="60" w:line="240" w:lineRule="auto"/>
              <w:jc w:val="left"/>
              <w:rPr>
                <w:ins w:id="3306" w:author="Harin Oh" w:date="2023-12-04T10:07:00Z"/>
                <w:sz w:val="18"/>
                <w:szCs w:val="18"/>
              </w:rPr>
            </w:pPr>
            <w:ins w:id="3307" w:author="Harin Oh" w:date="2023-12-04T10:09:00Z">
              <w:r w:rsidRPr="00F450B7">
                <w:rPr>
                  <w:sz w:val="18"/>
                  <w:szCs w:val="18"/>
                </w:rPr>
                <w:t>overview</w:t>
              </w:r>
            </w:ins>
          </w:p>
        </w:tc>
        <w:tc>
          <w:tcPr>
            <w:tcW w:w="4595" w:type="dxa"/>
            <w:vAlign w:val="center"/>
            <w:tcPrChange w:id="3308" w:author="Harin Oh" w:date="2023-12-04T10:08:00Z">
              <w:tcPr>
                <w:tcW w:w="3420" w:type="dxa"/>
                <w:vAlign w:val="center"/>
              </w:tcPr>
            </w:tcPrChange>
          </w:tcPr>
          <w:p w14:paraId="6F893786" w14:textId="2B4BEE89" w:rsidR="00F450B7" w:rsidRPr="009063C9" w:rsidRDefault="00F450B7" w:rsidP="009B2F93">
            <w:pPr>
              <w:snapToGrid w:val="0"/>
              <w:spacing w:before="60" w:after="60" w:line="240" w:lineRule="auto"/>
              <w:jc w:val="left"/>
              <w:rPr>
                <w:ins w:id="3309" w:author="Harin Oh" w:date="2023-12-04T10:07:00Z"/>
                <w:sz w:val="18"/>
                <w:szCs w:val="18"/>
              </w:rPr>
            </w:pPr>
            <w:ins w:id="3310" w:author="Harin Oh" w:date="2023-12-04T10:09:00Z">
              <w:r w:rsidRPr="00F450B7">
                <w:rPr>
                  <w:sz w:val="18"/>
                  <w:szCs w:val="18"/>
                </w:rPr>
                <w:t>For ocean crossing and planning purposes</w:t>
              </w:r>
            </w:ins>
          </w:p>
        </w:tc>
        <w:tc>
          <w:tcPr>
            <w:tcW w:w="992" w:type="dxa"/>
            <w:vAlign w:val="center"/>
            <w:tcPrChange w:id="3311" w:author="Harin Oh" w:date="2023-12-04T10:08:00Z">
              <w:tcPr>
                <w:tcW w:w="804" w:type="dxa"/>
                <w:vAlign w:val="center"/>
              </w:tcPr>
            </w:tcPrChange>
          </w:tcPr>
          <w:p w14:paraId="7E23F042" w14:textId="6DD5DEC9" w:rsidR="00F450B7" w:rsidRDefault="00F450B7" w:rsidP="00F450B7">
            <w:pPr>
              <w:snapToGrid w:val="0"/>
              <w:spacing w:before="60" w:after="60" w:line="240" w:lineRule="auto"/>
              <w:jc w:val="center"/>
              <w:rPr>
                <w:ins w:id="3312" w:author="Harin Oh" w:date="2023-12-04T10:07:00Z"/>
                <w:rFonts w:eastAsia="맑은 고딕"/>
                <w:sz w:val="18"/>
                <w:szCs w:val="18"/>
                <w:rPrChange w:id="3313" w:author="Harin Oh" w:date="2023-12-04T10:09:00Z">
                  <w:rPr>
                    <w:ins w:id="3314" w:author="Harin Oh" w:date="2023-12-04T10:07:00Z"/>
                    <w:sz w:val="18"/>
                    <w:szCs w:val="18"/>
                  </w:rPr>
                </w:rPrChange>
              </w:rPr>
            </w:pPr>
            <w:ins w:id="3315" w:author="Harin Oh" w:date="2023-12-04T10:09:00Z">
              <w:r>
                <w:rPr>
                  <w:rFonts w:eastAsia="맑은 고딕" w:hint="eastAsia"/>
                  <w:sz w:val="18"/>
                  <w:szCs w:val="18"/>
                </w:rPr>
                <w:t>3</w:t>
              </w:r>
            </w:ins>
          </w:p>
        </w:tc>
        <w:tc>
          <w:tcPr>
            <w:tcW w:w="4536" w:type="dxa"/>
            <w:vAlign w:val="center"/>
            <w:tcPrChange w:id="3316" w:author="Harin Oh" w:date="2023-12-04T10:08:00Z">
              <w:tcPr>
                <w:tcW w:w="3463" w:type="dxa"/>
                <w:vAlign w:val="center"/>
              </w:tcPr>
            </w:tcPrChange>
          </w:tcPr>
          <w:p w14:paraId="7B6D3167" w14:textId="77777777" w:rsidR="00F450B7" w:rsidRPr="009063C9" w:rsidRDefault="00F450B7" w:rsidP="009B2F93">
            <w:pPr>
              <w:snapToGrid w:val="0"/>
              <w:spacing w:before="60" w:after="60" w:line="240" w:lineRule="auto"/>
              <w:jc w:val="left"/>
              <w:rPr>
                <w:ins w:id="3317" w:author="Harin Oh" w:date="2023-12-04T10:07:00Z"/>
                <w:sz w:val="18"/>
                <w:szCs w:val="18"/>
              </w:rPr>
            </w:pPr>
            <w:ins w:id="3318" w:author="Harin Oh" w:date="2023-12-04T10:07:00Z">
              <w:r w:rsidRPr="009063C9">
                <w:rPr>
                  <w:sz w:val="18"/>
                  <w:szCs w:val="18"/>
                </w:rPr>
                <w:t>-</w:t>
              </w:r>
            </w:ins>
          </w:p>
        </w:tc>
      </w:tr>
    </w:tbl>
    <w:p w14:paraId="73A544DB" w14:textId="77777777" w:rsidR="00F450B7" w:rsidRDefault="00F450B7">
      <w:pPr>
        <w:rPr>
          <w:ins w:id="3319" w:author="Harin Oh" w:date="2023-12-04T10:06:00Z"/>
          <w:rFonts w:eastAsia="맑은 고딕"/>
          <w:szCs w:val="20"/>
          <w:rPrChange w:id="3320" w:author="Harin Oh" w:date="2023-12-04T10:07:00Z">
            <w:rPr>
              <w:ins w:id="3321" w:author="Harin Oh" w:date="2023-12-04T10:06:00Z"/>
              <w:sz w:val="19"/>
              <w:szCs w:val="19"/>
            </w:rPr>
          </w:rPrChange>
        </w:rPr>
        <w:pPrChange w:id="3322" w:author="Harin Oh" w:date="2023-12-04T10:07:00Z">
          <w:pPr>
            <w:pStyle w:val="30"/>
            <w:spacing w:beforeLines="40" w:before="96" w:afterLines="40" w:after="96" w:line="240" w:lineRule="auto"/>
            <w:ind w:left="8292" w:right="200" w:hanging="8092"/>
          </w:pPr>
        </w:pPrChange>
      </w:pPr>
    </w:p>
    <w:p w14:paraId="48A294E6" w14:textId="737E475A" w:rsidR="00B413FE" w:rsidRPr="009063C9" w:rsidRDefault="00B413FE">
      <w:pPr>
        <w:pStyle w:val="41"/>
        <w:pPrChange w:id="3323" w:author="Greenblue" w:date="2024-02-13T20:24:00Z">
          <w:pPr>
            <w:pStyle w:val="30"/>
            <w:spacing w:beforeLines="40" w:before="96" w:afterLines="40" w:after="96" w:line="240" w:lineRule="auto"/>
            <w:ind w:left="8292" w:right="200" w:hanging="8092"/>
          </w:pPr>
        </w:pPrChange>
      </w:pPr>
      <w:r w:rsidRPr="009063C9">
        <w:t>S100_DataCoverage</w:t>
      </w:r>
      <w:bookmarkEnd w:id="324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3324" w:author="Greenblue" w:date="2024-02-13T20:40: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60"/>
        <w:gridCol w:w="3420"/>
        <w:gridCol w:w="804"/>
        <w:gridCol w:w="2436"/>
        <w:gridCol w:w="3463"/>
        <w:tblGridChange w:id="3325">
          <w:tblGrid>
            <w:gridCol w:w="3060"/>
            <w:gridCol w:w="3420"/>
            <w:gridCol w:w="804"/>
            <w:gridCol w:w="2436"/>
            <w:gridCol w:w="3463"/>
          </w:tblGrid>
        </w:tblGridChange>
      </w:tblGrid>
      <w:tr w:rsidR="00B413FE" w:rsidRPr="009063C9" w14:paraId="5930ED96" w14:textId="77777777" w:rsidTr="006073E9">
        <w:trPr>
          <w:trHeight w:val="277"/>
          <w:trPrChange w:id="3326" w:author="Greenblue" w:date="2024-02-13T20:40:00Z">
            <w:trPr>
              <w:trHeight w:val="277"/>
            </w:trPr>
          </w:trPrChange>
        </w:trPr>
        <w:tc>
          <w:tcPr>
            <w:tcW w:w="3060" w:type="dxa"/>
            <w:shd w:val="clear" w:color="auto" w:fill="E7E6E6"/>
            <w:vAlign w:val="center"/>
            <w:tcPrChange w:id="3327" w:author="Greenblue" w:date="2024-02-13T20:40:00Z">
              <w:tcPr>
                <w:tcW w:w="3060" w:type="dxa"/>
                <w:vAlign w:val="center"/>
              </w:tcPr>
            </w:tcPrChange>
          </w:tcPr>
          <w:p w14:paraId="203716BF" w14:textId="6A290AAF" w:rsidR="00B413FE" w:rsidRPr="009063C9" w:rsidRDefault="00B413FE" w:rsidP="002F484A">
            <w:pPr>
              <w:snapToGrid w:val="0"/>
              <w:spacing w:before="60" w:after="60" w:line="240" w:lineRule="auto"/>
              <w:jc w:val="left"/>
              <w:rPr>
                <w:b/>
                <w:sz w:val="18"/>
                <w:szCs w:val="18"/>
              </w:rPr>
            </w:pPr>
            <w:bookmarkStart w:id="3328" w:name="_Toc403560569"/>
            <w:r w:rsidRPr="009063C9">
              <w:rPr>
                <w:b/>
                <w:sz w:val="18"/>
                <w:szCs w:val="18"/>
              </w:rPr>
              <w:t>Name</w:t>
            </w:r>
          </w:p>
        </w:tc>
        <w:tc>
          <w:tcPr>
            <w:tcW w:w="3420" w:type="dxa"/>
            <w:shd w:val="clear" w:color="auto" w:fill="E7E6E6"/>
            <w:vAlign w:val="center"/>
            <w:tcPrChange w:id="3329" w:author="Greenblue" w:date="2024-02-13T20:40:00Z">
              <w:tcPr>
                <w:tcW w:w="3420" w:type="dxa"/>
                <w:vAlign w:val="center"/>
              </w:tcPr>
            </w:tcPrChange>
          </w:tcPr>
          <w:p w14:paraId="7C705308" w14:textId="77777777" w:rsidR="00B413FE" w:rsidRPr="009063C9" w:rsidRDefault="00B413FE" w:rsidP="002F484A">
            <w:pPr>
              <w:snapToGrid w:val="0"/>
              <w:spacing w:before="60" w:after="60" w:line="240" w:lineRule="auto"/>
              <w:jc w:val="left"/>
              <w:rPr>
                <w:b/>
                <w:sz w:val="18"/>
                <w:szCs w:val="18"/>
              </w:rPr>
            </w:pPr>
            <w:r w:rsidRPr="009063C9">
              <w:rPr>
                <w:b/>
                <w:sz w:val="18"/>
                <w:szCs w:val="18"/>
              </w:rPr>
              <w:t>Description</w:t>
            </w:r>
          </w:p>
        </w:tc>
        <w:tc>
          <w:tcPr>
            <w:tcW w:w="804" w:type="dxa"/>
            <w:shd w:val="clear" w:color="auto" w:fill="E7E6E6"/>
            <w:vAlign w:val="center"/>
            <w:tcPrChange w:id="3330" w:author="Greenblue" w:date="2024-02-13T20:40:00Z">
              <w:tcPr>
                <w:tcW w:w="804" w:type="dxa"/>
                <w:vAlign w:val="center"/>
              </w:tcPr>
            </w:tcPrChange>
          </w:tcPr>
          <w:p w14:paraId="7C2E5C34" w14:textId="77777777" w:rsidR="00B413FE" w:rsidRPr="009063C9" w:rsidRDefault="00B413FE" w:rsidP="002F484A">
            <w:pPr>
              <w:snapToGrid w:val="0"/>
              <w:spacing w:before="60" w:after="60" w:line="240" w:lineRule="auto"/>
              <w:jc w:val="center"/>
              <w:rPr>
                <w:b/>
                <w:sz w:val="18"/>
                <w:szCs w:val="18"/>
              </w:rPr>
            </w:pPr>
            <w:r w:rsidRPr="009063C9">
              <w:rPr>
                <w:b/>
                <w:sz w:val="18"/>
                <w:szCs w:val="18"/>
              </w:rPr>
              <w:t>Mult</w:t>
            </w:r>
          </w:p>
        </w:tc>
        <w:tc>
          <w:tcPr>
            <w:tcW w:w="2436" w:type="dxa"/>
            <w:shd w:val="clear" w:color="auto" w:fill="E7E6E6"/>
            <w:vAlign w:val="center"/>
            <w:tcPrChange w:id="3331" w:author="Greenblue" w:date="2024-02-13T20:40:00Z">
              <w:tcPr>
                <w:tcW w:w="2436" w:type="dxa"/>
                <w:vAlign w:val="center"/>
              </w:tcPr>
            </w:tcPrChange>
          </w:tcPr>
          <w:p w14:paraId="1994324D" w14:textId="77777777" w:rsidR="00B413FE" w:rsidRPr="009063C9" w:rsidRDefault="00B413FE" w:rsidP="002F484A">
            <w:pPr>
              <w:snapToGrid w:val="0"/>
              <w:spacing w:before="60" w:after="60" w:line="240" w:lineRule="auto"/>
              <w:jc w:val="left"/>
              <w:rPr>
                <w:b/>
                <w:sz w:val="18"/>
                <w:szCs w:val="18"/>
              </w:rPr>
            </w:pPr>
            <w:r w:rsidRPr="009063C9">
              <w:rPr>
                <w:b/>
                <w:sz w:val="18"/>
                <w:szCs w:val="18"/>
              </w:rPr>
              <w:t>Type</w:t>
            </w:r>
          </w:p>
        </w:tc>
        <w:tc>
          <w:tcPr>
            <w:tcW w:w="3463" w:type="dxa"/>
            <w:shd w:val="clear" w:color="auto" w:fill="E7E6E6"/>
            <w:vAlign w:val="center"/>
            <w:tcPrChange w:id="3332" w:author="Greenblue" w:date="2024-02-13T20:40:00Z">
              <w:tcPr>
                <w:tcW w:w="3463" w:type="dxa"/>
                <w:vAlign w:val="center"/>
              </w:tcPr>
            </w:tcPrChange>
          </w:tcPr>
          <w:p w14:paraId="655A6DBE" w14:textId="77777777" w:rsidR="00B413FE" w:rsidRPr="009063C9" w:rsidRDefault="00B413FE" w:rsidP="002F484A">
            <w:pPr>
              <w:snapToGrid w:val="0"/>
              <w:spacing w:before="60" w:after="60" w:line="240" w:lineRule="auto"/>
              <w:jc w:val="left"/>
              <w:rPr>
                <w:b/>
                <w:sz w:val="18"/>
                <w:szCs w:val="18"/>
              </w:rPr>
            </w:pPr>
            <w:r w:rsidRPr="009063C9">
              <w:rPr>
                <w:b/>
                <w:sz w:val="18"/>
                <w:szCs w:val="18"/>
              </w:rPr>
              <w:t>Remarks</w:t>
            </w:r>
          </w:p>
        </w:tc>
      </w:tr>
      <w:tr w:rsidR="00B413FE" w:rsidRPr="009063C9" w14:paraId="55EBE461" w14:textId="77777777" w:rsidTr="00E41D53">
        <w:trPr>
          <w:trHeight w:val="20"/>
        </w:trPr>
        <w:tc>
          <w:tcPr>
            <w:tcW w:w="3060" w:type="dxa"/>
            <w:vAlign w:val="center"/>
          </w:tcPr>
          <w:p w14:paraId="45176BFC" w14:textId="77777777" w:rsidR="00B413FE" w:rsidRPr="009063C9" w:rsidRDefault="00B413FE" w:rsidP="002F484A">
            <w:pPr>
              <w:snapToGrid w:val="0"/>
              <w:spacing w:before="60" w:after="60" w:line="240" w:lineRule="auto"/>
              <w:jc w:val="left"/>
              <w:rPr>
                <w:sz w:val="18"/>
                <w:szCs w:val="18"/>
              </w:rPr>
            </w:pPr>
            <w:r w:rsidRPr="009063C9">
              <w:rPr>
                <w:sz w:val="18"/>
                <w:szCs w:val="18"/>
              </w:rPr>
              <w:t>S100_DataCoverage</w:t>
            </w:r>
          </w:p>
        </w:tc>
        <w:tc>
          <w:tcPr>
            <w:tcW w:w="3420" w:type="dxa"/>
            <w:vAlign w:val="center"/>
          </w:tcPr>
          <w:p w14:paraId="2E9669E1" w14:textId="701A43C7" w:rsidR="00B413FE" w:rsidRPr="009063C9" w:rsidRDefault="00B8413D" w:rsidP="002F484A">
            <w:pPr>
              <w:snapToGrid w:val="0"/>
              <w:spacing w:before="60" w:after="60" w:line="240" w:lineRule="auto"/>
              <w:jc w:val="left"/>
              <w:rPr>
                <w:sz w:val="18"/>
                <w:szCs w:val="18"/>
              </w:rPr>
            </w:pPr>
            <w:ins w:id="3333" w:author="Greenblue" w:date="2024-02-13T20:28:00Z">
              <w:r w:rsidRPr="00B8413D">
                <w:rPr>
                  <w:sz w:val="18"/>
                  <w:szCs w:val="18"/>
                </w:rPr>
                <w:t>A spatial extent where data is provided; and the display scale information for the provided data</w:t>
              </w:r>
            </w:ins>
          </w:p>
        </w:tc>
        <w:tc>
          <w:tcPr>
            <w:tcW w:w="804" w:type="dxa"/>
            <w:vAlign w:val="center"/>
          </w:tcPr>
          <w:p w14:paraId="5B68B394" w14:textId="77777777" w:rsidR="00B413FE" w:rsidRPr="009063C9" w:rsidRDefault="00B413FE" w:rsidP="002F484A">
            <w:pPr>
              <w:snapToGrid w:val="0"/>
              <w:spacing w:before="60" w:after="60" w:line="240" w:lineRule="auto"/>
              <w:jc w:val="center"/>
              <w:rPr>
                <w:sz w:val="18"/>
                <w:szCs w:val="18"/>
              </w:rPr>
            </w:pPr>
            <w:r w:rsidRPr="009063C9">
              <w:rPr>
                <w:sz w:val="18"/>
                <w:szCs w:val="18"/>
              </w:rPr>
              <w:t>-</w:t>
            </w:r>
          </w:p>
        </w:tc>
        <w:tc>
          <w:tcPr>
            <w:tcW w:w="2436" w:type="dxa"/>
            <w:vAlign w:val="center"/>
          </w:tcPr>
          <w:p w14:paraId="5ABE229C" w14:textId="77777777" w:rsidR="00B413FE" w:rsidRPr="009063C9" w:rsidRDefault="00B413FE" w:rsidP="002F484A">
            <w:pPr>
              <w:snapToGrid w:val="0"/>
              <w:spacing w:before="60" w:after="60" w:line="240" w:lineRule="auto"/>
              <w:jc w:val="left"/>
              <w:rPr>
                <w:sz w:val="18"/>
                <w:szCs w:val="18"/>
              </w:rPr>
            </w:pPr>
            <w:r w:rsidRPr="009063C9">
              <w:rPr>
                <w:sz w:val="18"/>
                <w:szCs w:val="18"/>
              </w:rPr>
              <w:t>-</w:t>
            </w:r>
          </w:p>
        </w:tc>
        <w:tc>
          <w:tcPr>
            <w:tcW w:w="3463" w:type="dxa"/>
            <w:vAlign w:val="center"/>
          </w:tcPr>
          <w:p w14:paraId="4B429F73" w14:textId="77246ACB" w:rsidR="00B413FE" w:rsidRPr="009063C9" w:rsidRDefault="00114F4F" w:rsidP="002F484A">
            <w:pPr>
              <w:snapToGrid w:val="0"/>
              <w:spacing w:before="60" w:after="60" w:line="240" w:lineRule="auto"/>
              <w:jc w:val="left"/>
              <w:rPr>
                <w:sz w:val="18"/>
                <w:szCs w:val="18"/>
              </w:rPr>
            </w:pPr>
            <w:ins w:id="3334" w:author="Greenblue" w:date="2024-02-13T20:29:00Z">
              <w:r w:rsidRPr="00114F4F">
                <w:rPr>
                  <w:sz w:val="18"/>
                  <w:szCs w:val="18"/>
                </w:rPr>
                <w:t>This field is used by user systems as part of the data loading and unloading algorithms and it is strongly encouraged that Product Specifications mandate the use of one or more of the displayScale provided as part of S100_DataCoverage</w:t>
              </w:r>
            </w:ins>
            <w:del w:id="3335" w:author="Greenblue" w:date="2024-02-13T20:28:00Z">
              <w:r w:rsidR="00B413FE" w:rsidRPr="009063C9" w:rsidDel="00114F4F">
                <w:rPr>
                  <w:sz w:val="18"/>
                  <w:szCs w:val="18"/>
                </w:rPr>
                <w:delText>-</w:delText>
              </w:r>
            </w:del>
          </w:p>
        </w:tc>
      </w:tr>
      <w:tr w:rsidR="00B413FE" w:rsidRPr="009063C9" w:rsidDel="00811ADB" w14:paraId="1DAB6801" w14:textId="08FB467B" w:rsidTr="00E41D53">
        <w:trPr>
          <w:trHeight w:val="20"/>
          <w:del w:id="3336" w:author="Harin Oh" w:date="2023-12-04T10:14:00Z"/>
        </w:trPr>
        <w:tc>
          <w:tcPr>
            <w:tcW w:w="3060" w:type="dxa"/>
            <w:vAlign w:val="center"/>
          </w:tcPr>
          <w:p w14:paraId="55A542C4" w14:textId="01B232AE" w:rsidR="00B413FE" w:rsidRPr="009063C9" w:rsidDel="00811ADB" w:rsidRDefault="00B413FE" w:rsidP="002F484A">
            <w:pPr>
              <w:snapToGrid w:val="0"/>
              <w:spacing w:before="60" w:after="60" w:line="240" w:lineRule="auto"/>
              <w:jc w:val="left"/>
              <w:rPr>
                <w:del w:id="3337" w:author="Harin Oh" w:date="2023-12-04T10:14:00Z"/>
                <w:sz w:val="18"/>
                <w:szCs w:val="18"/>
              </w:rPr>
            </w:pPr>
            <w:del w:id="3338" w:author="Harin Oh" w:date="2023-12-04T10:14:00Z">
              <w:r w:rsidRPr="009063C9" w:rsidDel="00811ADB">
                <w:rPr>
                  <w:sz w:val="18"/>
                  <w:szCs w:val="18"/>
                </w:rPr>
                <w:delText>ID</w:delText>
              </w:r>
            </w:del>
          </w:p>
        </w:tc>
        <w:tc>
          <w:tcPr>
            <w:tcW w:w="3420" w:type="dxa"/>
            <w:vAlign w:val="center"/>
          </w:tcPr>
          <w:p w14:paraId="3FFF37C3" w14:textId="68554590" w:rsidR="00B413FE" w:rsidRPr="009063C9" w:rsidDel="00811ADB" w:rsidRDefault="00B413FE" w:rsidP="002F484A">
            <w:pPr>
              <w:snapToGrid w:val="0"/>
              <w:spacing w:before="60" w:after="60" w:line="240" w:lineRule="auto"/>
              <w:jc w:val="left"/>
              <w:rPr>
                <w:del w:id="3339" w:author="Harin Oh" w:date="2023-12-04T10:14:00Z"/>
                <w:sz w:val="18"/>
                <w:szCs w:val="18"/>
              </w:rPr>
            </w:pPr>
            <w:del w:id="3340" w:author="Harin Oh" w:date="2023-12-04T10:14:00Z">
              <w:r w:rsidRPr="009063C9" w:rsidDel="00811ADB">
                <w:rPr>
                  <w:sz w:val="18"/>
                  <w:szCs w:val="18"/>
                </w:rPr>
                <w:delText>Uniquely identifies the coverage</w:delText>
              </w:r>
            </w:del>
          </w:p>
        </w:tc>
        <w:tc>
          <w:tcPr>
            <w:tcW w:w="804" w:type="dxa"/>
            <w:vAlign w:val="center"/>
          </w:tcPr>
          <w:p w14:paraId="3D0B1685" w14:textId="6F64CEF7" w:rsidR="00B413FE" w:rsidRPr="009063C9" w:rsidDel="00811ADB" w:rsidRDefault="00B413FE" w:rsidP="002F484A">
            <w:pPr>
              <w:snapToGrid w:val="0"/>
              <w:spacing w:before="60" w:after="60" w:line="240" w:lineRule="auto"/>
              <w:jc w:val="center"/>
              <w:rPr>
                <w:del w:id="3341" w:author="Harin Oh" w:date="2023-12-04T10:14:00Z"/>
                <w:sz w:val="18"/>
                <w:szCs w:val="18"/>
              </w:rPr>
            </w:pPr>
            <w:del w:id="3342" w:author="Harin Oh" w:date="2023-12-04T10:14:00Z">
              <w:r w:rsidRPr="009063C9" w:rsidDel="00811ADB">
                <w:rPr>
                  <w:sz w:val="18"/>
                  <w:szCs w:val="18"/>
                </w:rPr>
                <w:delText>1</w:delText>
              </w:r>
            </w:del>
          </w:p>
        </w:tc>
        <w:tc>
          <w:tcPr>
            <w:tcW w:w="2436" w:type="dxa"/>
            <w:vAlign w:val="center"/>
          </w:tcPr>
          <w:p w14:paraId="6D6BCE9F" w14:textId="78498E33" w:rsidR="00B413FE" w:rsidRPr="009063C9" w:rsidDel="00811ADB" w:rsidRDefault="00B413FE" w:rsidP="002F484A">
            <w:pPr>
              <w:snapToGrid w:val="0"/>
              <w:spacing w:before="60" w:after="60" w:line="240" w:lineRule="auto"/>
              <w:jc w:val="left"/>
              <w:rPr>
                <w:del w:id="3343" w:author="Harin Oh" w:date="2023-12-04T10:14:00Z"/>
                <w:sz w:val="18"/>
                <w:szCs w:val="18"/>
              </w:rPr>
            </w:pPr>
            <w:del w:id="3344" w:author="Harin Oh" w:date="2023-12-04T10:14:00Z">
              <w:r w:rsidRPr="009063C9" w:rsidDel="00811ADB">
                <w:rPr>
                  <w:sz w:val="18"/>
                  <w:szCs w:val="18"/>
                </w:rPr>
                <w:delText>Integer</w:delText>
              </w:r>
            </w:del>
          </w:p>
        </w:tc>
        <w:tc>
          <w:tcPr>
            <w:tcW w:w="3463" w:type="dxa"/>
            <w:vAlign w:val="center"/>
          </w:tcPr>
          <w:p w14:paraId="5BE28F97" w14:textId="304CAFA6" w:rsidR="00B413FE" w:rsidRPr="009063C9" w:rsidDel="00811ADB" w:rsidRDefault="00B413FE" w:rsidP="002F484A">
            <w:pPr>
              <w:snapToGrid w:val="0"/>
              <w:spacing w:before="60" w:after="60" w:line="240" w:lineRule="auto"/>
              <w:jc w:val="left"/>
              <w:rPr>
                <w:del w:id="3345" w:author="Harin Oh" w:date="2023-12-04T10:14:00Z"/>
                <w:sz w:val="18"/>
                <w:szCs w:val="18"/>
              </w:rPr>
            </w:pPr>
            <w:del w:id="3346" w:author="Harin Oh" w:date="2023-12-04T10:14:00Z">
              <w:r w:rsidRPr="009063C9" w:rsidDel="00811ADB">
                <w:rPr>
                  <w:sz w:val="18"/>
                  <w:szCs w:val="18"/>
                </w:rPr>
                <w:delText>-</w:delText>
              </w:r>
            </w:del>
          </w:p>
        </w:tc>
      </w:tr>
      <w:tr w:rsidR="00B413FE" w:rsidRPr="009063C9" w:rsidDel="00811ADB" w14:paraId="260252E4" w14:textId="5350341D" w:rsidTr="00E41D53">
        <w:trPr>
          <w:trHeight w:val="20"/>
          <w:del w:id="3347" w:author="Harin Oh" w:date="2023-12-04T10:14:00Z"/>
        </w:trPr>
        <w:tc>
          <w:tcPr>
            <w:tcW w:w="3060" w:type="dxa"/>
            <w:vAlign w:val="center"/>
          </w:tcPr>
          <w:p w14:paraId="53C1A12A" w14:textId="2B6F3C22" w:rsidR="00B413FE" w:rsidRPr="009063C9" w:rsidDel="00811ADB" w:rsidRDefault="00B413FE" w:rsidP="00381437">
            <w:pPr>
              <w:snapToGrid w:val="0"/>
              <w:spacing w:before="60" w:after="60" w:line="240" w:lineRule="auto"/>
              <w:jc w:val="left"/>
              <w:rPr>
                <w:del w:id="3348" w:author="Harin Oh" w:date="2023-12-04T10:14:00Z"/>
                <w:sz w:val="18"/>
                <w:szCs w:val="18"/>
              </w:rPr>
            </w:pPr>
            <w:del w:id="3349" w:author="Harin Oh" w:date="2023-12-04T10:14:00Z">
              <w:r w:rsidRPr="009063C9" w:rsidDel="00811ADB">
                <w:rPr>
                  <w:sz w:val="18"/>
                  <w:szCs w:val="18"/>
                </w:rPr>
                <w:delText>boundingBox</w:delText>
              </w:r>
            </w:del>
          </w:p>
        </w:tc>
        <w:tc>
          <w:tcPr>
            <w:tcW w:w="3420" w:type="dxa"/>
            <w:vAlign w:val="center"/>
          </w:tcPr>
          <w:p w14:paraId="4650A7F1" w14:textId="17C573DF" w:rsidR="00B413FE" w:rsidRPr="009063C9" w:rsidDel="00811ADB" w:rsidRDefault="00B413FE" w:rsidP="00381437">
            <w:pPr>
              <w:snapToGrid w:val="0"/>
              <w:spacing w:before="60" w:after="60" w:line="240" w:lineRule="auto"/>
              <w:jc w:val="left"/>
              <w:rPr>
                <w:del w:id="3350" w:author="Harin Oh" w:date="2023-12-04T10:14:00Z"/>
                <w:sz w:val="18"/>
                <w:szCs w:val="18"/>
              </w:rPr>
            </w:pPr>
            <w:del w:id="3351" w:author="Harin Oh" w:date="2023-12-04T10:14:00Z">
              <w:r w:rsidRPr="009063C9" w:rsidDel="00811ADB">
                <w:rPr>
                  <w:sz w:val="18"/>
                  <w:szCs w:val="18"/>
                </w:rPr>
                <w:delText>The extent of the dataset limits</w:delText>
              </w:r>
            </w:del>
          </w:p>
        </w:tc>
        <w:tc>
          <w:tcPr>
            <w:tcW w:w="804" w:type="dxa"/>
            <w:vAlign w:val="center"/>
          </w:tcPr>
          <w:p w14:paraId="1F47A0AB" w14:textId="13F193AB" w:rsidR="00B413FE" w:rsidRPr="009063C9" w:rsidDel="00811ADB" w:rsidRDefault="00B413FE" w:rsidP="00381437">
            <w:pPr>
              <w:snapToGrid w:val="0"/>
              <w:spacing w:before="60" w:after="60" w:line="240" w:lineRule="auto"/>
              <w:jc w:val="center"/>
              <w:rPr>
                <w:del w:id="3352" w:author="Harin Oh" w:date="2023-12-04T10:14:00Z"/>
                <w:sz w:val="18"/>
                <w:szCs w:val="18"/>
              </w:rPr>
            </w:pPr>
            <w:del w:id="3353" w:author="Harin Oh" w:date="2023-12-04T10:14:00Z">
              <w:r w:rsidRPr="009063C9" w:rsidDel="00811ADB">
                <w:rPr>
                  <w:sz w:val="18"/>
                  <w:szCs w:val="18"/>
                </w:rPr>
                <w:delText>1</w:delText>
              </w:r>
            </w:del>
          </w:p>
        </w:tc>
        <w:tc>
          <w:tcPr>
            <w:tcW w:w="2436" w:type="dxa"/>
            <w:vAlign w:val="center"/>
          </w:tcPr>
          <w:p w14:paraId="19EB8AFA" w14:textId="562B218C" w:rsidR="00B413FE" w:rsidRPr="009063C9" w:rsidDel="00811ADB" w:rsidRDefault="00B413FE" w:rsidP="00381437">
            <w:pPr>
              <w:snapToGrid w:val="0"/>
              <w:spacing w:before="60" w:after="60" w:line="240" w:lineRule="auto"/>
              <w:jc w:val="left"/>
              <w:rPr>
                <w:del w:id="3354" w:author="Harin Oh" w:date="2023-12-04T10:14:00Z"/>
                <w:sz w:val="18"/>
                <w:szCs w:val="18"/>
              </w:rPr>
            </w:pPr>
            <w:del w:id="3355" w:author="Harin Oh" w:date="2023-12-04T10:14:00Z">
              <w:r w:rsidRPr="009063C9" w:rsidDel="00811ADB">
                <w:rPr>
                  <w:sz w:val="18"/>
                  <w:szCs w:val="18"/>
                </w:rPr>
                <w:delText>EX_GeographicBoundingBox</w:delText>
              </w:r>
            </w:del>
          </w:p>
        </w:tc>
        <w:tc>
          <w:tcPr>
            <w:tcW w:w="3463" w:type="dxa"/>
            <w:vAlign w:val="center"/>
          </w:tcPr>
          <w:p w14:paraId="7C3F5DE7" w14:textId="1D25EF0B" w:rsidR="00B413FE" w:rsidRPr="009063C9" w:rsidDel="00811ADB" w:rsidRDefault="00B413FE" w:rsidP="00381437">
            <w:pPr>
              <w:snapToGrid w:val="0"/>
              <w:spacing w:before="60" w:after="60" w:line="240" w:lineRule="auto"/>
              <w:jc w:val="left"/>
              <w:rPr>
                <w:del w:id="3356" w:author="Harin Oh" w:date="2023-12-04T10:14:00Z"/>
                <w:sz w:val="18"/>
                <w:szCs w:val="18"/>
              </w:rPr>
            </w:pPr>
            <w:del w:id="3357" w:author="Harin Oh" w:date="2023-12-04T10:14:00Z">
              <w:r w:rsidRPr="009063C9" w:rsidDel="00811ADB">
                <w:rPr>
                  <w:sz w:val="18"/>
                  <w:szCs w:val="18"/>
                </w:rPr>
                <w:delText>-</w:delText>
              </w:r>
            </w:del>
          </w:p>
        </w:tc>
      </w:tr>
      <w:tr w:rsidR="00B413FE" w:rsidRPr="009063C9" w14:paraId="1576E37B" w14:textId="77777777" w:rsidTr="00E41D53">
        <w:trPr>
          <w:cantSplit/>
          <w:trHeight w:val="20"/>
        </w:trPr>
        <w:tc>
          <w:tcPr>
            <w:tcW w:w="3060" w:type="dxa"/>
            <w:vAlign w:val="center"/>
          </w:tcPr>
          <w:p w14:paraId="4232C4ED" w14:textId="77777777" w:rsidR="00B413FE" w:rsidRPr="009063C9" w:rsidRDefault="00B413FE" w:rsidP="00381437">
            <w:pPr>
              <w:snapToGrid w:val="0"/>
              <w:spacing w:before="60" w:after="60" w:line="240" w:lineRule="auto"/>
              <w:jc w:val="left"/>
              <w:rPr>
                <w:sz w:val="18"/>
                <w:szCs w:val="18"/>
              </w:rPr>
            </w:pPr>
            <w:r w:rsidRPr="009063C9">
              <w:rPr>
                <w:sz w:val="18"/>
                <w:szCs w:val="18"/>
              </w:rPr>
              <w:t>boundingPolygon</w:t>
            </w:r>
          </w:p>
        </w:tc>
        <w:tc>
          <w:tcPr>
            <w:tcW w:w="3420" w:type="dxa"/>
            <w:vAlign w:val="center"/>
          </w:tcPr>
          <w:p w14:paraId="30B9989B" w14:textId="77777777" w:rsidR="00B413FE" w:rsidRPr="009063C9" w:rsidRDefault="00B413FE" w:rsidP="00381437">
            <w:pPr>
              <w:snapToGrid w:val="0"/>
              <w:spacing w:before="60" w:after="60" w:line="240" w:lineRule="auto"/>
              <w:jc w:val="left"/>
              <w:rPr>
                <w:sz w:val="18"/>
                <w:szCs w:val="18"/>
              </w:rPr>
            </w:pPr>
            <w:r w:rsidRPr="009063C9">
              <w:rPr>
                <w:sz w:val="18"/>
                <w:szCs w:val="18"/>
              </w:rPr>
              <w:t>A polygon which defines the actual data limit</w:t>
            </w:r>
          </w:p>
        </w:tc>
        <w:tc>
          <w:tcPr>
            <w:tcW w:w="804" w:type="dxa"/>
            <w:vAlign w:val="center"/>
          </w:tcPr>
          <w:p w14:paraId="5B204A59" w14:textId="59505DE5" w:rsidR="00B413FE" w:rsidRPr="009063C9" w:rsidRDefault="00B413FE" w:rsidP="00381437">
            <w:pPr>
              <w:snapToGrid w:val="0"/>
              <w:spacing w:before="60" w:after="60" w:line="240" w:lineRule="auto"/>
              <w:jc w:val="center"/>
              <w:rPr>
                <w:sz w:val="18"/>
                <w:szCs w:val="18"/>
              </w:rPr>
            </w:pPr>
            <w:del w:id="3358" w:author="Greenblue" w:date="2024-02-13T20:34:00Z">
              <w:r w:rsidRPr="009063C9" w:rsidDel="00584E45">
                <w:rPr>
                  <w:sz w:val="18"/>
                  <w:szCs w:val="18"/>
                </w:rPr>
                <w:delText>1..</w:delText>
              </w:r>
            </w:del>
            <w:ins w:id="3359" w:author="Harin Oh" w:date="2023-12-04T10:14:00Z">
              <w:r w:rsidR="00811ADB">
                <w:rPr>
                  <w:sz w:val="18"/>
                  <w:szCs w:val="18"/>
                </w:rPr>
                <w:t>1</w:t>
              </w:r>
            </w:ins>
            <w:del w:id="3360" w:author="Harin Oh" w:date="2023-12-04T10:14:00Z">
              <w:r w:rsidRPr="009063C9" w:rsidDel="00811ADB">
                <w:rPr>
                  <w:sz w:val="18"/>
                  <w:szCs w:val="18"/>
                </w:rPr>
                <w:delText>*</w:delText>
              </w:r>
            </w:del>
          </w:p>
        </w:tc>
        <w:tc>
          <w:tcPr>
            <w:tcW w:w="2436" w:type="dxa"/>
            <w:vAlign w:val="center"/>
          </w:tcPr>
          <w:p w14:paraId="00D12296" w14:textId="77777777" w:rsidR="00B413FE" w:rsidRPr="009063C9" w:rsidRDefault="00B413FE" w:rsidP="00381437">
            <w:pPr>
              <w:snapToGrid w:val="0"/>
              <w:spacing w:before="60" w:after="60" w:line="240" w:lineRule="auto"/>
              <w:jc w:val="left"/>
              <w:rPr>
                <w:sz w:val="18"/>
                <w:szCs w:val="18"/>
              </w:rPr>
            </w:pPr>
            <w:r w:rsidRPr="009063C9">
              <w:rPr>
                <w:sz w:val="18"/>
                <w:szCs w:val="18"/>
              </w:rPr>
              <w:t>EX_BoundingPolygon</w:t>
            </w:r>
          </w:p>
        </w:tc>
        <w:tc>
          <w:tcPr>
            <w:tcW w:w="3463" w:type="dxa"/>
            <w:vAlign w:val="center"/>
          </w:tcPr>
          <w:p w14:paraId="72287755" w14:textId="7F157153" w:rsidR="00B413FE" w:rsidRPr="009063C9" w:rsidRDefault="00A16A44" w:rsidP="00381437">
            <w:pPr>
              <w:snapToGrid w:val="0"/>
              <w:spacing w:before="60" w:after="60" w:line="240" w:lineRule="auto"/>
              <w:jc w:val="left"/>
              <w:rPr>
                <w:sz w:val="18"/>
                <w:szCs w:val="18"/>
              </w:rPr>
            </w:pPr>
            <w:ins w:id="3361" w:author="USER" w:date="2024-03-14T09:28:00Z">
              <w:r w:rsidRPr="00A16A44">
                <w:rPr>
                  <w:sz w:val="18"/>
                  <w:szCs w:val="18"/>
                </w:rPr>
                <w:t>(See Note 1)</w:t>
              </w:r>
            </w:ins>
            <w:del w:id="3362" w:author="USER" w:date="2024-03-14T09:28:00Z">
              <w:r w:rsidR="00B413FE" w:rsidRPr="009063C9" w:rsidDel="00A16A44">
                <w:rPr>
                  <w:sz w:val="18"/>
                  <w:szCs w:val="18"/>
                </w:rPr>
                <w:delText>-</w:delText>
              </w:r>
            </w:del>
          </w:p>
        </w:tc>
      </w:tr>
      <w:tr w:rsidR="00114F4F" w:rsidRPr="009063C9" w14:paraId="2302F57C" w14:textId="77777777" w:rsidTr="00E41D53">
        <w:trPr>
          <w:trHeight w:val="20"/>
          <w:ins w:id="3363" w:author="Greenblue" w:date="2024-02-13T20:29:00Z"/>
        </w:trPr>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3BD4E4" w14:textId="14820324" w:rsidR="00114F4F" w:rsidRPr="009063C9" w:rsidRDefault="00114F4F" w:rsidP="00DA1EBD">
            <w:pPr>
              <w:snapToGrid w:val="0"/>
              <w:spacing w:before="60" w:after="60" w:line="240" w:lineRule="auto"/>
              <w:jc w:val="left"/>
              <w:rPr>
                <w:ins w:id="3364" w:author="Greenblue" w:date="2024-02-13T20:29:00Z"/>
                <w:sz w:val="18"/>
                <w:szCs w:val="18"/>
              </w:rPr>
            </w:pPr>
            <w:ins w:id="3365" w:author="Greenblue" w:date="2024-02-13T20:29:00Z">
              <w:r w:rsidRPr="00114F4F">
                <w:rPr>
                  <w:sz w:val="18"/>
                  <w:szCs w:val="18"/>
                </w:rPr>
                <w:t>temporalExtent</w:t>
              </w:r>
            </w:ins>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62F6D6" w14:textId="64449796" w:rsidR="00114F4F" w:rsidRPr="009063C9" w:rsidRDefault="00114F4F" w:rsidP="00DA1EBD">
            <w:pPr>
              <w:snapToGrid w:val="0"/>
              <w:spacing w:before="60" w:after="60" w:line="240" w:lineRule="auto"/>
              <w:jc w:val="left"/>
              <w:rPr>
                <w:ins w:id="3366" w:author="Greenblue" w:date="2024-02-13T20:29:00Z"/>
                <w:sz w:val="18"/>
                <w:szCs w:val="18"/>
              </w:rPr>
            </w:pPr>
            <w:ins w:id="3367" w:author="Greenblue" w:date="2024-02-13T20:29:00Z">
              <w:r w:rsidRPr="00114F4F">
                <w:rPr>
                  <w:sz w:val="18"/>
                  <w:szCs w:val="18"/>
                </w:rPr>
                <w:t>Specification of the temporal extent of the coverage</w:t>
              </w:r>
            </w:ins>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A43893" w14:textId="54AEAF59" w:rsidR="00114F4F" w:rsidRPr="009063C9" w:rsidRDefault="00114F4F" w:rsidP="00DA1EBD">
            <w:pPr>
              <w:snapToGrid w:val="0"/>
              <w:spacing w:before="60" w:after="60" w:line="240" w:lineRule="auto"/>
              <w:jc w:val="center"/>
              <w:rPr>
                <w:ins w:id="3368" w:author="Greenblue" w:date="2024-02-13T20:29:00Z"/>
                <w:sz w:val="18"/>
                <w:szCs w:val="18"/>
              </w:rPr>
            </w:pPr>
            <w:ins w:id="3369" w:author="Greenblue" w:date="2024-02-13T20:29:00Z">
              <w:r w:rsidRPr="00114F4F">
                <w:rPr>
                  <w:sz w:val="18"/>
                  <w:szCs w:val="18"/>
                </w:rPr>
                <w:t>0..1</w:t>
              </w:r>
            </w:ins>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B2829" w14:textId="76704493" w:rsidR="00114F4F" w:rsidRPr="009063C9" w:rsidRDefault="00114F4F" w:rsidP="00DA1EBD">
            <w:pPr>
              <w:snapToGrid w:val="0"/>
              <w:spacing w:before="60" w:after="60" w:line="240" w:lineRule="auto"/>
              <w:jc w:val="left"/>
              <w:rPr>
                <w:ins w:id="3370" w:author="Greenblue" w:date="2024-02-13T20:29:00Z"/>
                <w:sz w:val="18"/>
                <w:szCs w:val="18"/>
              </w:rPr>
            </w:pPr>
            <w:ins w:id="3371" w:author="Greenblue" w:date="2024-02-13T20:29:00Z">
              <w:r w:rsidRPr="00114F4F">
                <w:rPr>
                  <w:sz w:val="18"/>
                  <w:szCs w:val="18"/>
                </w:rPr>
                <w:t>S100_TemporalExtent</w:t>
              </w:r>
            </w:ins>
          </w:p>
        </w:tc>
        <w:tc>
          <w:tcPr>
            <w:tcW w:w="34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E06EAF" w14:textId="39A22F7F" w:rsidR="00114F4F" w:rsidRPr="009063C9" w:rsidRDefault="00114F4F" w:rsidP="00DA1EBD">
            <w:pPr>
              <w:snapToGrid w:val="0"/>
              <w:spacing w:before="60" w:after="60" w:line="240" w:lineRule="auto"/>
              <w:jc w:val="left"/>
              <w:rPr>
                <w:ins w:id="3372" w:author="Greenblue" w:date="2024-02-13T20:29:00Z"/>
                <w:sz w:val="18"/>
                <w:szCs w:val="18"/>
              </w:rPr>
            </w:pPr>
            <w:ins w:id="3373" w:author="Greenblue" w:date="2024-02-13T20:29:00Z">
              <w:r w:rsidRPr="00114F4F">
                <w:rPr>
                  <w:sz w:val="18"/>
                  <w:szCs w:val="18"/>
                </w:rPr>
                <w:t>The remarks for temporalExtent in the dataset discovery block (S100_DatasetDiscoveryMetadata) apply, except that their scope is the individual coverage and not the dataset as a whole</w:t>
              </w:r>
            </w:ins>
          </w:p>
        </w:tc>
      </w:tr>
      <w:tr w:rsidR="00B413FE" w:rsidRPr="009063C9" w14:paraId="632AE727" w14:textId="77777777" w:rsidTr="00E41D53">
        <w:trPr>
          <w:trHeight w:val="20"/>
        </w:trPr>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019E68" w14:textId="77777777" w:rsidR="00B413FE" w:rsidRPr="009063C9" w:rsidRDefault="00B413FE" w:rsidP="00DA1EBD">
            <w:pPr>
              <w:snapToGrid w:val="0"/>
              <w:spacing w:before="60" w:after="60" w:line="240" w:lineRule="auto"/>
              <w:jc w:val="left"/>
              <w:rPr>
                <w:sz w:val="18"/>
                <w:szCs w:val="18"/>
              </w:rPr>
            </w:pPr>
            <w:r w:rsidRPr="009063C9">
              <w:rPr>
                <w:sz w:val="18"/>
                <w:szCs w:val="18"/>
              </w:rPr>
              <w:t>optimumDisplayScale</w:t>
            </w:r>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26C284" w14:textId="77777777" w:rsidR="00B413FE" w:rsidRPr="009063C9" w:rsidRDefault="00B413FE" w:rsidP="00DA1EBD">
            <w:pPr>
              <w:snapToGrid w:val="0"/>
              <w:spacing w:before="60" w:after="60" w:line="240" w:lineRule="auto"/>
              <w:jc w:val="left"/>
              <w:rPr>
                <w:sz w:val="18"/>
                <w:szCs w:val="18"/>
              </w:rPr>
            </w:pPr>
            <w:r w:rsidRPr="009063C9">
              <w:rPr>
                <w:sz w:val="18"/>
                <w:szCs w:val="18"/>
              </w:rPr>
              <w:t xml:space="preserve">The scale with which the data is optimally displayed </w:t>
            </w:r>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010769" w14:textId="77777777" w:rsidR="00B413FE" w:rsidRPr="009063C9" w:rsidRDefault="00B413FE" w:rsidP="00DA1EBD">
            <w:pPr>
              <w:snapToGrid w:val="0"/>
              <w:spacing w:before="60" w:after="60" w:line="240" w:lineRule="auto"/>
              <w:jc w:val="center"/>
              <w:rPr>
                <w:sz w:val="18"/>
                <w:szCs w:val="18"/>
              </w:rPr>
            </w:pPr>
            <w:r w:rsidRPr="009063C9">
              <w:rPr>
                <w:sz w:val="18"/>
                <w:szCs w:val="18"/>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62F98" w14:textId="77777777" w:rsidR="00B413FE" w:rsidRPr="009063C9" w:rsidRDefault="00B413FE" w:rsidP="00DA1EBD">
            <w:pPr>
              <w:snapToGrid w:val="0"/>
              <w:spacing w:before="60" w:after="60" w:line="240" w:lineRule="auto"/>
              <w:jc w:val="left"/>
              <w:rPr>
                <w:sz w:val="18"/>
                <w:szCs w:val="18"/>
              </w:rPr>
            </w:pPr>
            <w:r w:rsidRPr="009063C9">
              <w:rPr>
                <w:sz w:val="18"/>
                <w:szCs w:val="18"/>
              </w:rPr>
              <w:t>Integer</w:t>
            </w:r>
          </w:p>
        </w:tc>
        <w:tc>
          <w:tcPr>
            <w:tcW w:w="34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DCBC26" w14:textId="77777777" w:rsidR="00B413FE" w:rsidRPr="009063C9" w:rsidRDefault="00B413FE" w:rsidP="00DA1EBD">
            <w:pPr>
              <w:snapToGrid w:val="0"/>
              <w:spacing w:before="60" w:after="60" w:line="240" w:lineRule="auto"/>
              <w:jc w:val="left"/>
              <w:rPr>
                <w:sz w:val="18"/>
                <w:szCs w:val="18"/>
              </w:rPr>
            </w:pPr>
            <w:r w:rsidRPr="009063C9">
              <w:rPr>
                <w:sz w:val="18"/>
                <w:szCs w:val="18"/>
              </w:rPr>
              <w:t>Example: A scale of 1:25000 is encoded as 25000</w:t>
            </w:r>
          </w:p>
        </w:tc>
      </w:tr>
      <w:tr w:rsidR="00B413FE" w:rsidRPr="009063C9" w14:paraId="34B88768" w14:textId="77777777" w:rsidTr="00E41D53">
        <w:trPr>
          <w:trHeight w:val="20"/>
        </w:trPr>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F2ABD7" w14:textId="77777777" w:rsidR="00B413FE" w:rsidRPr="009063C9" w:rsidRDefault="00B413FE" w:rsidP="00381437">
            <w:pPr>
              <w:snapToGrid w:val="0"/>
              <w:spacing w:before="60" w:after="60" w:line="240" w:lineRule="auto"/>
              <w:jc w:val="left"/>
              <w:rPr>
                <w:sz w:val="18"/>
                <w:szCs w:val="18"/>
              </w:rPr>
            </w:pPr>
            <w:r w:rsidRPr="009063C9">
              <w:rPr>
                <w:sz w:val="18"/>
                <w:szCs w:val="18"/>
              </w:rPr>
              <w:t>maximumDisplayScale</w:t>
            </w:r>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B74DCB" w14:textId="77777777" w:rsidR="00B413FE" w:rsidRPr="009063C9" w:rsidRDefault="00B413FE" w:rsidP="00381437">
            <w:pPr>
              <w:snapToGrid w:val="0"/>
              <w:spacing w:before="60" w:after="60" w:line="240" w:lineRule="auto"/>
              <w:jc w:val="left"/>
              <w:rPr>
                <w:sz w:val="18"/>
                <w:szCs w:val="18"/>
              </w:rPr>
            </w:pPr>
            <w:r w:rsidRPr="009063C9">
              <w:rPr>
                <w:sz w:val="18"/>
                <w:szCs w:val="18"/>
              </w:rPr>
              <w:t>The maximum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33CB" w14:textId="77777777" w:rsidR="00B413FE" w:rsidRPr="009063C9" w:rsidRDefault="00B413FE" w:rsidP="00381437">
            <w:pPr>
              <w:snapToGrid w:val="0"/>
              <w:spacing w:before="60" w:after="60" w:line="240" w:lineRule="auto"/>
              <w:jc w:val="center"/>
              <w:rPr>
                <w:sz w:val="18"/>
                <w:szCs w:val="18"/>
              </w:rPr>
            </w:pPr>
            <w:r w:rsidRPr="009063C9">
              <w:rPr>
                <w:sz w:val="18"/>
                <w:szCs w:val="18"/>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3FE4C9" w14:textId="77777777" w:rsidR="00B413FE" w:rsidRPr="009063C9" w:rsidRDefault="00B413FE" w:rsidP="00381437">
            <w:pPr>
              <w:snapToGrid w:val="0"/>
              <w:spacing w:before="60" w:after="60" w:line="240" w:lineRule="auto"/>
              <w:jc w:val="left"/>
              <w:rPr>
                <w:sz w:val="18"/>
                <w:szCs w:val="18"/>
              </w:rPr>
            </w:pPr>
            <w:r w:rsidRPr="009063C9">
              <w:rPr>
                <w:sz w:val="18"/>
                <w:szCs w:val="18"/>
              </w:rPr>
              <w:t>Integer</w:t>
            </w:r>
          </w:p>
        </w:tc>
        <w:tc>
          <w:tcPr>
            <w:tcW w:w="34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38DE65" w14:textId="61E311FD" w:rsidR="00B413FE" w:rsidRPr="009063C9" w:rsidRDefault="00416C61" w:rsidP="00381437">
            <w:pPr>
              <w:snapToGrid w:val="0"/>
              <w:spacing w:before="60" w:after="60" w:line="240" w:lineRule="auto"/>
              <w:jc w:val="left"/>
              <w:rPr>
                <w:sz w:val="18"/>
                <w:szCs w:val="18"/>
              </w:rPr>
            </w:pPr>
            <w:r w:rsidRPr="009063C9">
              <w:rPr>
                <w:sz w:val="18"/>
                <w:szCs w:val="18"/>
              </w:rPr>
              <w:t>Example:  22000 for a maximum display scale of 1:22000</w:t>
            </w:r>
          </w:p>
        </w:tc>
      </w:tr>
      <w:tr w:rsidR="00B413FE" w:rsidRPr="009063C9" w14:paraId="1B39AF9E" w14:textId="77777777" w:rsidTr="00E41D53">
        <w:trPr>
          <w:trHeight w:val="20"/>
        </w:trPr>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2F7BE5" w14:textId="77777777" w:rsidR="00B413FE" w:rsidRPr="009063C9" w:rsidRDefault="00B413FE" w:rsidP="00381437">
            <w:pPr>
              <w:snapToGrid w:val="0"/>
              <w:spacing w:before="60" w:after="60" w:line="240" w:lineRule="auto"/>
              <w:jc w:val="left"/>
              <w:rPr>
                <w:sz w:val="18"/>
                <w:szCs w:val="18"/>
              </w:rPr>
            </w:pPr>
            <w:r w:rsidRPr="009063C9">
              <w:rPr>
                <w:sz w:val="18"/>
                <w:szCs w:val="18"/>
              </w:rPr>
              <w:t>minimumDisplayScale</w:t>
            </w:r>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B0D53D" w14:textId="77777777" w:rsidR="00B413FE" w:rsidRPr="009063C9" w:rsidRDefault="00B413FE" w:rsidP="00381437">
            <w:pPr>
              <w:snapToGrid w:val="0"/>
              <w:spacing w:before="60" w:after="60" w:line="240" w:lineRule="auto"/>
              <w:jc w:val="left"/>
              <w:rPr>
                <w:sz w:val="18"/>
                <w:szCs w:val="18"/>
              </w:rPr>
            </w:pPr>
            <w:r w:rsidRPr="009063C9">
              <w:rPr>
                <w:sz w:val="18"/>
                <w:szCs w:val="18"/>
              </w:rPr>
              <w:t>The minimum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F13EDB" w14:textId="77777777" w:rsidR="00B413FE" w:rsidRPr="009063C9" w:rsidRDefault="00B413FE" w:rsidP="00381437">
            <w:pPr>
              <w:snapToGrid w:val="0"/>
              <w:spacing w:before="60" w:after="60" w:line="240" w:lineRule="auto"/>
              <w:jc w:val="center"/>
              <w:rPr>
                <w:sz w:val="18"/>
                <w:szCs w:val="18"/>
              </w:rPr>
            </w:pPr>
            <w:r w:rsidRPr="009063C9">
              <w:rPr>
                <w:sz w:val="18"/>
                <w:szCs w:val="18"/>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052C27" w14:textId="77777777" w:rsidR="00B413FE" w:rsidRPr="009063C9" w:rsidRDefault="00B413FE" w:rsidP="00381437">
            <w:pPr>
              <w:snapToGrid w:val="0"/>
              <w:spacing w:before="60" w:after="60" w:line="240" w:lineRule="auto"/>
              <w:jc w:val="left"/>
              <w:rPr>
                <w:sz w:val="18"/>
                <w:szCs w:val="18"/>
              </w:rPr>
            </w:pPr>
            <w:r w:rsidRPr="009063C9">
              <w:rPr>
                <w:sz w:val="18"/>
                <w:szCs w:val="18"/>
              </w:rPr>
              <w:t>Integer</w:t>
            </w:r>
          </w:p>
        </w:tc>
        <w:tc>
          <w:tcPr>
            <w:tcW w:w="34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7BB0C7" w14:textId="77777777" w:rsidR="00B413FE" w:rsidRPr="009063C9" w:rsidRDefault="00B413FE" w:rsidP="00381437">
            <w:pPr>
              <w:snapToGrid w:val="0"/>
              <w:spacing w:before="60" w:after="60" w:line="240" w:lineRule="auto"/>
              <w:jc w:val="left"/>
              <w:rPr>
                <w:sz w:val="18"/>
                <w:szCs w:val="18"/>
              </w:rPr>
            </w:pPr>
          </w:p>
        </w:tc>
      </w:tr>
      <w:tr w:rsidR="00584E45" w:rsidRPr="009063C9" w14:paraId="5E13A50D" w14:textId="77777777" w:rsidTr="00E41D53">
        <w:trPr>
          <w:trHeight w:val="20"/>
          <w:ins w:id="3374" w:author="Greenblue" w:date="2024-02-13T20:35:00Z"/>
          <w:trPrChange w:id="3375" w:author="Greenblue" w:date="2024-02-13T20:38:00Z">
            <w:trPr>
              <w:trHeight w:val="305"/>
            </w:trPr>
          </w:trPrChange>
        </w:trPr>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Change w:id="3376" w:author="Greenblue" w:date="2024-02-13T20:38:00Z">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4425318F" w14:textId="4AC395DC" w:rsidR="00584E45" w:rsidRPr="009063C9" w:rsidRDefault="00584E45" w:rsidP="00381437">
            <w:pPr>
              <w:snapToGrid w:val="0"/>
              <w:spacing w:before="60" w:after="60" w:line="240" w:lineRule="auto"/>
              <w:jc w:val="left"/>
              <w:rPr>
                <w:ins w:id="3377" w:author="Greenblue" w:date="2024-02-13T20:35:00Z"/>
                <w:sz w:val="18"/>
                <w:szCs w:val="18"/>
              </w:rPr>
            </w:pPr>
            <w:ins w:id="3378" w:author="Greenblue" w:date="2024-02-13T20:35:00Z">
              <w:r w:rsidRPr="00584E45">
                <w:rPr>
                  <w:sz w:val="18"/>
                  <w:szCs w:val="18"/>
                </w:rPr>
                <w:lastRenderedPageBreak/>
                <w:t>approximateGridResolution</w:t>
              </w:r>
            </w:ins>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Change w:id="3379" w:author="Greenblue" w:date="2024-02-13T20:38:00Z">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61EB02CE" w14:textId="57CCCC0C" w:rsidR="00584E45" w:rsidRPr="009063C9" w:rsidRDefault="00584E45" w:rsidP="00381437">
            <w:pPr>
              <w:snapToGrid w:val="0"/>
              <w:spacing w:before="60" w:after="60" w:line="240" w:lineRule="auto"/>
              <w:jc w:val="left"/>
              <w:rPr>
                <w:ins w:id="3380" w:author="Greenblue" w:date="2024-02-13T20:35:00Z"/>
                <w:sz w:val="18"/>
                <w:szCs w:val="18"/>
              </w:rPr>
            </w:pPr>
            <w:ins w:id="3381" w:author="Greenblue" w:date="2024-02-13T20:35:00Z">
              <w:r w:rsidRPr="00584E45">
                <w:rPr>
                  <w:sz w:val="18"/>
                  <w:szCs w:val="18"/>
                </w:rPr>
                <w:t>The resolution of gridded or georeferenced data (in metres)</w:t>
              </w:r>
            </w:ins>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Change w:id="3382" w:author="Greenblue" w:date="2024-02-13T20:38:00Z">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0FD77A19" w14:textId="640FA2E8" w:rsidR="00584E45" w:rsidRPr="009063C9" w:rsidRDefault="00584E45" w:rsidP="00381437">
            <w:pPr>
              <w:snapToGrid w:val="0"/>
              <w:spacing w:before="60" w:after="60" w:line="240" w:lineRule="auto"/>
              <w:jc w:val="center"/>
              <w:rPr>
                <w:ins w:id="3383" w:author="Greenblue" w:date="2024-02-13T20:35:00Z"/>
                <w:sz w:val="18"/>
                <w:szCs w:val="18"/>
              </w:rPr>
            </w:pPr>
            <w:ins w:id="3384" w:author="Greenblue" w:date="2024-02-13T20:35:00Z">
              <w:r w:rsidRPr="00584E45">
                <w:rPr>
                  <w:sz w:val="18"/>
                  <w:szCs w:val="18"/>
                </w:rPr>
                <w:t>0..1</w:t>
              </w:r>
            </w:ins>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Change w:id="3385" w:author="Greenblue" w:date="2024-02-13T20:38:00Z">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5873BBB7" w14:textId="3C29AFD9" w:rsidR="00584E45" w:rsidRPr="009063C9" w:rsidRDefault="00584E45" w:rsidP="00381437">
            <w:pPr>
              <w:snapToGrid w:val="0"/>
              <w:spacing w:before="60" w:after="60" w:line="240" w:lineRule="auto"/>
              <w:jc w:val="left"/>
              <w:rPr>
                <w:ins w:id="3386" w:author="Greenblue" w:date="2024-02-13T20:35:00Z"/>
                <w:sz w:val="18"/>
                <w:szCs w:val="18"/>
              </w:rPr>
            </w:pPr>
            <w:ins w:id="3387" w:author="Greenblue" w:date="2024-02-13T20:35:00Z">
              <w:r w:rsidRPr="00584E45">
                <w:rPr>
                  <w:sz w:val="18"/>
                  <w:szCs w:val="18"/>
                </w:rPr>
                <w:t>Real</w:t>
              </w:r>
            </w:ins>
          </w:p>
        </w:tc>
        <w:tc>
          <w:tcPr>
            <w:tcW w:w="3463" w:type="dxa"/>
            <w:tcBorders>
              <w:top w:val="single" w:sz="4" w:space="0" w:color="000000"/>
              <w:left w:val="single" w:sz="4" w:space="0" w:color="000000"/>
              <w:bottom w:val="single" w:sz="4" w:space="0" w:color="000000"/>
              <w:right w:val="single" w:sz="4" w:space="0" w:color="000000"/>
            </w:tcBorders>
            <w:shd w:val="clear" w:color="auto" w:fill="auto"/>
            <w:vAlign w:val="center"/>
            <w:tcPrChange w:id="3388" w:author="Greenblue" w:date="2024-02-13T20:38:00Z">
              <w:tcPr>
                <w:tcW w:w="3463"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43FB473D" w14:textId="6EC1BBBA" w:rsidR="00584E45" w:rsidRPr="00584E45" w:rsidRDefault="00584E45" w:rsidP="00584E45">
            <w:pPr>
              <w:snapToGrid w:val="0"/>
              <w:spacing w:before="60" w:after="60" w:line="240" w:lineRule="auto"/>
              <w:jc w:val="left"/>
              <w:rPr>
                <w:ins w:id="3389" w:author="Greenblue" w:date="2024-02-13T20:35:00Z"/>
                <w:sz w:val="18"/>
                <w:szCs w:val="18"/>
              </w:rPr>
            </w:pPr>
            <w:ins w:id="3390" w:author="Greenblue" w:date="2024-02-13T20:35:00Z">
              <w:r w:rsidRPr="00584E45">
                <w:rPr>
                  <w:sz w:val="18"/>
                  <w:szCs w:val="18"/>
                </w:rPr>
                <w:t>A single value may be provided when all axes have a common resolution</w:t>
              </w:r>
            </w:ins>
            <w:ins w:id="3391" w:author="Greenblue" w:date="2024-02-13T20:38:00Z">
              <w:r>
                <w:rPr>
                  <w:sz w:val="18"/>
                  <w:szCs w:val="18"/>
                </w:rPr>
                <w:t xml:space="preserve"> </w:t>
              </w:r>
            </w:ins>
            <w:ins w:id="3392" w:author="Greenblue" w:date="2024-02-13T20:35:00Z">
              <w:r w:rsidRPr="00584E45">
                <w:rPr>
                  <w:sz w:val="18"/>
                  <w:szCs w:val="18"/>
                </w:rPr>
                <w:t>For multiple value provision, use axis order as specified in dataset</w:t>
              </w:r>
            </w:ins>
            <w:ins w:id="3393" w:author="Greenblue" w:date="2024-02-13T20:38:00Z">
              <w:r>
                <w:rPr>
                  <w:sz w:val="18"/>
                  <w:szCs w:val="18"/>
                </w:rPr>
                <w:t xml:space="preserve"> </w:t>
              </w:r>
            </w:ins>
            <w:ins w:id="3394" w:author="Greenblue" w:date="2024-02-13T20:35:00Z">
              <w:r w:rsidRPr="00584E45">
                <w:rPr>
                  <w:sz w:val="18"/>
                  <w:szCs w:val="18"/>
                </w:rPr>
                <w:t>May be approximate for ungeorectified data</w:t>
              </w:r>
            </w:ins>
          </w:p>
          <w:p w14:paraId="19E8BA17" w14:textId="77777777" w:rsidR="00584E45" w:rsidRPr="00584E45" w:rsidRDefault="00584E45" w:rsidP="00584E45">
            <w:pPr>
              <w:snapToGrid w:val="0"/>
              <w:spacing w:before="60" w:after="60" w:line="240" w:lineRule="auto"/>
              <w:jc w:val="left"/>
              <w:rPr>
                <w:ins w:id="3395" w:author="Greenblue" w:date="2024-02-13T20:35:00Z"/>
                <w:sz w:val="18"/>
                <w:szCs w:val="18"/>
              </w:rPr>
            </w:pPr>
            <w:ins w:id="3396" w:author="Greenblue" w:date="2024-02-13T20:35:00Z">
              <w:r w:rsidRPr="00584E45">
                <w:rPr>
                  <w:sz w:val="18"/>
                  <w:szCs w:val="18"/>
                </w:rPr>
                <w:t>For example, for 5 metre resolution. The value 5 must be encoded</w:t>
              </w:r>
            </w:ins>
          </w:p>
          <w:p w14:paraId="6AF542E1" w14:textId="7889C02D" w:rsidR="00584E45" w:rsidRPr="009063C9" w:rsidRDefault="00A16A44" w:rsidP="00584E45">
            <w:pPr>
              <w:snapToGrid w:val="0"/>
              <w:spacing w:before="60" w:after="60" w:line="240" w:lineRule="auto"/>
              <w:jc w:val="left"/>
              <w:rPr>
                <w:ins w:id="3397" w:author="Greenblue" w:date="2024-02-13T20:35:00Z"/>
                <w:sz w:val="18"/>
                <w:szCs w:val="18"/>
              </w:rPr>
            </w:pPr>
            <w:ins w:id="3398" w:author="USER" w:date="2024-03-14T09:29:00Z">
              <w:r w:rsidRPr="00A16A44">
                <w:rPr>
                  <w:sz w:val="18"/>
                  <w:szCs w:val="18"/>
                </w:rPr>
                <w:t>(See Note 2)</w:t>
              </w:r>
            </w:ins>
            <w:ins w:id="3399" w:author="Greenblue" w:date="2024-02-13T20:35:00Z">
              <w:del w:id="3400" w:author="USER" w:date="2024-03-14T09:29:00Z">
                <w:r w:rsidR="00584E45" w:rsidRPr="00584E45" w:rsidDel="00A16A44">
                  <w:rPr>
                    <w:sz w:val="18"/>
                    <w:szCs w:val="18"/>
                  </w:rPr>
                  <w:delText>* see note</w:delText>
                </w:r>
              </w:del>
            </w:ins>
          </w:p>
        </w:tc>
      </w:tr>
    </w:tbl>
    <w:p w14:paraId="7250D8A9" w14:textId="77777777" w:rsidR="00A16A44" w:rsidRDefault="00A16A44" w:rsidP="00A16A44">
      <w:pPr>
        <w:rPr>
          <w:ins w:id="3401" w:author="USER" w:date="2024-03-14T09:29:00Z"/>
        </w:rPr>
      </w:pPr>
      <w:ins w:id="3402" w:author="USER" w:date="2024-03-14T09:29:00Z">
        <w:r>
          <w:t>NOTE 1:  boundingPolygon is restricted to a single GML Polygon with one exterior and 0 or more interiors expressed as Linear Rings using SRS EPSG:4326. The exterior and optional interiors shall be composed of a closed sequence of &gt;=4 coordinate positions expressed individually or as a list (posList). The GML polygon shall have a valid GML identifier.</w:t>
        </w:r>
      </w:ins>
    </w:p>
    <w:p w14:paraId="51C06ECA" w14:textId="2294B618" w:rsidR="00416C61" w:rsidRPr="009063C9" w:rsidRDefault="00A16A44" w:rsidP="00A16A44">
      <w:ins w:id="3403" w:author="USER" w:date="2024-03-14T09:29:00Z">
        <w:r>
          <w:t>NOTE 2:  approximateGridResolution: If the grid cell size varies over the extent of the grid, an approximated value based on model parameters or production metadata should be used.</w:t>
        </w:r>
      </w:ins>
    </w:p>
    <w:p w14:paraId="7DEC4ED8" w14:textId="4EE93B8F" w:rsidR="00584E45" w:rsidRPr="006073E9" w:rsidRDefault="00584E45" w:rsidP="00584E45">
      <w:pPr>
        <w:pStyle w:val="41"/>
        <w:rPr>
          <w:ins w:id="3404" w:author="Greenblue" w:date="2024-02-13T20:37:00Z"/>
          <w:rFonts w:ascii="맑은 고딕" w:eastAsia="맑은 고딕" w:hAnsi="맑은 고딕"/>
        </w:rPr>
      </w:pPr>
      <w:bookmarkStart w:id="3405" w:name="_Toc152232615"/>
      <w:ins w:id="3406" w:author="Greenblue" w:date="2024-02-13T20:36:00Z">
        <w:r w:rsidRPr="009063C9">
          <w:t>S100_</w:t>
        </w:r>
        <w:r w:rsidRPr="006073E9">
          <w:rPr>
            <w:rFonts w:ascii="맑은 고딕" w:eastAsia="맑은 고딕" w:hAnsi="맑은 고딕" w:hint="eastAsia"/>
          </w:rPr>
          <w:t>Purpose</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4595"/>
        <w:gridCol w:w="992"/>
        <w:gridCol w:w="4536"/>
      </w:tblGrid>
      <w:tr w:rsidR="006073E9" w:rsidRPr="009063C9" w14:paraId="6213763F" w14:textId="77777777" w:rsidTr="006073E9">
        <w:trPr>
          <w:trHeight w:val="277"/>
          <w:ins w:id="3407" w:author="Greenblue" w:date="2024-02-13T20:37:00Z"/>
        </w:trPr>
        <w:tc>
          <w:tcPr>
            <w:tcW w:w="3060" w:type="dxa"/>
            <w:shd w:val="clear" w:color="auto" w:fill="E7E6E6"/>
            <w:vAlign w:val="center"/>
          </w:tcPr>
          <w:p w14:paraId="08D4B826" w14:textId="77777777" w:rsidR="00584E45" w:rsidRPr="009063C9" w:rsidRDefault="00584E45" w:rsidP="00175CD1">
            <w:pPr>
              <w:snapToGrid w:val="0"/>
              <w:spacing w:before="60" w:after="60" w:line="240" w:lineRule="auto"/>
              <w:jc w:val="left"/>
              <w:rPr>
                <w:ins w:id="3408" w:author="Greenblue" w:date="2024-02-13T20:37:00Z"/>
                <w:b/>
                <w:sz w:val="18"/>
                <w:szCs w:val="18"/>
              </w:rPr>
            </w:pPr>
            <w:ins w:id="3409" w:author="Greenblue" w:date="2024-02-13T20:37:00Z">
              <w:r w:rsidRPr="009063C9">
                <w:rPr>
                  <w:b/>
                  <w:sz w:val="18"/>
                  <w:szCs w:val="18"/>
                </w:rPr>
                <w:t>Name</w:t>
              </w:r>
            </w:ins>
          </w:p>
        </w:tc>
        <w:tc>
          <w:tcPr>
            <w:tcW w:w="4595" w:type="dxa"/>
            <w:shd w:val="clear" w:color="auto" w:fill="E7E6E6"/>
            <w:vAlign w:val="center"/>
          </w:tcPr>
          <w:p w14:paraId="63A93A5B" w14:textId="77777777" w:rsidR="00584E45" w:rsidRPr="009063C9" w:rsidRDefault="00584E45" w:rsidP="00175CD1">
            <w:pPr>
              <w:snapToGrid w:val="0"/>
              <w:spacing w:before="60" w:after="60" w:line="240" w:lineRule="auto"/>
              <w:jc w:val="left"/>
              <w:rPr>
                <w:ins w:id="3410" w:author="Greenblue" w:date="2024-02-13T20:37:00Z"/>
                <w:b/>
                <w:sz w:val="18"/>
                <w:szCs w:val="18"/>
              </w:rPr>
            </w:pPr>
            <w:ins w:id="3411" w:author="Greenblue" w:date="2024-02-13T20:37:00Z">
              <w:r w:rsidRPr="009063C9">
                <w:rPr>
                  <w:b/>
                  <w:sz w:val="18"/>
                  <w:szCs w:val="18"/>
                </w:rPr>
                <w:t>Description</w:t>
              </w:r>
            </w:ins>
          </w:p>
        </w:tc>
        <w:tc>
          <w:tcPr>
            <w:tcW w:w="992" w:type="dxa"/>
            <w:shd w:val="clear" w:color="auto" w:fill="E7E6E6"/>
            <w:vAlign w:val="center"/>
          </w:tcPr>
          <w:p w14:paraId="6E30A9DF" w14:textId="77777777" w:rsidR="00584E45" w:rsidRPr="009063C9" w:rsidRDefault="00584E45" w:rsidP="00175CD1">
            <w:pPr>
              <w:snapToGrid w:val="0"/>
              <w:spacing w:before="60" w:after="60" w:line="240" w:lineRule="auto"/>
              <w:jc w:val="center"/>
              <w:rPr>
                <w:ins w:id="3412" w:author="Greenblue" w:date="2024-02-13T20:37:00Z"/>
                <w:b/>
                <w:sz w:val="18"/>
                <w:szCs w:val="18"/>
              </w:rPr>
            </w:pPr>
            <w:ins w:id="3413" w:author="Greenblue" w:date="2024-02-13T20:37:00Z">
              <w:r>
                <w:rPr>
                  <w:b/>
                  <w:sz w:val="18"/>
                  <w:szCs w:val="18"/>
                </w:rPr>
                <w:t>code</w:t>
              </w:r>
            </w:ins>
          </w:p>
        </w:tc>
        <w:tc>
          <w:tcPr>
            <w:tcW w:w="4536" w:type="dxa"/>
            <w:shd w:val="clear" w:color="auto" w:fill="E7E6E6"/>
            <w:vAlign w:val="center"/>
          </w:tcPr>
          <w:p w14:paraId="5BF1B0AB" w14:textId="77777777" w:rsidR="00584E45" w:rsidRPr="009063C9" w:rsidRDefault="00584E45" w:rsidP="00175CD1">
            <w:pPr>
              <w:snapToGrid w:val="0"/>
              <w:spacing w:before="60" w:after="60" w:line="240" w:lineRule="auto"/>
              <w:jc w:val="left"/>
              <w:rPr>
                <w:ins w:id="3414" w:author="Greenblue" w:date="2024-02-13T20:37:00Z"/>
                <w:b/>
                <w:sz w:val="18"/>
                <w:szCs w:val="18"/>
              </w:rPr>
            </w:pPr>
            <w:ins w:id="3415" w:author="Greenblue" w:date="2024-02-13T20:37:00Z">
              <w:r w:rsidRPr="009063C9">
                <w:rPr>
                  <w:b/>
                  <w:sz w:val="18"/>
                  <w:szCs w:val="18"/>
                </w:rPr>
                <w:t>Remarks</w:t>
              </w:r>
            </w:ins>
          </w:p>
        </w:tc>
      </w:tr>
      <w:tr w:rsidR="00584E45" w:rsidRPr="009063C9" w14:paraId="47DC9267" w14:textId="77777777" w:rsidTr="00A16A44">
        <w:trPr>
          <w:trHeight w:val="20"/>
          <w:ins w:id="3416" w:author="Greenblue" w:date="2024-02-13T20:37:00Z"/>
        </w:trPr>
        <w:tc>
          <w:tcPr>
            <w:tcW w:w="3060" w:type="dxa"/>
            <w:vAlign w:val="center"/>
          </w:tcPr>
          <w:p w14:paraId="1FAC3ED5" w14:textId="0E08CCAE" w:rsidR="00584E45" w:rsidRPr="009063C9" w:rsidRDefault="00584E45" w:rsidP="00584E45">
            <w:pPr>
              <w:snapToGrid w:val="0"/>
              <w:spacing w:before="60" w:after="60" w:line="240" w:lineRule="auto"/>
              <w:jc w:val="left"/>
              <w:rPr>
                <w:ins w:id="3417" w:author="Greenblue" w:date="2024-02-13T20:37:00Z"/>
                <w:sz w:val="18"/>
                <w:szCs w:val="18"/>
              </w:rPr>
            </w:pPr>
            <w:ins w:id="3418" w:author="Greenblue" w:date="2024-02-13T20:38:00Z">
              <w:r w:rsidRPr="009063C9">
                <w:rPr>
                  <w:sz w:val="18"/>
                  <w:szCs w:val="18"/>
                </w:rPr>
                <w:t>S100_</w:t>
              </w:r>
              <w:r>
                <w:rPr>
                  <w:rFonts w:ascii="맑은 고딕" w:eastAsia="맑은 고딕" w:hAnsi="맑은 고딕" w:cs="맑은 고딕"/>
                  <w:sz w:val="18"/>
                  <w:szCs w:val="18"/>
                </w:rPr>
                <w:t>Purpose</w:t>
              </w:r>
            </w:ins>
          </w:p>
        </w:tc>
        <w:tc>
          <w:tcPr>
            <w:tcW w:w="4595" w:type="dxa"/>
            <w:vAlign w:val="center"/>
          </w:tcPr>
          <w:p w14:paraId="2DF33318" w14:textId="02A0E158" w:rsidR="00584E45" w:rsidRPr="009063C9" w:rsidRDefault="00584E45" w:rsidP="00584E45">
            <w:pPr>
              <w:snapToGrid w:val="0"/>
              <w:spacing w:before="60" w:after="60" w:line="240" w:lineRule="auto"/>
              <w:jc w:val="left"/>
              <w:rPr>
                <w:ins w:id="3419" w:author="Greenblue" w:date="2024-02-13T20:37:00Z"/>
                <w:sz w:val="18"/>
                <w:szCs w:val="18"/>
              </w:rPr>
            </w:pPr>
            <w:ins w:id="3420" w:author="Greenblue" w:date="2024-02-13T20:38:00Z">
              <w:r>
                <w:rPr>
                  <w:sz w:val="18"/>
                  <w:szCs w:val="18"/>
                </w:rPr>
                <w:t>The purpose of the dataset</w:t>
              </w:r>
            </w:ins>
          </w:p>
        </w:tc>
        <w:tc>
          <w:tcPr>
            <w:tcW w:w="992" w:type="dxa"/>
            <w:vAlign w:val="center"/>
          </w:tcPr>
          <w:p w14:paraId="65FBDEA8" w14:textId="70F18DEF" w:rsidR="00584E45" w:rsidRPr="009063C9" w:rsidRDefault="00584E45" w:rsidP="00584E45">
            <w:pPr>
              <w:snapToGrid w:val="0"/>
              <w:spacing w:before="60" w:after="60" w:line="240" w:lineRule="auto"/>
              <w:jc w:val="center"/>
              <w:rPr>
                <w:ins w:id="3421" w:author="Greenblue" w:date="2024-02-13T20:37:00Z"/>
                <w:sz w:val="18"/>
                <w:szCs w:val="18"/>
              </w:rPr>
            </w:pPr>
            <w:ins w:id="3422" w:author="Greenblue" w:date="2024-02-13T20:38:00Z">
              <w:r w:rsidRPr="009063C9">
                <w:rPr>
                  <w:sz w:val="18"/>
                  <w:szCs w:val="18"/>
                </w:rPr>
                <w:t>-</w:t>
              </w:r>
            </w:ins>
          </w:p>
        </w:tc>
        <w:tc>
          <w:tcPr>
            <w:tcW w:w="4536" w:type="dxa"/>
            <w:vAlign w:val="center"/>
          </w:tcPr>
          <w:p w14:paraId="0A99C30D" w14:textId="3325627A" w:rsidR="00584E45" w:rsidRPr="009063C9" w:rsidRDefault="00584E45" w:rsidP="00584E45">
            <w:pPr>
              <w:snapToGrid w:val="0"/>
              <w:spacing w:before="60" w:after="60" w:line="240" w:lineRule="auto"/>
              <w:jc w:val="left"/>
              <w:rPr>
                <w:ins w:id="3423" w:author="Greenblue" w:date="2024-02-13T20:37:00Z"/>
                <w:sz w:val="18"/>
                <w:szCs w:val="18"/>
              </w:rPr>
            </w:pPr>
          </w:p>
        </w:tc>
      </w:tr>
      <w:tr w:rsidR="00584E45" w:rsidRPr="009063C9" w14:paraId="652347BE" w14:textId="77777777" w:rsidTr="00A16A44">
        <w:trPr>
          <w:trHeight w:val="20"/>
          <w:ins w:id="3424" w:author="Greenblue" w:date="2024-02-13T20:37:00Z"/>
        </w:trPr>
        <w:tc>
          <w:tcPr>
            <w:tcW w:w="3060" w:type="dxa"/>
            <w:vAlign w:val="center"/>
          </w:tcPr>
          <w:p w14:paraId="73E95A99" w14:textId="7DDF0707" w:rsidR="00584E45" w:rsidRPr="00134967" w:rsidRDefault="00584E45" w:rsidP="00584E45">
            <w:pPr>
              <w:snapToGrid w:val="0"/>
              <w:spacing w:before="60" w:after="60" w:line="240" w:lineRule="auto"/>
              <w:jc w:val="left"/>
              <w:rPr>
                <w:ins w:id="3425" w:author="Greenblue" w:date="2024-02-13T20:37:00Z"/>
                <w:rFonts w:eastAsia="맑은 고딕"/>
                <w:sz w:val="18"/>
                <w:szCs w:val="18"/>
              </w:rPr>
            </w:pPr>
            <w:ins w:id="3426" w:author="Greenblue" w:date="2024-02-13T20:38:00Z">
              <w:r w:rsidRPr="006073E9">
                <w:rPr>
                  <w:rFonts w:eastAsia="맑은 고딕" w:hint="eastAsia"/>
                  <w:sz w:val="18"/>
                  <w:szCs w:val="18"/>
                </w:rPr>
                <w:t>n</w:t>
              </w:r>
              <w:r w:rsidRPr="006073E9">
                <w:rPr>
                  <w:rFonts w:eastAsia="맑은 고딕"/>
                  <w:sz w:val="18"/>
                  <w:szCs w:val="18"/>
                </w:rPr>
                <w:t>ewDataset</w:t>
              </w:r>
            </w:ins>
          </w:p>
        </w:tc>
        <w:tc>
          <w:tcPr>
            <w:tcW w:w="4595" w:type="dxa"/>
            <w:vAlign w:val="center"/>
          </w:tcPr>
          <w:p w14:paraId="5A458FF9" w14:textId="701D9C63" w:rsidR="00584E45" w:rsidRPr="009063C9" w:rsidRDefault="00584E45" w:rsidP="00584E45">
            <w:pPr>
              <w:snapToGrid w:val="0"/>
              <w:spacing w:before="60" w:after="60" w:line="240" w:lineRule="auto"/>
              <w:jc w:val="left"/>
              <w:rPr>
                <w:ins w:id="3427" w:author="Greenblue" w:date="2024-02-13T20:37:00Z"/>
                <w:sz w:val="18"/>
                <w:szCs w:val="18"/>
              </w:rPr>
            </w:pPr>
            <w:ins w:id="3428" w:author="Greenblue" w:date="2024-02-13T20:38:00Z">
              <w:r w:rsidRPr="006073E9">
                <w:rPr>
                  <w:rFonts w:eastAsia="맑은 고딕" w:hint="eastAsia"/>
                  <w:sz w:val="18"/>
                  <w:szCs w:val="18"/>
                </w:rPr>
                <w:t>B</w:t>
              </w:r>
              <w:r w:rsidRPr="006073E9">
                <w:rPr>
                  <w:rFonts w:eastAsia="맑은 고딕"/>
                  <w:sz w:val="18"/>
                  <w:szCs w:val="18"/>
                </w:rPr>
                <w:t>rand new dataset</w:t>
              </w:r>
            </w:ins>
          </w:p>
        </w:tc>
        <w:tc>
          <w:tcPr>
            <w:tcW w:w="992" w:type="dxa"/>
            <w:vAlign w:val="center"/>
          </w:tcPr>
          <w:p w14:paraId="39B12EFB" w14:textId="3B05841E" w:rsidR="00584E45" w:rsidRPr="009063C9" w:rsidRDefault="00584E45" w:rsidP="00584E45">
            <w:pPr>
              <w:snapToGrid w:val="0"/>
              <w:spacing w:before="60" w:after="60" w:line="240" w:lineRule="auto"/>
              <w:jc w:val="center"/>
              <w:rPr>
                <w:ins w:id="3429" w:author="Greenblue" w:date="2024-02-13T20:37:00Z"/>
                <w:sz w:val="18"/>
                <w:szCs w:val="18"/>
              </w:rPr>
            </w:pPr>
            <w:ins w:id="3430" w:author="Greenblue" w:date="2024-02-13T20:38:00Z">
              <w:r w:rsidRPr="006073E9">
                <w:rPr>
                  <w:rFonts w:eastAsia="맑은 고딕" w:hint="eastAsia"/>
                  <w:sz w:val="18"/>
                  <w:szCs w:val="18"/>
                </w:rPr>
                <w:t>1</w:t>
              </w:r>
            </w:ins>
          </w:p>
        </w:tc>
        <w:tc>
          <w:tcPr>
            <w:tcW w:w="4536" w:type="dxa"/>
            <w:vAlign w:val="center"/>
          </w:tcPr>
          <w:p w14:paraId="5D641FC2" w14:textId="5DAA3A01" w:rsidR="00584E45" w:rsidRPr="009063C9" w:rsidRDefault="00584E45" w:rsidP="00584E45">
            <w:pPr>
              <w:snapToGrid w:val="0"/>
              <w:spacing w:before="60" w:after="60" w:line="240" w:lineRule="auto"/>
              <w:jc w:val="left"/>
              <w:rPr>
                <w:ins w:id="3431" w:author="Greenblue" w:date="2024-02-13T20:37:00Z"/>
                <w:sz w:val="18"/>
                <w:szCs w:val="18"/>
              </w:rPr>
            </w:pPr>
            <w:ins w:id="3432" w:author="Greenblue" w:date="2024-02-13T20:38:00Z">
              <w:r w:rsidRPr="006073E9">
                <w:rPr>
                  <w:rFonts w:eastAsia="맑은 고딕" w:hint="eastAsia"/>
                  <w:sz w:val="18"/>
                  <w:szCs w:val="18"/>
                </w:rPr>
                <w:t>N</w:t>
              </w:r>
              <w:r w:rsidRPr="006073E9">
                <w:rPr>
                  <w:rFonts w:eastAsia="맑은 고딕"/>
                  <w:sz w:val="18"/>
                  <w:szCs w:val="18"/>
                </w:rPr>
                <w:t>o data has previously been produced for this area</w:t>
              </w:r>
            </w:ins>
          </w:p>
        </w:tc>
      </w:tr>
      <w:tr w:rsidR="00584E45" w:rsidRPr="009063C9" w14:paraId="41F5727E" w14:textId="77777777" w:rsidTr="00A16A44">
        <w:trPr>
          <w:trHeight w:val="20"/>
          <w:ins w:id="3433" w:author="Greenblue" w:date="2024-02-13T20:37:00Z"/>
        </w:trPr>
        <w:tc>
          <w:tcPr>
            <w:tcW w:w="3060" w:type="dxa"/>
            <w:vAlign w:val="center"/>
          </w:tcPr>
          <w:p w14:paraId="15841DF1" w14:textId="668020A9" w:rsidR="00584E45" w:rsidRPr="009063C9" w:rsidRDefault="00584E45" w:rsidP="00584E45">
            <w:pPr>
              <w:snapToGrid w:val="0"/>
              <w:spacing w:before="60" w:after="60" w:line="240" w:lineRule="auto"/>
              <w:jc w:val="left"/>
              <w:rPr>
                <w:ins w:id="3434" w:author="Greenblue" w:date="2024-02-13T20:37:00Z"/>
                <w:sz w:val="18"/>
                <w:szCs w:val="18"/>
              </w:rPr>
            </w:pPr>
            <w:ins w:id="3435" w:author="Greenblue" w:date="2024-02-13T20:38:00Z">
              <w:r w:rsidRPr="006073E9">
                <w:rPr>
                  <w:rFonts w:eastAsia="맑은 고딕" w:hint="eastAsia"/>
                  <w:sz w:val="18"/>
                  <w:szCs w:val="18"/>
                </w:rPr>
                <w:t>n</w:t>
              </w:r>
              <w:r w:rsidRPr="006073E9">
                <w:rPr>
                  <w:rFonts w:eastAsia="맑은 고딕"/>
                  <w:sz w:val="18"/>
                  <w:szCs w:val="18"/>
                </w:rPr>
                <w:t>ewEdition</w:t>
              </w:r>
            </w:ins>
          </w:p>
        </w:tc>
        <w:tc>
          <w:tcPr>
            <w:tcW w:w="4595" w:type="dxa"/>
            <w:vAlign w:val="center"/>
          </w:tcPr>
          <w:p w14:paraId="087D58D5" w14:textId="5C71ED9A" w:rsidR="00584E45" w:rsidRPr="009063C9" w:rsidRDefault="00584E45" w:rsidP="00584E45">
            <w:pPr>
              <w:snapToGrid w:val="0"/>
              <w:spacing w:before="60" w:after="60" w:line="240" w:lineRule="auto"/>
              <w:jc w:val="left"/>
              <w:rPr>
                <w:ins w:id="3436" w:author="Greenblue" w:date="2024-02-13T20:37:00Z"/>
                <w:sz w:val="18"/>
                <w:szCs w:val="18"/>
              </w:rPr>
            </w:pPr>
            <w:ins w:id="3437" w:author="Greenblue" w:date="2024-02-13T20:38:00Z">
              <w:r w:rsidRPr="006073E9">
                <w:rPr>
                  <w:rFonts w:eastAsia="맑은 고딕"/>
                  <w:sz w:val="18"/>
                  <w:szCs w:val="18"/>
                </w:rPr>
                <w:t>New edition of the dataset or catalogue</w:t>
              </w:r>
            </w:ins>
          </w:p>
        </w:tc>
        <w:tc>
          <w:tcPr>
            <w:tcW w:w="992" w:type="dxa"/>
            <w:vAlign w:val="center"/>
          </w:tcPr>
          <w:p w14:paraId="4BC59249" w14:textId="19B5109A" w:rsidR="00584E45" w:rsidRPr="009063C9" w:rsidRDefault="00584E45" w:rsidP="00584E45">
            <w:pPr>
              <w:snapToGrid w:val="0"/>
              <w:spacing w:before="60" w:after="60" w:line="240" w:lineRule="auto"/>
              <w:jc w:val="center"/>
              <w:rPr>
                <w:ins w:id="3438" w:author="Greenblue" w:date="2024-02-13T20:37:00Z"/>
                <w:sz w:val="18"/>
                <w:szCs w:val="18"/>
              </w:rPr>
            </w:pPr>
            <w:ins w:id="3439" w:author="Greenblue" w:date="2024-02-13T20:38:00Z">
              <w:r w:rsidRPr="006073E9">
                <w:rPr>
                  <w:rFonts w:eastAsia="맑은 고딕" w:hint="eastAsia"/>
                  <w:sz w:val="18"/>
                  <w:szCs w:val="18"/>
                </w:rPr>
                <w:t>2</w:t>
              </w:r>
            </w:ins>
          </w:p>
        </w:tc>
        <w:tc>
          <w:tcPr>
            <w:tcW w:w="4536" w:type="dxa"/>
            <w:vAlign w:val="center"/>
          </w:tcPr>
          <w:p w14:paraId="7589C91E" w14:textId="524AADC0" w:rsidR="00584E45" w:rsidRPr="009063C9" w:rsidRDefault="00584E45" w:rsidP="00584E45">
            <w:pPr>
              <w:snapToGrid w:val="0"/>
              <w:spacing w:before="60" w:after="60" w:line="240" w:lineRule="auto"/>
              <w:jc w:val="left"/>
              <w:rPr>
                <w:ins w:id="3440" w:author="Greenblue" w:date="2024-02-13T20:37:00Z"/>
                <w:sz w:val="18"/>
                <w:szCs w:val="18"/>
              </w:rPr>
            </w:pPr>
            <w:ins w:id="3441" w:author="Greenblue" w:date="2024-02-13T20:38:00Z">
              <w:r>
                <w:t>Includes new information which has not been previously distributed by updates</w:t>
              </w:r>
            </w:ins>
          </w:p>
        </w:tc>
      </w:tr>
      <w:tr w:rsidR="00584E45" w:rsidRPr="009063C9" w14:paraId="2A9ED53C" w14:textId="77777777" w:rsidTr="00A16A44">
        <w:trPr>
          <w:cantSplit/>
          <w:trHeight w:val="20"/>
          <w:ins w:id="3442" w:author="Greenblue" w:date="2024-02-13T20:37:00Z"/>
        </w:trPr>
        <w:tc>
          <w:tcPr>
            <w:tcW w:w="3060" w:type="dxa"/>
            <w:vAlign w:val="center"/>
          </w:tcPr>
          <w:p w14:paraId="00362983" w14:textId="15F8755F" w:rsidR="00584E45" w:rsidRPr="006073E9" w:rsidRDefault="00584E45" w:rsidP="00584E45">
            <w:pPr>
              <w:snapToGrid w:val="0"/>
              <w:spacing w:before="60" w:after="60" w:line="240" w:lineRule="auto"/>
              <w:jc w:val="left"/>
              <w:rPr>
                <w:ins w:id="3443" w:author="Greenblue" w:date="2024-02-13T20:37:00Z"/>
                <w:rFonts w:eastAsia="맑은 고딕"/>
                <w:sz w:val="18"/>
                <w:szCs w:val="18"/>
                <w:rPrChange w:id="3444" w:author="Greenblue" w:date="2024-02-13T20:37:00Z">
                  <w:rPr>
                    <w:ins w:id="3445" w:author="Greenblue" w:date="2024-02-13T20:37:00Z"/>
                    <w:sz w:val="18"/>
                    <w:szCs w:val="18"/>
                  </w:rPr>
                </w:rPrChange>
              </w:rPr>
            </w:pPr>
            <w:ins w:id="3446" w:author="Greenblue" w:date="2024-02-13T20:38:00Z">
              <w:r w:rsidRPr="006073E9">
                <w:rPr>
                  <w:rFonts w:eastAsia="맑은 고딕"/>
                  <w:sz w:val="18"/>
                  <w:szCs w:val="18"/>
                </w:rPr>
                <w:t>Update</w:t>
              </w:r>
            </w:ins>
          </w:p>
        </w:tc>
        <w:tc>
          <w:tcPr>
            <w:tcW w:w="4595" w:type="dxa"/>
            <w:vAlign w:val="center"/>
          </w:tcPr>
          <w:p w14:paraId="38E342FC" w14:textId="77BB7016" w:rsidR="00584E45" w:rsidRPr="009063C9" w:rsidRDefault="00584E45" w:rsidP="00584E45">
            <w:pPr>
              <w:snapToGrid w:val="0"/>
              <w:spacing w:before="60" w:after="60" w:line="240" w:lineRule="auto"/>
              <w:jc w:val="left"/>
              <w:rPr>
                <w:ins w:id="3447" w:author="Greenblue" w:date="2024-02-13T20:37:00Z"/>
                <w:sz w:val="18"/>
                <w:szCs w:val="18"/>
              </w:rPr>
            </w:pPr>
            <w:ins w:id="3448" w:author="Greenblue" w:date="2024-02-13T20:38:00Z">
              <w:r w:rsidRPr="006073E9">
                <w:rPr>
                  <w:rFonts w:eastAsia="맑은 고딕"/>
                  <w:sz w:val="18"/>
                  <w:szCs w:val="18"/>
                </w:rPr>
                <w:t>Dataset update</w:t>
              </w:r>
            </w:ins>
          </w:p>
        </w:tc>
        <w:tc>
          <w:tcPr>
            <w:tcW w:w="992" w:type="dxa"/>
            <w:vAlign w:val="center"/>
          </w:tcPr>
          <w:p w14:paraId="018D8077" w14:textId="6CC7ED22" w:rsidR="00584E45" w:rsidRPr="00134967" w:rsidRDefault="00584E45" w:rsidP="00584E45">
            <w:pPr>
              <w:snapToGrid w:val="0"/>
              <w:spacing w:before="60" w:after="60" w:line="240" w:lineRule="auto"/>
              <w:jc w:val="center"/>
              <w:rPr>
                <w:ins w:id="3449" w:author="Greenblue" w:date="2024-02-13T20:37:00Z"/>
                <w:rFonts w:eastAsia="맑은 고딕"/>
                <w:sz w:val="18"/>
                <w:szCs w:val="18"/>
              </w:rPr>
            </w:pPr>
            <w:ins w:id="3450" w:author="Greenblue" w:date="2024-02-13T20:38:00Z">
              <w:r w:rsidRPr="006073E9">
                <w:rPr>
                  <w:rFonts w:eastAsia="맑은 고딕" w:hint="eastAsia"/>
                  <w:sz w:val="18"/>
                  <w:szCs w:val="18"/>
                </w:rPr>
                <w:t>3</w:t>
              </w:r>
            </w:ins>
          </w:p>
        </w:tc>
        <w:tc>
          <w:tcPr>
            <w:tcW w:w="4536" w:type="dxa"/>
            <w:vAlign w:val="center"/>
          </w:tcPr>
          <w:p w14:paraId="2C85F899" w14:textId="4CE115FB" w:rsidR="00584E45" w:rsidRPr="009063C9" w:rsidRDefault="00584E45" w:rsidP="00584E45">
            <w:pPr>
              <w:snapToGrid w:val="0"/>
              <w:spacing w:before="60" w:after="60" w:line="240" w:lineRule="auto"/>
              <w:jc w:val="left"/>
              <w:rPr>
                <w:ins w:id="3451" w:author="Greenblue" w:date="2024-02-13T20:37:00Z"/>
                <w:sz w:val="18"/>
                <w:szCs w:val="18"/>
              </w:rPr>
            </w:pPr>
            <w:ins w:id="3452" w:author="Greenblue" w:date="2024-02-13T20:38:00Z">
              <w:r>
                <w:t>Changing some information in an existing dataset</w:t>
              </w:r>
            </w:ins>
          </w:p>
        </w:tc>
      </w:tr>
      <w:tr w:rsidR="00584E45" w:rsidRPr="009063C9" w14:paraId="06DDC4D6" w14:textId="77777777" w:rsidTr="00A16A44">
        <w:trPr>
          <w:cantSplit/>
          <w:trHeight w:val="20"/>
          <w:ins w:id="3453" w:author="Greenblue" w:date="2024-02-13T20:38:00Z"/>
        </w:trPr>
        <w:tc>
          <w:tcPr>
            <w:tcW w:w="3060" w:type="dxa"/>
            <w:vAlign w:val="center"/>
          </w:tcPr>
          <w:p w14:paraId="1FF53848" w14:textId="721515EC" w:rsidR="00584E45" w:rsidRPr="006073E9" w:rsidRDefault="00584E45" w:rsidP="00584E45">
            <w:pPr>
              <w:snapToGrid w:val="0"/>
              <w:spacing w:before="60" w:after="60" w:line="240" w:lineRule="auto"/>
              <w:jc w:val="left"/>
              <w:rPr>
                <w:ins w:id="3454" w:author="Greenblue" w:date="2024-02-13T20:38:00Z"/>
                <w:rFonts w:eastAsia="맑은 고딕"/>
                <w:sz w:val="18"/>
                <w:szCs w:val="18"/>
              </w:rPr>
            </w:pPr>
            <w:ins w:id="3455" w:author="Greenblue" w:date="2024-02-13T20:38:00Z">
              <w:r w:rsidRPr="006073E9">
                <w:rPr>
                  <w:rFonts w:eastAsia="맑은 고딕"/>
                  <w:sz w:val="18"/>
                  <w:szCs w:val="18"/>
                </w:rPr>
                <w:t>Reissue</w:t>
              </w:r>
            </w:ins>
          </w:p>
        </w:tc>
        <w:tc>
          <w:tcPr>
            <w:tcW w:w="4595" w:type="dxa"/>
            <w:vAlign w:val="center"/>
          </w:tcPr>
          <w:p w14:paraId="1D7CF807" w14:textId="2DF6F379" w:rsidR="00584E45" w:rsidRPr="009063C9" w:rsidRDefault="00584E45" w:rsidP="00584E45">
            <w:pPr>
              <w:snapToGrid w:val="0"/>
              <w:spacing w:before="60" w:after="60" w:line="240" w:lineRule="auto"/>
              <w:jc w:val="left"/>
              <w:rPr>
                <w:ins w:id="3456" w:author="Greenblue" w:date="2024-02-13T20:38:00Z"/>
                <w:sz w:val="18"/>
                <w:szCs w:val="18"/>
              </w:rPr>
            </w:pPr>
            <w:ins w:id="3457" w:author="Greenblue" w:date="2024-02-13T20:38:00Z">
              <w:r w:rsidRPr="006073E9">
                <w:rPr>
                  <w:rFonts w:eastAsia="맑은 고딕"/>
                  <w:sz w:val="18"/>
                  <w:szCs w:val="18"/>
                </w:rPr>
                <w:t>Dataset that has been re-issued</w:t>
              </w:r>
            </w:ins>
          </w:p>
        </w:tc>
        <w:tc>
          <w:tcPr>
            <w:tcW w:w="992" w:type="dxa"/>
            <w:vAlign w:val="center"/>
          </w:tcPr>
          <w:p w14:paraId="5E43DE29" w14:textId="75E742CB" w:rsidR="00584E45" w:rsidRPr="00134967" w:rsidRDefault="00584E45" w:rsidP="00584E45">
            <w:pPr>
              <w:snapToGrid w:val="0"/>
              <w:spacing w:before="60" w:after="60" w:line="240" w:lineRule="auto"/>
              <w:jc w:val="center"/>
              <w:rPr>
                <w:ins w:id="3458" w:author="Greenblue" w:date="2024-02-13T20:38:00Z"/>
                <w:rFonts w:eastAsia="맑은 고딕"/>
                <w:sz w:val="18"/>
                <w:szCs w:val="18"/>
              </w:rPr>
            </w:pPr>
            <w:ins w:id="3459" w:author="Greenblue" w:date="2024-02-13T20:38:00Z">
              <w:r w:rsidRPr="006073E9">
                <w:rPr>
                  <w:rFonts w:eastAsia="맑은 고딕" w:hint="eastAsia"/>
                  <w:sz w:val="18"/>
                  <w:szCs w:val="18"/>
                </w:rPr>
                <w:t>4</w:t>
              </w:r>
            </w:ins>
          </w:p>
        </w:tc>
        <w:tc>
          <w:tcPr>
            <w:tcW w:w="4536" w:type="dxa"/>
            <w:vAlign w:val="center"/>
          </w:tcPr>
          <w:p w14:paraId="6CAEBEE2" w14:textId="43FA5DC8" w:rsidR="00584E45" w:rsidRPr="009063C9" w:rsidRDefault="00584E45" w:rsidP="00584E45">
            <w:pPr>
              <w:snapToGrid w:val="0"/>
              <w:spacing w:before="60" w:after="60" w:line="240" w:lineRule="auto"/>
              <w:jc w:val="left"/>
              <w:rPr>
                <w:ins w:id="3460" w:author="Greenblue" w:date="2024-02-13T20:38:00Z"/>
                <w:sz w:val="18"/>
                <w:szCs w:val="18"/>
              </w:rPr>
            </w:pPr>
            <w:ins w:id="3461" w:author="Greenblue" w:date="2024-02-13T20:38:00Z">
              <w:r>
                <w:t>Includes all the updates applied to the original dataset up to the date of the re-issue. A re-issue does not contain any new information additional to that previously issued by updates.</w:t>
              </w:r>
            </w:ins>
          </w:p>
        </w:tc>
      </w:tr>
      <w:tr w:rsidR="00584E45" w:rsidRPr="009063C9" w14:paraId="180C2A00" w14:textId="77777777" w:rsidTr="00A16A44">
        <w:trPr>
          <w:cantSplit/>
          <w:trHeight w:val="20"/>
          <w:ins w:id="3462" w:author="Greenblue" w:date="2024-02-13T20:38:00Z"/>
        </w:trPr>
        <w:tc>
          <w:tcPr>
            <w:tcW w:w="3060" w:type="dxa"/>
            <w:vAlign w:val="center"/>
          </w:tcPr>
          <w:p w14:paraId="6F4DABAE" w14:textId="76EC9B31" w:rsidR="00584E45" w:rsidRPr="006073E9" w:rsidRDefault="00584E45" w:rsidP="00584E45">
            <w:pPr>
              <w:snapToGrid w:val="0"/>
              <w:spacing w:before="60" w:after="60" w:line="240" w:lineRule="auto"/>
              <w:jc w:val="left"/>
              <w:rPr>
                <w:ins w:id="3463" w:author="Greenblue" w:date="2024-02-13T20:38:00Z"/>
                <w:rFonts w:eastAsia="맑은 고딕"/>
                <w:sz w:val="18"/>
                <w:szCs w:val="18"/>
              </w:rPr>
            </w:pPr>
            <w:ins w:id="3464" w:author="Greenblue" w:date="2024-02-13T20:38:00Z">
              <w:r w:rsidRPr="006073E9">
                <w:rPr>
                  <w:rFonts w:eastAsia="맑은 고딕"/>
                  <w:sz w:val="18"/>
                  <w:szCs w:val="18"/>
                </w:rPr>
                <w:t>Cancellation</w:t>
              </w:r>
            </w:ins>
          </w:p>
        </w:tc>
        <w:tc>
          <w:tcPr>
            <w:tcW w:w="4595" w:type="dxa"/>
            <w:vAlign w:val="center"/>
          </w:tcPr>
          <w:p w14:paraId="11C0260E" w14:textId="6E0AA953" w:rsidR="00584E45" w:rsidRPr="009063C9" w:rsidRDefault="00584E45" w:rsidP="00584E45">
            <w:pPr>
              <w:snapToGrid w:val="0"/>
              <w:spacing w:before="60" w:after="60" w:line="240" w:lineRule="auto"/>
              <w:jc w:val="left"/>
              <w:rPr>
                <w:ins w:id="3465" w:author="Greenblue" w:date="2024-02-13T20:38:00Z"/>
                <w:sz w:val="18"/>
                <w:szCs w:val="18"/>
              </w:rPr>
            </w:pPr>
            <w:ins w:id="3466" w:author="Greenblue" w:date="2024-02-13T20:38:00Z">
              <w:r w:rsidRPr="006073E9">
                <w:rPr>
                  <w:rFonts w:eastAsia="맑은 고딕"/>
                  <w:sz w:val="18"/>
                  <w:szCs w:val="18"/>
                </w:rPr>
                <w:t>Dataset or catalogue that has been cancelled</w:t>
              </w:r>
            </w:ins>
          </w:p>
        </w:tc>
        <w:tc>
          <w:tcPr>
            <w:tcW w:w="992" w:type="dxa"/>
            <w:vAlign w:val="center"/>
          </w:tcPr>
          <w:p w14:paraId="138093AC" w14:textId="2A0EBF2D" w:rsidR="00584E45" w:rsidRPr="00134967" w:rsidRDefault="00584E45" w:rsidP="00584E45">
            <w:pPr>
              <w:snapToGrid w:val="0"/>
              <w:spacing w:before="60" w:after="60" w:line="240" w:lineRule="auto"/>
              <w:jc w:val="center"/>
              <w:rPr>
                <w:ins w:id="3467" w:author="Greenblue" w:date="2024-02-13T20:38:00Z"/>
                <w:rFonts w:eastAsia="맑은 고딕"/>
                <w:sz w:val="18"/>
                <w:szCs w:val="18"/>
              </w:rPr>
            </w:pPr>
            <w:ins w:id="3468" w:author="Greenblue" w:date="2024-02-13T20:38:00Z">
              <w:r w:rsidRPr="006073E9">
                <w:rPr>
                  <w:rFonts w:eastAsia="맑은 고딕" w:hint="eastAsia"/>
                  <w:sz w:val="18"/>
                  <w:szCs w:val="18"/>
                </w:rPr>
                <w:t>5</w:t>
              </w:r>
            </w:ins>
          </w:p>
        </w:tc>
        <w:tc>
          <w:tcPr>
            <w:tcW w:w="4536" w:type="dxa"/>
            <w:vAlign w:val="center"/>
          </w:tcPr>
          <w:p w14:paraId="46ADE3E2" w14:textId="12C8FC17" w:rsidR="00584E45" w:rsidRPr="009063C9" w:rsidRDefault="00584E45" w:rsidP="00584E45">
            <w:pPr>
              <w:snapToGrid w:val="0"/>
              <w:spacing w:before="60" w:after="60" w:line="240" w:lineRule="auto"/>
              <w:jc w:val="left"/>
              <w:rPr>
                <w:ins w:id="3469" w:author="Greenblue" w:date="2024-02-13T20:38:00Z"/>
                <w:sz w:val="18"/>
                <w:szCs w:val="18"/>
              </w:rPr>
            </w:pPr>
            <w:ins w:id="3470" w:author="Greenblue" w:date="2024-02-13T20:38:00Z">
              <w:r w:rsidRPr="006073E9">
                <w:rPr>
                  <w:rFonts w:eastAsia="맑은 고딕"/>
                  <w:sz w:val="18"/>
                  <w:szCs w:val="18"/>
                </w:rPr>
                <w:t>Indicates the dataset or catalogue should no longer be used and can be deleted</w:t>
              </w:r>
            </w:ins>
          </w:p>
        </w:tc>
      </w:tr>
      <w:tr w:rsidR="00584E45" w:rsidRPr="009063C9" w14:paraId="7B8F0E33" w14:textId="77777777" w:rsidTr="00A16A44">
        <w:trPr>
          <w:cantSplit/>
          <w:trHeight w:val="20"/>
          <w:ins w:id="3471" w:author="Greenblue" w:date="2024-02-13T20:38:00Z"/>
        </w:trPr>
        <w:tc>
          <w:tcPr>
            <w:tcW w:w="3060" w:type="dxa"/>
            <w:vAlign w:val="center"/>
          </w:tcPr>
          <w:p w14:paraId="7B51F889" w14:textId="437BB08F" w:rsidR="00584E45" w:rsidRPr="006073E9" w:rsidRDefault="00584E45" w:rsidP="00584E45">
            <w:pPr>
              <w:snapToGrid w:val="0"/>
              <w:spacing w:before="60" w:after="60" w:line="240" w:lineRule="auto"/>
              <w:jc w:val="left"/>
              <w:rPr>
                <w:ins w:id="3472" w:author="Greenblue" w:date="2024-02-13T20:38:00Z"/>
                <w:rFonts w:eastAsia="맑은 고딕"/>
                <w:sz w:val="18"/>
                <w:szCs w:val="18"/>
              </w:rPr>
            </w:pPr>
            <w:ins w:id="3473" w:author="Greenblue" w:date="2024-02-13T20:38:00Z">
              <w:r w:rsidRPr="006073E9">
                <w:rPr>
                  <w:rFonts w:eastAsia="맑은 고딕" w:hint="eastAsia"/>
                  <w:sz w:val="18"/>
                  <w:szCs w:val="18"/>
                </w:rPr>
                <w:t>d</w:t>
              </w:r>
              <w:r w:rsidRPr="006073E9">
                <w:rPr>
                  <w:rFonts w:eastAsia="맑은 고딕"/>
                  <w:sz w:val="18"/>
                  <w:szCs w:val="18"/>
                </w:rPr>
                <w:t>elta</w:t>
              </w:r>
            </w:ins>
          </w:p>
        </w:tc>
        <w:tc>
          <w:tcPr>
            <w:tcW w:w="4595" w:type="dxa"/>
            <w:vAlign w:val="center"/>
          </w:tcPr>
          <w:p w14:paraId="12B8AC1D" w14:textId="7B312C3F" w:rsidR="00584E45" w:rsidRPr="009063C9" w:rsidRDefault="00584E45" w:rsidP="00584E45">
            <w:pPr>
              <w:snapToGrid w:val="0"/>
              <w:spacing w:before="60" w:after="60" w:line="240" w:lineRule="auto"/>
              <w:jc w:val="left"/>
              <w:rPr>
                <w:ins w:id="3474" w:author="Greenblue" w:date="2024-02-13T20:38:00Z"/>
                <w:sz w:val="18"/>
                <w:szCs w:val="18"/>
              </w:rPr>
            </w:pPr>
            <w:ins w:id="3475" w:author="Greenblue" w:date="2024-02-13T20:38:00Z">
              <w:r w:rsidRPr="006073E9">
                <w:rPr>
                  <w:rFonts w:eastAsia="맑은 고딕"/>
                  <w:sz w:val="18"/>
                  <w:szCs w:val="18"/>
                </w:rPr>
                <w:t>Dataset difference</w:t>
              </w:r>
            </w:ins>
          </w:p>
        </w:tc>
        <w:tc>
          <w:tcPr>
            <w:tcW w:w="992" w:type="dxa"/>
            <w:vAlign w:val="center"/>
          </w:tcPr>
          <w:p w14:paraId="51AF9041" w14:textId="287B65F9" w:rsidR="00584E45" w:rsidRPr="00134967" w:rsidRDefault="00584E45" w:rsidP="00584E45">
            <w:pPr>
              <w:snapToGrid w:val="0"/>
              <w:spacing w:before="60" w:after="60" w:line="240" w:lineRule="auto"/>
              <w:jc w:val="center"/>
              <w:rPr>
                <w:ins w:id="3476" w:author="Greenblue" w:date="2024-02-13T20:38:00Z"/>
                <w:rFonts w:eastAsia="맑은 고딕"/>
                <w:sz w:val="18"/>
                <w:szCs w:val="18"/>
              </w:rPr>
            </w:pPr>
            <w:ins w:id="3477" w:author="Greenblue" w:date="2024-02-13T20:38:00Z">
              <w:r w:rsidRPr="006073E9">
                <w:rPr>
                  <w:rFonts w:eastAsia="맑은 고딕" w:hint="eastAsia"/>
                  <w:sz w:val="18"/>
                  <w:szCs w:val="18"/>
                </w:rPr>
                <w:t>6</w:t>
              </w:r>
            </w:ins>
          </w:p>
        </w:tc>
        <w:tc>
          <w:tcPr>
            <w:tcW w:w="4536" w:type="dxa"/>
            <w:vAlign w:val="center"/>
          </w:tcPr>
          <w:p w14:paraId="573DDE89" w14:textId="2103C951" w:rsidR="00584E45" w:rsidRPr="009063C9" w:rsidRDefault="00584E45" w:rsidP="00584E45">
            <w:pPr>
              <w:snapToGrid w:val="0"/>
              <w:spacing w:before="60" w:after="60" w:line="240" w:lineRule="auto"/>
              <w:jc w:val="left"/>
              <w:rPr>
                <w:ins w:id="3478" w:author="Greenblue" w:date="2024-02-13T20:38:00Z"/>
                <w:sz w:val="18"/>
                <w:szCs w:val="18"/>
              </w:rPr>
            </w:pPr>
            <w:ins w:id="3479" w:author="Greenblue" w:date="2024-02-13T20:38:00Z">
              <w:r w:rsidRPr="006073E9">
                <w:rPr>
                  <w:rFonts w:eastAsia="맑은 고딕"/>
                  <w:sz w:val="18"/>
                  <w:szCs w:val="18"/>
                </w:rPr>
                <w:t>Reserved for future use</w:t>
              </w:r>
            </w:ins>
          </w:p>
        </w:tc>
      </w:tr>
    </w:tbl>
    <w:p w14:paraId="63778936" w14:textId="6ABB6110" w:rsidR="00AC657D" w:rsidRPr="009063C9" w:rsidDel="00A16A44" w:rsidRDefault="00AC657D" w:rsidP="00AC657D">
      <w:pPr>
        <w:rPr>
          <w:ins w:id="3480" w:author="Greenblue" w:date="2024-02-15T20:02:00Z"/>
          <w:del w:id="3481" w:author="USER" w:date="2024-03-14T09:30:00Z"/>
        </w:rPr>
      </w:pPr>
    </w:p>
    <w:p w14:paraId="35566B17" w14:textId="33D5569F" w:rsidR="00B92617" w:rsidRDefault="00B92617" w:rsidP="00B8413D">
      <w:pPr>
        <w:pStyle w:val="41"/>
        <w:rPr>
          <w:ins w:id="3482" w:author="Greenblue" w:date="2024-02-13T20:48:00Z"/>
        </w:rPr>
      </w:pPr>
      <w:ins w:id="3483" w:author="Greenblue" w:date="2024-02-13T20:48:00Z">
        <w:r w:rsidRPr="00B92617">
          <w:t>S100_TemporalExtent</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463"/>
      </w:tblGrid>
      <w:tr w:rsidR="00B92617" w:rsidRPr="009063C9" w14:paraId="3310FABB" w14:textId="77777777" w:rsidTr="00B92617">
        <w:trPr>
          <w:trHeight w:val="277"/>
          <w:ins w:id="3484" w:author="Greenblue" w:date="2024-02-13T20:48:00Z"/>
        </w:trPr>
        <w:tc>
          <w:tcPr>
            <w:tcW w:w="3060" w:type="dxa"/>
            <w:shd w:val="clear" w:color="auto" w:fill="E7E6E6"/>
            <w:vAlign w:val="center"/>
          </w:tcPr>
          <w:p w14:paraId="5AEE7630" w14:textId="77777777" w:rsidR="00B92617" w:rsidRPr="009063C9" w:rsidRDefault="00B92617" w:rsidP="00175CD1">
            <w:pPr>
              <w:snapToGrid w:val="0"/>
              <w:spacing w:before="60" w:after="60" w:line="240" w:lineRule="auto"/>
              <w:jc w:val="left"/>
              <w:rPr>
                <w:ins w:id="3485" w:author="Greenblue" w:date="2024-02-13T20:48:00Z"/>
                <w:b/>
                <w:sz w:val="18"/>
                <w:szCs w:val="18"/>
              </w:rPr>
            </w:pPr>
            <w:ins w:id="3486" w:author="Greenblue" w:date="2024-02-13T20:48:00Z">
              <w:r w:rsidRPr="009063C9">
                <w:rPr>
                  <w:b/>
                  <w:sz w:val="18"/>
                  <w:szCs w:val="18"/>
                </w:rPr>
                <w:t>Name</w:t>
              </w:r>
            </w:ins>
          </w:p>
        </w:tc>
        <w:tc>
          <w:tcPr>
            <w:tcW w:w="3420" w:type="dxa"/>
            <w:shd w:val="clear" w:color="auto" w:fill="E7E6E6"/>
            <w:vAlign w:val="center"/>
          </w:tcPr>
          <w:p w14:paraId="093903E1" w14:textId="77777777" w:rsidR="00B92617" w:rsidRPr="009063C9" w:rsidRDefault="00B92617" w:rsidP="00175CD1">
            <w:pPr>
              <w:snapToGrid w:val="0"/>
              <w:spacing w:before="60" w:after="60" w:line="240" w:lineRule="auto"/>
              <w:jc w:val="left"/>
              <w:rPr>
                <w:ins w:id="3487" w:author="Greenblue" w:date="2024-02-13T20:48:00Z"/>
                <w:b/>
                <w:sz w:val="18"/>
                <w:szCs w:val="18"/>
              </w:rPr>
            </w:pPr>
            <w:ins w:id="3488" w:author="Greenblue" w:date="2024-02-13T20:48:00Z">
              <w:r w:rsidRPr="009063C9">
                <w:rPr>
                  <w:b/>
                  <w:sz w:val="18"/>
                  <w:szCs w:val="18"/>
                </w:rPr>
                <w:t>Description</w:t>
              </w:r>
            </w:ins>
          </w:p>
        </w:tc>
        <w:tc>
          <w:tcPr>
            <w:tcW w:w="804" w:type="dxa"/>
            <w:shd w:val="clear" w:color="auto" w:fill="E7E6E6"/>
            <w:vAlign w:val="center"/>
          </w:tcPr>
          <w:p w14:paraId="6B568C8D" w14:textId="77777777" w:rsidR="00B92617" w:rsidRPr="009063C9" w:rsidRDefault="00B92617" w:rsidP="00175CD1">
            <w:pPr>
              <w:snapToGrid w:val="0"/>
              <w:spacing w:before="60" w:after="60" w:line="240" w:lineRule="auto"/>
              <w:jc w:val="center"/>
              <w:rPr>
                <w:ins w:id="3489" w:author="Greenblue" w:date="2024-02-13T20:48:00Z"/>
                <w:b/>
                <w:sz w:val="18"/>
                <w:szCs w:val="18"/>
              </w:rPr>
            </w:pPr>
            <w:ins w:id="3490" w:author="Greenblue" w:date="2024-02-13T20:48:00Z">
              <w:r w:rsidRPr="009063C9">
                <w:rPr>
                  <w:b/>
                  <w:sz w:val="18"/>
                  <w:szCs w:val="18"/>
                </w:rPr>
                <w:t>Mult</w:t>
              </w:r>
            </w:ins>
          </w:p>
        </w:tc>
        <w:tc>
          <w:tcPr>
            <w:tcW w:w="2436" w:type="dxa"/>
            <w:shd w:val="clear" w:color="auto" w:fill="E7E6E6"/>
            <w:vAlign w:val="center"/>
          </w:tcPr>
          <w:p w14:paraId="725AF7CD" w14:textId="77777777" w:rsidR="00B92617" w:rsidRPr="009063C9" w:rsidRDefault="00B92617" w:rsidP="00175CD1">
            <w:pPr>
              <w:snapToGrid w:val="0"/>
              <w:spacing w:before="60" w:after="60" w:line="240" w:lineRule="auto"/>
              <w:jc w:val="left"/>
              <w:rPr>
                <w:ins w:id="3491" w:author="Greenblue" w:date="2024-02-13T20:48:00Z"/>
                <w:b/>
                <w:sz w:val="18"/>
                <w:szCs w:val="18"/>
              </w:rPr>
            </w:pPr>
            <w:ins w:id="3492" w:author="Greenblue" w:date="2024-02-13T20:48:00Z">
              <w:r w:rsidRPr="009063C9">
                <w:rPr>
                  <w:b/>
                  <w:sz w:val="18"/>
                  <w:szCs w:val="18"/>
                </w:rPr>
                <w:t>Type</w:t>
              </w:r>
            </w:ins>
          </w:p>
        </w:tc>
        <w:tc>
          <w:tcPr>
            <w:tcW w:w="3463" w:type="dxa"/>
            <w:shd w:val="clear" w:color="auto" w:fill="E7E6E6"/>
            <w:vAlign w:val="center"/>
          </w:tcPr>
          <w:p w14:paraId="26E179F9" w14:textId="77777777" w:rsidR="00B92617" w:rsidRPr="009063C9" w:rsidRDefault="00B92617" w:rsidP="00175CD1">
            <w:pPr>
              <w:snapToGrid w:val="0"/>
              <w:spacing w:before="60" w:after="60" w:line="240" w:lineRule="auto"/>
              <w:jc w:val="left"/>
              <w:rPr>
                <w:ins w:id="3493" w:author="Greenblue" w:date="2024-02-13T20:48:00Z"/>
                <w:b/>
                <w:sz w:val="18"/>
                <w:szCs w:val="18"/>
              </w:rPr>
            </w:pPr>
            <w:ins w:id="3494" w:author="Greenblue" w:date="2024-02-13T20:48:00Z">
              <w:r w:rsidRPr="009063C9">
                <w:rPr>
                  <w:b/>
                  <w:sz w:val="18"/>
                  <w:szCs w:val="18"/>
                </w:rPr>
                <w:t>Remarks</w:t>
              </w:r>
            </w:ins>
          </w:p>
        </w:tc>
      </w:tr>
      <w:tr w:rsidR="00B92617" w:rsidRPr="009063C9" w14:paraId="44DA8B4B" w14:textId="77777777" w:rsidTr="00E41D53">
        <w:trPr>
          <w:trHeight w:val="227"/>
          <w:ins w:id="3495" w:author="Greenblue" w:date="2024-02-13T20:48:00Z"/>
        </w:trPr>
        <w:tc>
          <w:tcPr>
            <w:tcW w:w="3060" w:type="dxa"/>
            <w:vAlign w:val="center"/>
          </w:tcPr>
          <w:p w14:paraId="2D6FB765" w14:textId="3486F2DE" w:rsidR="00B92617" w:rsidRPr="009063C9" w:rsidRDefault="00B92617" w:rsidP="00B92617">
            <w:pPr>
              <w:snapToGrid w:val="0"/>
              <w:spacing w:before="60" w:after="60" w:line="240" w:lineRule="auto"/>
              <w:jc w:val="left"/>
              <w:rPr>
                <w:ins w:id="3496" w:author="Greenblue" w:date="2024-02-13T20:48:00Z"/>
                <w:sz w:val="18"/>
                <w:szCs w:val="18"/>
              </w:rPr>
            </w:pPr>
            <w:ins w:id="3497" w:author="Greenblue" w:date="2024-02-13T20:48:00Z">
              <w:r w:rsidRPr="009063C9">
                <w:rPr>
                  <w:sz w:val="18"/>
                  <w:szCs w:val="18"/>
                </w:rPr>
                <w:t>S100_</w:t>
              </w:r>
              <w:r>
                <w:rPr>
                  <w:rFonts w:ascii="맑은 고딕" w:eastAsia="맑은 고딕" w:hAnsi="맑은 고딕" w:cs="맑은 고딕"/>
                  <w:sz w:val="18"/>
                  <w:szCs w:val="18"/>
                </w:rPr>
                <w:t>TemporalExtent</w:t>
              </w:r>
            </w:ins>
          </w:p>
        </w:tc>
        <w:tc>
          <w:tcPr>
            <w:tcW w:w="3420" w:type="dxa"/>
            <w:vAlign w:val="center"/>
          </w:tcPr>
          <w:p w14:paraId="31DB60E7" w14:textId="38200830" w:rsidR="00B92617" w:rsidRPr="009063C9" w:rsidRDefault="00B92617" w:rsidP="00B92617">
            <w:pPr>
              <w:snapToGrid w:val="0"/>
              <w:spacing w:before="60" w:after="60" w:line="240" w:lineRule="auto"/>
              <w:jc w:val="left"/>
              <w:rPr>
                <w:ins w:id="3498" w:author="Greenblue" w:date="2024-02-13T20:48:00Z"/>
                <w:sz w:val="18"/>
                <w:szCs w:val="18"/>
              </w:rPr>
            </w:pPr>
            <w:ins w:id="3499" w:author="Greenblue" w:date="2024-02-13T20:48:00Z">
              <w:r>
                <w:rPr>
                  <w:sz w:val="18"/>
                  <w:szCs w:val="18"/>
                </w:rPr>
                <w:t>Temporal extent</w:t>
              </w:r>
            </w:ins>
          </w:p>
        </w:tc>
        <w:tc>
          <w:tcPr>
            <w:tcW w:w="804" w:type="dxa"/>
            <w:vAlign w:val="center"/>
          </w:tcPr>
          <w:p w14:paraId="48215522" w14:textId="3FE6F59A" w:rsidR="00B92617" w:rsidRPr="009063C9" w:rsidRDefault="00B92617" w:rsidP="00B92617">
            <w:pPr>
              <w:snapToGrid w:val="0"/>
              <w:spacing w:before="60" w:after="60" w:line="240" w:lineRule="auto"/>
              <w:jc w:val="center"/>
              <w:rPr>
                <w:ins w:id="3500" w:author="Greenblue" w:date="2024-02-13T20:48:00Z"/>
                <w:sz w:val="18"/>
                <w:szCs w:val="18"/>
              </w:rPr>
            </w:pPr>
            <w:ins w:id="3501" w:author="Greenblue" w:date="2024-02-13T20:48:00Z">
              <w:r w:rsidRPr="009063C9">
                <w:rPr>
                  <w:sz w:val="18"/>
                  <w:szCs w:val="18"/>
                </w:rPr>
                <w:t>-</w:t>
              </w:r>
            </w:ins>
          </w:p>
        </w:tc>
        <w:tc>
          <w:tcPr>
            <w:tcW w:w="2436" w:type="dxa"/>
            <w:vAlign w:val="center"/>
          </w:tcPr>
          <w:p w14:paraId="41CBE3AD" w14:textId="77777777" w:rsidR="00B92617" w:rsidRPr="009063C9" w:rsidRDefault="00B92617" w:rsidP="00B92617">
            <w:pPr>
              <w:snapToGrid w:val="0"/>
              <w:spacing w:before="60" w:after="60" w:line="240" w:lineRule="auto"/>
              <w:jc w:val="left"/>
              <w:rPr>
                <w:ins w:id="3502" w:author="Greenblue" w:date="2024-02-13T20:48:00Z"/>
                <w:sz w:val="18"/>
                <w:szCs w:val="18"/>
              </w:rPr>
            </w:pPr>
          </w:p>
        </w:tc>
        <w:tc>
          <w:tcPr>
            <w:tcW w:w="3463" w:type="dxa"/>
            <w:vAlign w:val="center"/>
          </w:tcPr>
          <w:p w14:paraId="45EA3405" w14:textId="1A68D875" w:rsidR="00B92617" w:rsidRPr="00371257" w:rsidRDefault="00B92617" w:rsidP="00B92617">
            <w:pPr>
              <w:snapToGrid w:val="0"/>
              <w:spacing w:before="60" w:after="60" w:line="240" w:lineRule="auto"/>
              <w:jc w:val="left"/>
              <w:rPr>
                <w:ins w:id="3503" w:author="Greenblue" w:date="2024-02-13T20:48:00Z"/>
                <w:spacing w:val="-12"/>
                <w:sz w:val="18"/>
                <w:szCs w:val="18"/>
              </w:rPr>
            </w:pPr>
            <w:ins w:id="3504" w:author="Greenblue" w:date="2024-02-13T20:48:00Z">
              <w:r w:rsidRPr="00371257">
                <w:rPr>
                  <w:spacing w:val="-12"/>
                </w:rPr>
                <w:t>At least one of the timeInstantBegin and timeInstantEnd attributes must be populated; if both are known, both must be populated. The absence of either begin or end indicates indefinite validity in the corresponding direction, limited by the issue date/time or the cancellation or supersession of the dataset</w:t>
              </w:r>
            </w:ins>
          </w:p>
        </w:tc>
      </w:tr>
      <w:tr w:rsidR="00B92617" w:rsidRPr="009063C9" w14:paraId="28BB9B60" w14:textId="77777777" w:rsidTr="00E41D53">
        <w:trPr>
          <w:trHeight w:val="227"/>
          <w:ins w:id="3505" w:author="Greenblue" w:date="2024-02-13T20:48:00Z"/>
        </w:trPr>
        <w:tc>
          <w:tcPr>
            <w:tcW w:w="3060" w:type="dxa"/>
            <w:vAlign w:val="center"/>
          </w:tcPr>
          <w:p w14:paraId="597E2FF2" w14:textId="4344CD3B" w:rsidR="00B92617" w:rsidRPr="009063C9" w:rsidRDefault="00B92617" w:rsidP="00B92617">
            <w:pPr>
              <w:snapToGrid w:val="0"/>
              <w:spacing w:before="60" w:after="60" w:line="240" w:lineRule="auto"/>
              <w:jc w:val="left"/>
              <w:rPr>
                <w:ins w:id="3506" w:author="Greenblue" w:date="2024-02-13T20:48:00Z"/>
                <w:sz w:val="18"/>
                <w:szCs w:val="18"/>
              </w:rPr>
            </w:pPr>
            <w:ins w:id="3507" w:author="Greenblue" w:date="2024-02-13T20:48:00Z">
              <w:r w:rsidRPr="006073E9">
                <w:rPr>
                  <w:rFonts w:eastAsia="맑은 고딕" w:hint="eastAsia"/>
                  <w:sz w:val="18"/>
                  <w:szCs w:val="18"/>
                </w:rPr>
                <w:t>t</w:t>
              </w:r>
              <w:r w:rsidRPr="006073E9">
                <w:rPr>
                  <w:rFonts w:eastAsia="맑은 고딕"/>
                  <w:sz w:val="18"/>
                  <w:szCs w:val="18"/>
                </w:rPr>
                <w:t>imeInstantBegin</w:t>
              </w:r>
            </w:ins>
          </w:p>
        </w:tc>
        <w:tc>
          <w:tcPr>
            <w:tcW w:w="3420" w:type="dxa"/>
            <w:vAlign w:val="center"/>
          </w:tcPr>
          <w:p w14:paraId="59023EFD" w14:textId="41822A46" w:rsidR="00B92617" w:rsidRPr="009063C9" w:rsidRDefault="00B92617" w:rsidP="00B92617">
            <w:pPr>
              <w:snapToGrid w:val="0"/>
              <w:spacing w:before="60" w:after="60" w:line="240" w:lineRule="auto"/>
              <w:jc w:val="left"/>
              <w:rPr>
                <w:ins w:id="3508" w:author="Greenblue" w:date="2024-02-13T20:48:00Z"/>
                <w:sz w:val="18"/>
                <w:szCs w:val="18"/>
              </w:rPr>
            </w:pPr>
            <w:ins w:id="3509" w:author="Greenblue" w:date="2024-02-13T20:48:00Z">
              <w:r w:rsidRPr="006073E9">
                <w:rPr>
                  <w:rFonts w:eastAsia="맑은 고딕" w:hint="eastAsia"/>
                  <w:sz w:val="18"/>
                  <w:szCs w:val="18"/>
                </w:rPr>
                <w:t>T</w:t>
              </w:r>
              <w:r w:rsidRPr="006073E9">
                <w:rPr>
                  <w:rFonts w:eastAsia="맑은 고딕"/>
                  <w:sz w:val="18"/>
                  <w:szCs w:val="18"/>
                </w:rPr>
                <w:t>he instant at which the temporal extent begins</w:t>
              </w:r>
            </w:ins>
          </w:p>
        </w:tc>
        <w:tc>
          <w:tcPr>
            <w:tcW w:w="804" w:type="dxa"/>
            <w:vAlign w:val="center"/>
          </w:tcPr>
          <w:p w14:paraId="46375537" w14:textId="399C911A" w:rsidR="00B92617" w:rsidRPr="009063C9" w:rsidRDefault="00B92617" w:rsidP="00B92617">
            <w:pPr>
              <w:snapToGrid w:val="0"/>
              <w:spacing w:before="60" w:after="60" w:line="240" w:lineRule="auto"/>
              <w:jc w:val="center"/>
              <w:rPr>
                <w:ins w:id="3510" w:author="Greenblue" w:date="2024-02-13T20:48:00Z"/>
                <w:sz w:val="18"/>
                <w:szCs w:val="18"/>
              </w:rPr>
            </w:pPr>
            <w:ins w:id="3511" w:author="Greenblue" w:date="2024-02-13T20:48:00Z">
              <w:r w:rsidRPr="006073E9">
                <w:rPr>
                  <w:rFonts w:eastAsia="맑은 고딕" w:hint="eastAsia"/>
                  <w:sz w:val="18"/>
                  <w:szCs w:val="18"/>
                </w:rPr>
                <w:t>0</w:t>
              </w:r>
              <w:r w:rsidRPr="006073E9">
                <w:rPr>
                  <w:rFonts w:eastAsia="맑은 고딕"/>
                  <w:sz w:val="18"/>
                  <w:szCs w:val="18"/>
                </w:rPr>
                <w:t>..1</w:t>
              </w:r>
            </w:ins>
          </w:p>
        </w:tc>
        <w:tc>
          <w:tcPr>
            <w:tcW w:w="2436" w:type="dxa"/>
            <w:vAlign w:val="center"/>
          </w:tcPr>
          <w:p w14:paraId="53CCE8A2" w14:textId="46776BD6" w:rsidR="00B92617" w:rsidRPr="009063C9" w:rsidRDefault="00B92617" w:rsidP="00B92617">
            <w:pPr>
              <w:snapToGrid w:val="0"/>
              <w:spacing w:before="60" w:after="60" w:line="240" w:lineRule="auto"/>
              <w:jc w:val="left"/>
              <w:rPr>
                <w:ins w:id="3512" w:author="Greenblue" w:date="2024-02-13T20:48:00Z"/>
                <w:sz w:val="18"/>
                <w:szCs w:val="18"/>
              </w:rPr>
            </w:pPr>
            <w:ins w:id="3513" w:author="Greenblue" w:date="2024-02-13T20:48:00Z">
              <w:r w:rsidRPr="006073E9">
                <w:rPr>
                  <w:rFonts w:eastAsia="맑은 고딕" w:hint="eastAsia"/>
                  <w:sz w:val="18"/>
                  <w:szCs w:val="18"/>
                </w:rPr>
                <w:t>D</w:t>
              </w:r>
              <w:r w:rsidRPr="006073E9">
                <w:rPr>
                  <w:rFonts w:eastAsia="맑은 고딕"/>
                  <w:sz w:val="18"/>
                  <w:szCs w:val="18"/>
                </w:rPr>
                <w:t>ate Time</w:t>
              </w:r>
            </w:ins>
          </w:p>
        </w:tc>
        <w:tc>
          <w:tcPr>
            <w:tcW w:w="3463" w:type="dxa"/>
            <w:vAlign w:val="center"/>
          </w:tcPr>
          <w:p w14:paraId="77057DE4" w14:textId="77777777" w:rsidR="00B92617" w:rsidRPr="009063C9" w:rsidRDefault="00B92617" w:rsidP="00B92617">
            <w:pPr>
              <w:snapToGrid w:val="0"/>
              <w:spacing w:before="60" w:after="60" w:line="240" w:lineRule="auto"/>
              <w:jc w:val="left"/>
              <w:rPr>
                <w:ins w:id="3514" w:author="Greenblue" w:date="2024-02-13T20:48:00Z"/>
                <w:sz w:val="18"/>
                <w:szCs w:val="18"/>
              </w:rPr>
            </w:pPr>
          </w:p>
        </w:tc>
      </w:tr>
      <w:tr w:rsidR="00B92617" w:rsidRPr="009063C9" w14:paraId="02A37F5A" w14:textId="77777777" w:rsidTr="00E41D53">
        <w:trPr>
          <w:trHeight w:val="227"/>
          <w:ins w:id="3515" w:author="Greenblue" w:date="2024-02-13T20:48:00Z"/>
        </w:trPr>
        <w:tc>
          <w:tcPr>
            <w:tcW w:w="3060" w:type="dxa"/>
            <w:vAlign w:val="center"/>
          </w:tcPr>
          <w:p w14:paraId="2D64B454" w14:textId="6E70BEF7" w:rsidR="00B92617" w:rsidRPr="009063C9" w:rsidRDefault="00B92617" w:rsidP="00B92617">
            <w:pPr>
              <w:snapToGrid w:val="0"/>
              <w:spacing w:before="60" w:after="60" w:line="240" w:lineRule="auto"/>
              <w:jc w:val="left"/>
              <w:rPr>
                <w:ins w:id="3516" w:author="Greenblue" w:date="2024-02-13T20:48:00Z"/>
                <w:sz w:val="18"/>
                <w:szCs w:val="18"/>
              </w:rPr>
            </w:pPr>
            <w:ins w:id="3517" w:author="Greenblue" w:date="2024-02-13T20:48:00Z">
              <w:r w:rsidRPr="006073E9">
                <w:rPr>
                  <w:rFonts w:eastAsia="맑은 고딕" w:hint="eastAsia"/>
                  <w:sz w:val="18"/>
                  <w:szCs w:val="18"/>
                </w:rPr>
                <w:t>t</w:t>
              </w:r>
              <w:r w:rsidRPr="006073E9">
                <w:rPr>
                  <w:rFonts w:eastAsia="맑은 고딕"/>
                  <w:sz w:val="18"/>
                  <w:szCs w:val="18"/>
                </w:rPr>
                <w:t>imeInstantEnd</w:t>
              </w:r>
            </w:ins>
          </w:p>
        </w:tc>
        <w:tc>
          <w:tcPr>
            <w:tcW w:w="3420" w:type="dxa"/>
            <w:vAlign w:val="center"/>
          </w:tcPr>
          <w:p w14:paraId="0B66C167" w14:textId="765AFBD8" w:rsidR="00B92617" w:rsidRPr="009063C9" w:rsidRDefault="00B92617" w:rsidP="00B92617">
            <w:pPr>
              <w:snapToGrid w:val="0"/>
              <w:spacing w:before="60" w:after="60" w:line="240" w:lineRule="auto"/>
              <w:jc w:val="left"/>
              <w:rPr>
                <w:ins w:id="3518" w:author="Greenblue" w:date="2024-02-13T20:48:00Z"/>
                <w:sz w:val="18"/>
                <w:szCs w:val="18"/>
              </w:rPr>
            </w:pPr>
            <w:ins w:id="3519" w:author="Greenblue" w:date="2024-02-13T20:48:00Z">
              <w:r w:rsidRPr="006073E9">
                <w:rPr>
                  <w:rFonts w:eastAsia="맑은 고딕" w:hint="eastAsia"/>
                  <w:sz w:val="18"/>
                  <w:szCs w:val="18"/>
                </w:rPr>
                <w:t>T</w:t>
              </w:r>
              <w:r w:rsidRPr="006073E9">
                <w:rPr>
                  <w:rFonts w:eastAsia="맑은 고딕"/>
                  <w:sz w:val="18"/>
                  <w:szCs w:val="18"/>
                </w:rPr>
                <w:t>he instant at which the temporal extent ends</w:t>
              </w:r>
            </w:ins>
          </w:p>
        </w:tc>
        <w:tc>
          <w:tcPr>
            <w:tcW w:w="804" w:type="dxa"/>
            <w:vAlign w:val="center"/>
          </w:tcPr>
          <w:p w14:paraId="00163974" w14:textId="1B7C7FE3" w:rsidR="00B92617" w:rsidRPr="009063C9" w:rsidRDefault="00B92617" w:rsidP="00B92617">
            <w:pPr>
              <w:snapToGrid w:val="0"/>
              <w:spacing w:before="60" w:after="60" w:line="240" w:lineRule="auto"/>
              <w:jc w:val="center"/>
              <w:rPr>
                <w:ins w:id="3520" w:author="Greenblue" w:date="2024-02-13T20:48:00Z"/>
                <w:sz w:val="18"/>
                <w:szCs w:val="18"/>
              </w:rPr>
            </w:pPr>
            <w:ins w:id="3521" w:author="Greenblue" w:date="2024-02-13T20:48:00Z">
              <w:r w:rsidRPr="006073E9">
                <w:rPr>
                  <w:rFonts w:eastAsia="맑은 고딕" w:hint="eastAsia"/>
                  <w:sz w:val="18"/>
                  <w:szCs w:val="18"/>
                </w:rPr>
                <w:t>0</w:t>
              </w:r>
              <w:r w:rsidRPr="006073E9">
                <w:rPr>
                  <w:rFonts w:eastAsia="맑은 고딕"/>
                  <w:sz w:val="18"/>
                  <w:szCs w:val="18"/>
                </w:rPr>
                <w:t>..1</w:t>
              </w:r>
            </w:ins>
          </w:p>
        </w:tc>
        <w:tc>
          <w:tcPr>
            <w:tcW w:w="2436" w:type="dxa"/>
            <w:vAlign w:val="center"/>
          </w:tcPr>
          <w:p w14:paraId="6FA6D0FC" w14:textId="1242E908" w:rsidR="00B92617" w:rsidRPr="009063C9" w:rsidRDefault="00B92617" w:rsidP="00B92617">
            <w:pPr>
              <w:snapToGrid w:val="0"/>
              <w:spacing w:before="60" w:after="60" w:line="240" w:lineRule="auto"/>
              <w:jc w:val="left"/>
              <w:rPr>
                <w:ins w:id="3522" w:author="Greenblue" w:date="2024-02-13T20:48:00Z"/>
                <w:sz w:val="18"/>
                <w:szCs w:val="18"/>
              </w:rPr>
            </w:pPr>
            <w:ins w:id="3523" w:author="Greenblue" w:date="2024-02-13T20:48:00Z">
              <w:r w:rsidRPr="006073E9">
                <w:rPr>
                  <w:rFonts w:eastAsia="맑은 고딕" w:hint="eastAsia"/>
                  <w:sz w:val="18"/>
                  <w:szCs w:val="18"/>
                </w:rPr>
                <w:t>D</w:t>
              </w:r>
              <w:r w:rsidRPr="006073E9">
                <w:rPr>
                  <w:rFonts w:eastAsia="맑은 고딕"/>
                  <w:sz w:val="18"/>
                  <w:szCs w:val="18"/>
                </w:rPr>
                <w:t>ate Time</w:t>
              </w:r>
            </w:ins>
          </w:p>
        </w:tc>
        <w:tc>
          <w:tcPr>
            <w:tcW w:w="3463" w:type="dxa"/>
            <w:vAlign w:val="center"/>
          </w:tcPr>
          <w:p w14:paraId="6DAC3614" w14:textId="77777777" w:rsidR="00B92617" w:rsidRPr="009063C9" w:rsidRDefault="00B92617" w:rsidP="00B92617">
            <w:pPr>
              <w:snapToGrid w:val="0"/>
              <w:spacing w:before="60" w:after="60" w:line="240" w:lineRule="auto"/>
              <w:jc w:val="left"/>
              <w:rPr>
                <w:ins w:id="3524" w:author="Greenblue" w:date="2024-02-13T20:48:00Z"/>
                <w:sz w:val="18"/>
                <w:szCs w:val="18"/>
              </w:rPr>
            </w:pPr>
          </w:p>
        </w:tc>
      </w:tr>
    </w:tbl>
    <w:p w14:paraId="23376F34" w14:textId="77777777" w:rsidR="00DE48FB" w:rsidRPr="009063C9" w:rsidRDefault="00DE48FB" w:rsidP="00DE48FB">
      <w:pPr>
        <w:rPr>
          <w:ins w:id="3525" w:author="Greenblue" w:date="2024-02-15T20:25:00Z"/>
        </w:rPr>
      </w:pPr>
    </w:p>
    <w:p w14:paraId="5DF4E1E0" w14:textId="2FC77AAA" w:rsidR="001226F3" w:rsidRPr="00DE48FB" w:rsidRDefault="00DE48FB" w:rsidP="00DE48FB">
      <w:pPr>
        <w:pStyle w:val="41"/>
        <w:rPr>
          <w:color w:val="000000" w:themeColor="text1"/>
        </w:rPr>
      </w:pPr>
      <w:ins w:id="3526" w:author="Greenblue" w:date="2024-02-15T20:25:00Z">
        <w:del w:id="3527" w:author="USER" w:date="2024-03-22T18:49:00Z">
          <w:r w:rsidRPr="00DE48FB" w:rsidDel="0032631A">
            <w:rPr>
              <w:sz w:val="18"/>
              <w:szCs w:val="18"/>
            </w:rPr>
            <w:delText>Value</w:delText>
          </w:r>
          <w:r w:rsidRPr="00DE48FB" w:rsidDel="0032631A">
            <w:rPr>
              <w:color w:val="000000" w:themeColor="text1"/>
            </w:rPr>
            <w:delText xml:space="preserve"> </w:delText>
          </w:r>
        </w:del>
      </w:ins>
      <w:r w:rsidR="001226F3" w:rsidRPr="00DE48FB">
        <w:rPr>
          <w:color w:val="000000" w:themeColor="text1"/>
        </w:rPr>
        <w:t>S100_DigitalSignature</w:t>
      </w:r>
      <w:bookmarkEnd w:id="340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463"/>
      </w:tblGrid>
      <w:tr w:rsidR="001226F3" w:rsidRPr="009063C9" w14:paraId="309EC6C4" w14:textId="77777777" w:rsidTr="006073E9">
        <w:trPr>
          <w:trHeight w:val="277"/>
        </w:trPr>
        <w:tc>
          <w:tcPr>
            <w:tcW w:w="3060" w:type="dxa"/>
            <w:shd w:val="clear" w:color="auto" w:fill="E7E6E6"/>
            <w:vAlign w:val="center"/>
          </w:tcPr>
          <w:p w14:paraId="28CD27C3" w14:textId="77777777" w:rsidR="001226F3" w:rsidRPr="009063C9" w:rsidRDefault="001226F3" w:rsidP="002843D4">
            <w:pPr>
              <w:snapToGrid w:val="0"/>
              <w:spacing w:before="60" w:after="60" w:line="240" w:lineRule="auto"/>
              <w:jc w:val="left"/>
              <w:rPr>
                <w:b/>
                <w:sz w:val="18"/>
                <w:szCs w:val="18"/>
              </w:rPr>
            </w:pPr>
            <w:r w:rsidRPr="009063C9">
              <w:rPr>
                <w:b/>
                <w:sz w:val="18"/>
                <w:szCs w:val="18"/>
              </w:rPr>
              <w:t>Name</w:t>
            </w:r>
          </w:p>
        </w:tc>
        <w:tc>
          <w:tcPr>
            <w:tcW w:w="3420" w:type="dxa"/>
            <w:shd w:val="clear" w:color="auto" w:fill="E7E6E6"/>
            <w:vAlign w:val="center"/>
          </w:tcPr>
          <w:p w14:paraId="617B20D4" w14:textId="77777777" w:rsidR="001226F3" w:rsidRPr="009063C9" w:rsidRDefault="001226F3" w:rsidP="002843D4">
            <w:pPr>
              <w:snapToGrid w:val="0"/>
              <w:spacing w:before="60" w:after="60" w:line="240" w:lineRule="auto"/>
              <w:jc w:val="left"/>
              <w:rPr>
                <w:b/>
                <w:sz w:val="18"/>
                <w:szCs w:val="18"/>
              </w:rPr>
            </w:pPr>
            <w:r w:rsidRPr="009063C9">
              <w:rPr>
                <w:b/>
                <w:sz w:val="18"/>
                <w:szCs w:val="18"/>
              </w:rPr>
              <w:t>Description</w:t>
            </w:r>
          </w:p>
        </w:tc>
        <w:tc>
          <w:tcPr>
            <w:tcW w:w="804" w:type="dxa"/>
            <w:shd w:val="clear" w:color="auto" w:fill="E7E6E6"/>
            <w:vAlign w:val="center"/>
          </w:tcPr>
          <w:p w14:paraId="4BA75FAC" w14:textId="1D7F57DC" w:rsidR="001226F3" w:rsidRPr="009063C9" w:rsidRDefault="00371257" w:rsidP="002843D4">
            <w:pPr>
              <w:snapToGrid w:val="0"/>
              <w:spacing w:before="60" w:after="60" w:line="240" w:lineRule="auto"/>
              <w:jc w:val="center"/>
              <w:rPr>
                <w:b/>
                <w:sz w:val="18"/>
                <w:szCs w:val="18"/>
              </w:rPr>
            </w:pPr>
            <w:ins w:id="3528" w:author="USER" w:date="2024-03-22T19:17:00Z">
              <w:r w:rsidRPr="009063C9">
                <w:rPr>
                  <w:b/>
                  <w:sz w:val="18"/>
                  <w:szCs w:val="18"/>
                </w:rPr>
                <w:t>Mult</w:t>
              </w:r>
            </w:ins>
            <w:del w:id="3529" w:author="USER" w:date="2024-03-22T19:17:00Z">
              <w:r w:rsidR="001226F3" w:rsidRPr="009063C9" w:rsidDel="00371257">
                <w:rPr>
                  <w:b/>
                  <w:sz w:val="18"/>
                  <w:szCs w:val="18"/>
                </w:rPr>
                <w:delText>Code</w:delText>
              </w:r>
            </w:del>
          </w:p>
        </w:tc>
        <w:tc>
          <w:tcPr>
            <w:tcW w:w="2436" w:type="dxa"/>
            <w:shd w:val="clear" w:color="auto" w:fill="E7E6E6"/>
            <w:vAlign w:val="center"/>
          </w:tcPr>
          <w:p w14:paraId="6F0E3095" w14:textId="77777777" w:rsidR="001226F3" w:rsidRPr="009063C9" w:rsidRDefault="001226F3" w:rsidP="002843D4">
            <w:pPr>
              <w:snapToGrid w:val="0"/>
              <w:spacing w:before="60" w:after="60" w:line="240" w:lineRule="auto"/>
              <w:jc w:val="left"/>
              <w:rPr>
                <w:b/>
                <w:sz w:val="18"/>
                <w:szCs w:val="18"/>
              </w:rPr>
            </w:pPr>
            <w:r w:rsidRPr="009063C9">
              <w:rPr>
                <w:b/>
                <w:sz w:val="18"/>
                <w:szCs w:val="18"/>
              </w:rPr>
              <w:t>Type</w:t>
            </w:r>
          </w:p>
        </w:tc>
        <w:tc>
          <w:tcPr>
            <w:tcW w:w="3463" w:type="dxa"/>
            <w:shd w:val="clear" w:color="auto" w:fill="E7E6E6"/>
            <w:vAlign w:val="center"/>
          </w:tcPr>
          <w:p w14:paraId="0E6AC1F0" w14:textId="77777777" w:rsidR="001226F3" w:rsidRPr="009063C9" w:rsidRDefault="001226F3" w:rsidP="002843D4">
            <w:pPr>
              <w:snapToGrid w:val="0"/>
              <w:spacing w:before="60" w:after="60" w:line="240" w:lineRule="auto"/>
              <w:jc w:val="left"/>
              <w:rPr>
                <w:b/>
                <w:sz w:val="18"/>
                <w:szCs w:val="18"/>
              </w:rPr>
            </w:pPr>
            <w:r w:rsidRPr="009063C9">
              <w:rPr>
                <w:b/>
                <w:sz w:val="18"/>
                <w:szCs w:val="18"/>
              </w:rPr>
              <w:t>Remarks</w:t>
            </w:r>
          </w:p>
        </w:tc>
      </w:tr>
      <w:tr w:rsidR="00243D40" w:rsidRPr="009063C9" w14:paraId="5BE7A5FE" w14:textId="77777777" w:rsidTr="003D073E">
        <w:trPr>
          <w:trHeight w:val="305"/>
        </w:trPr>
        <w:tc>
          <w:tcPr>
            <w:tcW w:w="3060" w:type="dxa"/>
            <w:vAlign w:val="center"/>
          </w:tcPr>
          <w:p w14:paraId="563C17FB" w14:textId="2538A2D1" w:rsidR="00243D40" w:rsidRPr="009063C9" w:rsidRDefault="00243D40" w:rsidP="00244B6E">
            <w:pPr>
              <w:snapToGrid w:val="0"/>
              <w:spacing w:before="60" w:after="60" w:line="240" w:lineRule="auto"/>
              <w:jc w:val="left"/>
              <w:rPr>
                <w:sz w:val="18"/>
                <w:szCs w:val="18"/>
              </w:rPr>
            </w:pPr>
            <w:r w:rsidRPr="009063C9">
              <w:rPr>
                <w:sz w:val="18"/>
                <w:szCs w:val="18"/>
              </w:rPr>
              <w:t>S100_DigitalSignature</w:t>
            </w:r>
          </w:p>
        </w:tc>
        <w:tc>
          <w:tcPr>
            <w:tcW w:w="3420" w:type="dxa"/>
            <w:vAlign w:val="center"/>
          </w:tcPr>
          <w:p w14:paraId="5A70DCA9" w14:textId="08CAE8D9" w:rsidR="00243D40" w:rsidRPr="009063C9" w:rsidRDefault="00243D40" w:rsidP="00244B6E">
            <w:pPr>
              <w:snapToGrid w:val="0"/>
              <w:spacing w:before="60" w:after="60" w:line="240" w:lineRule="auto"/>
              <w:jc w:val="left"/>
              <w:rPr>
                <w:sz w:val="18"/>
                <w:szCs w:val="18"/>
              </w:rPr>
            </w:pPr>
            <w:r w:rsidRPr="009063C9">
              <w:rPr>
                <w:sz w:val="18"/>
                <w:szCs w:val="18"/>
              </w:rPr>
              <w:t>Algorithm used to compute the digital signature</w:t>
            </w:r>
          </w:p>
        </w:tc>
        <w:tc>
          <w:tcPr>
            <w:tcW w:w="804" w:type="dxa"/>
            <w:vAlign w:val="center"/>
          </w:tcPr>
          <w:p w14:paraId="36CE2F7D" w14:textId="7B8E1DF7" w:rsidR="00243D40" w:rsidRPr="009063C9" w:rsidRDefault="00243D40" w:rsidP="00244B6E">
            <w:pPr>
              <w:snapToGrid w:val="0"/>
              <w:spacing w:before="60" w:after="60" w:line="240" w:lineRule="auto"/>
              <w:jc w:val="center"/>
              <w:rPr>
                <w:sz w:val="18"/>
                <w:szCs w:val="18"/>
              </w:rPr>
            </w:pPr>
            <w:r w:rsidRPr="009063C9">
              <w:rPr>
                <w:sz w:val="18"/>
                <w:szCs w:val="18"/>
              </w:rPr>
              <w:t>-</w:t>
            </w:r>
          </w:p>
        </w:tc>
        <w:tc>
          <w:tcPr>
            <w:tcW w:w="2436" w:type="dxa"/>
            <w:vAlign w:val="center"/>
          </w:tcPr>
          <w:p w14:paraId="1F009E10" w14:textId="79640339" w:rsidR="00243D40" w:rsidRPr="009063C9" w:rsidRDefault="00243D40" w:rsidP="00244B6E">
            <w:pPr>
              <w:snapToGrid w:val="0"/>
              <w:spacing w:before="60" w:after="60" w:line="240" w:lineRule="auto"/>
              <w:jc w:val="left"/>
              <w:rPr>
                <w:sz w:val="18"/>
                <w:szCs w:val="18"/>
              </w:rPr>
            </w:pPr>
            <w:r w:rsidRPr="009063C9">
              <w:rPr>
                <w:sz w:val="18"/>
                <w:szCs w:val="18"/>
              </w:rPr>
              <w:t>-</w:t>
            </w:r>
          </w:p>
        </w:tc>
        <w:tc>
          <w:tcPr>
            <w:tcW w:w="3463" w:type="dxa"/>
            <w:vAlign w:val="center"/>
          </w:tcPr>
          <w:p w14:paraId="75BC8282" w14:textId="0772D703" w:rsidR="00243D40" w:rsidRPr="009063C9" w:rsidRDefault="00243D40" w:rsidP="00244B6E">
            <w:pPr>
              <w:snapToGrid w:val="0"/>
              <w:spacing w:before="60" w:after="60" w:line="240" w:lineRule="auto"/>
              <w:jc w:val="left"/>
              <w:rPr>
                <w:sz w:val="18"/>
                <w:szCs w:val="18"/>
              </w:rPr>
            </w:pPr>
            <w:r w:rsidRPr="009063C9">
              <w:rPr>
                <w:sz w:val="18"/>
                <w:szCs w:val="18"/>
              </w:rPr>
              <w:t>-</w:t>
            </w:r>
          </w:p>
        </w:tc>
      </w:tr>
      <w:tr w:rsidR="00243D40" w:rsidRPr="009063C9" w14:paraId="10B6C314" w14:textId="77777777" w:rsidTr="003D073E">
        <w:trPr>
          <w:trHeight w:val="277"/>
        </w:trPr>
        <w:tc>
          <w:tcPr>
            <w:tcW w:w="3060" w:type="dxa"/>
            <w:vAlign w:val="center"/>
          </w:tcPr>
          <w:p w14:paraId="60D7E959" w14:textId="5C1E2D95" w:rsidR="00243D40" w:rsidRPr="009063C9" w:rsidRDefault="00371257" w:rsidP="00244B6E">
            <w:pPr>
              <w:snapToGrid w:val="0"/>
              <w:spacing w:before="60" w:after="60" w:line="240" w:lineRule="auto"/>
              <w:jc w:val="left"/>
              <w:rPr>
                <w:sz w:val="18"/>
                <w:szCs w:val="18"/>
              </w:rPr>
            </w:pPr>
            <w:ins w:id="3530" w:author="USER" w:date="2024-03-22T19:13:00Z">
              <w:r w:rsidRPr="00371257">
                <w:rPr>
                  <w:sz w:val="18"/>
                  <w:szCs w:val="18"/>
                </w:rPr>
                <w:t xml:space="preserve">id </w:t>
              </w:r>
            </w:ins>
            <w:del w:id="3531" w:author="USER" w:date="2024-03-22T19:11:00Z">
              <w:r w:rsidR="00757EF4" w:rsidRPr="009063C9" w:rsidDel="00E41D53">
                <w:rPr>
                  <w:sz w:val="18"/>
                  <w:szCs w:val="18"/>
                </w:rPr>
                <w:delText>dsa</w:delText>
              </w:r>
            </w:del>
          </w:p>
        </w:tc>
        <w:tc>
          <w:tcPr>
            <w:tcW w:w="3420" w:type="dxa"/>
            <w:vAlign w:val="center"/>
          </w:tcPr>
          <w:p w14:paraId="561FE0A2" w14:textId="647CEDCB" w:rsidR="00243D40" w:rsidRPr="009063C9" w:rsidRDefault="00371257" w:rsidP="009063C9">
            <w:pPr>
              <w:snapToGrid w:val="0"/>
              <w:spacing w:before="60" w:after="60" w:line="240" w:lineRule="auto"/>
              <w:jc w:val="left"/>
              <w:rPr>
                <w:sz w:val="18"/>
                <w:szCs w:val="18"/>
              </w:rPr>
            </w:pPr>
            <w:ins w:id="3532" w:author="USER" w:date="2024-03-22T19:14:00Z">
              <w:r w:rsidRPr="00371257">
                <w:rPr>
                  <w:sz w:val="18"/>
                  <w:szCs w:val="18"/>
                </w:rPr>
                <w:t>Identifier of the digital signature</w:t>
              </w:r>
              <w:r w:rsidRPr="00371257" w:rsidDel="00E41D53">
                <w:rPr>
                  <w:sz w:val="18"/>
                  <w:szCs w:val="18"/>
                </w:rPr>
                <w:t xml:space="preserve"> </w:t>
              </w:r>
            </w:ins>
            <w:del w:id="3533" w:author="USER" w:date="2024-03-22T19:11:00Z">
              <w:r w:rsidR="00757EF4" w:rsidRPr="009063C9" w:rsidDel="00E41D53">
                <w:rPr>
                  <w:sz w:val="18"/>
                  <w:szCs w:val="18"/>
                </w:rPr>
                <w:delText>Digital</w:delText>
              </w:r>
              <w:r w:rsidR="00243D40" w:rsidRPr="009063C9" w:rsidDel="00E41D53">
                <w:rPr>
                  <w:sz w:val="18"/>
                  <w:szCs w:val="18"/>
                </w:rPr>
                <w:delText xml:space="preserve"> </w:delText>
              </w:r>
              <w:r w:rsidR="00757EF4" w:rsidRPr="009063C9" w:rsidDel="00E41D53">
                <w:rPr>
                  <w:sz w:val="18"/>
                  <w:szCs w:val="18"/>
                </w:rPr>
                <w:delText>S</w:delText>
              </w:r>
              <w:r w:rsidR="00243D40" w:rsidRPr="009063C9" w:rsidDel="00E41D53">
                <w:rPr>
                  <w:sz w:val="18"/>
                  <w:szCs w:val="18"/>
                </w:rPr>
                <w:delText xml:space="preserve">ignature </w:delText>
              </w:r>
              <w:r w:rsidR="00757EF4" w:rsidRPr="009063C9" w:rsidDel="00E41D53">
                <w:rPr>
                  <w:sz w:val="18"/>
                  <w:szCs w:val="18"/>
                </w:rPr>
                <w:delText>A</w:delText>
              </w:r>
              <w:r w:rsidR="00243D40" w:rsidRPr="009063C9" w:rsidDel="00E41D53">
                <w:rPr>
                  <w:sz w:val="18"/>
                  <w:szCs w:val="18"/>
                </w:rPr>
                <w:delText>lgorithm</w:delText>
              </w:r>
            </w:del>
          </w:p>
        </w:tc>
        <w:tc>
          <w:tcPr>
            <w:tcW w:w="804" w:type="dxa"/>
            <w:vAlign w:val="center"/>
          </w:tcPr>
          <w:p w14:paraId="1FF996DF" w14:textId="395A615F" w:rsidR="00243D40" w:rsidRPr="009063C9" w:rsidRDefault="00371257" w:rsidP="00244B6E">
            <w:pPr>
              <w:snapToGrid w:val="0"/>
              <w:spacing w:before="60" w:after="60" w:line="240" w:lineRule="auto"/>
              <w:jc w:val="center"/>
              <w:rPr>
                <w:sz w:val="18"/>
                <w:szCs w:val="18"/>
              </w:rPr>
            </w:pPr>
            <w:ins w:id="3534" w:author="USER" w:date="2024-03-22T19:17:00Z">
              <w:r>
                <w:rPr>
                  <w:sz w:val="18"/>
                  <w:szCs w:val="18"/>
                </w:rPr>
                <w:t>1</w:t>
              </w:r>
            </w:ins>
            <w:del w:id="3535" w:author="USER" w:date="2024-03-22T19:11:00Z">
              <w:r w:rsidR="00243D40" w:rsidRPr="009063C9" w:rsidDel="00E41D53">
                <w:rPr>
                  <w:sz w:val="18"/>
                  <w:szCs w:val="18"/>
                </w:rPr>
                <w:delText>-</w:delText>
              </w:r>
            </w:del>
          </w:p>
        </w:tc>
        <w:tc>
          <w:tcPr>
            <w:tcW w:w="2436" w:type="dxa"/>
            <w:vAlign w:val="center"/>
          </w:tcPr>
          <w:p w14:paraId="451DB1B1" w14:textId="62E0B5EB" w:rsidR="00243D40" w:rsidRPr="009063C9" w:rsidRDefault="00371257" w:rsidP="00244B6E">
            <w:pPr>
              <w:snapToGrid w:val="0"/>
              <w:spacing w:before="60" w:after="60" w:line="240" w:lineRule="auto"/>
              <w:jc w:val="left"/>
              <w:rPr>
                <w:sz w:val="18"/>
                <w:szCs w:val="18"/>
              </w:rPr>
            </w:pPr>
            <w:ins w:id="3536" w:author="USER" w:date="2024-03-22T19:15:00Z">
              <w:r w:rsidRPr="00371257">
                <w:rPr>
                  <w:sz w:val="18"/>
                  <w:szCs w:val="18"/>
                </w:rPr>
                <w:t xml:space="preserve">CharacterString </w:t>
              </w:r>
            </w:ins>
            <w:del w:id="3537" w:author="USER" w:date="2024-03-22T19:11:00Z">
              <w:r w:rsidR="00243D40" w:rsidRPr="009063C9" w:rsidDel="00E41D53">
                <w:rPr>
                  <w:sz w:val="18"/>
                  <w:szCs w:val="18"/>
                </w:rPr>
                <w:delText>-</w:delText>
              </w:r>
            </w:del>
          </w:p>
        </w:tc>
        <w:tc>
          <w:tcPr>
            <w:tcW w:w="3463" w:type="dxa"/>
            <w:vAlign w:val="center"/>
          </w:tcPr>
          <w:p w14:paraId="1F36B47C" w14:textId="6E65BE46" w:rsidR="00243D40" w:rsidRPr="009063C9" w:rsidRDefault="00757EF4" w:rsidP="00244B6E">
            <w:pPr>
              <w:snapToGrid w:val="0"/>
              <w:spacing w:before="60" w:after="60" w:line="240" w:lineRule="auto"/>
              <w:jc w:val="left"/>
              <w:rPr>
                <w:sz w:val="18"/>
                <w:szCs w:val="18"/>
              </w:rPr>
            </w:pPr>
            <w:del w:id="3538" w:author="USER" w:date="2024-03-22T19:11:00Z">
              <w:r w:rsidRPr="009063C9" w:rsidDel="00E41D53">
                <w:rPr>
                  <w:sz w:val="18"/>
                  <w:szCs w:val="18"/>
                </w:rPr>
                <w:delText>FIPS 186-4 (2013)</w:delText>
              </w:r>
            </w:del>
          </w:p>
        </w:tc>
      </w:tr>
      <w:tr w:rsidR="00E41D53" w:rsidRPr="009063C9" w14:paraId="2BFF0FF7" w14:textId="77777777" w:rsidTr="003D073E">
        <w:trPr>
          <w:trHeight w:val="277"/>
          <w:ins w:id="3539" w:author="USER" w:date="2024-03-22T19:11:00Z"/>
        </w:trPr>
        <w:tc>
          <w:tcPr>
            <w:tcW w:w="3060" w:type="dxa"/>
            <w:vAlign w:val="center"/>
          </w:tcPr>
          <w:p w14:paraId="4FC52DE3" w14:textId="7AC3004C" w:rsidR="00E41D53" w:rsidRPr="009063C9" w:rsidDel="00E41D53" w:rsidRDefault="00371257" w:rsidP="00244B6E">
            <w:pPr>
              <w:snapToGrid w:val="0"/>
              <w:spacing w:before="60" w:after="60" w:line="240" w:lineRule="auto"/>
              <w:jc w:val="left"/>
              <w:rPr>
                <w:ins w:id="3540" w:author="USER" w:date="2024-03-22T19:11:00Z"/>
                <w:sz w:val="18"/>
                <w:szCs w:val="18"/>
              </w:rPr>
            </w:pPr>
            <w:ins w:id="3541" w:author="USER" w:date="2024-03-22T19:13:00Z">
              <w:r w:rsidRPr="00371257">
                <w:rPr>
                  <w:sz w:val="18"/>
                  <w:szCs w:val="18"/>
                </w:rPr>
                <w:t>certificateRef</w:t>
              </w:r>
            </w:ins>
          </w:p>
        </w:tc>
        <w:tc>
          <w:tcPr>
            <w:tcW w:w="3420" w:type="dxa"/>
            <w:vAlign w:val="center"/>
          </w:tcPr>
          <w:p w14:paraId="5A7E3188" w14:textId="15D627C4" w:rsidR="00E41D53" w:rsidRPr="009063C9" w:rsidDel="00E41D53" w:rsidRDefault="00371257" w:rsidP="009063C9">
            <w:pPr>
              <w:snapToGrid w:val="0"/>
              <w:spacing w:before="60" w:after="60" w:line="240" w:lineRule="auto"/>
              <w:jc w:val="left"/>
              <w:rPr>
                <w:ins w:id="3542" w:author="USER" w:date="2024-03-22T19:11:00Z"/>
                <w:sz w:val="18"/>
                <w:szCs w:val="18"/>
              </w:rPr>
            </w:pPr>
            <w:ins w:id="3543" w:author="USER" w:date="2024-03-22T19:13:00Z">
              <w:r w:rsidRPr="00371257">
                <w:rPr>
                  <w:sz w:val="18"/>
                  <w:szCs w:val="18"/>
                </w:rPr>
                <w:t>Signed Public Key</w:t>
              </w:r>
            </w:ins>
          </w:p>
        </w:tc>
        <w:tc>
          <w:tcPr>
            <w:tcW w:w="804" w:type="dxa"/>
            <w:vAlign w:val="center"/>
          </w:tcPr>
          <w:p w14:paraId="363F26F7" w14:textId="5B565A2B" w:rsidR="00E41D53" w:rsidRPr="00371257" w:rsidDel="00E41D53" w:rsidRDefault="00371257" w:rsidP="00244B6E">
            <w:pPr>
              <w:snapToGrid w:val="0"/>
              <w:spacing w:before="60" w:after="60" w:line="240" w:lineRule="auto"/>
              <w:jc w:val="center"/>
              <w:rPr>
                <w:ins w:id="3544" w:author="USER" w:date="2024-03-22T19:11:00Z"/>
                <w:rFonts w:eastAsiaTheme="minorEastAsia"/>
                <w:sz w:val="18"/>
                <w:szCs w:val="18"/>
              </w:rPr>
            </w:pPr>
            <w:ins w:id="3545" w:author="USER" w:date="2024-03-22T19:17:00Z">
              <w:r>
                <w:rPr>
                  <w:rFonts w:eastAsiaTheme="minorEastAsia" w:hint="eastAsia"/>
                  <w:sz w:val="18"/>
                  <w:szCs w:val="18"/>
                </w:rPr>
                <w:t>1</w:t>
              </w:r>
            </w:ins>
          </w:p>
        </w:tc>
        <w:tc>
          <w:tcPr>
            <w:tcW w:w="2436" w:type="dxa"/>
            <w:vAlign w:val="center"/>
          </w:tcPr>
          <w:p w14:paraId="2FC6B589" w14:textId="542E7094" w:rsidR="00E41D53" w:rsidRPr="009063C9" w:rsidDel="00E41D53" w:rsidRDefault="00371257" w:rsidP="00244B6E">
            <w:pPr>
              <w:snapToGrid w:val="0"/>
              <w:spacing w:before="60" w:after="60" w:line="240" w:lineRule="auto"/>
              <w:jc w:val="left"/>
              <w:rPr>
                <w:ins w:id="3546" w:author="USER" w:date="2024-03-22T19:11:00Z"/>
                <w:sz w:val="18"/>
                <w:szCs w:val="18"/>
              </w:rPr>
            </w:pPr>
            <w:ins w:id="3547" w:author="USER" w:date="2024-03-22T19:15:00Z">
              <w:r w:rsidRPr="00371257">
                <w:rPr>
                  <w:sz w:val="18"/>
                  <w:szCs w:val="18"/>
                </w:rPr>
                <w:t>CharacterString</w:t>
              </w:r>
            </w:ins>
          </w:p>
        </w:tc>
        <w:tc>
          <w:tcPr>
            <w:tcW w:w="3463" w:type="dxa"/>
            <w:vAlign w:val="center"/>
          </w:tcPr>
          <w:p w14:paraId="752F2082" w14:textId="77777777" w:rsidR="00E41D53" w:rsidRPr="009063C9" w:rsidDel="00E41D53" w:rsidRDefault="00E41D53" w:rsidP="00244B6E">
            <w:pPr>
              <w:snapToGrid w:val="0"/>
              <w:spacing w:before="60" w:after="60" w:line="240" w:lineRule="auto"/>
              <w:jc w:val="left"/>
              <w:rPr>
                <w:ins w:id="3548" w:author="USER" w:date="2024-03-22T19:11:00Z"/>
                <w:sz w:val="18"/>
                <w:szCs w:val="18"/>
              </w:rPr>
            </w:pPr>
          </w:p>
        </w:tc>
      </w:tr>
    </w:tbl>
    <w:p w14:paraId="660E9F11" w14:textId="77777777" w:rsidR="001226F3" w:rsidRPr="009063C9" w:rsidRDefault="001226F3" w:rsidP="00381437"/>
    <w:p w14:paraId="6D6189B4" w14:textId="409460F4" w:rsidR="00244B6E" w:rsidRPr="00AC657D" w:rsidRDefault="00244B6E" w:rsidP="00DE48FB">
      <w:pPr>
        <w:pStyle w:val="41"/>
        <w:rPr>
          <w:color w:val="000000" w:themeColor="text1"/>
          <w:rPrChange w:id="3549" w:author="Greenblue" w:date="2024-02-13T20:52:00Z">
            <w:rPr/>
          </w:rPrChange>
        </w:rPr>
      </w:pPr>
      <w:bookmarkStart w:id="3550" w:name="_Toc152232616"/>
      <w:r w:rsidRPr="00AC657D">
        <w:rPr>
          <w:color w:val="000000" w:themeColor="text1"/>
          <w:rPrChange w:id="3551" w:author="Greenblue" w:date="2024-02-13T20:52:00Z">
            <w:rPr/>
          </w:rPrChange>
        </w:rPr>
        <w:t>S100_DigitalSignatureValue</w:t>
      </w:r>
      <w:bookmarkEnd w:id="355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3552" w:author="Greenblue" w:date="2024-02-13T20:46: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60"/>
        <w:gridCol w:w="3420"/>
        <w:gridCol w:w="804"/>
        <w:gridCol w:w="2436"/>
        <w:gridCol w:w="3463"/>
        <w:tblGridChange w:id="3553">
          <w:tblGrid>
            <w:gridCol w:w="3060"/>
            <w:gridCol w:w="3420"/>
            <w:gridCol w:w="804"/>
            <w:gridCol w:w="2436"/>
            <w:gridCol w:w="3463"/>
          </w:tblGrid>
        </w:tblGridChange>
      </w:tblGrid>
      <w:tr w:rsidR="00244B6E" w:rsidRPr="009063C9" w14:paraId="73A8C084" w14:textId="77777777" w:rsidTr="006073E9">
        <w:trPr>
          <w:trHeight w:val="277"/>
          <w:trPrChange w:id="3554" w:author="Greenblue" w:date="2024-02-13T20:46:00Z">
            <w:trPr>
              <w:trHeight w:val="277"/>
            </w:trPr>
          </w:trPrChange>
        </w:trPr>
        <w:tc>
          <w:tcPr>
            <w:tcW w:w="3060" w:type="dxa"/>
            <w:shd w:val="clear" w:color="auto" w:fill="E7E6E6"/>
            <w:vAlign w:val="center"/>
            <w:tcPrChange w:id="3555" w:author="Greenblue" w:date="2024-02-13T20:46:00Z">
              <w:tcPr>
                <w:tcW w:w="3060" w:type="dxa"/>
                <w:vAlign w:val="center"/>
              </w:tcPr>
            </w:tcPrChange>
          </w:tcPr>
          <w:p w14:paraId="51ECC27D" w14:textId="77777777" w:rsidR="00244B6E" w:rsidRPr="009063C9" w:rsidRDefault="00244B6E" w:rsidP="002843D4">
            <w:pPr>
              <w:snapToGrid w:val="0"/>
              <w:spacing w:before="60" w:after="60" w:line="240" w:lineRule="auto"/>
              <w:jc w:val="left"/>
              <w:rPr>
                <w:b/>
                <w:sz w:val="18"/>
                <w:szCs w:val="18"/>
              </w:rPr>
            </w:pPr>
            <w:r w:rsidRPr="009063C9">
              <w:rPr>
                <w:b/>
                <w:sz w:val="18"/>
                <w:szCs w:val="18"/>
              </w:rPr>
              <w:t>Name</w:t>
            </w:r>
          </w:p>
        </w:tc>
        <w:tc>
          <w:tcPr>
            <w:tcW w:w="3420" w:type="dxa"/>
            <w:shd w:val="clear" w:color="auto" w:fill="E7E6E6"/>
            <w:vAlign w:val="center"/>
            <w:tcPrChange w:id="3556" w:author="Greenblue" w:date="2024-02-13T20:46:00Z">
              <w:tcPr>
                <w:tcW w:w="3420" w:type="dxa"/>
                <w:vAlign w:val="center"/>
              </w:tcPr>
            </w:tcPrChange>
          </w:tcPr>
          <w:p w14:paraId="02EE183F" w14:textId="77777777" w:rsidR="00244B6E" w:rsidRPr="009063C9" w:rsidRDefault="00244B6E" w:rsidP="002843D4">
            <w:pPr>
              <w:snapToGrid w:val="0"/>
              <w:spacing w:before="60" w:after="60" w:line="240" w:lineRule="auto"/>
              <w:jc w:val="left"/>
              <w:rPr>
                <w:b/>
                <w:sz w:val="18"/>
                <w:szCs w:val="18"/>
              </w:rPr>
            </w:pPr>
            <w:r w:rsidRPr="009063C9">
              <w:rPr>
                <w:b/>
                <w:sz w:val="18"/>
                <w:szCs w:val="18"/>
              </w:rPr>
              <w:t>Description</w:t>
            </w:r>
          </w:p>
        </w:tc>
        <w:tc>
          <w:tcPr>
            <w:tcW w:w="804" w:type="dxa"/>
            <w:shd w:val="clear" w:color="auto" w:fill="E7E6E6"/>
            <w:vAlign w:val="center"/>
            <w:tcPrChange w:id="3557" w:author="Greenblue" w:date="2024-02-13T20:46:00Z">
              <w:tcPr>
                <w:tcW w:w="804" w:type="dxa"/>
                <w:vAlign w:val="center"/>
              </w:tcPr>
            </w:tcPrChange>
          </w:tcPr>
          <w:p w14:paraId="0324CC68" w14:textId="2E8FA582" w:rsidR="00244B6E" w:rsidRPr="009063C9" w:rsidRDefault="00244B6E" w:rsidP="002843D4">
            <w:pPr>
              <w:snapToGrid w:val="0"/>
              <w:spacing w:before="60" w:after="60" w:line="240" w:lineRule="auto"/>
              <w:jc w:val="center"/>
              <w:rPr>
                <w:b/>
                <w:sz w:val="18"/>
                <w:szCs w:val="18"/>
              </w:rPr>
            </w:pPr>
            <w:r w:rsidRPr="009063C9">
              <w:rPr>
                <w:b/>
                <w:sz w:val="18"/>
                <w:szCs w:val="18"/>
              </w:rPr>
              <w:t>Mult</w:t>
            </w:r>
          </w:p>
        </w:tc>
        <w:tc>
          <w:tcPr>
            <w:tcW w:w="2436" w:type="dxa"/>
            <w:shd w:val="clear" w:color="auto" w:fill="E7E6E6"/>
            <w:vAlign w:val="center"/>
            <w:tcPrChange w:id="3558" w:author="Greenblue" w:date="2024-02-13T20:46:00Z">
              <w:tcPr>
                <w:tcW w:w="2436" w:type="dxa"/>
                <w:vAlign w:val="center"/>
              </w:tcPr>
            </w:tcPrChange>
          </w:tcPr>
          <w:p w14:paraId="35C26902" w14:textId="77777777" w:rsidR="00244B6E" w:rsidRPr="009063C9" w:rsidRDefault="00244B6E" w:rsidP="002843D4">
            <w:pPr>
              <w:snapToGrid w:val="0"/>
              <w:spacing w:before="60" w:after="60" w:line="240" w:lineRule="auto"/>
              <w:jc w:val="left"/>
              <w:rPr>
                <w:b/>
                <w:sz w:val="18"/>
                <w:szCs w:val="18"/>
              </w:rPr>
            </w:pPr>
            <w:r w:rsidRPr="009063C9">
              <w:rPr>
                <w:b/>
                <w:sz w:val="18"/>
                <w:szCs w:val="18"/>
              </w:rPr>
              <w:t>Type</w:t>
            </w:r>
          </w:p>
        </w:tc>
        <w:tc>
          <w:tcPr>
            <w:tcW w:w="3463" w:type="dxa"/>
            <w:shd w:val="clear" w:color="auto" w:fill="E7E6E6"/>
            <w:vAlign w:val="center"/>
            <w:tcPrChange w:id="3559" w:author="Greenblue" w:date="2024-02-13T20:46:00Z">
              <w:tcPr>
                <w:tcW w:w="3463" w:type="dxa"/>
                <w:vAlign w:val="center"/>
              </w:tcPr>
            </w:tcPrChange>
          </w:tcPr>
          <w:p w14:paraId="7E43372D" w14:textId="77777777" w:rsidR="00244B6E" w:rsidRPr="009063C9" w:rsidRDefault="00244B6E" w:rsidP="002843D4">
            <w:pPr>
              <w:snapToGrid w:val="0"/>
              <w:spacing w:before="60" w:after="60" w:line="240" w:lineRule="auto"/>
              <w:jc w:val="left"/>
              <w:rPr>
                <w:b/>
                <w:sz w:val="18"/>
                <w:szCs w:val="18"/>
              </w:rPr>
            </w:pPr>
            <w:r w:rsidRPr="009063C9">
              <w:rPr>
                <w:b/>
                <w:sz w:val="18"/>
                <w:szCs w:val="18"/>
              </w:rPr>
              <w:t>Remarks</w:t>
            </w:r>
          </w:p>
        </w:tc>
      </w:tr>
      <w:tr w:rsidR="00244B6E" w:rsidRPr="009063C9" w14:paraId="6A0830AD" w14:textId="77777777" w:rsidTr="003D073E">
        <w:trPr>
          <w:trHeight w:val="305"/>
        </w:trPr>
        <w:tc>
          <w:tcPr>
            <w:tcW w:w="3060" w:type="dxa"/>
            <w:vAlign w:val="center"/>
          </w:tcPr>
          <w:p w14:paraId="2BEE7BDE" w14:textId="3249E81E" w:rsidR="00244B6E" w:rsidRPr="009063C9" w:rsidRDefault="00244B6E" w:rsidP="00244B6E">
            <w:pPr>
              <w:snapToGrid w:val="0"/>
              <w:spacing w:before="60" w:after="60" w:line="240" w:lineRule="auto"/>
              <w:jc w:val="left"/>
              <w:rPr>
                <w:sz w:val="18"/>
                <w:szCs w:val="18"/>
              </w:rPr>
            </w:pPr>
            <w:r w:rsidRPr="009063C9">
              <w:rPr>
                <w:sz w:val="18"/>
                <w:szCs w:val="18"/>
              </w:rPr>
              <w:t>S100_DigitalSignatureValue</w:t>
            </w:r>
          </w:p>
        </w:tc>
        <w:tc>
          <w:tcPr>
            <w:tcW w:w="3420" w:type="dxa"/>
            <w:vAlign w:val="center"/>
          </w:tcPr>
          <w:p w14:paraId="7712CD7C" w14:textId="2ABCE62A" w:rsidR="00244B6E" w:rsidRPr="009063C9" w:rsidRDefault="00757EF4" w:rsidP="00244B6E">
            <w:pPr>
              <w:snapToGrid w:val="0"/>
              <w:spacing w:before="60" w:after="60" w:line="240" w:lineRule="auto"/>
              <w:jc w:val="left"/>
              <w:rPr>
                <w:sz w:val="18"/>
                <w:szCs w:val="18"/>
              </w:rPr>
            </w:pPr>
            <w:r w:rsidRPr="009063C9">
              <w:rPr>
                <w:sz w:val="18"/>
                <w:szCs w:val="18"/>
              </w:rPr>
              <w:t>Signed Public Key plus the digital signature</w:t>
            </w:r>
          </w:p>
        </w:tc>
        <w:tc>
          <w:tcPr>
            <w:tcW w:w="804" w:type="dxa"/>
            <w:vAlign w:val="center"/>
          </w:tcPr>
          <w:p w14:paraId="27620615" w14:textId="5E4C7234" w:rsidR="00244B6E" w:rsidRPr="009063C9" w:rsidRDefault="00244B6E" w:rsidP="00244B6E">
            <w:pPr>
              <w:snapToGrid w:val="0"/>
              <w:spacing w:before="60" w:after="60" w:line="240" w:lineRule="auto"/>
              <w:jc w:val="center"/>
              <w:rPr>
                <w:sz w:val="18"/>
                <w:szCs w:val="18"/>
              </w:rPr>
            </w:pPr>
            <w:r w:rsidRPr="009063C9">
              <w:rPr>
                <w:sz w:val="18"/>
                <w:szCs w:val="18"/>
              </w:rPr>
              <w:t>-</w:t>
            </w:r>
          </w:p>
        </w:tc>
        <w:tc>
          <w:tcPr>
            <w:tcW w:w="2436" w:type="dxa"/>
            <w:vAlign w:val="center"/>
          </w:tcPr>
          <w:p w14:paraId="76902D2A" w14:textId="61F5CD8D" w:rsidR="00244B6E" w:rsidRPr="009063C9" w:rsidRDefault="00244B6E" w:rsidP="00244B6E">
            <w:pPr>
              <w:snapToGrid w:val="0"/>
              <w:spacing w:before="60" w:after="60" w:line="240" w:lineRule="auto"/>
              <w:jc w:val="left"/>
              <w:rPr>
                <w:sz w:val="18"/>
                <w:szCs w:val="18"/>
              </w:rPr>
            </w:pPr>
          </w:p>
        </w:tc>
        <w:tc>
          <w:tcPr>
            <w:tcW w:w="3463" w:type="dxa"/>
            <w:vAlign w:val="center"/>
          </w:tcPr>
          <w:p w14:paraId="1421A6C9" w14:textId="179B76CA" w:rsidR="00244B6E" w:rsidRPr="009063C9" w:rsidRDefault="00757EF4" w:rsidP="00244B6E">
            <w:pPr>
              <w:snapToGrid w:val="0"/>
              <w:spacing w:before="60" w:after="60" w:line="240" w:lineRule="auto"/>
              <w:jc w:val="left"/>
              <w:rPr>
                <w:sz w:val="18"/>
                <w:szCs w:val="18"/>
              </w:rPr>
            </w:pPr>
            <w:r w:rsidRPr="009063C9">
              <w:rPr>
                <w:sz w:val="18"/>
                <w:szCs w:val="18"/>
              </w:rPr>
              <w:t>Data type for digital signature values</w:t>
            </w:r>
          </w:p>
        </w:tc>
      </w:tr>
    </w:tbl>
    <w:p w14:paraId="0F12F467" w14:textId="181A64B7" w:rsidR="00B413FE" w:rsidRPr="009063C9" w:rsidDel="00E41D53" w:rsidRDefault="00416C61" w:rsidP="00DE48FB">
      <w:pPr>
        <w:pStyle w:val="41"/>
        <w:rPr>
          <w:del w:id="3560" w:author="USER" w:date="2024-03-22T19:02:00Z"/>
        </w:rPr>
      </w:pPr>
      <w:bookmarkStart w:id="3561" w:name="_Toc152232617"/>
      <w:del w:id="3562" w:author="USER" w:date="2024-03-22T19:02:00Z">
        <w:r w:rsidRPr="009063C9" w:rsidDel="00E41D53">
          <w:lastRenderedPageBreak/>
          <w:delText>S100_VerticalAndSoundingDatum</w:delText>
        </w:r>
        <w:bookmarkEnd w:id="3328"/>
        <w:bookmarkEnd w:id="3561"/>
      </w:del>
    </w:p>
    <w:tbl>
      <w:tblPr>
        <w:tblW w:w="1318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3563" w:author="Greenblue" w:date="2024-02-13T20:46:00Z">
          <w:tblPr>
            <w:tblW w:w="1318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1276"/>
        <w:gridCol w:w="3260"/>
        <w:gridCol w:w="3402"/>
        <w:gridCol w:w="851"/>
        <w:gridCol w:w="4394"/>
        <w:tblGridChange w:id="3564">
          <w:tblGrid>
            <w:gridCol w:w="1276"/>
            <w:gridCol w:w="3260"/>
            <w:gridCol w:w="3402"/>
            <w:gridCol w:w="851"/>
            <w:gridCol w:w="4394"/>
          </w:tblGrid>
        </w:tblGridChange>
      </w:tblGrid>
      <w:tr w:rsidR="00F329BC" w:rsidRPr="009063C9" w:rsidDel="00E41D53" w14:paraId="1F363687" w14:textId="4CA78211" w:rsidTr="006073E9">
        <w:trPr>
          <w:trHeight w:val="277"/>
          <w:del w:id="3565" w:author="USER" w:date="2024-03-22T19:02:00Z"/>
          <w:trPrChange w:id="3566" w:author="Greenblue" w:date="2024-02-13T20:46:00Z">
            <w:trPr>
              <w:trHeight w:val="277"/>
            </w:trPr>
          </w:trPrChange>
        </w:trPr>
        <w:tc>
          <w:tcPr>
            <w:tcW w:w="1276" w:type="dxa"/>
            <w:shd w:val="clear" w:color="auto" w:fill="E7E6E6"/>
            <w:tcPrChange w:id="3567" w:author="Greenblue" w:date="2024-02-13T20:46:00Z">
              <w:tcPr>
                <w:tcW w:w="1276" w:type="dxa"/>
              </w:tcPr>
            </w:tcPrChange>
          </w:tcPr>
          <w:p w14:paraId="4D6BEEFC" w14:textId="47966C77" w:rsidR="00F329BC" w:rsidRPr="009063C9" w:rsidDel="00E41D53" w:rsidRDefault="00F329BC">
            <w:pPr>
              <w:snapToGrid w:val="0"/>
              <w:spacing w:before="60" w:after="60" w:line="240" w:lineRule="auto"/>
              <w:jc w:val="left"/>
              <w:rPr>
                <w:del w:id="3568" w:author="USER" w:date="2024-03-22T19:02:00Z"/>
                <w:b/>
                <w:sz w:val="18"/>
                <w:szCs w:val="18"/>
              </w:rPr>
            </w:pPr>
            <w:del w:id="3569" w:author="USER" w:date="2024-03-22T19:02:00Z">
              <w:r w:rsidRPr="009063C9" w:rsidDel="00E41D53">
                <w:rPr>
                  <w:b/>
                  <w:sz w:val="18"/>
                  <w:szCs w:val="18"/>
                </w:rPr>
                <w:delText>Role Name</w:delText>
              </w:r>
            </w:del>
          </w:p>
        </w:tc>
        <w:tc>
          <w:tcPr>
            <w:tcW w:w="3260" w:type="dxa"/>
            <w:shd w:val="clear" w:color="auto" w:fill="E7E6E6"/>
            <w:vAlign w:val="center"/>
            <w:tcPrChange w:id="3570" w:author="Greenblue" w:date="2024-02-13T20:46:00Z">
              <w:tcPr>
                <w:tcW w:w="3260" w:type="dxa"/>
                <w:vAlign w:val="center"/>
              </w:tcPr>
            </w:tcPrChange>
          </w:tcPr>
          <w:p w14:paraId="6536C924" w14:textId="70CBDC9B" w:rsidR="00F329BC" w:rsidRPr="009063C9" w:rsidDel="00E41D53" w:rsidRDefault="00F329BC" w:rsidP="00381437">
            <w:pPr>
              <w:snapToGrid w:val="0"/>
              <w:spacing w:before="60" w:after="60" w:line="240" w:lineRule="auto"/>
              <w:jc w:val="left"/>
              <w:rPr>
                <w:del w:id="3571" w:author="USER" w:date="2024-03-22T19:02:00Z"/>
                <w:b/>
                <w:sz w:val="18"/>
                <w:szCs w:val="18"/>
              </w:rPr>
            </w:pPr>
            <w:del w:id="3572" w:author="USER" w:date="2024-03-22T19:02:00Z">
              <w:r w:rsidRPr="009063C9" w:rsidDel="00E41D53">
                <w:rPr>
                  <w:b/>
                  <w:sz w:val="18"/>
                  <w:szCs w:val="18"/>
                </w:rPr>
                <w:delText>Name</w:delText>
              </w:r>
            </w:del>
          </w:p>
        </w:tc>
        <w:tc>
          <w:tcPr>
            <w:tcW w:w="3402" w:type="dxa"/>
            <w:shd w:val="clear" w:color="auto" w:fill="E7E6E6"/>
            <w:vAlign w:val="center"/>
            <w:tcPrChange w:id="3573" w:author="Greenblue" w:date="2024-02-13T20:46:00Z">
              <w:tcPr>
                <w:tcW w:w="3402" w:type="dxa"/>
                <w:vAlign w:val="center"/>
              </w:tcPr>
            </w:tcPrChange>
          </w:tcPr>
          <w:p w14:paraId="01CF4CFD" w14:textId="57DB1C2B" w:rsidR="00F329BC" w:rsidRPr="009063C9" w:rsidDel="00E41D53" w:rsidRDefault="00F329BC" w:rsidP="00381437">
            <w:pPr>
              <w:snapToGrid w:val="0"/>
              <w:spacing w:before="60" w:after="60" w:line="240" w:lineRule="auto"/>
              <w:jc w:val="left"/>
              <w:rPr>
                <w:del w:id="3574" w:author="USER" w:date="2024-03-22T19:02:00Z"/>
                <w:b/>
                <w:sz w:val="18"/>
                <w:szCs w:val="18"/>
              </w:rPr>
            </w:pPr>
            <w:del w:id="3575" w:author="USER" w:date="2024-03-22T19:02:00Z">
              <w:r w:rsidRPr="009063C9" w:rsidDel="00E41D53">
                <w:rPr>
                  <w:b/>
                  <w:sz w:val="18"/>
                  <w:szCs w:val="18"/>
                </w:rPr>
                <w:delText>Description</w:delText>
              </w:r>
            </w:del>
          </w:p>
        </w:tc>
        <w:tc>
          <w:tcPr>
            <w:tcW w:w="851" w:type="dxa"/>
            <w:shd w:val="clear" w:color="auto" w:fill="E7E6E6"/>
            <w:vAlign w:val="center"/>
            <w:tcPrChange w:id="3576" w:author="Greenblue" w:date="2024-02-13T20:46:00Z">
              <w:tcPr>
                <w:tcW w:w="851" w:type="dxa"/>
                <w:vAlign w:val="center"/>
              </w:tcPr>
            </w:tcPrChange>
          </w:tcPr>
          <w:p w14:paraId="08C93066" w14:textId="0BD49330" w:rsidR="00F329BC" w:rsidRPr="009063C9" w:rsidDel="00E41D53" w:rsidRDefault="00F329BC" w:rsidP="00381437">
            <w:pPr>
              <w:snapToGrid w:val="0"/>
              <w:spacing w:before="60" w:after="60" w:line="240" w:lineRule="auto"/>
              <w:jc w:val="center"/>
              <w:rPr>
                <w:del w:id="3577" w:author="USER" w:date="2024-03-22T19:02:00Z"/>
                <w:b/>
                <w:sz w:val="18"/>
                <w:szCs w:val="18"/>
              </w:rPr>
            </w:pPr>
            <w:del w:id="3578" w:author="USER" w:date="2024-03-22T19:02:00Z">
              <w:r w:rsidRPr="009063C9" w:rsidDel="00E41D53">
                <w:rPr>
                  <w:b/>
                  <w:sz w:val="18"/>
                  <w:szCs w:val="18"/>
                </w:rPr>
                <w:delText>Code</w:delText>
              </w:r>
            </w:del>
          </w:p>
        </w:tc>
        <w:tc>
          <w:tcPr>
            <w:tcW w:w="4394" w:type="dxa"/>
            <w:shd w:val="clear" w:color="auto" w:fill="E7E6E6"/>
            <w:vAlign w:val="center"/>
            <w:tcPrChange w:id="3579" w:author="Greenblue" w:date="2024-02-13T20:46:00Z">
              <w:tcPr>
                <w:tcW w:w="4394" w:type="dxa"/>
                <w:vAlign w:val="center"/>
              </w:tcPr>
            </w:tcPrChange>
          </w:tcPr>
          <w:p w14:paraId="5A0C26B8" w14:textId="751F4BAF" w:rsidR="00F329BC" w:rsidRPr="009063C9" w:rsidDel="00E41D53" w:rsidRDefault="00F329BC" w:rsidP="00381437">
            <w:pPr>
              <w:snapToGrid w:val="0"/>
              <w:spacing w:before="60" w:after="60" w:line="240" w:lineRule="auto"/>
              <w:jc w:val="left"/>
              <w:rPr>
                <w:del w:id="3580" w:author="USER" w:date="2024-03-22T19:02:00Z"/>
                <w:b/>
                <w:sz w:val="18"/>
                <w:szCs w:val="18"/>
              </w:rPr>
            </w:pPr>
            <w:del w:id="3581" w:author="USER" w:date="2024-03-22T19:02:00Z">
              <w:r w:rsidRPr="009063C9" w:rsidDel="00E41D53">
                <w:rPr>
                  <w:b/>
                  <w:sz w:val="18"/>
                  <w:szCs w:val="18"/>
                </w:rPr>
                <w:delText>Remarks</w:delText>
              </w:r>
            </w:del>
          </w:p>
        </w:tc>
      </w:tr>
      <w:tr w:rsidR="00F329BC" w:rsidRPr="009063C9" w:rsidDel="00E41D53" w14:paraId="68D17983" w14:textId="6B21E138" w:rsidTr="003D073E">
        <w:trPr>
          <w:trHeight w:val="305"/>
          <w:del w:id="3582" w:author="USER" w:date="2024-03-22T19:02:00Z"/>
        </w:trPr>
        <w:tc>
          <w:tcPr>
            <w:tcW w:w="1276" w:type="dxa"/>
          </w:tcPr>
          <w:p w14:paraId="085224E2" w14:textId="5135AC01" w:rsidR="00F329BC" w:rsidRPr="009063C9" w:rsidDel="00E41D53" w:rsidRDefault="00F329BC" w:rsidP="002754DA">
            <w:pPr>
              <w:snapToGrid w:val="0"/>
              <w:spacing w:before="60" w:after="60" w:line="240" w:lineRule="auto"/>
              <w:jc w:val="left"/>
              <w:rPr>
                <w:del w:id="3583" w:author="USER" w:date="2024-03-22T19:02:00Z"/>
                <w:sz w:val="18"/>
                <w:szCs w:val="18"/>
              </w:rPr>
            </w:pPr>
            <w:del w:id="3584" w:author="USER" w:date="2024-03-22T19:02:00Z">
              <w:r w:rsidRPr="009063C9" w:rsidDel="00E41D53">
                <w:rPr>
                  <w:sz w:val="18"/>
                  <w:szCs w:val="18"/>
                </w:rPr>
                <w:delText>Enumeration</w:delText>
              </w:r>
            </w:del>
          </w:p>
        </w:tc>
        <w:tc>
          <w:tcPr>
            <w:tcW w:w="3260" w:type="dxa"/>
            <w:vAlign w:val="center"/>
          </w:tcPr>
          <w:p w14:paraId="7DD69462" w14:textId="13105286" w:rsidR="00F329BC" w:rsidRPr="009063C9" w:rsidDel="00E41D53" w:rsidRDefault="00F329BC" w:rsidP="00381437">
            <w:pPr>
              <w:snapToGrid w:val="0"/>
              <w:spacing w:before="60" w:after="60" w:line="240" w:lineRule="auto"/>
              <w:jc w:val="left"/>
              <w:rPr>
                <w:del w:id="3585" w:author="USER" w:date="2024-03-22T19:02:00Z"/>
                <w:sz w:val="18"/>
                <w:szCs w:val="18"/>
              </w:rPr>
            </w:pPr>
            <w:del w:id="3586" w:author="USER" w:date="2024-03-22T19:02:00Z">
              <w:r w:rsidRPr="009063C9" w:rsidDel="00E41D53">
                <w:rPr>
                  <w:sz w:val="18"/>
                  <w:szCs w:val="18"/>
                </w:rPr>
                <w:delText>S100_VerticalAndSoundingDatum</w:delText>
              </w:r>
            </w:del>
          </w:p>
        </w:tc>
        <w:tc>
          <w:tcPr>
            <w:tcW w:w="3402" w:type="dxa"/>
            <w:vAlign w:val="center"/>
          </w:tcPr>
          <w:p w14:paraId="2C076E69" w14:textId="743A9C1E" w:rsidR="00F329BC" w:rsidRPr="009063C9" w:rsidDel="00E41D53" w:rsidRDefault="00F329BC" w:rsidP="00381437">
            <w:pPr>
              <w:snapToGrid w:val="0"/>
              <w:spacing w:before="60" w:after="60" w:line="240" w:lineRule="auto"/>
              <w:jc w:val="left"/>
              <w:rPr>
                <w:del w:id="3587" w:author="USER" w:date="2024-03-22T19:02:00Z"/>
                <w:sz w:val="18"/>
                <w:szCs w:val="18"/>
              </w:rPr>
            </w:pPr>
            <w:del w:id="3588" w:author="USER" w:date="2024-03-22T19:02:00Z">
              <w:r w:rsidRPr="009063C9" w:rsidDel="00E41D53">
                <w:rPr>
                  <w:sz w:val="18"/>
                  <w:szCs w:val="18"/>
                </w:rPr>
                <w:delText>Allowable vertical and sounding datums</w:delText>
              </w:r>
            </w:del>
          </w:p>
        </w:tc>
        <w:tc>
          <w:tcPr>
            <w:tcW w:w="851" w:type="dxa"/>
          </w:tcPr>
          <w:p w14:paraId="342380E5" w14:textId="07842902" w:rsidR="00F329BC" w:rsidRPr="009063C9" w:rsidDel="00E41D53" w:rsidRDefault="00F329BC" w:rsidP="00381437">
            <w:pPr>
              <w:snapToGrid w:val="0"/>
              <w:spacing w:before="60" w:after="60" w:line="240" w:lineRule="auto"/>
              <w:jc w:val="center"/>
              <w:rPr>
                <w:del w:id="3589" w:author="USER" w:date="2024-03-22T19:02:00Z"/>
                <w:sz w:val="18"/>
                <w:szCs w:val="18"/>
              </w:rPr>
            </w:pPr>
            <w:del w:id="3590" w:author="USER" w:date="2024-03-22T19:02:00Z">
              <w:r w:rsidRPr="009063C9" w:rsidDel="00E41D53">
                <w:rPr>
                  <w:sz w:val="18"/>
                  <w:szCs w:val="18"/>
                </w:rPr>
                <w:delText>-</w:delText>
              </w:r>
            </w:del>
          </w:p>
        </w:tc>
        <w:tc>
          <w:tcPr>
            <w:tcW w:w="4394" w:type="dxa"/>
            <w:vAlign w:val="center"/>
          </w:tcPr>
          <w:p w14:paraId="206549EB" w14:textId="7425D9CF" w:rsidR="00F329BC" w:rsidRPr="009063C9" w:rsidDel="00E41D53" w:rsidRDefault="00F329BC" w:rsidP="00243D40">
            <w:pPr>
              <w:snapToGrid w:val="0"/>
              <w:spacing w:before="60" w:after="60" w:line="240" w:lineRule="auto"/>
              <w:jc w:val="left"/>
              <w:rPr>
                <w:del w:id="3591" w:author="USER" w:date="2024-03-22T19:02:00Z"/>
                <w:sz w:val="18"/>
                <w:szCs w:val="18"/>
              </w:rPr>
            </w:pPr>
          </w:p>
        </w:tc>
      </w:tr>
      <w:tr w:rsidR="00F329BC" w:rsidRPr="009063C9" w:rsidDel="00E41D53" w14:paraId="23CB34B0" w14:textId="06E5B78C" w:rsidTr="003D073E">
        <w:trPr>
          <w:trHeight w:val="277"/>
          <w:del w:id="3592" w:author="USER" w:date="2024-03-22T19:02:00Z"/>
        </w:trPr>
        <w:tc>
          <w:tcPr>
            <w:tcW w:w="1276" w:type="dxa"/>
          </w:tcPr>
          <w:p w14:paraId="705211A8" w14:textId="0DCA0779" w:rsidR="00F329BC" w:rsidRPr="009063C9" w:rsidDel="00E41D53" w:rsidRDefault="00F329BC" w:rsidP="002754DA">
            <w:pPr>
              <w:snapToGrid w:val="0"/>
              <w:spacing w:before="60" w:after="60" w:line="240" w:lineRule="auto"/>
              <w:jc w:val="left"/>
              <w:rPr>
                <w:del w:id="3593" w:author="USER" w:date="2024-03-22T19:02:00Z"/>
                <w:sz w:val="18"/>
                <w:szCs w:val="18"/>
              </w:rPr>
            </w:pPr>
            <w:del w:id="3594" w:author="USER" w:date="2024-03-22T19:02:00Z">
              <w:r w:rsidRPr="009063C9" w:rsidDel="00E41D53">
                <w:rPr>
                  <w:sz w:val="18"/>
                  <w:szCs w:val="18"/>
                </w:rPr>
                <w:delText>Value</w:delText>
              </w:r>
            </w:del>
          </w:p>
        </w:tc>
        <w:tc>
          <w:tcPr>
            <w:tcW w:w="3260" w:type="dxa"/>
            <w:vAlign w:val="center"/>
          </w:tcPr>
          <w:p w14:paraId="472F78D2" w14:textId="1A8D769D" w:rsidR="00F329BC" w:rsidRPr="009063C9" w:rsidDel="00E41D53" w:rsidRDefault="00F329BC" w:rsidP="00243D40">
            <w:pPr>
              <w:snapToGrid w:val="0"/>
              <w:spacing w:before="60" w:after="60" w:line="240" w:lineRule="auto"/>
              <w:jc w:val="left"/>
              <w:rPr>
                <w:del w:id="3595" w:author="USER" w:date="2024-03-22T19:02:00Z"/>
                <w:sz w:val="18"/>
                <w:szCs w:val="18"/>
              </w:rPr>
            </w:pPr>
            <w:del w:id="3596" w:author="USER" w:date="2024-03-22T19:02:00Z">
              <w:r w:rsidRPr="009063C9" w:rsidDel="00E41D53">
                <w:rPr>
                  <w:sz w:val="18"/>
                  <w:szCs w:val="18"/>
                </w:rPr>
                <w:delText>meanLowWaterSprings</w:delText>
              </w:r>
            </w:del>
          </w:p>
        </w:tc>
        <w:tc>
          <w:tcPr>
            <w:tcW w:w="3402" w:type="dxa"/>
            <w:vAlign w:val="center"/>
          </w:tcPr>
          <w:p w14:paraId="033AEF27" w14:textId="400C2DB7" w:rsidR="00F329BC" w:rsidRPr="009063C9" w:rsidDel="00E41D53" w:rsidRDefault="00F329BC" w:rsidP="00243D40">
            <w:pPr>
              <w:snapToGrid w:val="0"/>
              <w:spacing w:before="60" w:after="60" w:line="240" w:lineRule="auto"/>
              <w:jc w:val="left"/>
              <w:rPr>
                <w:del w:id="3597" w:author="USER" w:date="2024-03-22T19:02:00Z"/>
                <w:sz w:val="18"/>
                <w:szCs w:val="18"/>
              </w:rPr>
            </w:pPr>
          </w:p>
        </w:tc>
        <w:tc>
          <w:tcPr>
            <w:tcW w:w="851" w:type="dxa"/>
          </w:tcPr>
          <w:p w14:paraId="06F55D00" w14:textId="2E42A6AA" w:rsidR="00F329BC" w:rsidRPr="009063C9" w:rsidDel="00E41D53" w:rsidRDefault="00F329BC" w:rsidP="00381437">
            <w:pPr>
              <w:snapToGrid w:val="0"/>
              <w:spacing w:before="60" w:after="60" w:line="240" w:lineRule="auto"/>
              <w:jc w:val="center"/>
              <w:rPr>
                <w:del w:id="3598" w:author="USER" w:date="2024-03-22T19:02:00Z"/>
                <w:sz w:val="18"/>
                <w:szCs w:val="18"/>
              </w:rPr>
            </w:pPr>
            <w:del w:id="3599" w:author="USER" w:date="2024-03-22T19:02:00Z">
              <w:r w:rsidRPr="009063C9" w:rsidDel="00E41D53">
                <w:rPr>
                  <w:sz w:val="18"/>
                  <w:szCs w:val="18"/>
                </w:rPr>
                <w:delText>1</w:delText>
              </w:r>
            </w:del>
          </w:p>
        </w:tc>
        <w:tc>
          <w:tcPr>
            <w:tcW w:w="4394" w:type="dxa"/>
            <w:vAlign w:val="center"/>
          </w:tcPr>
          <w:p w14:paraId="4F69AAD3" w14:textId="4E0091C9" w:rsidR="00F329BC" w:rsidRPr="009063C9" w:rsidDel="00E41D53" w:rsidRDefault="00F329BC" w:rsidP="00381437">
            <w:pPr>
              <w:snapToGrid w:val="0"/>
              <w:spacing w:before="60" w:after="60" w:line="240" w:lineRule="auto"/>
              <w:jc w:val="left"/>
              <w:rPr>
                <w:del w:id="3600" w:author="USER" w:date="2024-03-22T19:02:00Z"/>
                <w:sz w:val="18"/>
                <w:szCs w:val="18"/>
              </w:rPr>
            </w:pPr>
            <w:del w:id="3601" w:author="USER" w:date="2024-03-22T19:02:00Z">
              <w:r w:rsidRPr="009063C9" w:rsidDel="00E41D53">
                <w:rPr>
                  <w:sz w:val="18"/>
                  <w:szCs w:val="18"/>
                </w:rPr>
                <w:delText>(MLWS)</w:delText>
              </w:r>
            </w:del>
          </w:p>
        </w:tc>
      </w:tr>
      <w:tr w:rsidR="00F329BC" w:rsidRPr="009063C9" w:rsidDel="00E41D53" w14:paraId="00F10953" w14:textId="6172FF0D" w:rsidTr="003D073E">
        <w:trPr>
          <w:trHeight w:val="305"/>
          <w:del w:id="3602" w:author="USER" w:date="2024-03-22T19:02:00Z"/>
        </w:trPr>
        <w:tc>
          <w:tcPr>
            <w:tcW w:w="1276" w:type="dxa"/>
          </w:tcPr>
          <w:p w14:paraId="154BA7D4" w14:textId="35BF1C13" w:rsidR="00F329BC" w:rsidRPr="009063C9" w:rsidDel="00E41D53" w:rsidRDefault="00F329BC" w:rsidP="002754DA">
            <w:pPr>
              <w:snapToGrid w:val="0"/>
              <w:spacing w:before="60" w:after="60" w:line="240" w:lineRule="auto"/>
              <w:jc w:val="left"/>
              <w:rPr>
                <w:del w:id="3603" w:author="USER" w:date="2024-03-22T19:02:00Z"/>
                <w:sz w:val="18"/>
                <w:szCs w:val="18"/>
              </w:rPr>
            </w:pPr>
            <w:del w:id="3604" w:author="USER" w:date="2024-03-22T19:02:00Z">
              <w:r w:rsidRPr="009063C9" w:rsidDel="00E41D53">
                <w:rPr>
                  <w:sz w:val="18"/>
                  <w:szCs w:val="18"/>
                </w:rPr>
                <w:delText>Value</w:delText>
              </w:r>
            </w:del>
          </w:p>
        </w:tc>
        <w:tc>
          <w:tcPr>
            <w:tcW w:w="3260" w:type="dxa"/>
            <w:vAlign w:val="center"/>
          </w:tcPr>
          <w:p w14:paraId="7E6C895F" w14:textId="7FA4D0CD" w:rsidR="00F329BC" w:rsidRPr="009063C9" w:rsidDel="00E41D53" w:rsidRDefault="00F329BC" w:rsidP="00381437">
            <w:pPr>
              <w:snapToGrid w:val="0"/>
              <w:spacing w:before="60" w:after="60" w:line="240" w:lineRule="auto"/>
              <w:jc w:val="left"/>
              <w:rPr>
                <w:del w:id="3605" w:author="USER" w:date="2024-03-22T19:02:00Z"/>
                <w:sz w:val="18"/>
                <w:szCs w:val="18"/>
              </w:rPr>
            </w:pPr>
            <w:del w:id="3606" w:author="USER" w:date="2024-03-22T19:02:00Z">
              <w:r w:rsidRPr="009063C9" w:rsidDel="00E41D53">
                <w:rPr>
                  <w:sz w:val="18"/>
                  <w:szCs w:val="18"/>
                </w:rPr>
                <w:delText>meanLowerLowWaterSprings</w:delText>
              </w:r>
            </w:del>
          </w:p>
        </w:tc>
        <w:tc>
          <w:tcPr>
            <w:tcW w:w="3402" w:type="dxa"/>
            <w:vAlign w:val="center"/>
          </w:tcPr>
          <w:p w14:paraId="24DF09E2" w14:textId="70EB48BF" w:rsidR="00F329BC" w:rsidRPr="009063C9" w:rsidDel="00E41D53" w:rsidRDefault="00F329BC" w:rsidP="00381437">
            <w:pPr>
              <w:snapToGrid w:val="0"/>
              <w:spacing w:before="60" w:after="60" w:line="240" w:lineRule="auto"/>
              <w:jc w:val="left"/>
              <w:rPr>
                <w:del w:id="3607" w:author="USER" w:date="2024-03-22T19:02:00Z"/>
                <w:sz w:val="18"/>
                <w:szCs w:val="18"/>
              </w:rPr>
            </w:pPr>
          </w:p>
        </w:tc>
        <w:tc>
          <w:tcPr>
            <w:tcW w:w="851" w:type="dxa"/>
          </w:tcPr>
          <w:p w14:paraId="1B8AED0F" w14:textId="0D52C665" w:rsidR="00F329BC" w:rsidRPr="009063C9" w:rsidDel="00E41D53" w:rsidRDefault="00F329BC" w:rsidP="00381437">
            <w:pPr>
              <w:snapToGrid w:val="0"/>
              <w:spacing w:before="60" w:after="60" w:line="240" w:lineRule="auto"/>
              <w:jc w:val="center"/>
              <w:rPr>
                <w:del w:id="3608" w:author="USER" w:date="2024-03-22T19:02:00Z"/>
                <w:sz w:val="18"/>
                <w:szCs w:val="18"/>
              </w:rPr>
            </w:pPr>
            <w:del w:id="3609" w:author="USER" w:date="2024-03-22T19:02:00Z">
              <w:r w:rsidRPr="009063C9" w:rsidDel="00E41D53">
                <w:rPr>
                  <w:sz w:val="18"/>
                  <w:szCs w:val="18"/>
                </w:rPr>
                <w:delText>2</w:delText>
              </w:r>
            </w:del>
          </w:p>
        </w:tc>
        <w:tc>
          <w:tcPr>
            <w:tcW w:w="4394" w:type="dxa"/>
            <w:vAlign w:val="center"/>
          </w:tcPr>
          <w:p w14:paraId="2D326247" w14:textId="3B91BFAC" w:rsidR="00F329BC" w:rsidRPr="009063C9" w:rsidDel="00E41D53" w:rsidRDefault="00F329BC" w:rsidP="00381437">
            <w:pPr>
              <w:snapToGrid w:val="0"/>
              <w:spacing w:before="60" w:after="60" w:line="240" w:lineRule="auto"/>
              <w:jc w:val="left"/>
              <w:rPr>
                <w:del w:id="3610" w:author="USER" w:date="2024-03-22T19:02:00Z"/>
                <w:sz w:val="18"/>
                <w:szCs w:val="18"/>
              </w:rPr>
            </w:pPr>
          </w:p>
        </w:tc>
      </w:tr>
      <w:tr w:rsidR="00F329BC" w:rsidRPr="009063C9" w:rsidDel="00E41D53" w14:paraId="2EAFB100" w14:textId="1947C24A" w:rsidTr="003D073E">
        <w:trPr>
          <w:trHeight w:val="305"/>
          <w:del w:id="3611" w:author="USER" w:date="2024-03-22T19:02:00Z"/>
        </w:trPr>
        <w:tc>
          <w:tcPr>
            <w:tcW w:w="1276" w:type="dxa"/>
          </w:tcPr>
          <w:p w14:paraId="3F978CA5" w14:textId="13AF8033" w:rsidR="00F329BC" w:rsidRPr="009063C9" w:rsidDel="00E41D53" w:rsidRDefault="00F329BC" w:rsidP="002754DA">
            <w:pPr>
              <w:snapToGrid w:val="0"/>
              <w:spacing w:before="60" w:after="60" w:line="240" w:lineRule="auto"/>
              <w:jc w:val="left"/>
              <w:rPr>
                <w:del w:id="3612" w:author="USER" w:date="2024-03-22T19:02:00Z"/>
                <w:sz w:val="18"/>
                <w:szCs w:val="18"/>
              </w:rPr>
            </w:pPr>
            <w:del w:id="3613" w:author="USER" w:date="2024-03-22T19:02:00Z">
              <w:r w:rsidRPr="009063C9" w:rsidDel="00E41D53">
                <w:rPr>
                  <w:sz w:val="18"/>
                  <w:szCs w:val="18"/>
                </w:rPr>
                <w:delText>Value</w:delText>
              </w:r>
            </w:del>
          </w:p>
        </w:tc>
        <w:tc>
          <w:tcPr>
            <w:tcW w:w="3260" w:type="dxa"/>
            <w:vAlign w:val="center"/>
          </w:tcPr>
          <w:p w14:paraId="45B0FF6E" w14:textId="4ED5DC46" w:rsidR="00F329BC" w:rsidRPr="009063C9" w:rsidDel="00E41D53" w:rsidRDefault="00F329BC" w:rsidP="00381437">
            <w:pPr>
              <w:snapToGrid w:val="0"/>
              <w:spacing w:before="60" w:after="60" w:line="240" w:lineRule="auto"/>
              <w:jc w:val="left"/>
              <w:rPr>
                <w:del w:id="3614" w:author="USER" w:date="2024-03-22T19:02:00Z"/>
                <w:sz w:val="18"/>
                <w:szCs w:val="18"/>
              </w:rPr>
            </w:pPr>
            <w:del w:id="3615" w:author="USER" w:date="2024-03-22T19:02:00Z">
              <w:r w:rsidRPr="009063C9" w:rsidDel="00E41D53">
                <w:rPr>
                  <w:sz w:val="18"/>
                  <w:szCs w:val="18"/>
                </w:rPr>
                <w:delText>meanSeaLevel</w:delText>
              </w:r>
            </w:del>
          </w:p>
        </w:tc>
        <w:tc>
          <w:tcPr>
            <w:tcW w:w="3402" w:type="dxa"/>
            <w:vAlign w:val="center"/>
          </w:tcPr>
          <w:p w14:paraId="32440158" w14:textId="7D7048A9" w:rsidR="00F329BC" w:rsidRPr="009063C9" w:rsidDel="00E41D53" w:rsidRDefault="00F329BC" w:rsidP="00381437">
            <w:pPr>
              <w:snapToGrid w:val="0"/>
              <w:spacing w:before="60" w:after="60" w:line="240" w:lineRule="auto"/>
              <w:jc w:val="left"/>
              <w:rPr>
                <w:del w:id="3616" w:author="USER" w:date="2024-03-22T19:02:00Z"/>
                <w:sz w:val="18"/>
                <w:szCs w:val="18"/>
              </w:rPr>
            </w:pPr>
          </w:p>
        </w:tc>
        <w:tc>
          <w:tcPr>
            <w:tcW w:w="851" w:type="dxa"/>
          </w:tcPr>
          <w:p w14:paraId="75F45366" w14:textId="57A0766D" w:rsidR="00F329BC" w:rsidRPr="009063C9" w:rsidDel="00E41D53" w:rsidRDefault="00F329BC" w:rsidP="00381437">
            <w:pPr>
              <w:snapToGrid w:val="0"/>
              <w:spacing w:before="60" w:after="60" w:line="240" w:lineRule="auto"/>
              <w:jc w:val="center"/>
              <w:rPr>
                <w:del w:id="3617" w:author="USER" w:date="2024-03-22T19:02:00Z"/>
                <w:sz w:val="18"/>
                <w:szCs w:val="18"/>
              </w:rPr>
            </w:pPr>
            <w:del w:id="3618" w:author="USER" w:date="2024-03-22T19:02:00Z">
              <w:r w:rsidRPr="009063C9" w:rsidDel="00E41D53">
                <w:rPr>
                  <w:sz w:val="18"/>
                  <w:szCs w:val="18"/>
                </w:rPr>
                <w:delText>3</w:delText>
              </w:r>
            </w:del>
          </w:p>
        </w:tc>
        <w:tc>
          <w:tcPr>
            <w:tcW w:w="4394" w:type="dxa"/>
            <w:vAlign w:val="center"/>
          </w:tcPr>
          <w:p w14:paraId="10D3F6CC" w14:textId="41EC1754" w:rsidR="00F329BC" w:rsidRPr="009063C9" w:rsidDel="00E41D53" w:rsidRDefault="00F329BC" w:rsidP="00381437">
            <w:pPr>
              <w:snapToGrid w:val="0"/>
              <w:spacing w:before="60" w:after="60" w:line="240" w:lineRule="auto"/>
              <w:jc w:val="left"/>
              <w:rPr>
                <w:del w:id="3619" w:author="USER" w:date="2024-03-22T19:02:00Z"/>
                <w:sz w:val="18"/>
                <w:szCs w:val="18"/>
              </w:rPr>
            </w:pPr>
            <w:del w:id="3620" w:author="USER" w:date="2024-03-22T19:02:00Z">
              <w:r w:rsidRPr="009063C9" w:rsidDel="00E41D53">
                <w:rPr>
                  <w:sz w:val="18"/>
                  <w:szCs w:val="18"/>
                </w:rPr>
                <w:delText>(MSL)</w:delText>
              </w:r>
            </w:del>
          </w:p>
        </w:tc>
      </w:tr>
      <w:tr w:rsidR="00F329BC" w:rsidRPr="009063C9" w:rsidDel="00E41D53" w14:paraId="1E17BDEC" w14:textId="76880171" w:rsidTr="003D073E">
        <w:trPr>
          <w:trHeight w:val="305"/>
          <w:del w:id="3621" w:author="USER" w:date="2024-03-22T19:02:00Z"/>
        </w:trPr>
        <w:tc>
          <w:tcPr>
            <w:tcW w:w="1276" w:type="dxa"/>
          </w:tcPr>
          <w:p w14:paraId="61E41CEC" w14:textId="70F56360" w:rsidR="00F329BC" w:rsidRPr="009063C9" w:rsidDel="00E41D53" w:rsidRDefault="00F329BC" w:rsidP="002754DA">
            <w:pPr>
              <w:snapToGrid w:val="0"/>
              <w:spacing w:before="60" w:after="60" w:line="240" w:lineRule="auto"/>
              <w:jc w:val="left"/>
              <w:rPr>
                <w:del w:id="3622" w:author="USER" w:date="2024-03-22T19:02:00Z"/>
                <w:sz w:val="18"/>
                <w:szCs w:val="18"/>
              </w:rPr>
            </w:pPr>
            <w:del w:id="3623" w:author="USER" w:date="2024-03-22T19:02:00Z">
              <w:r w:rsidRPr="009063C9" w:rsidDel="00E41D53">
                <w:rPr>
                  <w:sz w:val="18"/>
                  <w:szCs w:val="18"/>
                </w:rPr>
                <w:delText>Value</w:delText>
              </w:r>
            </w:del>
          </w:p>
        </w:tc>
        <w:tc>
          <w:tcPr>
            <w:tcW w:w="3260" w:type="dxa"/>
            <w:vAlign w:val="center"/>
          </w:tcPr>
          <w:p w14:paraId="2EC9CBF3" w14:textId="10F2598E" w:rsidR="00F329BC" w:rsidRPr="009063C9" w:rsidDel="00E41D53" w:rsidRDefault="00F329BC" w:rsidP="00381437">
            <w:pPr>
              <w:snapToGrid w:val="0"/>
              <w:spacing w:before="60" w:after="60" w:line="240" w:lineRule="auto"/>
              <w:jc w:val="left"/>
              <w:rPr>
                <w:del w:id="3624" w:author="USER" w:date="2024-03-22T19:02:00Z"/>
                <w:sz w:val="18"/>
                <w:szCs w:val="18"/>
              </w:rPr>
            </w:pPr>
            <w:del w:id="3625" w:author="USER" w:date="2024-03-22T19:02:00Z">
              <w:r w:rsidRPr="009063C9" w:rsidDel="00E41D53">
                <w:rPr>
                  <w:sz w:val="18"/>
                  <w:szCs w:val="18"/>
                </w:rPr>
                <w:delText>lowestLowWater</w:delText>
              </w:r>
            </w:del>
          </w:p>
        </w:tc>
        <w:tc>
          <w:tcPr>
            <w:tcW w:w="3402" w:type="dxa"/>
            <w:vAlign w:val="center"/>
          </w:tcPr>
          <w:p w14:paraId="0EA1E393" w14:textId="3C6263D8" w:rsidR="00F329BC" w:rsidRPr="009063C9" w:rsidDel="00E41D53" w:rsidRDefault="00F329BC" w:rsidP="00381437">
            <w:pPr>
              <w:snapToGrid w:val="0"/>
              <w:spacing w:before="60" w:after="60" w:line="240" w:lineRule="auto"/>
              <w:jc w:val="left"/>
              <w:rPr>
                <w:del w:id="3626" w:author="USER" w:date="2024-03-22T19:02:00Z"/>
                <w:sz w:val="18"/>
                <w:szCs w:val="18"/>
              </w:rPr>
            </w:pPr>
          </w:p>
        </w:tc>
        <w:tc>
          <w:tcPr>
            <w:tcW w:w="851" w:type="dxa"/>
          </w:tcPr>
          <w:p w14:paraId="73A43E03" w14:textId="259D2558" w:rsidR="00F329BC" w:rsidRPr="009063C9" w:rsidDel="00E41D53" w:rsidRDefault="00F329BC" w:rsidP="00381437">
            <w:pPr>
              <w:snapToGrid w:val="0"/>
              <w:spacing w:before="60" w:after="60" w:line="240" w:lineRule="auto"/>
              <w:jc w:val="center"/>
              <w:rPr>
                <w:del w:id="3627" w:author="USER" w:date="2024-03-22T19:02:00Z"/>
                <w:sz w:val="18"/>
                <w:szCs w:val="18"/>
              </w:rPr>
            </w:pPr>
            <w:del w:id="3628" w:author="USER" w:date="2024-03-22T19:02:00Z">
              <w:r w:rsidRPr="009063C9" w:rsidDel="00E41D53">
                <w:rPr>
                  <w:sz w:val="18"/>
                  <w:szCs w:val="18"/>
                </w:rPr>
                <w:delText>4</w:delText>
              </w:r>
            </w:del>
          </w:p>
        </w:tc>
        <w:tc>
          <w:tcPr>
            <w:tcW w:w="4394" w:type="dxa"/>
            <w:vAlign w:val="center"/>
          </w:tcPr>
          <w:p w14:paraId="3F00D5D2" w14:textId="18AE6C93" w:rsidR="00F329BC" w:rsidRPr="009063C9" w:rsidDel="00E41D53" w:rsidRDefault="00F329BC" w:rsidP="00381437">
            <w:pPr>
              <w:snapToGrid w:val="0"/>
              <w:spacing w:before="60" w:after="60" w:line="240" w:lineRule="auto"/>
              <w:jc w:val="left"/>
              <w:rPr>
                <w:del w:id="3629" w:author="USER" w:date="2024-03-22T19:02:00Z"/>
                <w:sz w:val="18"/>
                <w:szCs w:val="18"/>
              </w:rPr>
            </w:pPr>
          </w:p>
        </w:tc>
      </w:tr>
      <w:tr w:rsidR="00F329BC" w:rsidRPr="009063C9" w:rsidDel="00E41D53" w14:paraId="75824C95" w14:textId="17A4A15E" w:rsidTr="003D073E">
        <w:trPr>
          <w:trHeight w:val="305"/>
          <w:del w:id="3630" w:author="USER" w:date="2024-03-22T19:02:00Z"/>
        </w:trPr>
        <w:tc>
          <w:tcPr>
            <w:tcW w:w="1276" w:type="dxa"/>
          </w:tcPr>
          <w:p w14:paraId="5068241A" w14:textId="5AAC352D" w:rsidR="00F329BC" w:rsidRPr="009063C9" w:rsidDel="00E41D53" w:rsidRDefault="00F329BC" w:rsidP="002754DA">
            <w:pPr>
              <w:snapToGrid w:val="0"/>
              <w:spacing w:before="60" w:after="60" w:line="240" w:lineRule="auto"/>
              <w:jc w:val="left"/>
              <w:rPr>
                <w:del w:id="3631" w:author="USER" w:date="2024-03-22T19:02:00Z"/>
                <w:sz w:val="18"/>
                <w:szCs w:val="18"/>
              </w:rPr>
            </w:pPr>
            <w:del w:id="3632" w:author="USER" w:date="2024-03-22T19:02:00Z">
              <w:r w:rsidRPr="009063C9" w:rsidDel="00E41D53">
                <w:rPr>
                  <w:sz w:val="18"/>
                  <w:szCs w:val="18"/>
                </w:rPr>
                <w:delText>Value</w:delText>
              </w:r>
            </w:del>
          </w:p>
        </w:tc>
        <w:tc>
          <w:tcPr>
            <w:tcW w:w="3260" w:type="dxa"/>
            <w:vAlign w:val="center"/>
          </w:tcPr>
          <w:p w14:paraId="0FDDB80A" w14:textId="1B80D332" w:rsidR="00F329BC" w:rsidRPr="009063C9" w:rsidDel="00E41D53" w:rsidRDefault="00F329BC" w:rsidP="00381437">
            <w:pPr>
              <w:snapToGrid w:val="0"/>
              <w:spacing w:before="60" w:after="60" w:line="240" w:lineRule="auto"/>
              <w:jc w:val="left"/>
              <w:rPr>
                <w:del w:id="3633" w:author="USER" w:date="2024-03-22T19:02:00Z"/>
                <w:sz w:val="18"/>
                <w:szCs w:val="18"/>
              </w:rPr>
            </w:pPr>
            <w:del w:id="3634" w:author="USER" w:date="2024-03-22T19:02:00Z">
              <w:r w:rsidRPr="009063C9" w:rsidDel="00E41D53">
                <w:rPr>
                  <w:sz w:val="18"/>
                  <w:szCs w:val="18"/>
                </w:rPr>
                <w:delText>meanLowWater</w:delText>
              </w:r>
            </w:del>
          </w:p>
        </w:tc>
        <w:tc>
          <w:tcPr>
            <w:tcW w:w="3402" w:type="dxa"/>
            <w:vAlign w:val="center"/>
          </w:tcPr>
          <w:p w14:paraId="47EA1F0A" w14:textId="3832E275" w:rsidR="00F329BC" w:rsidRPr="009063C9" w:rsidDel="00E41D53" w:rsidRDefault="00F329BC" w:rsidP="00381437">
            <w:pPr>
              <w:snapToGrid w:val="0"/>
              <w:spacing w:before="60" w:after="60" w:line="240" w:lineRule="auto"/>
              <w:jc w:val="left"/>
              <w:rPr>
                <w:del w:id="3635" w:author="USER" w:date="2024-03-22T19:02:00Z"/>
                <w:sz w:val="18"/>
                <w:szCs w:val="18"/>
              </w:rPr>
            </w:pPr>
          </w:p>
        </w:tc>
        <w:tc>
          <w:tcPr>
            <w:tcW w:w="851" w:type="dxa"/>
          </w:tcPr>
          <w:p w14:paraId="7BB5A071" w14:textId="13266C50" w:rsidR="00F329BC" w:rsidRPr="009063C9" w:rsidDel="00E41D53" w:rsidRDefault="00F329BC" w:rsidP="00381437">
            <w:pPr>
              <w:snapToGrid w:val="0"/>
              <w:spacing w:before="60" w:after="60" w:line="240" w:lineRule="auto"/>
              <w:jc w:val="center"/>
              <w:rPr>
                <w:del w:id="3636" w:author="USER" w:date="2024-03-22T19:02:00Z"/>
                <w:sz w:val="18"/>
                <w:szCs w:val="18"/>
              </w:rPr>
            </w:pPr>
            <w:del w:id="3637" w:author="USER" w:date="2024-03-22T19:02:00Z">
              <w:r w:rsidRPr="009063C9" w:rsidDel="00E41D53">
                <w:rPr>
                  <w:sz w:val="18"/>
                  <w:szCs w:val="18"/>
                </w:rPr>
                <w:delText>5</w:delText>
              </w:r>
            </w:del>
          </w:p>
        </w:tc>
        <w:tc>
          <w:tcPr>
            <w:tcW w:w="4394" w:type="dxa"/>
            <w:vAlign w:val="center"/>
          </w:tcPr>
          <w:p w14:paraId="7BCCA928" w14:textId="4415E951" w:rsidR="00F329BC" w:rsidRPr="009063C9" w:rsidDel="00E41D53" w:rsidRDefault="00F329BC" w:rsidP="00244B6E">
            <w:pPr>
              <w:snapToGrid w:val="0"/>
              <w:spacing w:before="60" w:after="60" w:line="240" w:lineRule="auto"/>
              <w:jc w:val="left"/>
              <w:rPr>
                <w:del w:id="3638" w:author="USER" w:date="2024-03-22T19:02:00Z"/>
                <w:sz w:val="18"/>
                <w:szCs w:val="18"/>
              </w:rPr>
            </w:pPr>
            <w:del w:id="3639" w:author="USER" w:date="2024-03-22T19:02:00Z">
              <w:r w:rsidRPr="009063C9" w:rsidDel="00E41D53">
                <w:rPr>
                  <w:sz w:val="18"/>
                  <w:szCs w:val="18"/>
                </w:rPr>
                <w:delText>(MLW)</w:delText>
              </w:r>
            </w:del>
          </w:p>
        </w:tc>
      </w:tr>
      <w:tr w:rsidR="00F329BC" w:rsidRPr="009063C9" w:rsidDel="00E41D53" w14:paraId="48E0EC6E" w14:textId="77191F08" w:rsidTr="003D073E">
        <w:trPr>
          <w:trHeight w:val="305"/>
          <w:del w:id="3640" w:author="USER" w:date="2024-03-22T19:02:00Z"/>
        </w:trPr>
        <w:tc>
          <w:tcPr>
            <w:tcW w:w="1276" w:type="dxa"/>
          </w:tcPr>
          <w:p w14:paraId="4F8B8A69" w14:textId="21CF5DEE" w:rsidR="00F329BC" w:rsidRPr="009063C9" w:rsidDel="00E41D53" w:rsidRDefault="00F329BC" w:rsidP="002754DA">
            <w:pPr>
              <w:snapToGrid w:val="0"/>
              <w:spacing w:before="60" w:after="60" w:line="240" w:lineRule="auto"/>
              <w:jc w:val="left"/>
              <w:rPr>
                <w:del w:id="3641" w:author="USER" w:date="2024-03-22T19:02:00Z"/>
                <w:sz w:val="18"/>
                <w:szCs w:val="18"/>
              </w:rPr>
            </w:pPr>
            <w:del w:id="3642" w:author="USER" w:date="2024-03-22T19:02:00Z">
              <w:r w:rsidRPr="009063C9" w:rsidDel="00E41D53">
                <w:rPr>
                  <w:sz w:val="18"/>
                  <w:szCs w:val="18"/>
                </w:rPr>
                <w:delText>Value</w:delText>
              </w:r>
            </w:del>
          </w:p>
        </w:tc>
        <w:tc>
          <w:tcPr>
            <w:tcW w:w="3260" w:type="dxa"/>
            <w:vAlign w:val="center"/>
          </w:tcPr>
          <w:p w14:paraId="22C0D403" w14:textId="2B533194" w:rsidR="00F329BC" w:rsidRPr="009063C9" w:rsidDel="00E41D53" w:rsidRDefault="00F329BC" w:rsidP="00BC7152">
            <w:pPr>
              <w:snapToGrid w:val="0"/>
              <w:spacing w:before="60" w:after="60" w:line="240" w:lineRule="auto"/>
              <w:jc w:val="left"/>
              <w:rPr>
                <w:del w:id="3643" w:author="USER" w:date="2024-03-22T19:02:00Z"/>
                <w:sz w:val="18"/>
                <w:szCs w:val="18"/>
              </w:rPr>
            </w:pPr>
            <w:del w:id="3644" w:author="USER" w:date="2024-03-22T19:02:00Z">
              <w:r w:rsidRPr="009063C9" w:rsidDel="00E41D53">
                <w:rPr>
                  <w:sz w:val="18"/>
                  <w:szCs w:val="18"/>
                </w:rPr>
                <w:delText>lowestLowWaterSprings</w:delText>
              </w:r>
            </w:del>
          </w:p>
        </w:tc>
        <w:tc>
          <w:tcPr>
            <w:tcW w:w="3402" w:type="dxa"/>
            <w:vAlign w:val="center"/>
          </w:tcPr>
          <w:p w14:paraId="5A922F82" w14:textId="31A1C47F" w:rsidR="00F329BC" w:rsidRPr="009063C9" w:rsidDel="00E41D53" w:rsidRDefault="00F329BC" w:rsidP="00BC7152">
            <w:pPr>
              <w:snapToGrid w:val="0"/>
              <w:spacing w:before="60" w:after="60" w:line="240" w:lineRule="auto"/>
              <w:jc w:val="left"/>
              <w:rPr>
                <w:del w:id="3645" w:author="USER" w:date="2024-03-22T19:02:00Z"/>
                <w:sz w:val="18"/>
                <w:szCs w:val="18"/>
              </w:rPr>
            </w:pPr>
          </w:p>
        </w:tc>
        <w:tc>
          <w:tcPr>
            <w:tcW w:w="851" w:type="dxa"/>
          </w:tcPr>
          <w:p w14:paraId="353585D0" w14:textId="25FC0BCA" w:rsidR="00F329BC" w:rsidRPr="009063C9" w:rsidDel="00E41D53" w:rsidRDefault="00F329BC" w:rsidP="00BC7152">
            <w:pPr>
              <w:snapToGrid w:val="0"/>
              <w:spacing w:before="60" w:after="60" w:line="240" w:lineRule="auto"/>
              <w:jc w:val="center"/>
              <w:rPr>
                <w:del w:id="3646" w:author="USER" w:date="2024-03-22T19:02:00Z"/>
                <w:sz w:val="18"/>
                <w:szCs w:val="18"/>
              </w:rPr>
            </w:pPr>
            <w:del w:id="3647" w:author="USER" w:date="2024-03-22T19:02:00Z">
              <w:r w:rsidRPr="009063C9" w:rsidDel="00E41D53">
                <w:rPr>
                  <w:sz w:val="18"/>
                  <w:szCs w:val="18"/>
                </w:rPr>
                <w:delText>6</w:delText>
              </w:r>
            </w:del>
          </w:p>
        </w:tc>
        <w:tc>
          <w:tcPr>
            <w:tcW w:w="4394" w:type="dxa"/>
            <w:vAlign w:val="center"/>
          </w:tcPr>
          <w:p w14:paraId="077905D2" w14:textId="515CFB14" w:rsidR="00F329BC" w:rsidRPr="009063C9" w:rsidDel="00E41D53" w:rsidRDefault="00F329BC" w:rsidP="002843D4">
            <w:pPr>
              <w:snapToGrid w:val="0"/>
              <w:spacing w:before="60" w:after="60" w:line="240" w:lineRule="auto"/>
              <w:jc w:val="left"/>
              <w:rPr>
                <w:del w:id="3648" w:author="USER" w:date="2024-03-22T19:02:00Z"/>
                <w:sz w:val="18"/>
                <w:szCs w:val="18"/>
              </w:rPr>
            </w:pPr>
          </w:p>
        </w:tc>
      </w:tr>
      <w:tr w:rsidR="00F329BC" w:rsidRPr="009063C9" w:rsidDel="00E41D53" w14:paraId="4C9FA5EB" w14:textId="71BADF16" w:rsidTr="003D073E">
        <w:trPr>
          <w:trHeight w:val="305"/>
          <w:del w:id="3649" w:author="USER" w:date="2024-03-22T19:02:00Z"/>
        </w:trPr>
        <w:tc>
          <w:tcPr>
            <w:tcW w:w="1276" w:type="dxa"/>
          </w:tcPr>
          <w:p w14:paraId="2490F449" w14:textId="19C85DE9" w:rsidR="00F329BC" w:rsidRPr="009063C9" w:rsidDel="00E41D53" w:rsidRDefault="00F329BC" w:rsidP="002754DA">
            <w:pPr>
              <w:snapToGrid w:val="0"/>
              <w:spacing w:before="60" w:after="60" w:line="240" w:lineRule="auto"/>
              <w:jc w:val="left"/>
              <w:rPr>
                <w:del w:id="3650" w:author="USER" w:date="2024-03-22T19:02:00Z"/>
                <w:sz w:val="18"/>
                <w:szCs w:val="18"/>
              </w:rPr>
            </w:pPr>
            <w:del w:id="3651" w:author="USER" w:date="2024-03-22T19:02:00Z">
              <w:r w:rsidRPr="009063C9" w:rsidDel="00E41D53">
                <w:rPr>
                  <w:sz w:val="18"/>
                  <w:szCs w:val="18"/>
                </w:rPr>
                <w:delText>Value</w:delText>
              </w:r>
            </w:del>
          </w:p>
        </w:tc>
        <w:tc>
          <w:tcPr>
            <w:tcW w:w="3260" w:type="dxa"/>
            <w:vAlign w:val="center"/>
          </w:tcPr>
          <w:p w14:paraId="77DB1911" w14:textId="1B785A2D" w:rsidR="00F329BC" w:rsidRPr="009063C9" w:rsidDel="00E41D53" w:rsidRDefault="00F329BC" w:rsidP="002843D4">
            <w:pPr>
              <w:snapToGrid w:val="0"/>
              <w:spacing w:before="60" w:after="60" w:line="240" w:lineRule="auto"/>
              <w:jc w:val="left"/>
              <w:rPr>
                <w:del w:id="3652" w:author="USER" w:date="2024-03-22T19:02:00Z"/>
                <w:sz w:val="18"/>
                <w:szCs w:val="18"/>
              </w:rPr>
            </w:pPr>
            <w:del w:id="3653" w:author="USER" w:date="2024-03-22T19:02:00Z">
              <w:r w:rsidRPr="009063C9" w:rsidDel="00E41D53">
                <w:rPr>
                  <w:sz w:val="18"/>
                  <w:szCs w:val="18"/>
                </w:rPr>
                <w:delText>approximateMeanLowWaterSprings</w:delText>
              </w:r>
            </w:del>
          </w:p>
        </w:tc>
        <w:tc>
          <w:tcPr>
            <w:tcW w:w="3402" w:type="dxa"/>
            <w:vAlign w:val="center"/>
          </w:tcPr>
          <w:p w14:paraId="2B5D8A9A" w14:textId="732838A7" w:rsidR="00F329BC" w:rsidRPr="009063C9" w:rsidDel="00E41D53" w:rsidRDefault="00F329BC" w:rsidP="002843D4">
            <w:pPr>
              <w:snapToGrid w:val="0"/>
              <w:spacing w:before="60" w:after="60" w:line="240" w:lineRule="auto"/>
              <w:jc w:val="left"/>
              <w:rPr>
                <w:del w:id="3654" w:author="USER" w:date="2024-03-22T19:02:00Z"/>
                <w:sz w:val="18"/>
                <w:szCs w:val="18"/>
              </w:rPr>
            </w:pPr>
          </w:p>
        </w:tc>
        <w:tc>
          <w:tcPr>
            <w:tcW w:w="851" w:type="dxa"/>
          </w:tcPr>
          <w:p w14:paraId="3E9AFF4D" w14:textId="6912435F" w:rsidR="00F329BC" w:rsidRPr="009063C9" w:rsidDel="00E41D53" w:rsidRDefault="00F329BC" w:rsidP="002843D4">
            <w:pPr>
              <w:snapToGrid w:val="0"/>
              <w:spacing w:before="60" w:after="60" w:line="240" w:lineRule="auto"/>
              <w:jc w:val="center"/>
              <w:rPr>
                <w:del w:id="3655" w:author="USER" w:date="2024-03-22T19:02:00Z"/>
                <w:sz w:val="18"/>
                <w:szCs w:val="18"/>
              </w:rPr>
            </w:pPr>
            <w:del w:id="3656" w:author="USER" w:date="2024-03-22T19:02:00Z">
              <w:r w:rsidRPr="009063C9" w:rsidDel="00E41D53">
                <w:rPr>
                  <w:sz w:val="18"/>
                  <w:szCs w:val="18"/>
                </w:rPr>
                <w:delText>7</w:delText>
              </w:r>
            </w:del>
          </w:p>
        </w:tc>
        <w:tc>
          <w:tcPr>
            <w:tcW w:w="4394" w:type="dxa"/>
            <w:vAlign w:val="center"/>
          </w:tcPr>
          <w:p w14:paraId="67AF56BE" w14:textId="7CAF7225" w:rsidR="00F329BC" w:rsidRPr="009063C9" w:rsidDel="00E41D53" w:rsidRDefault="00F329BC" w:rsidP="002843D4">
            <w:pPr>
              <w:snapToGrid w:val="0"/>
              <w:spacing w:before="60" w:after="60" w:line="240" w:lineRule="auto"/>
              <w:jc w:val="left"/>
              <w:rPr>
                <w:del w:id="3657" w:author="USER" w:date="2024-03-22T19:02:00Z"/>
                <w:sz w:val="18"/>
                <w:szCs w:val="18"/>
              </w:rPr>
            </w:pPr>
          </w:p>
        </w:tc>
      </w:tr>
      <w:tr w:rsidR="00F329BC" w:rsidRPr="009063C9" w:rsidDel="00E41D53" w14:paraId="45B3A93B" w14:textId="05F857D6" w:rsidTr="003D073E">
        <w:trPr>
          <w:trHeight w:val="305"/>
          <w:del w:id="3658" w:author="USER" w:date="2024-03-22T19:02:00Z"/>
        </w:trPr>
        <w:tc>
          <w:tcPr>
            <w:tcW w:w="1276" w:type="dxa"/>
          </w:tcPr>
          <w:p w14:paraId="3F725F52" w14:textId="290D53B1" w:rsidR="00F329BC" w:rsidRPr="009063C9" w:rsidDel="00E41D53" w:rsidRDefault="00F329BC" w:rsidP="002754DA">
            <w:pPr>
              <w:snapToGrid w:val="0"/>
              <w:spacing w:before="60" w:after="60" w:line="240" w:lineRule="auto"/>
              <w:jc w:val="left"/>
              <w:rPr>
                <w:del w:id="3659" w:author="USER" w:date="2024-03-22T19:02:00Z"/>
                <w:sz w:val="18"/>
                <w:szCs w:val="18"/>
              </w:rPr>
            </w:pPr>
            <w:del w:id="3660" w:author="USER" w:date="2024-03-22T19:02:00Z">
              <w:r w:rsidRPr="009063C9" w:rsidDel="00E41D53">
                <w:rPr>
                  <w:sz w:val="18"/>
                  <w:szCs w:val="18"/>
                </w:rPr>
                <w:delText>Value</w:delText>
              </w:r>
            </w:del>
          </w:p>
        </w:tc>
        <w:tc>
          <w:tcPr>
            <w:tcW w:w="3260" w:type="dxa"/>
            <w:vAlign w:val="center"/>
          </w:tcPr>
          <w:p w14:paraId="23ACFB9E" w14:textId="7F507B26" w:rsidR="00F329BC" w:rsidRPr="009063C9" w:rsidDel="00E41D53" w:rsidRDefault="00F329BC" w:rsidP="002843D4">
            <w:pPr>
              <w:snapToGrid w:val="0"/>
              <w:spacing w:before="60" w:after="60" w:line="240" w:lineRule="auto"/>
              <w:jc w:val="left"/>
              <w:rPr>
                <w:del w:id="3661" w:author="USER" w:date="2024-03-22T19:02:00Z"/>
                <w:sz w:val="18"/>
                <w:szCs w:val="18"/>
              </w:rPr>
            </w:pPr>
            <w:del w:id="3662" w:author="USER" w:date="2024-03-22T19:02:00Z">
              <w:r w:rsidRPr="009063C9" w:rsidDel="00E41D53">
                <w:rPr>
                  <w:sz w:val="18"/>
                  <w:szCs w:val="18"/>
                </w:rPr>
                <w:delText>indianSpringLowWater</w:delText>
              </w:r>
            </w:del>
          </w:p>
        </w:tc>
        <w:tc>
          <w:tcPr>
            <w:tcW w:w="3402" w:type="dxa"/>
            <w:vAlign w:val="center"/>
          </w:tcPr>
          <w:p w14:paraId="3E3DAEAC" w14:textId="4D915671" w:rsidR="00F329BC" w:rsidRPr="009063C9" w:rsidDel="00E41D53" w:rsidRDefault="00F329BC" w:rsidP="002843D4">
            <w:pPr>
              <w:snapToGrid w:val="0"/>
              <w:spacing w:before="60" w:after="60" w:line="240" w:lineRule="auto"/>
              <w:jc w:val="left"/>
              <w:rPr>
                <w:del w:id="3663" w:author="USER" w:date="2024-03-22T19:02:00Z"/>
                <w:sz w:val="18"/>
                <w:szCs w:val="18"/>
              </w:rPr>
            </w:pPr>
          </w:p>
        </w:tc>
        <w:tc>
          <w:tcPr>
            <w:tcW w:w="851" w:type="dxa"/>
          </w:tcPr>
          <w:p w14:paraId="5F62C0E4" w14:textId="5BAE0DC8" w:rsidR="00F329BC" w:rsidRPr="009063C9" w:rsidDel="00E41D53" w:rsidRDefault="00F329BC" w:rsidP="002843D4">
            <w:pPr>
              <w:snapToGrid w:val="0"/>
              <w:spacing w:before="60" w:after="60" w:line="240" w:lineRule="auto"/>
              <w:jc w:val="center"/>
              <w:rPr>
                <w:del w:id="3664" w:author="USER" w:date="2024-03-22T19:02:00Z"/>
                <w:sz w:val="18"/>
                <w:szCs w:val="18"/>
              </w:rPr>
            </w:pPr>
            <w:del w:id="3665" w:author="USER" w:date="2024-03-22T19:02:00Z">
              <w:r w:rsidRPr="009063C9" w:rsidDel="00E41D53">
                <w:rPr>
                  <w:sz w:val="18"/>
                  <w:szCs w:val="18"/>
                </w:rPr>
                <w:delText>8</w:delText>
              </w:r>
            </w:del>
          </w:p>
        </w:tc>
        <w:tc>
          <w:tcPr>
            <w:tcW w:w="4394" w:type="dxa"/>
            <w:vAlign w:val="center"/>
          </w:tcPr>
          <w:p w14:paraId="06ECCE51" w14:textId="3F539E9A" w:rsidR="00F329BC" w:rsidRPr="009063C9" w:rsidDel="00E41D53" w:rsidRDefault="00F329BC" w:rsidP="002843D4">
            <w:pPr>
              <w:snapToGrid w:val="0"/>
              <w:spacing w:before="60" w:after="60" w:line="240" w:lineRule="auto"/>
              <w:jc w:val="left"/>
              <w:rPr>
                <w:del w:id="3666" w:author="USER" w:date="2024-03-22T19:02:00Z"/>
                <w:sz w:val="18"/>
                <w:szCs w:val="18"/>
              </w:rPr>
            </w:pPr>
          </w:p>
        </w:tc>
      </w:tr>
      <w:tr w:rsidR="00F329BC" w:rsidRPr="009063C9" w:rsidDel="00E41D53" w14:paraId="4FE4D33C" w14:textId="2EF40F37" w:rsidTr="003D073E">
        <w:trPr>
          <w:trHeight w:val="305"/>
          <w:del w:id="3667" w:author="USER" w:date="2024-03-22T19:02:00Z"/>
        </w:trPr>
        <w:tc>
          <w:tcPr>
            <w:tcW w:w="1276" w:type="dxa"/>
          </w:tcPr>
          <w:p w14:paraId="4F48CD18" w14:textId="234E50B6" w:rsidR="00F329BC" w:rsidRPr="009063C9" w:rsidDel="00E41D53" w:rsidRDefault="00F329BC" w:rsidP="002754DA">
            <w:pPr>
              <w:snapToGrid w:val="0"/>
              <w:spacing w:before="60" w:after="60" w:line="240" w:lineRule="auto"/>
              <w:jc w:val="left"/>
              <w:rPr>
                <w:del w:id="3668" w:author="USER" w:date="2024-03-22T19:02:00Z"/>
                <w:sz w:val="18"/>
                <w:szCs w:val="18"/>
              </w:rPr>
            </w:pPr>
            <w:del w:id="3669" w:author="USER" w:date="2024-03-22T19:02:00Z">
              <w:r w:rsidRPr="009063C9" w:rsidDel="00E41D53">
                <w:rPr>
                  <w:sz w:val="18"/>
                  <w:szCs w:val="18"/>
                </w:rPr>
                <w:delText>Value</w:delText>
              </w:r>
            </w:del>
          </w:p>
        </w:tc>
        <w:tc>
          <w:tcPr>
            <w:tcW w:w="3260" w:type="dxa"/>
            <w:vAlign w:val="center"/>
          </w:tcPr>
          <w:p w14:paraId="187011EE" w14:textId="0E7B10CA" w:rsidR="00F329BC" w:rsidRPr="009063C9" w:rsidDel="00E41D53" w:rsidRDefault="00F329BC" w:rsidP="002843D4">
            <w:pPr>
              <w:snapToGrid w:val="0"/>
              <w:spacing w:before="60" w:after="60" w:line="240" w:lineRule="auto"/>
              <w:jc w:val="left"/>
              <w:rPr>
                <w:del w:id="3670" w:author="USER" w:date="2024-03-22T19:02:00Z"/>
                <w:sz w:val="18"/>
                <w:szCs w:val="18"/>
              </w:rPr>
            </w:pPr>
            <w:del w:id="3671" w:author="USER" w:date="2024-03-22T19:02:00Z">
              <w:r w:rsidRPr="009063C9" w:rsidDel="00E41D53">
                <w:rPr>
                  <w:sz w:val="18"/>
                  <w:szCs w:val="18"/>
                </w:rPr>
                <w:delText>lowWaterSprings</w:delText>
              </w:r>
            </w:del>
          </w:p>
        </w:tc>
        <w:tc>
          <w:tcPr>
            <w:tcW w:w="3402" w:type="dxa"/>
            <w:vAlign w:val="center"/>
          </w:tcPr>
          <w:p w14:paraId="1E6C949B" w14:textId="223FD17A" w:rsidR="00F329BC" w:rsidRPr="009063C9" w:rsidDel="00E41D53" w:rsidRDefault="00F329BC" w:rsidP="002843D4">
            <w:pPr>
              <w:snapToGrid w:val="0"/>
              <w:spacing w:before="60" w:after="60" w:line="240" w:lineRule="auto"/>
              <w:jc w:val="left"/>
              <w:rPr>
                <w:del w:id="3672" w:author="USER" w:date="2024-03-22T19:02:00Z"/>
                <w:sz w:val="18"/>
                <w:szCs w:val="18"/>
              </w:rPr>
            </w:pPr>
          </w:p>
        </w:tc>
        <w:tc>
          <w:tcPr>
            <w:tcW w:w="851" w:type="dxa"/>
          </w:tcPr>
          <w:p w14:paraId="468DBA2D" w14:textId="055402BA" w:rsidR="00F329BC" w:rsidRPr="009063C9" w:rsidDel="00E41D53" w:rsidRDefault="00F329BC" w:rsidP="002843D4">
            <w:pPr>
              <w:snapToGrid w:val="0"/>
              <w:spacing w:before="60" w:after="60" w:line="240" w:lineRule="auto"/>
              <w:jc w:val="center"/>
              <w:rPr>
                <w:del w:id="3673" w:author="USER" w:date="2024-03-22T19:02:00Z"/>
                <w:sz w:val="18"/>
                <w:szCs w:val="18"/>
              </w:rPr>
            </w:pPr>
            <w:del w:id="3674" w:author="USER" w:date="2024-03-22T19:02:00Z">
              <w:r w:rsidRPr="009063C9" w:rsidDel="00E41D53">
                <w:rPr>
                  <w:sz w:val="18"/>
                  <w:szCs w:val="18"/>
                </w:rPr>
                <w:delText>9</w:delText>
              </w:r>
            </w:del>
          </w:p>
        </w:tc>
        <w:tc>
          <w:tcPr>
            <w:tcW w:w="4394" w:type="dxa"/>
            <w:vAlign w:val="center"/>
          </w:tcPr>
          <w:p w14:paraId="281BDC72" w14:textId="02F93F0A" w:rsidR="00F329BC" w:rsidRPr="009063C9" w:rsidDel="00E41D53" w:rsidRDefault="00F329BC" w:rsidP="002843D4">
            <w:pPr>
              <w:snapToGrid w:val="0"/>
              <w:spacing w:before="60" w:after="60" w:line="240" w:lineRule="auto"/>
              <w:jc w:val="left"/>
              <w:rPr>
                <w:del w:id="3675" w:author="USER" w:date="2024-03-22T19:02:00Z"/>
                <w:sz w:val="18"/>
                <w:szCs w:val="18"/>
              </w:rPr>
            </w:pPr>
          </w:p>
        </w:tc>
      </w:tr>
      <w:tr w:rsidR="00F329BC" w:rsidRPr="009063C9" w:rsidDel="00E41D53" w14:paraId="2E69F111" w14:textId="17992921" w:rsidTr="003D073E">
        <w:trPr>
          <w:trHeight w:val="305"/>
          <w:del w:id="3676" w:author="USER" w:date="2024-03-22T19:02:00Z"/>
        </w:trPr>
        <w:tc>
          <w:tcPr>
            <w:tcW w:w="1276" w:type="dxa"/>
          </w:tcPr>
          <w:p w14:paraId="51FCF078" w14:textId="63F88DBE" w:rsidR="00F329BC" w:rsidRPr="009063C9" w:rsidDel="00E41D53" w:rsidRDefault="00F329BC" w:rsidP="002754DA">
            <w:pPr>
              <w:snapToGrid w:val="0"/>
              <w:spacing w:before="60" w:after="60" w:line="240" w:lineRule="auto"/>
              <w:jc w:val="left"/>
              <w:rPr>
                <w:del w:id="3677" w:author="USER" w:date="2024-03-22T19:02:00Z"/>
                <w:sz w:val="18"/>
                <w:szCs w:val="18"/>
              </w:rPr>
            </w:pPr>
            <w:del w:id="3678" w:author="USER" w:date="2024-03-22T19:02:00Z">
              <w:r w:rsidRPr="009063C9" w:rsidDel="00E41D53">
                <w:rPr>
                  <w:sz w:val="18"/>
                  <w:szCs w:val="18"/>
                </w:rPr>
                <w:delText>Value</w:delText>
              </w:r>
            </w:del>
          </w:p>
        </w:tc>
        <w:tc>
          <w:tcPr>
            <w:tcW w:w="3260" w:type="dxa"/>
            <w:vAlign w:val="center"/>
          </w:tcPr>
          <w:p w14:paraId="18888C20" w14:textId="51629DEB" w:rsidR="00F329BC" w:rsidRPr="009063C9" w:rsidDel="00E41D53" w:rsidRDefault="00F329BC" w:rsidP="002843D4">
            <w:pPr>
              <w:snapToGrid w:val="0"/>
              <w:spacing w:before="60" w:after="60" w:line="240" w:lineRule="auto"/>
              <w:jc w:val="left"/>
              <w:rPr>
                <w:del w:id="3679" w:author="USER" w:date="2024-03-22T19:02:00Z"/>
                <w:sz w:val="18"/>
                <w:szCs w:val="18"/>
              </w:rPr>
            </w:pPr>
            <w:del w:id="3680" w:author="USER" w:date="2024-03-22T19:02:00Z">
              <w:r w:rsidRPr="009063C9" w:rsidDel="00E41D53">
                <w:rPr>
                  <w:sz w:val="18"/>
                  <w:szCs w:val="18"/>
                </w:rPr>
                <w:delText>approximateLowestAstronomicalTide</w:delText>
              </w:r>
            </w:del>
          </w:p>
        </w:tc>
        <w:tc>
          <w:tcPr>
            <w:tcW w:w="3402" w:type="dxa"/>
            <w:vAlign w:val="center"/>
          </w:tcPr>
          <w:p w14:paraId="49746D9C" w14:textId="4F512FCA" w:rsidR="00F329BC" w:rsidRPr="009063C9" w:rsidDel="00E41D53" w:rsidRDefault="00F329BC" w:rsidP="002843D4">
            <w:pPr>
              <w:snapToGrid w:val="0"/>
              <w:spacing w:before="60" w:after="60" w:line="240" w:lineRule="auto"/>
              <w:jc w:val="left"/>
              <w:rPr>
                <w:del w:id="3681" w:author="USER" w:date="2024-03-22T19:02:00Z"/>
                <w:sz w:val="18"/>
                <w:szCs w:val="18"/>
              </w:rPr>
            </w:pPr>
          </w:p>
        </w:tc>
        <w:tc>
          <w:tcPr>
            <w:tcW w:w="851" w:type="dxa"/>
          </w:tcPr>
          <w:p w14:paraId="129DC62D" w14:textId="78A3360A" w:rsidR="00F329BC" w:rsidRPr="009063C9" w:rsidDel="00E41D53" w:rsidRDefault="00F329BC" w:rsidP="002843D4">
            <w:pPr>
              <w:snapToGrid w:val="0"/>
              <w:spacing w:before="60" w:after="60" w:line="240" w:lineRule="auto"/>
              <w:jc w:val="center"/>
              <w:rPr>
                <w:del w:id="3682" w:author="USER" w:date="2024-03-22T19:02:00Z"/>
                <w:sz w:val="18"/>
                <w:szCs w:val="18"/>
              </w:rPr>
            </w:pPr>
            <w:del w:id="3683" w:author="USER" w:date="2024-03-22T19:02:00Z">
              <w:r w:rsidRPr="009063C9" w:rsidDel="00E41D53">
                <w:rPr>
                  <w:sz w:val="18"/>
                  <w:szCs w:val="18"/>
                </w:rPr>
                <w:delText>10</w:delText>
              </w:r>
            </w:del>
          </w:p>
        </w:tc>
        <w:tc>
          <w:tcPr>
            <w:tcW w:w="4394" w:type="dxa"/>
            <w:vAlign w:val="center"/>
          </w:tcPr>
          <w:p w14:paraId="29AEB531" w14:textId="285D1FC9" w:rsidR="00F329BC" w:rsidRPr="009063C9" w:rsidDel="00E41D53" w:rsidRDefault="00F329BC" w:rsidP="002843D4">
            <w:pPr>
              <w:snapToGrid w:val="0"/>
              <w:spacing w:before="60" w:after="60" w:line="240" w:lineRule="auto"/>
              <w:jc w:val="left"/>
              <w:rPr>
                <w:del w:id="3684" w:author="USER" w:date="2024-03-22T19:02:00Z"/>
                <w:sz w:val="18"/>
                <w:szCs w:val="18"/>
              </w:rPr>
            </w:pPr>
          </w:p>
        </w:tc>
      </w:tr>
      <w:tr w:rsidR="00F329BC" w:rsidRPr="009063C9" w:rsidDel="00E41D53" w14:paraId="6FD6F6C2" w14:textId="3177D9FD" w:rsidTr="003D073E">
        <w:trPr>
          <w:trHeight w:val="305"/>
          <w:del w:id="3685" w:author="USER" w:date="2024-03-22T19:02:00Z"/>
        </w:trPr>
        <w:tc>
          <w:tcPr>
            <w:tcW w:w="1276" w:type="dxa"/>
          </w:tcPr>
          <w:p w14:paraId="34A3516A" w14:textId="69CB98EC" w:rsidR="00F329BC" w:rsidRPr="009063C9" w:rsidDel="00E41D53" w:rsidRDefault="00F329BC" w:rsidP="002754DA">
            <w:pPr>
              <w:snapToGrid w:val="0"/>
              <w:spacing w:before="60" w:after="60" w:line="240" w:lineRule="auto"/>
              <w:jc w:val="left"/>
              <w:rPr>
                <w:del w:id="3686" w:author="USER" w:date="2024-03-22T19:02:00Z"/>
                <w:sz w:val="18"/>
                <w:szCs w:val="18"/>
              </w:rPr>
            </w:pPr>
            <w:del w:id="3687" w:author="USER" w:date="2024-03-22T19:02:00Z">
              <w:r w:rsidRPr="009063C9" w:rsidDel="00E41D53">
                <w:rPr>
                  <w:sz w:val="18"/>
                  <w:szCs w:val="18"/>
                </w:rPr>
                <w:delText>Value</w:delText>
              </w:r>
            </w:del>
          </w:p>
        </w:tc>
        <w:tc>
          <w:tcPr>
            <w:tcW w:w="3260" w:type="dxa"/>
            <w:vAlign w:val="center"/>
          </w:tcPr>
          <w:p w14:paraId="3151F1F8" w14:textId="42B68FF1" w:rsidR="00F329BC" w:rsidRPr="009063C9" w:rsidDel="00E41D53" w:rsidRDefault="00F329BC" w:rsidP="002843D4">
            <w:pPr>
              <w:snapToGrid w:val="0"/>
              <w:spacing w:before="60" w:after="60" w:line="240" w:lineRule="auto"/>
              <w:jc w:val="left"/>
              <w:rPr>
                <w:del w:id="3688" w:author="USER" w:date="2024-03-22T19:02:00Z"/>
                <w:sz w:val="18"/>
                <w:szCs w:val="18"/>
              </w:rPr>
            </w:pPr>
            <w:del w:id="3689" w:author="USER" w:date="2024-03-22T19:02:00Z">
              <w:r w:rsidRPr="009063C9" w:rsidDel="00E41D53">
                <w:rPr>
                  <w:sz w:val="18"/>
                  <w:szCs w:val="18"/>
                </w:rPr>
                <w:delText>nearlyLowestLowWater</w:delText>
              </w:r>
            </w:del>
          </w:p>
        </w:tc>
        <w:tc>
          <w:tcPr>
            <w:tcW w:w="3402" w:type="dxa"/>
            <w:vAlign w:val="center"/>
          </w:tcPr>
          <w:p w14:paraId="2FBC73F0" w14:textId="70BCF434" w:rsidR="00F329BC" w:rsidRPr="009063C9" w:rsidDel="00E41D53" w:rsidRDefault="00F329BC" w:rsidP="002843D4">
            <w:pPr>
              <w:snapToGrid w:val="0"/>
              <w:spacing w:before="60" w:after="60" w:line="240" w:lineRule="auto"/>
              <w:jc w:val="left"/>
              <w:rPr>
                <w:del w:id="3690" w:author="USER" w:date="2024-03-22T19:02:00Z"/>
                <w:sz w:val="18"/>
                <w:szCs w:val="18"/>
              </w:rPr>
            </w:pPr>
          </w:p>
        </w:tc>
        <w:tc>
          <w:tcPr>
            <w:tcW w:w="851" w:type="dxa"/>
          </w:tcPr>
          <w:p w14:paraId="6BB8848B" w14:textId="1BF15F10" w:rsidR="00F329BC" w:rsidRPr="009063C9" w:rsidDel="00E41D53" w:rsidRDefault="00F329BC" w:rsidP="002843D4">
            <w:pPr>
              <w:snapToGrid w:val="0"/>
              <w:spacing w:before="60" w:after="60" w:line="240" w:lineRule="auto"/>
              <w:jc w:val="center"/>
              <w:rPr>
                <w:del w:id="3691" w:author="USER" w:date="2024-03-22T19:02:00Z"/>
                <w:sz w:val="18"/>
                <w:szCs w:val="18"/>
              </w:rPr>
            </w:pPr>
            <w:del w:id="3692" w:author="USER" w:date="2024-03-22T19:02:00Z">
              <w:r w:rsidRPr="009063C9" w:rsidDel="00E41D53">
                <w:rPr>
                  <w:sz w:val="18"/>
                  <w:szCs w:val="18"/>
                </w:rPr>
                <w:delText>11</w:delText>
              </w:r>
            </w:del>
          </w:p>
        </w:tc>
        <w:tc>
          <w:tcPr>
            <w:tcW w:w="4394" w:type="dxa"/>
            <w:vAlign w:val="center"/>
          </w:tcPr>
          <w:p w14:paraId="42B689F3" w14:textId="15D89925" w:rsidR="00F329BC" w:rsidRPr="009063C9" w:rsidDel="00E41D53" w:rsidRDefault="00F329BC" w:rsidP="002843D4">
            <w:pPr>
              <w:snapToGrid w:val="0"/>
              <w:spacing w:before="60" w:after="60" w:line="240" w:lineRule="auto"/>
              <w:jc w:val="left"/>
              <w:rPr>
                <w:del w:id="3693" w:author="USER" w:date="2024-03-22T19:02:00Z"/>
                <w:sz w:val="18"/>
                <w:szCs w:val="18"/>
              </w:rPr>
            </w:pPr>
          </w:p>
        </w:tc>
      </w:tr>
      <w:tr w:rsidR="00F329BC" w:rsidRPr="009063C9" w:rsidDel="00E41D53" w14:paraId="2F963DB4" w14:textId="2B5D76B5" w:rsidTr="003D073E">
        <w:trPr>
          <w:trHeight w:val="305"/>
          <w:del w:id="3694" w:author="USER" w:date="2024-03-22T19:02:00Z"/>
        </w:trPr>
        <w:tc>
          <w:tcPr>
            <w:tcW w:w="1276" w:type="dxa"/>
          </w:tcPr>
          <w:p w14:paraId="0A7ABB0C" w14:textId="5DF28591" w:rsidR="00F329BC" w:rsidRPr="009063C9" w:rsidDel="00E41D53" w:rsidRDefault="00F329BC" w:rsidP="002754DA">
            <w:pPr>
              <w:snapToGrid w:val="0"/>
              <w:spacing w:before="60" w:after="60" w:line="240" w:lineRule="auto"/>
              <w:jc w:val="left"/>
              <w:rPr>
                <w:del w:id="3695" w:author="USER" w:date="2024-03-22T19:02:00Z"/>
                <w:sz w:val="18"/>
                <w:szCs w:val="18"/>
              </w:rPr>
            </w:pPr>
            <w:del w:id="3696" w:author="USER" w:date="2024-03-22T19:02:00Z">
              <w:r w:rsidRPr="009063C9" w:rsidDel="00E41D53">
                <w:rPr>
                  <w:sz w:val="18"/>
                  <w:szCs w:val="18"/>
                </w:rPr>
                <w:delText>Value</w:delText>
              </w:r>
            </w:del>
          </w:p>
        </w:tc>
        <w:tc>
          <w:tcPr>
            <w:tcW w:w="3260" w:type="dxa"/>
            <w:vAlign w:val="center"/>
          </w:tcPr>
          <w:p w14:paraId="24C55542" w14:textId="3BFAF088" w:rsidR="00F329BC" w:rsidRPr="009063C9" w:rsidDel="00E41D53" w:rsidRDefault="00F329BC" w:rsidP="00A63413">
            <w:pPr>
              <w:snapToGrid w:val="0"/>
              <w:spacing w:before="60" w:after="60" w:line="240" w:lineRule="auto"/>
              <w:jc w:val="left"/>
              <w:rPr>
                <w:del w:id="3697" w:author="USER" w:date="2024-03-22T19:02:00Z"/>
                <w:sz w:val="18"/>
                <w:szCs w:val="18"/>
              </w:rPr>
            </w:pPr>
            <w:del w:id="3698" w:author="USER" w:date="2024-03-22T19:02:00Z">
              <w:r w:rsidRPr="009063C9" w:rsidDel="00E41D53">
                <w:rPr>
                  <w:sz w:val="18"/>
                  <w:szCs w:val="18"/>
                </w:rPr>
                <w:delText>meanLowerLowWater</w:delText>
              </w:r>
            </w:del>
          </w:p>
        </w:tc>
        <w:tc>
          <w:tcPr>
            <w:tcW w:w="3402" w:type="dxa"/>
            <w:vAlign w:val="center"/>
          </w:tcPr>
          <w:p w14:paraId="4164844B" w14:textId="24EA579E" w:rsidR="00F329BC" w:rsidRPr="009063C9" w:rsidDel="00E41D53" w:rsidRDefault="00F329BC" w:rsidP="00A63413">
            <w:pPr>
              <w:snapToGrid w:val="0"/>
              <w:spacing w:before="60" w:after="60" w:line="240" w:lineRule="auto"/>
              <w:jc w:val="left"/>
              <w:rPr>
                <w:del w:id="3699" w:author="USER" w:date="2024-03-22T19:02:00Z"/>
                <w:sz w:val="18"/>
                <w:szCs w:val="18"/>
              </w:rPr>
            </w:pPr>
          </w:p>
        </w:tc>
        <w:tc>
          <w:tcPr>
            <w:tcW w:w="851" w:type="dxa"/>
          </w:tcPr>
          <w:p w14:paraId="4833F761" w14:textId="4D300371" w:rsidR="00F329BC" w:rsidRPr="009063C9" w:rsidDel="00E41D53" w:rsidRDefault="00F329BC" w:rsidP="00A63413">
            <w:pPr>
              <w:snapToGrid w:val="0"/>
              <w:spacing w:before="60" w:after="60" w:line="240" w:lineRule="auto"/>
              <w:jc w:val="center"/>
              <w:rPr>
                <w:del w:id="3700" w:author="USER" w:date="2024-03-22T19:02:00Z"/>
                <w:sz w:val="18"/>
                <w:szCs w:val="18"/>
              </w:rPr>
            </w:pPr>
            <w:del w:id="3701" w:author="USER" w:date="2024-03-22T19:02:00Z">
              <w:r w:rsidRPr="009063C9" w:rsidDel="00E41D53">
                <w:rPr>
                  <w:sz w:val="18"/>
                  <w:szCs w:val="18"/>
                </w:rPr>
                <w:delText>12</w:delText>
              </w:r>
            </w:del>
          </w:p>
        </w:tc>
        <w:tc>
          <w:tcPr>
            <w:tcW w:w="4394" w:type="dxa"/>
            <w:vAlign w:val="center"/>
          </w:tcPr>
          <w:p w14:paraId="5BF3B5E7" w14:textId="4600E4FC" w:rsidR="00F329BC" w:rsidRPr="009063C9" w:rsidDel="00E41D53" w:rsidRDefault="00F329BC" w:rsidP="00A63413">
            <w:pPr>
              <w:snapToGrid w:val="0"/>
              <w:spacing w:before="60" w:after="60" w:line="240" w:lineRule="auto"/>
              <w:jc w:val="left"/>
              <w:rPr>
                <w:del w:id="3702" w:author="USER" w:date="2024-03-22T19:02:00Z"/>
                <w:sz w:val="18"/>
                <w:szCs w:val="18"/>
              </w:rPr>
            </w:pPr>
            <w:del w:id="3703" w:author="USER" w:date="2024-03-22T19:02:00Z">
              <w:r w:rsidRPr="009063C9" w:rsidDel="00E41D53">
                <w:rPr>
                  <w:sz w:val="18"/>
                  <w:szCs w:val="18"/>
                </w:rPr>
                <w:delText>(MLLW)</w:delText>
              </w:r>
            </w:del>
          </w:p>
        </w:tc>
      </w:tr>
      <w:tr w:rsidR="00F329BC" w:rsidRPr="009063C9" w:rsidDel="00E41D53" w14:paraId="2FBFBD63" w14:textId="318A3FC6" w:rsidTr="003D073E">
        <w:trPr>
          <w:trHeight w:val="305"/>
          <w:del w:id="3704" w:author="USER" w:date="2024-03-22T19:02:00Z"/>
        </w:trPr>
        <w:tc>
          <w:tcPr>
            <w:tcW w:w="1276" w:type="dxa"/>
          </w:tcPr>
          <w:p w14:paraId="730FC9E4" w14:textId="3B9FCB75" w:rsidR="00F329BC" w:rsidRPr="009063C9" w:rsidDel="00E41D53" w:rsidRDefault="00F329BC" w:rsidP="002754DA">
            <w:pPr>
              <w:snapToGrid w:val="0"/>
              <w:spacing w:before="60" w:after="60" w:line="240" w:lineRule="auto"/>
              <w:jc w:val="left"/>
              <w:rPr>
                <w:del w:id="3705" w:author="USER" w:date="2024-03-22T19:02:00Z"/>
                <w:sz w:val="18"/>
                <w:szCs w:val="18"/>
              </w:rPr>
            </w:pPr>
            <w:del w:id="3706" w:author="USER" w:date="2024-03-22T19:02:00Z">
              <w:r w:rsidRPr="009063C9" w:rsidDel="00E41D53">
                <w:rPr>
                  <w:sz w:val="18"/>
                  <w:szCs w:val="18"/>
                </w:rPr>
                <w:delText>Value</w:delText>
              </w:r>
            </w:del>
          </w:p>
        </w:tc>
        <w:tc>
          <w:tcPr>
            <w:tcW w:w="3260" w:type="dxa"/>
            <w:vAlign w:val="center"/>
          </w:tcPr>
          <w:p w14:paraId="31C9F39D" w14:textId="7C4D08D7" w:rsidR="00F329BC" w:rsidRPr="009063C9" w:rsidDel="00E41D53" w:rsidRDefault="00F329BC" w:rsidP="00A63413">
            <w:pPr>
              <w:snapToGrid w:val="0"/>
              <w:spacing w:before="60" w:after="60" w:line="240" w:lineRule="auto"/>
              <w:jc w:val="left"/>
              <w:rPr>
                <w:del w:id="3707" w:author="USER" w:date="2024-03-22T19:02:00Z"/>
                <w:sz w:val="18"/>
                <w:szCs w:val="18"/>
              </w:rPr>
            </w:pPr>
            <w:del w:id="3708" w:author="USER" w:date="2024-03-22T19:02:00Z">
              <w:r w:rsidRPr="009063C9" w:rsidDel="00E41D53">
                <w:rPr>
                  <w:sz w:val="18"/>
                  <w:szCs w:val="18"/>
                </w:rPr>
                <w:delText>lowWater</w:delText>
              </w:r>
            </w:del>
          </w:p>
        </w:tc>
        <w:tc>
          <w:tcPr>
            <w:tcW w:w="3402" w:type="dxa"/>
            <w:vAlign w:val="center"/>
          </w:tcPr>
          <w:p w14:paraId="2B93A3FB" w14:textId="325908EE" w:rsidR="00F329BC" w:rsidRPr="009063C9" w:rsidDel="00E41D53" w:rsidRDefault="00F329BC" w:rsidP="00A63413">
            <w:pPr>
              <w:snapToGrid w:val="0"/>
              <w:spacing w:before="60" w:after="60" w:line="240" w:lineRule="auto"/>
              <w:jc w:val="left"/>
              <w:rPr>
                <w:del w:id="3709" w:author="USER" w:date="2024-03-22T19:02:00Z"/>
                <w:sz w:val="18"/>
                <w:szCs w:val="18"/>
              </w:rPr>
            </w:pPr>
          </w:p>
        </w:tc>
        <w:tc>
          <w:tcPr>
            <w:tcW w:w="851" w:type="dxa"/>
          </w:tcPr>
          <w:p w14:paraId="5A0694C5" w14:textId="1CB870CC" w:rsidR="00F329BC" w:rsidRPr="009063C9" w:rsidDel="00E41D53" w:rsidRDefault="00F329BC" w:rsidP="00A63413">
            <w:pPr>
              <w:snapToGrid w:val="0"/>
              <w:spacing w:before="60" w:after="60" w:line="240" w:lineRule="auto"/>
              <w:jc w:val="center"/>
              <w:rPr>
                <w:del w:id="3710" w:author="USER" w:date="2024-03-22T19:02:00Z"/>
                <w:sz w:val="18"/>
                <w:szCs w:val="18"/>
              </w:rPr>
            </w:pPr>
            <w:del w:id="3711" w:author="USER" w:date="2024-03-22T19:02:00Z">
              <w:r w:rsidRPr="009063C9" w:rsidDel="00E41D53">
                <w:rPr>
                  <w:sz w:val="18"/>
                  <w:szCs w:val="18"/>
                </w:rPr>
                <w:delText>13</w:delText>
              </w:r>
            </w:del>
          </w:p>
        </w:tc>
        <w:tc>
          <w:tcPr>
            <w:tcW w:w="4394" w:type="dxa"/>
            <w:vAlign w:val="center"/>
          </w:tcPr>
          <w:p w14:paraId="3D56386F" w14:textId="6ACC0FE2" w:rsidR="00F329BC" w:rsidRPr="009063C9" w:rsidDel="00E41D53" w:rsidRDefault="00F329BC" w:rsidP="00A63413">
            <w:pPr>
              <w:snapToGrid w:val="0"/>
              <w:spacing w:before="60" w:after="60" w:line="240" w:lineRule="auto"/>
              <w:jc w:val="left"/>
              <w:rPr>
                <w:del w:id="3712" w:author="USER" w:date="2024-03-22T19:02:00Z"/>
                <w:sz w:val="18"/>
                <w:szCs w:val="18"/>
              </w:rPr>
            </w:pPr>
            <w:del w:id="3713" w:author="USER" w:date="2024-03-22T19:02:00Z">
              <w:r w:rsidRPr="009063C9" w:rsidDel="00E41D53">
                <w:rPr>
                  <w:sz w:val="18"/>
                  <w:szCs w:val="18"/>
                </w:rPr>
                <w:delText>(LW)</w:delText>
              </w:r>
            </w:del>
          </w:p>
        </w:tc>
      </w:tr>
      <w:tr w:rsidR="00F329BC" w:rsidRPr="009063C9" w:rsidDel="00E41D53" w14:paraId="3B1EB18B" w14:textId="115EB75F" w:rsidTr="003D073E">
        <w:trPr>
          <w:trHeight w:val="305"/>
          <w:del w:id="3714" w:author="USER" w:date="2024-03-22T19:02:00Z"/>
        </w:trPr>
        <w:tc>
          <w:tcPr>
            <w:tcW w:w="1276" w:type="dxa"/>
          </w:tcPr>
          <w:p w14:paraId="71EC2E2F" w14:textId="1FBD4D59" w:rsidR="00F329BC" w:rsidRPr="009063C9" w:rsidDel="00E41D53" w:rsidRDefault="00F329BC" w:rsidP="002754DA">
            <w:pPr>
              <w:snapToGrid w:val="0"/>
              <w:spacing w:before="60" w:after="60" w:line="240" w:lineRule="auto"/>
              <w:jc w:val="left"/>
              <w:rPr>
                <w:del w:id="3715" w:author="USER" w:date="2024-03-22T19:02:00Z"/>
                <w:sz w:val="18"/>
                <w:szCs w:val="18"/>
              </w:rPr>
            </w:pPr>
            <w:del w:id="3716" w:author="USER" w:date="2024-03-22T19:02:00Z">
              <w:r w:rsidRPr="009063C9" w:rsidDel="00E41D53">
                <w:rPr>
                  <w:sz w:val="18"/>
                  <w:szCs w:val="18"/>
                </w:rPr>
                <w:delText>Value</w:delText>
              </w:r>
            </w:del>
          </w:p>
        </w:tc>
        <w:tc>
          <w:tcPr>
            <w:tcW w:w="3260" w:type="dxa"/>
            <w:vAlign w:val="center"/>
          </w:tcPr>
          <w:p w14:paraId="69D1483E" w14:textId="3C4D0E92" w:rsidR="00F329BC" w:rsidRPr="009063C9" w:rsidDel="00E41D53" w:rsidRDefault="00F329BC" w:rsidP="00A63413">
            <w:pPr>
              <w:snapToGrid w:val="0"/>
              <w:spacing w:before="60" w:after="60" w:line="240" w:lineRule="auto"/>
              <w:jc w:val="left"/>
              <w:rPr>
                <w:del w:id="3717" w:author="USER" w:date="2024-03-22T19:02:00Z"/>
                <w:sz w:val="18"/>
                <w:szCs w:val="18"/>
              </w:rPr>
            </w:pPr>
            <w:del w:id="3718" w:author="USER" w:date="2024-03-22T19:02:00Z">
              <w:r w:rsidRPr="009063C9" w:rsidDel="00E41D53">
                <w:rPr>
                  <w:sz w:val="18"/>
                  <w:szCs w:val="18"/>
                </w:rPr>
                <w:delText>approximateMeanLowWater</w:delText>
              </w:r>
            </w:del>
          </w:p>
        </w:tc>
        <w:tc>
          <w:tcPr>
            <w:tcW w:w="3402" w:type="dxa"/>
            <w:vAlign w:val="center"/>
          </w:tcPr>
          <w:p w14:paraId="1CCD6517" w14:textId="7334DC90" w:rsidR="00F329BC" w:rsidRPr="009063C9" w:rsidDel="00E41D53" w:rsidRDefault="00F329BC" w:rsidP="00A63413">
            <w:pPr>
              <w:snapToGrid w:val="0"/>
              <w:spacing w:before="60" w:after="60" w:line="240" w:lineRule="auto"/>
              <w:jc w:val="left"/>
              <w:rPr>
                <w:del w:id="3719" w:author="USER" w:date="2024-03-22T19:02:00Z"/>
                <w:sz w:val="18"/>
                <w:szCs w:val="18"/>
              </w:rPr>
            </w:pPr>
          </w:p>
        </w:tc>
        <w:tc>
          <w:tcPr>
            <w:tcW w:w="851" w:type="dxa"/>
          </w:tcPr>
          <w:p w14:paraId="0EABF2C8" w14:textId="4DFE853C" w:rsidR="00F329BC" w:rsidRPr="009063C9" w:rsidDel="00E41D53" w:rsidRDefault="00F329BC" w:rsidP="00A63413">
            <w:pPr>
              <w:snapToGrid w:val="0"/>
              <w:spacing w:before="60" w:after="60" w:line="240" w:lineRule="auto"/>
              <w:jc w:val="center"/>
              <w:rPr>
                <w:del w:id="3720" w:author="USER" w:date="2024-03-22T19:02:00Z"/>
                <w:sz w:val="18"/>
                <w:szCs w:val="18"/>
              </w:rPr>
            </w:pPr>
            <w:del w:id="3721" w:author="USER" w:date="2024-03-22T19:02:00Z">
              <w:r w:rsidRPr="009063C9" w:rsidDel="00E41D53">
                <w:rPr>
                  <w:sz w:val="18"/>
                  <w:szCs w:val="18"/>
                </w:rPr>
                <w:delText>14</w:delText>
              </w:r>
            </w:del>
          </w:p>
        </w:tc>
        <w:tc>
          <w:tcPr>
            <w:tcW w:w="4394" w:type="dxa"/>
            <w:vAlign w:val="center"/>
          </w:tcPr>
          <w:p w14:paraId="56DEC454" w14:textId="384A31A1" w:rsidR="00F329BC" w:rsidRPr="009063C9" w:rsidDel="00E41D53" w:rsidRDefault="00F329BC" w:rsidP="00A63413">
            <w:pPr>
              <w:snapToGrid w:val="0"/>
              <w:spacing w:before="60" w:after="60" w:line="240" w:lineRule="auto"/>
              <w:jc w:val="left"/>
              <w:rPr>
                <w:del w:id="3722" w:author="USER" w:date="2024-03-22T19:02:00Z"/>
                <w:sz w:val="18"/>
                <w:szCs w:val="18"/>
              </w:rPr>
            </w:pPr>
          </w:p>
        </w:tc>
      </w:tr>
      <w:tr w:rsidR="00F329BC" w:rsidRPr="009063C9" w:rsidDel="00E41D53" w14:paraId="5CE90030" w14:textId="7668DE8C" w:rsidTr="003D073E">
        <w:trPr>
          <w:trHeight w:val="305"/>
          <w:del w:id="3723" w:author="USER" w:date="2024-03-22T19:02:00Z"/>
        </w:trPr>
        <w:tc>
          <w:tcPr>
            <w:tcW w:w="1276" w:type="dxa"/>
          </w:tcPr>
          <w:p w14:paraId="0C3F7FCA" w14:textId="79AD6EBB" w:rsidR="00F329BC" w:rsidRPr="009063C9" w:rsidDel="00E41D53" w:rsidRDefault="00F329BC" w:rsidP="002754DA">
            <w:pPr>
              <w:snapToGrid w:val="0"/>
              <w:spacing w:before="60" w:after="60" w:line="240" w:lineRule="auto"/>
              <w:jc w:val="left"/>
              <w:rPr>
                <w:del w:id="3724" w:author="USER" w:date="2024-03-22T19:02:00Z"/>
                <w:sz w:val="18"/>
                <w:szCs w:val="18"/>
              </w:rPr>
            </w:pPr>
            <w:del w:id="3725" w:author="USER" w:date="2024-03-22T19:02:00Z">
              <w:r w:rsidRPr="009063C9" w:rsidDel="00E41D53">
                <w:rPr>
                  <w:sz w:val="18"/>
                  <w:szCs w:val="18"/>
                </w:rPr>
                <w:delText>Value</w:delText>
              </w:r>
            </w:del>
          </w:p>
        </w:tc>
        <w:tc>
          <w:tcPr>
            <w:tcW w:w="3260" w:type="dxa"/>
            <w:vAlign w:val="center"/>
          </w:tcPr>
          <w:p w14:paraId="238DF1F9" w14:textId="0D7DF71E" w:rsidR="00F329BC" w:rsidRPr="009063C9" w:rsidDel="00E41D53" w:rsidRDefault="00F329BC" w:rsidP="00A63413">
            <w:pPr>
              <w:snapToGrid w:val="0"/>
              <w:spacing w:before="60" w:after="60" w:line="240" w:lineRule="auto"/>
              <w:jc w:val="left"/>
              <w:rPr>
                <w:del w:id="3726" w:author="USER" w:date="2024-03-22T19:02:00Z"/>
                <w:sz w:val="18"/>
                <w:szCs w:val="18"/>
              </w:rPr>
            </w:pPr>
            <w:del w:id="3727" w:author="USER" w:date="2024-03-22T19:02:00Z">
              <w:r w:rsidRPr="009063C9" w:rsidDel="00E41D53">
                <w:rPr>
                  <w:sz w:val="18"/>
                  <w:szCs w:val="18"/>
                </w:rPr>
                <w:delText>approximateMeanLowerLowWater</w:delText>
              </w:r>
            </w:del>
          </w:p>
        </w:tc>
        <w:tc>
          <w:tcPr>
            <w:tcW w:w="3402" w:type="dxa"/>
            <w:vAlign w:val="center"/>
          </w:tcPr>
          <w:p w14:paraId="17889415" w14:textId="347E050D" w:rsidR="00F329BC" w:rsidRPr="009063C9" w:rsidDel="00E41D53" w:rsidRDefault="00F329BC" w:rsidP="00A63413">
            <w:pPr>
              <w:snapToGrid w:val="0"/>
              <w:spacing w:before="60" w:after="60" w:line="240" w:lineRule="auto"/>
              <w:jc w:val="left"/>
              <w:rPr>
                <w:del w:id="3728" w:author="USER" w:date="2024-03-22T19:02:00Z"/>
                <w:sz w:val="18"/>
                <w:szCs w:val="18"/>
              </w:rPr>
            </w:pPr>
          </w:p>
        </w:tc>
        <w:tc>
          <w:tcPr>
            <w:tcW w:w="851" w:type="dxa"/>
          </w:tcPr>
          <w:p w14:paraId="6DA5AD10" w14:textId="6194A4AE" w:rsidR="00F329BC" w:rsidRPr="009063C9" w:rsidDel="00E41D53" w:rsidRDefault="00F329BC" w:rsidP="00A63413">
            <w:pPr>
              <w:snapToGrid w:val="0"/>
              <w:spacing w:before="60" w:after="60" w:line="240" w:lineRule="auto"/>
              <w:jc w:val="center"/>
              <w:rPr>
                <w:del w:id="3729" w:author="USER" w:date="2024-03-22T19:02:00Z"/>
                <w:sz w:val="18"/>
                <w:szCs w:val="18"/>
              </w:rPr>
            </w:pPr>
            <w:del w:id="3730" w:author="USER" w:date="2024-03-22T19:02:00Z">
              <w:r w:rsidRPr="009063C9" w:rsidDel="00E41D53">
                <w:rPr>
                  <w:sz w:val="18"/>
                  <w:szCs w:val="18"/>
                </w:rPr>
                <w:delText>15</w:delText>
              </w:r>
            </w:del>
          </w:p>
        </w:tc>
        <w:tc>
          <w:tcPr>
            <w:tcW w:w="4394" w:type="dxa"/>
            <w:vAlign w:val="center"/>
          </w:tcPr>
          <w:p w14:paraId="3094F0DC" w14:textId="1E7E82B3" w:rsidR="00F329BC" w:rsidRPr="009063C9" w:rsidDel="00E41D53" w:rsidRDefault="00F329BC" w:rsidP="00A63413">
            <w:pPr>
              <w:snapToGrid w:val="0"/>
              <w:spacing w:before="60" w:after="60" w:line="240" w:lineRule="auto"/>
              <w:jc w:val="left"/>
              <w:rPr>
                <w:del w:id="3731" w:author="USER" w:date="2024-03-22T19:02:00Z"/>
                <w:sz w:val="18"/>
                <w:szCs w:val="18"/>
              </w:rPr>
            </w:pPr>
          </w:p>
        </w:tc>
      </w:tr>
      <w:tr w:rsidR="00F329BC" w:rsidRPr="009063C9" w:rsidDel="00E41D53" w14:paraId="459DF80C" w14:textId="799D7A25" w:rsidTr="003D073E">
        <w:trPr>
          <w:trHeight w:val="305"/>
          <w:del w:id="3732" w:author="USER" w:date="2024-03-22T19:02:00Z"/>
        </w:trPr>
        <w:tc>
          <w:tcPr>
            <w:tcW w:w="1276" w:type="dxa"/>
          </w:tcPr>
          <w:p w14:paraId="1A85351B" w14:textId="302E92AD" w:rsidR="00F329BC" w:rsidRPr="009063C9" w:rsidDel="00E41D53" w:rsidRDefault="00F329BC" w:rsidP="002754DA">
            <w:pPr>
              <w:snapToGrid w:val="0"/>
              <w:spacing w:before="60" w:after="60" w:line="240" w:lineRule="auto"/>
              <w:jc w:val="left"/>
              <w:rPr>
                <w:del w:id="3733" w:author="USER" w:date="2024-03-22T19:02:00Z"/>
                <w:sz w:val="18"/>
                <w:szCs w:val="18"/>
              </w:rPr>
            </w:pPr>
            <w:del w:id="3734" w:author="USER" w:date="2024-03-22T19:02:00Z">
              <w:r w:rsidRPr="009063C9" w:rsidDel="00E41D53">
                <w:rPr>
                  <w:sz w:val="18"/>
                  <w:szCs w:val="18"/>
                </w:rPr>
                <w:delText>Value</w:delText>
              </w:r>
            </w:del>
          </w:p>
        </w:tc>
        <w:tc>
          <w:tcPr>
            <w:tcW w:w="3260" w:type="dxa"/>
            <w:vAlign w:val="center"/>
          </w:tcPr>
          <w:p w14:paraId="71B90A3A" w14:textId="05BDCD65" w:rsidR="00F329BC" w:rsidRPr="009063C9" w:rsidDel="00E41D53" w:rsidRDefault="00F329BC" w:rsidP="00381437">
            <w:pPr>
              <w:snapToGrid w:val="0"/>
              <w:spacing w:before="60" w:after="60" w:line="240" w:lineRule="auto"/>
              <w:jc w:val="left"/>
              <w:rPr>
                <w:del w:id="3735" w:author="USER" w:date="2024-03-22T19:02:00Z"/>
                <w:sz w:val="18"/>
                <w:szCs w:val="18"/>
              </w:rPr>
            </w:pPr>
            <w:del w:id="3736" w:author="USER" w:date="2024-03-22T19:02:00Z">
              <w:r w:rsidRPr="009063C9" w:rsidDel="00E41D53">
                <w:rPr>
                  <w:sz w:val="18"/>
                  <w:szCs w:val="18"/>
                </w:rPr>
                <w:delText>meanHighWater</w:delText>
              </w:r>
            </w:del>
          </w:p>
        </w:tc>
        <w:tc>
          <w:tcPr>
            <w:tcW w:w="3402" w:type="dxa"/>
            <w:vAlign w:val="center"/>
          </w:tcPr>
          <w:p w14:paraId="62CA3646" w14:textId="5D7D474C" w:rsidR="00F329BC" w:rsidRPr="009063C9" w:rsidDel="00E41D53" w:rsidRDefault="00F329BC" w:rsidP="00381437">
            <w:pPr>
              <w:snapToGrid w:val="0"/>
              <w:spacing w:before="60" w:after="60" w:line="240" w:lineRule="auto"/>
              <w:jc w:val="left"/>
              <w:rPr>
                <w:del w:id="3737" w:author="USER" w:date="2024-03-22T19:02:00Z"/>
                <w:sz w:val="18"/>
                <w:szCs w:val="18"/>
              </w:rPr>
            </w:pPr>
          </w:p>
        </w:tc>
        <w:tc>
          <w:tcPr>
            <w:tcW w:w="851" w:type="dxa"/>
          </w:tcPr>
          <w:p w14:paraId="02910828" w14:textId="2A2523E0" w:rsidR="00F329BC" w:rsidRPr="009063C9" w:rsidDel="00E41D53" w:rsidRDefault="00F329BC" w:rsidP="00381437">
            <w:pPr>
              <w:snapToGrid w:val="0"/>
              <w:spacing w:before="60" w:after="60" w:line="240" w:lineRule="auto"/>
              <w:jc w:val="center"/>
              <w:rPr>
                <w:del w:id="3738" w:author="USER" w:date="2024-03-22T19:02:00Z"/>
                <w:sz w:val="18"/>
                <w:szCs w:val="18"/>
              </w:rPr>
            </w:pPr>
            <w:del w:id="3739" w:author="USER" w:date="2024-03-22T19:02:00Z">
              <w:r w:rsidRPr="009063C9" w:rsidDel="00E41D53">
                <w:rPr>
                  <w:sz w:val="18"/>
                  <w:szCs w:val="18"/>
                </w:rPr>
                <w:delText>16</w:delText>
              </w:r>
            </w:del>
          </w:p>
        </w:tc>
        <w:tc>
          <w:tcPr>
            <w:tcW w:w="4394" w:type="dxa"/>
            <w:vAlign w:val="center"/>
          </w:tcPr>
          <w:p w14:paraId="43844D80" w14:textId="6DDE061D" w:rsidR="00F329BC" w:rsidRPr="009063C9" w:rsidDel="00E41D53" w:rsidRDefault="00F329BC" w:rsidP="00381437">
            <w:pPr>
              <w:snapToGrid w:val="0"/>
              <w:spacing w:before="60" w:after="60" w:line="240" w:lineRule="auto"/>
              <w:jc w:val="left"/>
              <w:rPr>
                <w:del w:id="3740" w:author="USER" w:date="2024-03-22T19:02:00Z"/>
                <w:sz w:val="18"/>
                <w:szCs w:val="18"/>
              </w:rPr>
            </w:pPr>
            <w:del w:id="3741" w:author="USER" w:date="2024-03-22T19:02:00Z">
              <w:r w:rsidRPr="009063C9" w:rsidDel="00E41D53">
                <w:rPr>
                  <w:sz w:val="18"/>
                  <w:szCs w:val="18"/>
                </w:rPr>
                <w:delText>(MHW)</w:delText>
              </w:r>
            </w:del>
          </w:p>
        </w:tc>
      </w:tr>
      <w:tr w:rsidR="009063C9" w:rsidRPr="009063C9" w:rsidDel="00E41D53" w14:paraId="417DC697" w14:textId="0BD874AF" w:rsidTr="003D073E">
        <w:trPr>
          <w:trHeight w:val="305"/>
          <w:del w:id="3742" w:author="USER" w:date="2024-03-22T19:02:00Z"/>
        </w:trPr>
        <w:tc>
          <w:tcPr>
            <w:tcW w:w="1276" w:type="dxa"/>
          </w:tcPr>
          <w:p w14:paraId="22C2FC3F" w14:textId="2963E823" w:rsidR="00F329BC" w:rsidRPr="009063C9" w:rsidDel="00E41D53" w:rsidRDefault="00F329BC" w:rsidP="002754DA">
            <w:pPr>
              <w:snapToGrid w:val="0"/>
              <w:spacing w:before="60" w:after="60" w:line="240" w:lineRule="auto"/>
              <w:jc w:val="left"/>
              <w:rPr>
                <w:del w:id="3743" w:author="USER" w:date="2024-03-22T19:02:00Z"/>
                <w:sz w:val="18"/>
                <w:szCs w:val="18"/>
              </w:rPr>
            </w:pPr>
            <w:del w:id="3744" w:author="USER" w:date="2024-03-22T19:02:00Z">
              <w:r w:rsidRPr="009063C9" w:rsidDel="00E41D53">
                <w:rPr>
                  <w:sz w:val="18"/>
                  <w:szCs w:val="18"/>
                </w:rPr>
                <w:delText>Value</w:delText>
              </w:r>
            </w:del>
          </w:p>
        </w:tc>
        <w:tc>
          <w:tcPr>
            <w:tcW w:w="3260" w:type="dxa"/>
            <w:vAlign w:val="center"/>
          </w:tcPr>
          <w:p w14:paraId="5841C850" w14:textId="78CD4294" w:rsidR="00F329BC" w:rsidRPr="009063C9" w:rsidDel="00E41D53" w:rsidRDefault="00F329BC" w:rsidP="00381437">
            <w:pPr>
              <w:snapToGrid w:val="0"/>
              <w:spacing w:before="60" w:after="60" w:line="240" w:lineRule="auto"/>
              <w:jc w:val="left"/>
              <w:rPr>
                <w:del w:id="3745" w:author="USER" w:date="2024-03-22T19:02:00Z"/>
                <w:sz w:val="18"/>
                <w:szCs w:val="18"/>
              </w:rPr>
            </w:pPr>
            <w:del w:id="3746" w:author="USER" w:date="2024-03-22T19:02:00Z">
              <w:r w:rsidRPr="009063C9" w:rsidDel="00E41D53">
                <w:rPr>
                  <w:sz w:val="18"/>
                  <w:szCs w:val="18"/>
                </w:rPr>
                <w:delText>meanHighWaterSprings</w:delText>
              </w:r>
            </w:del>
          </w:p>
        </w:tc>
        <w:tc>
          <w:tcPr>
            <w:tcW w:w="3402" w:type="dxa"/>
            <w:vAlign w:val="center"/>
          </w:tcPr>
          <w:p w14:paraId="6EAE8ABD" w14:textId="75802CFC" w:rsidR="00F329BC" w:rsidRPr="009063C9" w:rsidDel="00E41D53" w:rsidRDefault="00F329BC" w:rsidP="00381437">
            <w:pPr>
              <w:snapToGrid w:val="0"/>
              <w:spacing w:before="60" w:after="60" w:line="240" w:lineRule="auto"/>
              <w:jc w:val="left"/>
              <w:rPr>
                <w:del w:id="3747" w:author="USER" w:date="2024-03-22T19:02:00Z"/>
                <w:sz w:val="18"/>
                <w:szCs w:val="18"/>
              </w:rPr>
            </w:pPr>
          </w:p>
        </w:tc>
        <w:tc>
          <w:tcPr>
            <w:tcW w:w="851" w:type="dxa"/>
          </w:tcPr>
          <w:p w14:paraId="390D6128" w14:textId="514ABE40" w:rsidR="00F329BC" w:rsidRPr="009063C9" w:rsidDel="00E41D53" w:rsidRDefault="00F329BC" w:rsidP="00381437">
            <w:pPr>
              <w:snapToGrid w:val="0"/>
              <w:spacing w:before="60" w:after="60" w:line="240" w:lineRule="auto"/>
              <w:jc w:val="center"/>
              <w:rPr>
                <w:del w:id="3748" w:author="USER" w:date="2024-03-22T19:02:00Z"/>
                <w:sz w:val="18"/>
                <w:szCs w:val="18"/>
              </w:rPr>
            </w:pPr>
            <w:del w:id="3749" w:author="USER" w:date="2024-03-22T19:02:00Z">
              <w:r w:rsidRPr="009063C9" w:rsidDel="00E41D53">
                <w:rPr>
                  <w:sz w:val="18"/>
                  <w:szCs w:val="18"/>
                </w:rPr>
                <w:delText>17</w:delText>
              </w:r>
            </w:del>
          </w:p>
        </w:tc>
        <w:tc>
          <w:tcPr>
            <w:tcW w:w="4394" w:type="dxa"/>
            <w:vAlign w:val="center"/>
          </w:tcPr>
          <w:p w14:paraId="4838AE26" w14:textId="3B717D15" w:rsidR="00F329BC" w:rsidRPr="009063C9" w:rsidDel="00E41D53" w:rsidRDefault="00F329BC" w:rsidP="009063C9">
            <w:pPr>
              <w:snapToGrid w:val="0"/>
              <w:spacing w:before="60" w:after="60" w:line="240" w:lineRule="auto"/>
              <w:jc w:val="left"/>
              <w:rPr>
                <w:del w:id="3750" w:author="USER" w:date="2024-03-22T19:02:00Z"/>
                <w:sz w:val="18"/>
                <w:szCs w:val="18"/>
              </w:rPr>
            </w:pPr>
            <w:del w:id="3751" w:author="USER" w:date="2024-03-22T19:02:00Z">
              <w:r w:rsidRPr="009063C9" w:rsidDel="00E41D53">
                <w:rPr>
                  <w:sz w:val="18"/>
                  <w:szCs w:val="18"/>
                </w:rPr>
                <w:delText>(MHWS)</w:delText>
              </w:r>
            </w:del>
          </w:p>
        </w:tc>
      </w:tr>
      <w:tr w:rsidR="009063C9" w:rsidRPr="009063C9" w:rsidDel="00E41D53" w14:paraId="10838B8E" w14:textId="6D6AD4E1" w:rsidTr="003D073E">
        <w:trPr>
          <w:trHeight w:val="305"/>
          <w:del w:id="3752" w:author="USER" w:date="2024-03-22T19:02:00Z"/>
        </w:trPr>
        <w:tc>
          <w:tcPr>
            <w:tcW w:w="1276" w:type="dxa"/>
          </w:tcPr>
          <w:p w14:paraId="7EE6C55A" w14:textId="0A012030" w:rsidR="00F329BC" w:rsidRPr="009063C9" w:rsidDel="00E41D53" w:rsidRDefault="00F329BC" w:rsidP="002754DA">
            <w:pPr>
              <w:snapToGrid w:val="0"/>
              <w:spacing w:before="60" w:after="60" w:line="240" w:lineRule="auto"/>
              <w:jc w:val="left"/>
              <w:rPr>
                <w:del w:id="3753" w:author="USER" w:date="2024-03-22T19:02:00Z"/>
                <w:sz w:val="18"/>
                <w:szCs w:val="18"/>
              </w:rPr>
            </w:pPr>
            <w:del w:id="3754" w:author="USER" w:date="2024-03-22T19:02:00Z">
              <w:r w:rsidRPr="009063C9" w:rsidDel="00E41D53">
                <w:rPr>
                  <w:sz w:val="18"/>
                  <w:szCs w:val="18"/>
                </w:rPr>
                <w:delText>Value</w:delText>
              </w:r>
            </w:del>
          </w:p>
        </w:tc>
        <w:tc>
          <w:tcPr>
            <w:tcW w:w="3260" w:type="dxa"/>
            <w:vAlign w:val="center"/>
          </w:tcPr>
          <w:p w14:paraId="11386015" w14:textId="683C9745" w:rsidR="00F329BC" w:rsidRPr="009063C9" w:rsidDel="00E41D53" w:rsidRDefault="00F329BC" w:rsidP="009063C9">
            <w:pPr>
              <w:snapToGrid w:val="0"/>
              <w:spacing w:before="60" w:after="60" w:line="240" w:lineRule="auto"/>
              <w:jc w:val="left"/>
              <w:rPr>
                <w:del w:id="3755" w:author="USER" w:date="2024-03-22T19:02:00Z"/>
                <w:sz w:val="18"/>
                <w:szCs w:val="18"/>
              </w:rPr>
            </w:pPr>
            <w:del w:id="3756" w:author="USER" w:date="2024-03-22T19:02:00Z">
              <w:r w:rsidRPr="009063C9" w:rsidDel="00E41D53">
                <w:rPr>
                  <w:sz w:val="18"/>
                  <w:szCs w:val="18"/>
                </w:rPr>
                <w:delText>highWater</w:delText>
              </w:r>
            </w:del>
          </w:p>
        </w:tc>
        <w:tc>
          <w:tcPr>
            <w:tcW w:w="3402" w:type="dxa"/>
            <w:vAlign w:val="center"/>
          </w:tcPr>
          <w:p w14:paraId="3ACAB536" w14:textId="778416FE" w:rsidR="00F329BC" w:rsidRPr="009063C9" w:rsidDel="00E41D53" w:rsidRDefault="00F329BC" w:rsidP="009063C9">
            <w:pPr>
              <w:snapToGrid w:val="0"/>
              <w:spacing w:before="60" w:after="60" w:line="240" w:lineRule="auto"/>
              <w:jc w:val="left"/>
              <w:rPr>
                <w:del w:id="3757" w:author="USER" w:date="2024-03-22T19:02:00Z"/>
                <w:sz w:val="18"/>
                <w:szCs w:val="18"/>
              </w:rPr>
            </w:pPr>
          </w:p>
        </w:tc>
        <w:tc>
          <w:tcPr>
            <w:tcW w:w="851" w:type="dxa"/>
          </w:tcPr>
          <w:p w14:paraId="0D969935" w14:textId="217301D1" w:rsidR="00F329BC" w:rsidRPr="009063C9" w:rsidDel="00E41D53" w:rsidRDefault="00F329BC" w:rsidP="009063C9">
            <w:pPr>
              <w:snapToGrid w:val="0"/>
              <w:spacing w:before="60" w:after="60" w:line="240" w:lineRule="auto"/>
              <w:jc w:val="center"/>
              <w:rPr>
                <w:del w:id="3758" w:author="USER" w:date="2024-03-22T19:02:00Z"/>
                <w:sz w:val="18"/>
                <w:szCs w:val="18"/>
              </w:rPr>
            </w:pPr>
            <w:del w:id="3759" w:author="USER" w:date="2024-03-22T19:02:00Z">
              <w:r w:rsidRPr="009063C9" w:rsidDel="00E41D53">
                <w:rPr>
                  <w:sz w:val="18"/>
                  <w:szCs w:val="18"/>
                </w:rPr>
                <w:delText>18</w:delText>
              </w:r>
            </w:del>
          </w:p>
        </w:tc>
        <w:tc>
          <w:tcPr>
            <w:tcW w:w="4394" w:type="dxa"/>
            <w:vAlign w:val="center"/>
          </w:tcPr>
          <w:p w14:paraId="0680A696" w14:textId="541965FF" w:rsidR="00F329BC" w:rsidRPr="009063C9" w:rsidDel="00E41D53" w:rsidRDefault="00F329BC" w:rsidP="009063C9">
            <w:pPr>
              <w:snapToGrid w:val="0"/>
              <w:spacing w:before="60" w:after="60" w:line="240" w:lineRule="auto"/>
              <w:jc w:val="left"/>
              <w:rPr>
                <w:del w:id="3760" w:author="USER" w:date="2024-03-22T19:02:00Z"/>
                <w:sz w:val="18"/>
                <w:szCs w:val="18"/>
              </w:rPr>
            </w:pPr>
            <w:del w:id="3761" w:author="USER" w:date="2024-03-22T19:02:00Z">
              <w:r w:rsidRPr="009063C9" w:rsidDel="00E41D53">
                <w:rPr>
                  <w:sz w:val="18"/>
                  <w:szCs w:val="18"/>
                </w:rPr>
                <w:delText>(HW)</w:delText>
              </w:r>
            </w:del>
          </w:p>
        </w:tc>
      </w:tr>
      <w:tr w:rsidR="009063C9" w:rsidRPr="009063C9" w:rsidDel="00E41D53" w14:paraId="2617C398" w14:textId="61744C88" w:rsidTr="003D073E">
        <w:trPr>
          <w:trHeight w:val="305"/>
          <w:del w:id="3762" w:author="USER" w:date="2024-03-22T19:02:00Z"/>
        </w:trPr>
        <w:tc>
          <w:tcPr>
            <w:tcW w:w="1276" w:type="dxa"/>
          </w:tcPr>
          <w:p w14:paraId="60D7D6B7" w14:textId="3675B57F" w:rsidR="00F329BC" w:rsidRPr="009063C9" w:rsidDel="00E41D53" w:rsidRDefault="00F329BC" w:rsidP="002754DA">
            <w:pPr>
              <w:snapToGrid w:val="0"/>
              <w:spacing w:before="60" w:after="60" w:line="240" w:lineRule="auto"/>
              <w:jc w:val="left"/>
              <w:rPr>
                <w:del w:id="3763" w:author="USER" w:date="2024-03-22T19:02:00Z"/>
                <w:sz w:val="18"/>
                <w:szCs w:val="18"/>
              </w:rPr>
            </w:pPr>
            <w:del w:id="3764" w:author="USER" w:date="2024-03-22T19:02:00Z">
              <w:r w:rsidRPr="009063C9" w:rsidDel="00E41D53">
                <w:rPr>
                  <w:sz w:val="18"/>
                  <w:szCs w:val="18"/>
                </w:rPr>
                <w:delText>Value</w:delText>
              </w:r>
            </w:del>
          </w:p>
        </w:tc>
        <w:tc>
          <w:tcPr>
            <w:tcW w:w="3260" w:type="dxa"/>
            <w:vAlign w:val="center"/>
          </w:tcPr>
          <w:p w14:paraId="218D8FDE" w14:textId="5CC0A96B" w:rsidR="00F329BC" w:rsidRPr="009063C9" w:rsidDel="00E41D53" w:rsidRDefault="00F329BC" w:rsidP="009063C9">
            <w:pPr>
              <w:snapToGrid w:val="0"/>
              <w:spacing w:before="60" w:after="60" w:line="240" w:lineRule="auto"/>
              <w:jc w:val="left"/>
              <w:rPr>
                <w:del w:id="3765" w:author="USER" w:date="2024-03-22T19:02:00Z"/>
                <w:sz w:val="18"/>
                <w:szCs w:val="18"/>
              </w:rPr>
            </w:pPr>
            <w:del w:id="3766" w:author="USER" w:date="2024-03-22T19:02:00Z">
              <w:r w:rsidRPr="009063C9" w:rsidDel="00E41D53">
                <w:rPr>
                  <w:sz w:val="18"/>
                  <w:szCs w:val="18"/>
                </w:rPr>
                <w:delText>approximateMeanSeaLevel</w:delText>
              </w:r>
            </w:del>
          </w:p>
        </w:tc>
        <w:tc>
          <w:tcPr>
            <w:tcW w:w="3402" w:type="dxa"/>
            <w:vAlign w:val="center"/>
          </w:tcPr>
          <w:p w14:paraId="4ED503DA" w14:textId="6630575E" w:rsidR="00F329BC" w:rsidRPr="009063C9" w:rsidDel="00E41D53" w:rsidRDefault="00F329BC" w:rsidP="009063C9">
            <w:pPr>
              <w:snapToGrid w:val="0"/>
              <w:spacing w:before="60" w:after="60" w:line="240" w:lineRule="auto"/>
              <w:jc w:val="left"/>
              <w:rPr>
                <w:del w:id="3767" w:author="USER" w:date="2024-03-22T19:02:00Z"/>
                <w:sz w:val="18"/>
                <w:szCs w:val="18"/>
              </w:rPr>
            </w:pPr>
          </w:p>
        </w:tc>
        <w:tc>
          <w:tcPr>
            <w:tcW w:w="851" w:type="dxa"/>
          </w:tcPr>
          <w:p w14:paraId="5D01919E" w14:textId="6794A7C2" w:rsidR="00F329BC" w:rsidRPr="009063C9" w:rsidDel="00E41D53" w:rsidRDefault="00F329BC" w:rsidP="009063C9">
            <w:pPr>
              <w:snapToGrid w:val="0"/>
              <w:spacing w:before="60" w:after="60" w:line="240" w:lineRule="auto"/>
              <w:jc w:val="center"/>
              <w:rPr>
                <w:del w:id="3768" w:author="USER" w:date="2024-03-22T19:02:00Z"/>
                <w:sz w:val="18"/>
                <w:szCs w:val="18"/>
              </w:rPr>
            </w:pPr>
            <w:del w:id="3769" w:author="USER" w:date="2024-03-22T19:02:00Z">
              <w:r w:rsidRPr="009063C9" w:rsidDel="00E41D53">
                <w:rPr>
                  <w:sz w:val="18"/>
                  <w:szCs w:val="18"/>
                </w:rPr>
                <w:delText>19</w:delText>
              </w:r>
            </w:del>
          </w:p>
        </w:tc>
        <w:tc>
          <w:tcPr>
            <w:tcW w:w="4394" w:type="dxa"/>
            <w:vAlign w:val="center"/>
          </w:tcPr>
          <w:p w14:paraId="43C63623" w14:textId="4CF4ABEC" w:rsidR="00F329BC" w:rsidRPr="009063C9" w:rsidDel="00E41D53" w:rsidRDefault="00F329BC" w:rsidP="009063C9">
            <w:pPr>
              <w:snapToGrid w:val="0"/>
              <w:spacing w:before="60" w:after="60" w:line="240" w:lineRule="auto"/>
              <w:jc w:val="left"/>
              <w:rPr>
                <w:del w:id="3770" w:author="USER" w:date="2024-03-22T19:02:00Z"/>
                <w:sz w:val="18"/>
                <w:szCs w:val="18"/>
              </w:rPr>
            </w:pPr>
          </w:p>
        </w:tc>
      </w:tr>
      <w:tr w:rsidR="009063C9" w:rsidRPr="009063C9" w:rsidDel="00E41D53" w14:paraId="53A9E6EE" w14:textId="44962BD6" w:rsidTr="003D073E">
        <w:trPr>
          <w:trHeight w:val="305"/>
          <w:del w:id="3771" w:author="USER" w:date="2024-03-22T19:02:00Z"/>
        </w:trPr>
        <w:tc>
          <w:tcPr>
            <w:tcW w:w="1276" w:type="dxa"/>
          </w:tcPr>
          <w:p w14:paraId="020BF303" w14:textId="45A8E867" w:rsidR="00F329BC" w:rsidRPr="009063C9" w:rsidDel="00E41D53" w:rsidRDefault="00F329BC" w:rsidP="002754DA">
            <w:pPr>
              <w:snapToGrid w:val="0"/>
              <w:spacing w:before="60" w:after="60" w:line="240" w:lineRule="auto"/>
              <w:jc w:val="left"/>
              <w:rPr>
                <w:del w:id="3772" w:author="USER" w:date="2024-03-22T19:02:00Z"/>
                <w:sz w:val="18"/>
                <w:szCs w:val="18"/>
              </w:rPr>
            </w:pPr>
            <w:del w:id="3773" w:author="USER" w:date="2024-03-22T19:02:00Z">
              <w:r w:rsidRPr="009063C9" w:rsidDel="00E41D53">
                <w:rPr>
                  <w:sz w:val="18"/>
                  <w:szCs w:val="18"/>
                </w:rPr>
                <w:delText>Value</w:delText>
              </w:r>
            </w:del>
          </w:p>
        </w:tc>
        <w:tc>
          <w:tcPr>
            <w:tcW w:w="3260" w:type="dxa"/>
            <w:vAlign w:val="center"/>
          </w:tcPr>
          <w:p w14:paraId="78B760C0" w14:textId="7BE89FF1" w:rsidR="00F329BC" w:rsidRPr="009063C9" w:rsidDel="00E41D53" w:rsidRDefault="00F329BC" w:rsidP="009063C9">
            <w:pPr>
              <w:snapToGrid w:val="0"/>
              <w:spacing w:before="60" w:after="60" w:line="240" w:lineRule="auto"/>
              <w:jc w:val="left"/>
              <w:rPr>
                <w:del w:id="3774" w:author="USER" w:date="2024-03-22T19:02:00Z"/>
                <w:sz w:val="18"/>
                <w:szCs w:val="18"/>
              </w:rPr>
            </w:pPr>
            <w:del w:id="3775" w:author="USER" w:date="2024-03-22T19:02:00Z">
              <w:r w:rsidRPr="009063C9" w:rsidDel="00E41D53">
                <w:rPr>
                  <w:sz w:val="18"/>
                  <w:szCs w:val="18"/>
                </w:rPr>
                <w:delText>highWaterSprings</w:delText>
              </w:r>
            </w:del>
          </w:p>
        </w:tc>
        <w:tc>
          <w:tcPr>
            <w:tcW w:w="3402" w:type="dxa"/>
            <w:vAlign w:val="center"/>
          </w:tcPr>
          <w:p w14:paraId="2E07B158" w14:textId="264CC94D" w:rsidR="00F329BC" w:rsidRPr="009063C9" w:rsidDel="00E41D53" w:rsidRDefault="00F329BC" w:rsidP="009063C9">
            <w:pPr>
              <w:snapToGrid w:val="0"/>
              <w:spacing w:before="60" w:after="60" w:line="240" w:lineRule="auto"/>
              <w:jc w:val="left"/>
              <w:rPr>
                <w:del w:id="3776" w:author="USER" w:date="2024-03-22T19:02:00Z"/>
                <w:sz w:val="18"/>
                <w:szCs w:val="18"/>
              </w:rPr>
            </w:pPr>
          </w:p>
        </w:tc>
        <w:tc>
          <w:tcPr>
            <w:tcW w:w="851" w:type="dxa"/>
          </w:tcPr>
          <w:p w14:paraId="782B3FBA" w14:textId="6AD36669" w:rsidR="00F329BC" w:rsidRPr="009063C9" w:rsidDel="00E41D53" w:rsidRDefault="00F329BC" w:rsidP="009063C9">
            <w:pPr>
              <w:snapToGrid w:val="0"/>
              <w:spacing w:before="60" w:after="60" w:line="240" w:lineRule="auto"/>
              <w:jc w:val="center"/>
              <w:rPr>
                <w:del w:id="3777" w:author="USER" w:date="2024-03-22T19:02:00Z"/>
                <w:sz w:val="18"/>
                <w:szCs w:val="18"/>
              </w:rPr>
            </w:pPr>
            <w:del w:id="3778" w:author="USER" w:date="2024-03-22T19:02:00Z">
              <w:r w:rsidRPr="009063C9" w:rsidDel="00E41D53">
                <w:rPr>
                  <w:sz w:val="18"/>
                  <w:szCs w:val="18"/>
                </w:rPr>
                <w:delText>20</w:delText>
              </w:r>
            </w:del>
          </w:p>
        </w:tc>
        <w:tc>
          <w:tcPr>
            <w:tcW w:w="4394" w:type="dxa"/>
            <w:vAlign w:val="center"/>
          </w:tcPr>
          <w:p w14:paraId="51AC223A" w14:textId="4B0CC95F" w:rsidR="00F329BC" w:rsidRPr="009063C9" w:rsidDel="00E41D53" w:rsidRDefault="00F329BC" w:rsidP="009063C9">
            <w:pPr>
              <w:snapToGrid w:val="0"/>
              <w:spacing w:before="60" w:after="60" w:line="240" w:lineRule="auto"/>
              <w:jc w:val="left"/>
              <w:rPr>
                <w:del w:id="3779" w:author="USER" w:date="2024-03-22T19:02:00Z"/>
                <w:sz w:val="18"/>
                <w:szCs w:val="18"/>
              </w:rPr>
            </w:pPr>
          </w:p>
        </w:tc>
      </w:tr>
      <w:tr w:rsidR="009063C9" w:rsidRPr="009063C9" w:rsidDel="00E41D53" w14:paraId="63EB610F" w14:textId="084BF605" w:rsidTr="003D073E">
        <w:trPr>
          <w:trHeight w:val="305"/>
          <w:del w:id="3780" w:author="USER" w:date="2024-03-22T19:02:00Z"/>
        </w:trPr>
        <w:tc>
          <w:tcPr>
            <w:tcW w:w="1276" w:type="dxa"/>
          </w:tcPr>
          <w:p w14:paraId="1F614DD1" w14:textId="501C80EA" w:rsidR="00F329BC" w:rsidRPr="009063C9" w:rsidDel="00E41D53" w:rsidRDefault="00F329BC" w:rsidP="002754DA">
            <w:pPr>
              <w:snapToGrid w:val="0"/>
              <w:spacing w:before="60" w:after="60" w:line="240" w:lineRule="auto"/>
              <w:jc w:val="left"/>
              <w:rPr>
                <w:del w:id="3781" w:author="USER" w:date="2024-03-22T19:02:00Z"/>
                <w:sz w:val="18"/>
                <w:szCs w:val="18"/>
              </w:rPr>
            </w:pPr>
            <w:del w:id="3782" w:author="USER" w:date="2024-03-22T19:02:00Z">
              <w:r w:rsidRPr="009063C9" w:rsidDel="00E41D53">
                <w:rPr>
                  <w:sz w:val="18"/>
                  <w:szCs w:val="18"/>
                </w:rPr>
                <w:delText>Value</w:delText>
              </w:r>
            </w:del>
          </w:p>
        </w:tc>
        <w:tc>
          <w:tcPr>
            <w:tcW w:w="3260" w:type="dxa"/>
            <w:vAlign w:val="center"/>
          </w:tcPr>
          <w:p w14:paraId="380D2CD3" w14:textId="708A787B" w:rsidR="00F329BC" w:rsidRPr="009063C9" w:rsidDel="00E41D53" w:rsidRDefault="00F329BC" w:rsidP="009063C9">
            <w:pPr>
              <w:snapToGrid w:val="0"/>
              <w:spacing w:before="60" w:after="60" w:line="240" w:lineRule="auto"/>
              <w:jc w:val="left"/>
              <w:rPr>
                <w:del w:id="3783" w:author="USER" w:date="2024-03-22T19:02:00Z"/>
                <w:sz w:val="18"/>
                <w:szCs w:val="18"/>
              </w:rPr>
            </w:pPr>
            <w:del w:id="3784" w:author="USER" w:date="2024-03-22T19:02:00Z">
              <w:r w:rsidRPr="009063C9" w:rsidDel="00E41D53">
                <w:rPr>
                  <w:sz w:val="18"/>
                  <w:szCs w:val="18"/>
                </w:rPr>
                <w:delText>meanHigherHighWater</w:delText>
              </w:r>
            </w:del>
          </w:p>
        </w:tc>
        <w:tc>
          <w:tcPr>
            <w:tcW w:w="3402" w:type="dxa"/>
            <w:vAlign w:val="center"/>
          </w:tcPr>
          <w:p w14:paraId="6C7D77DC" w14:textId="0B3D00F8" w:rsidR="00F329BC" w:rsidRPr="009063C9" w:rsidDel="00E41D53" w:rsidRDefault="00F329BC" w:rsidP="009063C9">
            <w:pPr>
              <w:snapToGrid w:val="0"/>
              <w:spacing w:before="60" w:after="60" w:line="240" w:lineRule="auto"/>
              <w:jc w:val="left"/>
              <w:rPr>
                <w:del w:id="3785" w:author="USER" w:date="2024-03-22T19:02:00Z"/>
                <w:sz w:val="18"/>
                <w:szCs w:val="18"/>
              </w:rPr>
            </w:pPr>
          </w:p>
        </w:tc>
        <w:tc>
          <w:tcPr>
            <w:tcW w:w="851" w:type="dxa"/>
          </w:tcPr>
          <w:p w14:paraId="246C31A1" w14:textId="3E5AEE5B" w:rsidR="00F329BC" w:rsidRPr="009063C9" w:rsidDel="00E41D53" w:rsidRDefault="00F329BC" w:rsidP="009063C9">
            <w:pPr>
              <w:snapToGrid w:val="0"/>
              <w:spacing w:before="60" w:after="60" w:line="240" w:lineRule="auto"/>
              <w:jc w:val="center"/>
              <w:rPr>
                <w:del w:id="3786" w:author="USER" w:date="2024-03-22T19:02:00Z"/>
                <w:sz w:val="18"/>
                <w:szCs w:val="18"/>
              </w:rPr>
            </w:pPr>
            <w:del w:id="3787" w:author="USER" w:date="2024-03-22T19:02:00Z">
              <w:r w:rsidRPr="009063C9" w:rsidDel="00E41D53">
                <w:rPr>
                  <w:sz w:val="18"/>
                  <w:szCs w:val="18"/>
                </w:rPr>
                <w:delText>21</w:delText>
              </w:r>
            </w:del>
          </w:p>
        </w:tc>
        <w:tc>
          <w:tcPr>
            <w:tcW w:w="4394" w:type="dxa"/>
            <w:vAlign w:val="center"/>
          </w:tcPr>
          <w:p w14:paraId="77E9EB0E" w14:textId="4176DEBE" w:rsidR="00F329BC" w:rsidRPr="009063C9" w:rsidDel="00E41D53" w:rsidRDefault="00F329BC" w:rsidP="009063C9">
            <w:pPr>
              <w:snapToGrid w:val="0"/>
              <w:spacing w:before="60" w:after="60" w:line="240" w:lineRule="auto"/>
              <w:jc w:val="left"/>
              <w:rPr>
                <w:del w:id="3788" w:author="USER" w:date="2024-03-22T19:02:00Z"/>
                <w:sz w:val="18"/>
                <w:szCs w:val="18"/>
              </w:rPr>
            </w:pPr>
            <w:del w:id="3789" w:author="USER" w:date="2024-03-22T19:02:00Z">
              <w:r w:rsidRPr="009063C9" w:rsidDel="00E41D53">
                <w:rPr>
                  <w:sz w:val="18"/>
                  <w:szCs w:val="18"/>
                </w:rPr>
                <w:delText>(MHHW)</w:delText>
              </w:r>
            </w:del>
          </w:p>
        </w:tc>
      </w:tr>
      <w:tr w:rsidR="009063C9" w:rsidRPr="009063C9" w:rsidDel="00E41D53" w14:paraId="73457A7E" w14:textId="29241F75" w:rsidTr="003D073E">
        <w:trPr>
          <w:trHeight w:val="305"/>
          <w:del w:id="3790" w:author="USER" w:date="2024-03-22T19:02:00Z"/>
        </w:trPr>
        <w:tc>
          <w:tcPr>
            <w:tcW w:w="1276" w:type="dxa"/>
          </w:tcPr>
          <w:p w14:paraId="6F4D24A1" w14:textId="6529CCDF" w:rsidR="00F329BC" w:rsidRPr="009063C9" w:rsidDel="00E41D53" w:rsidRDefault="00F329BC" w:rsidP="002754DA">
            <w:pPr>
              <w:autoSpaceDE w:val="0"/>
              <w:autoSpaceDN w:val="0"/>
              <w:adjustRightInd w:val="0"/>
              <w:spacing w:before="60" w:after="60" w:line="240" w:lineRule="auto"/>
              <w:jc w:val="left"/>
              <w:rPr>
                <w:del w:id="3791" w:author="USER" w:date="2024-03-22T19:02:00Z"/>
                <w:sz w:val="18"/>
                <w:szCs w:val="18"/>
              </w:rPr>
            </w:pPr>
            <w:del w:id="3792" w:author="USER" w:date="2024-03-22T19:02:00Z">
              <w:r w:rsidRPr="009063C9" w:rsidDel="00E41D53">
                <w:rPr>
                  <w:sz w:val="18"/>
                  <w:szCs w:val="18"/>
                </w:rPr>
                <w:delText>Value</w:delText>
              </w:r>
            </w:del>
          </w:p>
        </w:tc>
        <w:tc>
          <w:tcPr>
            <w:tcW w:w="3260" w:type="dxa"/>
            <w:vAlign w:val="center"/>
          </w:tcPr>
          <w:p w14:paraId="57F768B8" w14:textId="56E8D836" w:rsidR="00F329BC" w:rsidRPr="009063C9" w:rsidDel="00E41D53" w:rsidRDefault="00F329BC" w:rsidP="009063C9">
            <w:pPr>
              <w:autoSpaceDE w:val="0"/>
              <w:autoSpaceDN w:val="0"/>
              <w:adjustRightInd w:val="0"/>
              <w:spacing w:before="60" w:after="60" w:line="240" w:lineRule="auto"/>
              <w:jc w:val="left"/>
              <w:rPr>
                <w:del w:id="3793" w:author="USER" w:date="2024-03-22T19:02:00Z"/>
                <w:sz w:val="18"/>
                <w:szCs w:val="18"/>
              </w:rPr>
            </w:pPr>
            <w:del w:id="3794" w:author="USER" w:date="2024-03-22T19:02:00Z">
              <w:r w:rsidRPr="009063C9" w:rsidDel="00E41D53">
                <w:rPr>
                  <w:sz w:val="18"/>
                  <w:szCs w:val="18"/>
                </w:rPr>
                <w:delText>equinoctialSpringLowWater</w:delText>
              </w:r>
            </w:del>
          </w:p>
        </w:tc>
        <w:tc>
          <w:tcPr>
            <w:tcW w:w="3402" w:type="dxa"/>
            <w:vAlign w:val="center"/>
          </w:tcPr>
          <w:p w14:paraId="497946BE" w14:textId="3DBB6E1A" w:rsidR="00F329BC" w:rsidRPr="009063C9" w:rsidDel="00E41D53" w:rsidRDefault="00F329BC" w:rsidP="009063C9">
            <w:pPr>
              <w:snapToGrid w:val="0"/>
              <w:spacing w:before="60" w:after="60" w:line="240" w:lineRule="auto"/>
              <w:jc w:val="left"/>
              <w:rPr>
                <w:del w:id="3795" w:author="USER" w:date="2024-03-22T19:02:00Z"/>
                <w:sz w:val="18"/>
                <w:szCs w:val="18"/>
              </w:rPr>
            </w:pPr>
          </w:p>
        </w:tc>
        <w:tc>
          <w:tcPr>
            <w:tcW w:w="851" w:type="dxa"/>
          </w:tcPr>
          <w:p w14:paraId="4C9BB014" w14:textId="5A7BB728" w:rsidR="00F329BC" w:rsidRPr="009063C9" w:rsidDel="00E41D53" w:rsidRDefault="00F329BC" w:rsidP="009063C9">
            <w:pPr>
              <w:snapToGrid w:val="0"/>
              <w:spacing w:before="60" w:after="60" w:line="240" w:lineRule="auto"/>
              <w:jc w:val="center"/>
              <w:rPr>
                <w:del w:id="3796" w:author="USER" w:date="2024-03-22T19:02:00Z"/>
                <w:sz w:val="18"/>
                <w:szCs w:val="18"/>
              </w:rPr>
            </w:pPr>
            <w:del w:id="3797" w:author="USER" w:date="2024-03-22T19:02:00Z">
              <w:r w:rsidRPr="009063C9" w:rsidDel="00E41D53">
                <w:rPr>
                  <w:sz w:val="18"/>
                  <w:szCs w:val="18"/>
                </w:rPr>
                <w:delText>22</w:delText>
              </w:r>
            </w:del>
          </w:p>
        </w:tc>
        <w:tc>
          <w:tcPr>
            <w:tcW w:w="4394" w:type="dxa"/>
            <w:vAlign w:val="center"/>
          </w:tcPr>
          <w:p w14:paraId="31C87BE3" w14:textId="572E5FF5" w:rsidR="00F329BC" w:rsidRPr="009063C9" w:rsidDel="00E41D53" w:rsidRDefault="00F329BC" w:rsidP="009063C9">
            <w:pPr>
              <w:snapToGrid w:val="0"/>
              <w:spacing w:before="60" w:after="60" w:line="240" w:lineRule="auto"/>
              <w:jc w:val="left"/>
              <w:rPr>
                <w:del w:id="3798" w:author="USER" w:date="2024-03-22T19:02:00Z"/>
                <w:sz w:val="18"/>
                <w:szCs w:val="18"/>
              </w:rPr>
            </w:pPr>
          </w:p>
        </w:tc>
      </w:tr>
      <w:tr w:rsidR="009063C9" w:rsidRPr="009063C9" w:rsidDel="00E41D53" w14:paraId="5B3BA576" w14:textId="7540D047" w:rsidTr="003D073E">
        <w:trPr>
          <w:trHeight w:val="305"/>
          <w:del w:id="3799" w:author="USER" w:date="2024-03-22T19:02:00Z"/>
        </w:trPr>
        <w:tc>
          <w:tcPr>
            <w:tcW w:w="1276" w:type="dxa"/>
          </w:tcPr>
          <w:p w14:paraId="2D3E7F69" w14:textId="69D7A318" w:rsidR="00F329BC" w:rsidRPr="009063C9" w:rsidDel="00E41D53" w:rsidRDefault="00F329BC" w:rsidP="002754DA">
            <w:pPr>
              <w:snapToGrid w:val="0"/>
              <w:spacing w:before="60" w:after="60" w:line="240" w:lineRule="auto"/>
              <w:jc w:val="left"/>
              <w:rPr>
                <w:del w:id="3800" w:author="USER" w:date="2024-03-22T19:02:00Z"/>
                <w:sz w:val="18"/>
                <w:szCs w:val="18"/>
              </w:rPr>
            </w:pPr>
            <w:del w:id="3801" w:author="USER" w:date="2024-03-22T19:02:00Z">
              <w:r w:rsidRPr="009063C9" w:rsidDel="00E41D53">
                <w:rPr>
                  <w:sz w:val="18"/>
                  <w:szCs w:val="18"/>
                </w:rPr>
                <w:delText>Value</w:delText>
              </w:r>
            </w:del>
          </w:p>
        </w:tc>
        <w:tc>
          <w:tcPr>
            <w:tcW w:w="3260" w:type="dxa"/>
            <w:vAlign w:val="center"/>
          </w:tcPr>
          <w:p w14:paraId="4B793B78" w14:textId="1098B686" w:rsidR="00F329BC" w:rsidRPr="009063C9" w:rsidDel="00E41D53" w:rsidRDefault="00F329BC" w:rsidP="009063C9">
            <w:pPr>
              <w:snapToGrid w:val="0"/>
              <w:spacing w:before="60" w:after="60" w:line="240" w:lineRule="auto"/>
              <w:jc w:val="left"/>
              <w:rPr>
                <w:del w:id="3802" w:author="USER" w:date="2024-03-22T19:02:00Z"/>
                <w:sz w:val="18"/>
                <w:szCs w:val="18"/>
              </w:rPr>
            </w:pPr>
            <w:del w:id="3803" w:author="USER" w:date="2024-03-22T19:02:00Z">
              <w:r w:rsidRPr="009063C9" w:rsidDel="00E41D53">
                <w:rPr>
                  <w:sz w:val="18"/>
                  <w:szCs w:val="18"/>
                </w:rPr>
                <w:delText>lowestAstronomicalTide</w:delText>
              </w:r>
            </w:del>
          </w:p>
        </w:tc>
        <w:tc>
          <w:tcPr>
            <w:tcW w:w="3402" w:type="dxa"/>
            <w:vAlign w:val="center"/>
          </w:tcPr>
          <w:p w14:paraId="04EB42A3" w14:textId="4D9EEE3F" w:rsidR="00F329BC" w:rsidRPr="009063C9" w:rsidDel="00E41D53" w:rsidRDefault="00F329BC" w:rsidP="009063C9">
            <w:pPr>
              <w:snapToGrid w:val="0"/>
              <w:spacing w:before="60" w:after="60" w:line="240" w:lineRule="auto"/>
              <w:jc w:val="left"/>
              <w:rPr>
                <w:del w:id="3804" w:author="USER" w:date="2024-03-22T19:02:00Z"/>
                <w:sz w:val="18"/>
                <w:szCs w:val="18"/>
              </w:rPr>
            </w:pPr>
          </w:p>
        </w:tc>
        <w:tc>
          <w:tcPr>
            <w:tcW w:w="851" w:type="dxa"/>
          </w:tcPr>
          <w:p w14:paraId="50682B19" w14:textId="6526D03C" w:rsidR="00F329BC" w:rsidRPr="009063C9" w:rsidDel="00E41D53" w:rsidRDefault="00F329BC" w:rsidP="009063C9">
            <w:pPr>
              <w:snapToGrid w:val="0"/>
              <w:spacing w:before="60" w:after="60" w:line="240" w:lineRule="auto"/>
              <w:jc w:val="center"/>
              <w:rPr>
                <w:del w:id="3805" w:author="USER" w:date="2024-03-22T19:02:00Z"/>
                <w:sz w:val="18"/>
                <w:szCs w:val="18"/>
              </w:rPr>
            </w:pPr>
            <w:del w:id="3806" w:author="USER" w:date="2024-03-22T19:02:00Z">
              <w:r w:rsidRPr="009063C9" w:rsidDel="00E41D53">
                <w:rPr>
                  <w:sz w:val="18"/>
                  <w:szCs w:val="18"/>
                </w:rPr>
                <w:delText>23</w:delText>
              </w:r>
            </w:del>
          </w:p>
        </w:tc>
        <w:tc>
          <w:tcPr>
            <w:tcW w:w="4394" w:type="dxa"/>
            <w:vAlign w:val="center"/>
          </w:tcPr>
          <w:p w14:paraId="0891C4E8" w14:textId="1D0F7679" w:rsidR="00F329BC" w:rsidRPr="009063C9" w:rsidDel="00E41D53" w:rsidRDefault="00F329BC" w:rsidP="009063C9">
            <w:pPr>
              <w:snapToGrid w:val="0"/>
              <w:spacing w:before="60" w:after="60" w:line="240" w:lineRule="auto"/>
              <w:jc w:val="left"/>
              <w:rPr>
                <w:del w:id="3807" w:author="USER" w:date="2024-03-22T19:02:00Z"/>
                <w:sz w:val="18"/>
                <w:szCs w:val="18"/>
              </w:rPr>
            </w:pPr>
            <w:del w:id="3808" w:author="USER" w:date="2024-03-22T19:02:00Z">
              <w:r w:rsidRPr="009063C9" w:rsidDel="00E41D53">
                <w:rPr>
                  <w:sz w:val="18"/>
                  <w:szCs w:val="18"/>
                </w:rPr>
                <w:delText>(LAT)</w:delText>
              </w:r>
            </w:del>
          </w:p>
        </w:tc>
      </w:tr>
      <w:tr w:rsidR="009063C9" w:rsidRPr="009063C9" w:rsidDel="00E41D53" w14:paraId="012F615F" w14:textId="7E6F90EB" w:rsidTr="003D073E">
        <w:trPr>
          <w:trHeight w:val="305"/>
          <w:del w:id="3809" w:author="USER" w:date="2024-03-22T19:02:00Z"/>
        </w:trPr>
        <w:tc>
          <w:tcPr>
            <w:tcW w:w="1276" w:type="dxa"/>
          </w:tcPr>
          <w:p w14:paraId="1D53AF8D" w14:textId="52832934" w:rsidR="00F329BC" w:rsidRPr="009063C9" w:rsidDel="00E41D53" w:rsidRDefault="00F329BC" w:rsidP="002754DA">
            <w:pPr>
              <w:snapToGrid w:val="0"/>
              <w:spacing w:before="60" w:after="60" w:line="240" w:lineRule="auto"/>
              <w:jc w:val="left"/>
              <w:rPr>
                <w:del w:id="3810" w:author="USER" w:date="2024-03-22T19:02:00Z"/>
                <w:sz w:val="18"/>
                <w:szCs w:val="18"/>
              </w:rPr>
            </w:pPr>
            <w:del w:id="3811" w:author="USER" w:date="2024-03-22T19:02:00Z">
              <w:r w:rsidRPr="009063C9" w:rsidDel="00E41D53">
                <w:rPr>
                  <w:sz w:val="18"/>
                  <w:szCs w:val="18"/>
                </w:rPr>
                <w:delText>Value</w:delText>
              </w:r>
            </w:del>
          </w:p>
        </w:tc>
        <w:tc>
          <w:tcPr>
            <w:tcW w:w="3260" w:type="dxa"/>
            <w:vAlign w:val="center"/>
          </w:tcPr>
          <w:p w14:paraId="1A478E04" w14:textId="0CD0A203" w:rsidR="00F329BC" w:rsidRPr="009063C9" w:rsidDel="00E41D53" w:rsidRDefault="00F329BC" w:rsidP="009063C9">
            <w:pPr>
              <w:snapToGrid w:val="0"/>
              <w:spacing w:before="60" w:after="60" w:line="240" w:lineRule="auto"/>
              <w:jc w:val="left"/>
              <w:rPr>
                <w:del w:id="3812" w:author="USER" w:date="2024-03-22T19:02:00Z"/>
                <w:sz w:val="18"/>
                <w:szCs w:val="18"/>
              </w:rPr>
            </w:pPr>
            <w:del w:id="3813" w:author="USER" w:date="2024-03-22T19:02:00Z">
              <w:r w:rsidRPr="009063C9" w:rsidDel="00E41D53">
                <w:rPr>
                  <w:sz w:val="18"/>
                  <w:szCs w:val="18"/>
                </w:rPr>
                <w:delText>localDatum</w:delText>
              </w:r>
            </w:del>
          </w:p>
        </w:tc>
        <w:tc>
          <w:tcPr>
            <w:tcW w:w="3402" w:type="dxa"/>
            <w:vAlign w:val="center"/>
          </w:tcPr>
          <w:p w14:paraId="461FE361" w14:textId="3AE3F2B4" w:rsidR="00F329BC" w:rsidRPr="009063C9" w:rsidDel="00E41D53" w:rsidRDefault="00F329BC" w:rsidP="009063C9">
            <w:pPr>
              <w:snapToGrid w:val="0"/>
              <w:spacing w:before="60" w:after="60" w:line="240" w:lineRule="auto"/>
              <w:jc w:val="left"/>
              <w:rPr>
                <w:del w:id="3814" w:author="USER" w:date="2024-03-22T19:02:00Z"/>
                <w:sz w:val="18"/>
                <w:szCs w:val="18"/>
              </w:rPr>
            </w:pPr>
          </w:p>
        </w:tc>
        <w:tc>
          <w:tcPr>
            <w:tcW w:w="851" w:type="dxa"/>
          </w:tcPr>
          <w:p w14:paraId="5062D55B" w14:textId="55E2C446" w:rsidR="00F329BC" w:rsidRPr="009063C9" w:rsidDel="00E41D53" w:rsidRDefault="00F329BC" w:rsidP="009063C9">
            <w:pPr>
              <w:snapToGrid w:val="0"/>
              <w:spacing w:before="60" w:after="60" w:line="240" w:lineRule="auto"/>
              <w:jc w:val="center"/>
              <w:rPr>
                <w:del w:id="3815" w:author="USER" w:date="2024-03-22T19:02:00Z"/>
                <w:sz w:val="18"/>
                <w:szCs w:val="18"/>
              </w:rPr>
            </w:pPr>
            <w:del w:id="3816" w:author="USER" w:date="2024-03-22T19:02:00Z">
              <w:r w:rsidRPr="009063C9" w:rsidDel="00E41D53">
                <w:rPr>
                  <w:sz w:val="18"/>
                  <w:szCs w:val="18"/>
                </w:rPr>
                <w:delText>24</w:delText>
              </w:r>
            </w:del>
          </w:p>
        </w:tc>
        <w:tc>
          <w:tcPr>
            <w:tcW w:w="4394" w:type="dxa"/>
            <w:vAlign w:val="center"/>
          </w:tcPr>
          <w:p w14:paraId="640A7B77" w14:textId="779085F2" w:rsidR="00F329BC" w:rsidRPr="009063C9" w:rsidDel="00E41D53" w:rsidRDefault="00F329BC" w:rsidP="009063C9">
            <w:pPr>
              <w:snapToGrid w:val="0"/>
              <w:spacing w:before="60" w:after="60" w:line="240" w:lineRule="auto"/>
              <w:jc w:val="left"/>
              <w:rPr>
                <w:del w:id="3817" w:author="USER" w:date="2024-03-22T19:02:00Z"/>
                <w:sz w:val="18"/>
                <w:szCs w:val="18"/>
              </w:rPr>
            </w:pPr>
          </w:p>
        </w:tc>
      </w:tr>
      <w:tr w:rsidR="009063C9" w:rsidRPr="009063C9" w:rsidDel="00E41D53" w14:paraId="27EBC0FB" w14:textId="70F4182F" w:rsidTr="003D073E">
        <w:trPr>
          <w:trHeight w:val="305"/>
          <w:del w:id="3818" w:author="USER" w:date="2024-03-22T19:02:00Z"/>
        </w:trPr>
        <w:tc>
          <w:tcPr>
            <w:tcW w:w="1276" w:type="dxa"/>
          </w:tcPr>
          <w:p w14:paraId="5B5E14DF" w14:textId="191778E4" w:rsidR="00F329BC" w:rsidRPr="009063C9" w:rsidDel="00E41D53" w:rsidRDefault="00F329BC" w:rsidP="002754DA">
            <w:pPr>
              <w:snapToGrid w:val="0"/>
              <w:spacing w:before="60" w:after="60" w:line="240" w:lineRule="auto"/>
              <w:jc w:val="left"/>
              <w:rPr>
                <w:del w:id="3819" w:author="USER" w:date="2024-03-22T19:02:00Z"/>
                <w:sz w:val="18"/>
                <w:szCs w:val="18"/>
              </w:rPr>
            </w:pPr>
            <w:del w:id="3820" w:author="USER" w:date="2024-03-22T19:02:00Z">
              <w:r w:rsidRPr="009063C9" w:rsidDel="00E41D53">
                <w:rPr>
                  <w:sz w:val="18"/>
                  <w:szCs w:val="18"/>
                </w:rPr>
                <w:delText>Value</w:delText>
              </w:r>
            </w:del>
          </w:p>
        </w:tc>
        <w:tc>
          <w:tcPr>
            <w:tcW w:w="3260" w:type="dxa"/>
            <w:vAlign w:val="center"/>
          </w:tcPr>
          <w:p w14:paraId="11B72486" w14:textId="34857D7F" w:rsidR="00F329BC" w:rsidRPr="009063C9" w:rsidDel="00E41D53" w:rsidRDefault="00F329BC" w:rsidP="009063C9">
            <w:pPr>
              <w:snapToGrid w:val="0"/>
              <w:spacing w:before="60" w:after="60" w:line="240" w:lineRule="auto"/>
              <w:jc w:val="left"/>
              <w:rPr>
                <w:del w:id="3821" w:author="USER" w:date="2024-03-22T19:02:00Z"/>
                <w:sz w:val="18"/>
                <w:szCs w:val="18"/>
              </w:rPr>
            </w:pPr>
            <w:del w:id="3822" w:author="USER" w:date="2024-03-22T19:02:00Z">
              <w:r w:rsidRPr="009063C9" w:rsidDel="00E41D53">
                <w:rPr>
                  <w:sz w:val="18"/>
                  <w:szCs w:val="18"/>
                </w:rPr>
                <w:delText>internationalGreatLakesDatum1985</w:delText>
              </w:r>
            </w:del>
          </w:p>
        </w:tc>
        <w:tc>
          <w:tcPr>
            <w:tcW w:w="3402" w:type="dxa"/>
            <w:vAlign w:val="center"/>
          </w:tcPr>
          <w:p w14:paraId="3A00E633" w14:textId="002C5399" w:rsidR="00F329BC" w:rsidRPr="009063C9" w:rsidDel="00E41D53" w:rsidRDefault="00F329BC" w:rsidP="009063C9">
            <w:pPr>
              <w:snapToGrid w:val="0"/>
              <w:spacing w:before="60" w:after="60" w:line="240" w:lineRule="auto"/>
              <w:jc w:val="left"/>
              <w:rPr>
                <w:del w:id="3823" w:author="USER" w:date="2024-03-22T19:02:00Z"/>
                <w:sz w:val="18"/>
                <w:szCs w:val="18"/>
              </w:rPr>
            </w:pPr>
          </w:p>
        </w:tc>
        <w:tc>
          <w:tcPr>
            <w:tcW w:w="851" w:type="dxa"/>
          </w:tcPr>
          <w:p w14:paraId="4F8BF660" w14:textId="3F8FBB9F" w:rsidR="00F329BC" w:rsidRPr="009063C9" w:rsidDel="00E41D53" w:rsidRDefault="00F329BC" w:rsidP="009063C9">
            <w:pPr>
              <w:snapToGrid w:val="0"/>
              <w:spacing w:before="60" w:after="60" w:line="240" w:lineRule="auto"/>
              <w:jc w:val="center"/>
              <w:rPr>
                <w:del w:id="3824" w:author="USER" w:date="2024-03-22T19:02:00Z"/>
                <w:sz w:val="18"/>
                <w:szCs w:val="18"/>
              </w:rPr>
            </w:pPr>
            <w:del w:id="3825" w:author="USER" w:date="2024-03-22T19:02:00Z">
              <w:r w:rsidRPr="009063C9" w:rsidDel="00E41D53">
                <w:rPr>
                  <w:sz w:val="18"/>
                  <w:szCs w:val="18"/>
                </w:rPr>
                <w:delText>25</w:delText>
              </w:r>
            </w:del>
          </w:p>
        </w:tc>
        <w:tc>
          <w:tcPr>
            <w:tcW w:w="4394" w:type="dxa"/>
            <w:vAlign w:val="center"/>
          </w:tcPr>
          <w:p w14:paraId="5251D1D5" w14:textId="081D8E98" w:rsidR="00F329BC" w:rsidRPr="009063C9" w:rsidDel="00E41D53" w:rsidRDefault="00F329BC" w:rsidP="009063C9">
            <w:pPr>
              <w:snapToGrid w:val="0"/>
              <w:spacing w:before="60" w:after="60" w:line="240" w:lineRule="auto"/>
              <w:jc w:val="left"/>
              <w:rPr>
                <w:del w:id="3826" w:author="USER" w:date="2024-03-22T19:02:00Z"/>
                <w:sz w:val="18"/>
                <w:szCs w:val="18"/>
              </w:rPr>
            </w:pPr>
          </w:p>
        </w:tc>
      </w:tr>
      <w:tr w:rsidR="009063C9" w:rsidRPr="009063C9" w:rsidDel="00E41D53" w14:paraId="00B4CE26" w14:textId="271007D0" w:rsidTr="003D073E">
        <w:trPr>
          <w:trHeight w:val="305"/>
          <w:del w:id="3827" w:author="USER" w:date="2024-03-22T19:02:00Z"/>
        </w:trPr>
        <w:tc>
          <w:tcPr>
            <w:tcW w:w="1276" w:type="dxa"/>
          </w:tcPr>
          <w:p w14:paraId="785991FC" w14:textId="5F50C167" w:rsidR="00F329BC" w:rsidRPr="009063C9" w:rsidDel="00E41D53" w:rsidRDefault="00F329BC" w:rsidP="002754DA">
            <w:pPr>
              <w:snapToGrid w:val="0"/>
              <w:spacing w:before="60" w:after="60" w:line="240" w:lineRule="auto"/>
              <w:jc w:val="left"/>
              <w:rPr>
                <w:del w:id="3828" w:author="USER" w:date="2024-03-22T19:02:00Z"/>
                <w:sz w:val="18"/>
                <w:szCs w:val="18"/>
              </w:rPr>
            </w:pPr>
            <w:del w:id="3829" w:author="USER" w:date="2024-03-22T19:02:00Z">
              <w:r w:rsidRPr="009063C9" w:rsidDel="00E41D53">
                <w:rPr>
                  <w:sz w:val="18"/>
                  <w:szCs w:val="18"/>
                </w:rPr>
                <w:delText>Value</w:delText>
              </w:r>
            </w:del>
          </w:p>
        </w:tc>
        <w:tc>
          <w:tcPr>
            <w:tcW w:w="3260" w:type="dxa"/>
            <w:vAlign w:val="center"/>
          </w:tcPr>
          <w:p w14:paraId="1A57268B" w14:textId="38186FD9" w:rsidR="00F329BC" w:rsidRPr="009063C9" w:rsidDel="00E41D53" w:rsidRDefault="00F329BC" w:rsidP="009063C9">
            <w:pPr>
              <w:snapToGrid w:val="0"/>
              <w:spacing w:before="60" w:after="60" w:line="240" w:lineRule="auto"/>
              <w:jc w:val="left"/>
              <w:rPr>
                <w:del w:id="3830" w:author="USER" w:date="2024-03-22T19:02:00Z"/>
                <w:sz w:val="18"/>
                <w:szCs w:val="18"/>
              </w:rPr>
            </w:pPr>
            <w:del w:id="3831" w:author="USER" w:date="2024-03-22T19:02:00Z">
              <w:r w:rsidRPr="009063C9" w:rsidDel="00E41D53">
                <w:rPr>
                  <w:sz w:val="18"/>
                  <w:szCs w:val="18"/>
                </w:rPr>
                <w:delText>meanWaterLevel</w:delText>
              </w:r>
            </w:del>
          </w:p>
        </w:tc>
        <w:tc>
          <w:tcPr>
            <w:tcW w:w="3402" w:type="dxa"/>
            <w:vAlign w:val="center"/>
          </w:tcPr>
          <w:p w14:paraId="1C6E4F4E" w14:textId="1C87B319" w:rsidR="00F329BC" w:rsidRPr="009063C9" w:rsidDel="00E41D53" w:rsidRDefault="00F329BC" w:rsidP="009063C9">
            <w:pPr>
              <w:snapToGrid w:val="0"/>
              <w:spacing w:before="60" w:after="60" w:line="240" w:lineRule="auto"/>
              <w:jc w:val="left"/>
              <w:rPr>
                <w:del w:id="3832" w:author="USER" w:date="2024-03-22T19:02:00Z"/>
                <w:sz w:val="18"/>
                <w:szCs w:val="18"/>
              </w:rPr>
            </w:pPr>
          </w:p>
        </w:tc>
        <w:tc>
          <w:tcPr>
            <w:tcW w:w="851" w:type="dxa"/>
          </w:tcPr>
          <w:p w14:paraId="4EE52EA3" w14:textId="1CEE82B4" w:rsidR="00F329BC" w:rsidRPr="009063C9" w:rsidDel="00E41D53" w:rsidRDefault="00F329BC" w:rsidP="009063C9">
            <w:pPr>
              <w:snapToGrid w:val="0"/>
              <w:spacing w:before="60" w:after="60" w:line="240" w:lineRule="auto"/>
              <w:jc w:val="center"/>
              <w:rPr>
                <w:del w:id="3833" w:author="USER" w:date="2024-03-22T19:02:00Z"/>
                <w:sz w:val="18"/>
                <w:szCs w:val="18"/>
              </w:rPr>
            </w:pPr>
            <w:del w:id="3834" w:author="USER" w:date="2024-03-22T19:02:00Z">
              <w:r w:rsidRPr="009063C9" w:rsidDel="00E41D53">
                <w:rPr>
                  <w:sz w:val="18"/>
                  <w:szCs w:val="18"/>
                </w:rPr>
                <w:delText>26</w:delText>
              </w:r>
            </w:del>
          </w:p>
        </w:tc>
        <w:tc>
          <w:tcPr>
            <w:tcW w:w="4394" w:type="dxa"/>
            <w:vAlign w:val="center"/>
          </w:tcPr>
          <w:p w14:paraId="7A328F6A" w14:textId="0518E4D9" w:rsidR="00F329BC" w:rsidRPr="009063C9" w:rsidDel="00E41D53" w:rsidRDefault="00F329BC" w:rsidP="009063C9">
            <w:pPr>
              <w:snapToGrid w:val="0"/>
              <w:spacing w:before="60" w:after="60" w:line="240" w:lineRule="auto"/>
              <w:jc w:val="left"/>
              <w:rPr>
                <w:del w:id="3835" w:author="USER" w:date="2024-03-22T19:02:00Z"/>
                <w:sz w:val="18"/>
                <w:szCs w:val="18"/>
              </w:rPr>
            </w:pPr>
          </w:p>
        </w:tc>
      </w:tr>
      <w:tr w:rsidR="009063C9" w:rsidRPr="009063C9" w:rsidDel="00E41D53" w14:paraId="2DAFC94E" w14:textId="069262B2" w:rsidTr="003D073E">
        <w:trPr>
          <w:trHeight w:val="305"/>
          <w:del w:id="3836" w:author="USER" w:date="2024-03-22T19:02:00Z"/>
        </w:trPr>
        <w:tc>
          <w:tcPr>
            <w:tcW w:w="1276" w:type="dxa"/>
          </w:tcPr>
          <w:p w14:paraId="4EECF589" w14:textId="2D088C22" w:rsidR="00F329BC" w:rsidRPr="009063C9" w:rsidDel="00E41D53" w:rsidRDefault="00F329BC" w:rsidP="002754DA">
            <w:pPr>
              <w:snapToGrid w:val="0"/>
              <w:spacing w:before="60" w:after="60" w:line="240" w:lineRule="auto"/>
              <w:jc w:val="left"/>
              <w:rPr>
                <w:del w:id="3837" w:author="USER" w:date="2024-03-22T19:02:00Z"/>
                <w:sz w:val="18"/>
                <w:szCs w:val="18"/>
              </w:rPr>
            </w:pPr>
            <w:del w:id="3838" w:author="USER" w:date="2024-03-22T19:02:00Z">
              <w:r w:rsidRPr="009063C9" w:rsidDel="00E41D53">
                <w:rPr>
                  <w:sz w:val="18"/>
                  <w:szCs w:val="18"/>
                </w:rPr>
                <w:delText>Value</w:delText>
              </w:r>
            </w:del>
          </w:p>
        </w:tc>
        <w:tc>
          <w:tcPr>
            <w:tcW w:w="3260" w:type="dxa"/>
            <w:vAlign w:val="center"/>
          </w:tcPr>
          <w:p w14:paraId="33552600" w14:textId="3BF4B876" w:rsidR="00F329BC" w:rsidRPr="009063C9" w:rsidDel="00E41D53" w:rsidRDefault="00F329BC" w:rsidP="009063C9">
            <w:pPr>
              <w:snapToGrid w:val="0"/>
              <w:spacing w:before="60" w:after="60" w:line="240" w:lineRule="auto"/>
              <w:jc w:val="left"/>
              <w:rPr>
                <w:del w:id="3839" w:author="USER" w:date="2024-03-22T19:02:00Z"/>
                <w:sz w:val="18"/>
                <w:szCs w:val="18"/>
              </w:rPr>
            </w:pPr>
            <w:del w:id="3840" w:author="USER" w:date="2024-03-22T19:02:00Z">
              <w:r w:rsidRPr="009063C9" w:rsidDel="00E41D53">
                <w:rPr>
                  <w:sz w:val="18"/>
                  <w:szCs w:val="18"/>
                </w:rPr>
                <w:delText>lowerLowWaterLargeTide</w:delText>
              </w:r>
            </w:del>
          </w:p>
        </w:tc>
        <w:tc>
          <w:tcPr>
            <w:tcW w:w="3402" w:type="dxa"/>
            <w:vAlign w:val="center"/>
          </w:tcPr>
          <w:p w14:paraId="649FAF8E" w14:textId="365564FA" w:rsidR="00F329BC" w:rsidRPr="009063C9" w:rsidDel="00E41D53" w:rsidRDefault="00F329BC" w:rsidP="009063C9">
            <w:pPr>
              <w:snapToGrid w:val="0"/>
              <w:spacing w:before="60" w:after="60" w:line="240" w:lineRule="auto"/>
              <w:jc w:val="left"/>
              <w:rPr>
                <w:del w:id="3841" w:author="USER" w:date="2024-03-22T19:02:00Z"/>
                <w:sz w:val="18"/>
                <w:szCs w:val="18"/>
              </w:rPr>
            </w:pPr>
          </w:p>
        </w:tc>
        <w:tc>
          <w:tcPr>
            <w:tcW w:w="851" w:type="dxa"/>
          </w:tcPr>
          <w:p w14:paraId="5D1ED2F5" w14:textId="050FAA0F" w:rsidR="00F329BC" w:rsidRPr="009063C9" w:rsidDel="00E41D53" w:rsidRDefault="00F329BC" w:rsidP="009063C9">
            <w:pPr>
              <w:snapToGrid w:val="0"/>
              <w:spacing w:before="60" w:after="60" w:line="240" w:lineRule="auto"/>
              <w:jc w:val="center"/>
              <w:rPr>
                <w:del w:id="3842" w:author="USER" w:date="2024-03-22T19:02:00Z"/>
                <w:sz w:val="18"/>
                <w:szCs w:val="18"/>
              </w:rPr>
            </w:pPr>
            <w:del w:id="3843" w:author="USER" w:date="2024-03-22T19:02:00Z">
              <w:r w:rsidRPr="009063C9" w:rsidDel="00E41D53">
                <w:rPr>
                  <w:sz w:val="18"/>
                  <w:szCs w:val="18"/>
                </w:rPr>
                <w:delText>27</w:delText>
              </w:r>
            </w:del>
          </w:p>
        </w:tc>
        <w:tc>
          <w:tcPr>
            <w:tcW w:w="4394" w:type="dxa"/>
            <w:vAlign w:val="center"/>
          </w:tcPr>
          <w:p w14:paraId="658EADD6" w14:textId="44FBAFC1" w:rsidR="00F329BC" w:rsidRPr="009063C9" w:rsidDel="00E41D53" w:rsidRDefault="00F329BC" w:rsidP="009063C9">
            <w:pPr>
              <w:snapToGrid w:val="0"/>
              <w:spacing w:before="60" w:after="60" w:line="240" w:lineRule="auto"/>
              <w:jc w:val="left"/>
              <w:rPr>
                <w:del w:id="3844" w:author="USER" w:date="2024-03-22T19:02:00Z"/>
                <w:sz w:val="18"/>
                <w:szCs w:val="18"/>
              </w:rPr>
            </w:pPr>
          </w:p>
        </w:tc>
      </w:tr>
      <w:tr w:rsidR="009063C9" w:rsidRPr="009063C9" w:rsidDel="00E41D53" w14:paraId="6BDCD0CD" w14:textId="5FB18C27" w:rsidTr="003D073E">
        <w:trPr>
          <w:trHeight w:val="305"/>
          <w:del w:id="3845" w:author="USER" w:date="2024-03-22T19:02:00Z"/>
        </w:trPr>
        <w:tc>
          <w:tcPr>
            <w:tcW w:w="1276" w:type="dxa"/>
          </w:tcPr>
          <w:p w14:paraId="20F6510F" w14:textId="38E10980" w:rsidR="00F329BC" w:rsidRPr="009063C9" w:rsidDel="00E41D53" w:rsidRDefault="00F329BC" w:rsidP="002754DA">
            <w:pPr>
              <w:snapToGrid w:val="0"/>
              <w:spacing w:before="60" w:after="60" w:line="240" w:lineRule="auto"/>
              <w:jc w:val="left"/>
              <w:rPr>
                <w:del w:id="3846" w:author="USER" w:date="2024-03-22T19:02:00Z"/>
                <w:sz w:val="18"/>
                <w:szCs w:val="18"/>
              </w:rPr>
            </w:pPr>
            <w:del w:id="3847" w:author="USER" w:date="2024-03-22T19:02:00Z">
              <w:r w:rsidRPr="009063C9" w:rsidDel="00E41D53">
                <w:rPr>
                  <w:sz w:val="18"/>
                  <w:szCs w:val="18"/>
                </w:rPr>
                <w:delText>Value</w:delText>
              </w:r>
            </w:del>
          </w:p>
        </w:tc>
        <w:tc>
          <w:tcPr>
            <w:tcW w:w="3260" w:type="dxa"/>
            <w:vAlign w:val="center"/>
          </w:tcPr>
          <w:p w14:paraId="4BCA88A8" w14:textId="2C364E3D" w:rsidR="00F329BC" w:rsidRPr="009063C9" w:rsidDel="00E41D53" w:rsidRDefault="00F329BC" w:rsidP="009063C9">
            <w:pPr>
              <w:snapToGrid w:val="0"/>
              <w:spacing w:before="60" w:after="60" w:line="240" w:lineRule="auto"/>
              <w:jc w:val="left"/>
              <w:rPr>
                <w:del w:id="3848" w:author="USER" w:date="2024-03-22T19:02:00Z"/>
                <w:sz w:val="18"/>
                <w:szCs w:val="18"/>
              </w:rPr>
            </w:pPr>
            <w:del w:id="3849" w:author="USER" w:date="2024-03-22T19:02:00Z">
              <w:r w:rsidRPr="009063C9" w:rsidDel="00E41D53">
                <w:rPr>
                  <w:sz w:val="18"/>
                  <w:szCs w:val="18"/>
                </w:rPr>
                <w:delText>higherHighWaterLargeTide</w:delText>
              </w:r>
            </w:del>
          </w:p>
        </w:tc>
        <w:tc>
          <w:tcPr>
            <w:tcW w:w="3402" w:type="dxa"/>
            <w:vAlign w:val="center"/>
          </w:tcPr>
          <w:p w14:paraId="33E96E46" w14:textId="3A6452BA" w:rsidR="00F329BC" w:rsidRPr="009063C9" w:rsidDel="00E41D53" w:rsidRDefault="00F329BC" w:rsidP="009063C9">
            <w:pPr>
              <w:snapToGrid w:val="0"/>
              <w:spacing w:before="60" w:after="60" w:line="240" w:lineRule="auto"/>
              <w:jc w:val="left"/>
              <w:rPr>
                <w:del w:id="3850" w:author="USER" w:date="2024-03-22T19:02:00Z"/>
                <w:sz w:val="18"/>
                <w:szCs w:val="18"/>
              </w:rPr>
            </w:pPr>
          </w:p>
        </w:tc>
        <w:tc>
          <w:tcPr>
            <w:tcW w:w="851" w:type="dxa"/>
          </w:tcPr>
          <w:p w14:paraId="1D3833B8" w14:textId="35C677DF" w:rsidR="00F329BC" w:rsidRPr="009063C9" w:rsidDel="00E41D53" w:rsidRDefault="00F329BC" w:rsidP="009063C9">
            <w:pPr>
              <w:snapToGrid w:val="0"/>
              <w:spacing w:before="60" w:after="60" w:line="240" w:lineRule="auto"/>
              <w:jc w:val="center"/>
              <w:rPr>
                <w:del w:id="3851" w:author="USER" w:date="2024-03-22T19:02:00Z"/>
                <w:sz w:val="18"/>
                <w:szCs w:val="18"/>
              </w:rPr>
            </w:pPr>
            <w:del w:id="3852" w:author="USER" w:date="2024-03-22T19:02:00Z">
              <w:r w:rsidRPr="009063C9" w:rsidDel="00E41D53">
                <w:rPr>
                  <w:sz w:val="18"/>
                  <w:szCs w:val="18"/>
                </w:rPr>
                <w:delText>28</w:delText>
              </w:r>
            </w:del>
          </w:p>
        </w:tc>
        <w:tc>
          <w:tcPr>
            <w:tcW w:w="4394" w:type="dxa"/>
            <w:vAlign w:val="center"/>
          </w:tcPr>
          <w:p w14:paraId="73C51C55" w14:textId="19F178BC" w:rsidR="00F329BC" w:rsidRPr="009063C9" w:rsidDel="00E41D53" w:rsidRDefault="00F329BC" w:rsidP="009063C9">
            <w:pPr>
              <w:snapToGrid w:val="0"/>
              <w:spacing w:before="60" w:after="60" w:line="240" w:lineRule="auto"/>
              <w:jc w:val="left"/>
              <w:rPr>
                <w:del w:id="3853" w:author="USER" w:date="2024-03-22T19:02:00Z"/>
                <w:sz w:val="18"/>
                <w:szCs w:val="18"/>
              </w:rPr>
            </w:pPr>
          </w:p>
        </w:tc>
      </w:tr>
      <w:tr w:rsidR="009063C9" w:rsidRPr="009063C9" w:rsidDel="00E41D53" w14:paraId="0E73C388" w14:textId="511CD5BB" w:rsidTr="003D073E">
        <w:trPr>
          <w:trHeight w:val="305"/>
          <w:del w:id="3854" w:author="USER" w:date="2024-03-22T19:02:00Z"/>
        </w:trPr>
        <w:tc>
          <w:tcPr>
            <w:tcW w:w="1276" w:type="dxa"/>
          </w:tcPr>
          <w:p w14:paraId="539A034D" w14:textId="395A956D" w:rsidR="00F329BC" w:rsidRPr="009063C9" w:rsidDel="00E41D53" w:rsidRDefault="00F329BC" w:rsidP="002754DA">
            <w:pPr>
              <w:snapToGrid w:val="0"/>
              <w:spacing w:before="60" w:after="60" w:line="240" w:lineRule="auto"/>
              <w:jc w:val="left"/>
              <w:rPr>
                <w:del w:id="3855" w:author="USER" w:date="2024-03-22T19:02:00Z"/>
                <w:sz w:val="18"/>
                <w:szCs w:val="18"/>
              </w:rPr>
            </w:pPr>
            <w:del w:id="3856" w:author="USER" w:date="2024-03-22T19:02:00Z">
              <w:r w:rsidRPr="009063C9" w:rsidDel="00E41D53">
                <w:rPr>
                  <w:sz w:val="18"/>
                  <w:szCs w:val="18"/>
                </w:rPr>
                <w:delText>Value</w:delText>
              </w:r>
            </w:del>
          </w:p>
        </w:tc>
        <w:tc>
          <w:tcPr>
            <w:tcW w:w="3260" w:type="dxa"/>
            <w:vAlign w:val="center"/>
          </w:tcPr>
          <w:p w14:paraId="11434648" w14:textId="5B7E799E" w:rsidR="00F329BC" w:rsidRPr="009063C9" w:rsidDel="00E41D53" w:rsidRDefault="00F329BC" w:rsidP="009063C9">
            <w:pPr>
              <w:snapToGrid w:val="0"/>
              <w:spacing w:before="60" w:after="60" w:line="240" w:lineRule="auto"/>
              <w:jc w:val="left"/>
              <w:rPr>
                <w:del w:id="3857" w:author="USER" w:date="2024-03-22T19:02:00Z"/>
                <w:sz w:val="18"/>
                <w:szCs w:val="18"/>
              </w:rPr>
            </w:pPr>
            <w:del w:id="3858" w:author="USER" w:date="2024-03-22T19:02:00Z">
              <w:r w:rsidRPr="009063C9" w:rsidDel="00E41D53">
                <w:rPr>
                  <w:sz w:val="18"/>
                  <w:szCs w:val="18"/>
                </w:rPr>
                <w:delText>nearlyHighestHighWater</w:delText>
              </w:r>
            </w:del>
          </w:p>
        </w:tc>
        <w:tc>
          <w:tcPr>
            <w:tcW w:w="3402" w:type="dxa"/>
            <w:vAlign w:val="center"/>
          </w:tcPr>
          <w:p w14:paraId="5CEBEABB" w14:textId="1E0C95B7" w:rsidR="00F329BC" w:rsidRPr="009063C9" w:rsidDel="00E41D53" w:rsidRDefault="00F329BC" w:rsidP="009063C9">
            <w:pPr>
              <w:snapToGrid w:val="0"/>
              <w:spacing w:before="60" w:after="60" w:line="240" w:lineRule="auto"/>
              <w:jc w:val="left"/>
              <w:rPr>
                <w:del w:id="3859" w:author="USER" w:date="2024-03-22T19:02:00Z"/>
                <w:sz w:val="18"/>
                <w:szCs w:val="18"/>
              </w:rPr>
            </w:pPr>
          </w:p>
        </w:tc>
        <w:tc>
          <w:tcPr>
            <w:tcW w:w="851" w:type="dxa"/>
          </w:tcPr>
          <w:p w14:paraId="6198F913" w14:textId="63D855DC" w:rsidR="00F329BC" w:rsidRPr="009063C9" w:rsidDel="00E41D53" w:rsidRDefault="00F329BC" w:rsidP="009063C9">
            <w:pPr>
              <w:snapToGrid w:val="0"/>
              <w:spacing w:before="60" w:after="60" w:line="240" w:lineRule="auto"/>
              <w:jc w:val="center"/>
              <w:rPr>
                <w:del w:id="3860" w:author="USER" w:date="2024-03-22T19:02:00Z"/>
                <w:sz w:val="18"/>
                <w:szCs w:val="18"/>
              </w:rPr>
            </w:pPr>
            <w:del w:id="3861" w:author="USER" w:date="2024-03-22T19:02:00Z">
              <w:r w:rsidRPr="009063C9" w:rsidDel="00E41D53">
                <w:rPr>
                  <w:sz w:val="18"/>
                  <w:szCs w:val="18"/>
                </w:rPr>
                <w:delText>29</w:delText>
              </w:r>
            </w:del>
          </w:p>
        </w:tc>
        <w:tc>
          <w:tcPr>
            <w:tcW w:w="4394" w:type="dxa"/>
            <w:vAlign w:val="center"/>
          </w:tcPr>
          <w:p w14:paraId="1DD1A355" w14:textId="7D62C497" w:rsidR="00F329BC" w:rsidRPr="009063C9" w:rsidDel="00E41D53" w:rsidRDefault="00F329BC" w:rsidP="009063C9">
            <w:pPr>
              <w:snapToGrid w:val="0"/>
              <w:spacing w:before="60" w:after="60" w:line="240" w:lineRule="auto"/>
              <w:jc w:val="left"/>
              <w:rPr>
                <w:del w:id="3862" w:author="USER" w:date="2024-03-22T19:02:00Z"/>
                <w:sz w:val="18"/>
                <w:szCs w:val="18"/>
              </w:rPr>
            </w:pPr>
          </w:p>
        </w:tc>
      </w:tr>
      <w:tr w:rsidR="00F329BC" w:rsidRPr="009063C9" w:rsidDel="00E41D53" w14:paraId="49D98A35" w14:textId="6B8C31FD" w:rsidTr="003D073E">
        <w:trPr>
          <w:trHeight w:val="305"/>
          <w:del w:id="3863" w:author="USER" w:date="2024-03-22T19:02:00Z"/>
        </w:trPr>
        <w:tc>
          <w:tcPr>
            <w:tcW w:w="1276" w:type="dxa"/>
          </w:tcPr>
          <w:p w14:paraId="27C344E4" w14:textId="5A4050F5" w:rsidR="00F329BC" w:rsidRPr="009063C9" w:rsidDel="00E41D53" w:rsidRDefault="00F329BC" w:rsidP="00236BA9">
            <w:pPr>
              <w:snapToGrid w:val="0"/>
              <w:spacing w:before="60" w:after="60" w:line="240" w:lineRule="auto"/>
              <w:jc w:val="left"/>
              <w:rPr>
                <w:del w:id="3864" w:author="USER" w:date="2024-03-22T19:02:00Z"/>
                <w:sz w:val="18"/>
                <w:szCs w:val="18"/>
              </w:rPr>
            </w:pPr>
            <w:del w:id="3865" w:author="USER" w:date="2024-03-22T19:02:00Z">
              <w:r w:rsidRPr="009063C9" w:rsidDel="00E41D53">
                <w:rPr>
                  <w:sz w:val="18"/>
                  <w:szCs w:val="18"/>
                </w:rPr>
                <w:delText>Value</w:delText>
              </w:r>
            </w:del>
          </w:p>
        </w:tc>
        <w:tc>
          <w:tcPr>
            <w:tcW w:w="3260" w:type="dxa"/>
            <w:vAlign w:val="center"/>
          </w:tcPr>
          <w:p w14:paraId="0A20EF1C" w14:textId="706EA1AA" w:rsidR="00F329BC" w:rsidRPr="009063C9" w:rsidDel="00E41D53" w:rsidRDefault="00F329BC" w:rsidP="00A63413">
            <w:pPr>
              <w:snapToGrid w:val="0"/>
              <w:spacing w:before="60" w:after="60" w:line="240" w:lineRule="auto"/>
              <w:jc w:val="left"/>
              <w:rPr>
                <w:del w:id="3866" w:author="USER" w:date="2024-03-22T19:02:00Z"/>
                <w:sz w:val="18"/>
                <w:szCs w:val="18"/>
              </w:rPr>
            </w:pPr>
            <w:del w:id="3867" w:author="USER" w:date="2024-03-22T19:02:00Z">
              <w:r w:rsidRPr="009063C9" w:rsidDel="00E41D53">
                <w:rPr>
                  <w:sz w:val="18"/>
                  <w:szCs w:val="18"/>
                </w:rPr>
                <w:delText xml:space="preserve">highestAstronomicalTide </w:delText>
              </w:r>
            </w:del>
          </w:p>
        </w:tc>
        <w:tc>
          <w:tcPr>
            <w:tcW w:w="3402" w:type="dxa"/>
            <w:vAlign w:val="center"/>
          </w:tcPr>
          <w:p w14:paraId="2C81A937" w14:textId="5F3CEEB7" w:rsidR="00F329BC" w:rsidRPr="009063C9" w:rsidDel="00E41D53" w:rsidRDefault="00F329BC" w:rsidP="00A63413">
            <w:pPr>
              <w:snapToGrid w:val="0"/>
              <w:spacing w:before="60" w:after="60" w:line="240" w:lineRule="auto"/>
              <w:jc w:val="left"/>
              <w:rPr>
                <w:del w:id="3868" w:author="USER" w:date="2024-03-22T19:02:00Z"/>
                <w:sz w:val="18"/>
                <w:szCs w:val="18"/>
              </w:rPr>
            </w:pPr>
          </w:p>
        </w:tc>
        <w:tc>
          <w:tcPr>
            <w:tcW w:w="851" w:type="dxa"/>
          </w:tcPr>
          <w:p w14:paraId="0545649F" w14:textId="3F9EDB57" w:rsidR="00F329BC" w:rsidRPr="009063C9" w:rsidDel="00E41D53" w:rsidRDefault="00F329BC" w:rsidP="00A63413">
            <w:pPr>
              <w:snapToGrid w:val="0"/>
              <w:spacing w:before="60" w:after="60" w:line="240" w:lineRule="auto"/>
              <w:jc w:val="center"/>
              <w:rPr>
                <w:del w:id="3869" w:author="USER" w:date="2024-03-22T19:02:00Z"/>
                <w:sz w:val="18"/>
                <w:szCs w:val="18"/>
              </w:rPr>
            </w:pPr>
            <w:del w:id="3870" w:author="USER" w:date="2024-03-22T19:02:00Z">
              <w:r w:rsidRPr="009063C9" w:rsidDel="00E41D53">
                <w:rPr>
                  <w:sz w:val="18"/>
                  <w:szCs w:val="18"/>
                </w:rPr>
                <w:delText>30</w:delText>
              </w:r>
            </w:del>
          </w:p>
        </w:tc>
        <w:tc>
          <w:tcPr>
            <w:tcW w:w="4394" w:type="dxa"/>
            <w:vAlign w:val="center"/>
          </w:tcPr>
          <w:p w14:paraId="5E60FD12" w14:textId="4C5171EB" w:rsidR="00F329BC" w:rsidRPr="009063C9" w:rsidDel="00E41D53" w:rsidRDefault="00F329BC" w:rsidP="00A63413">
            <w:pPr>
              <w:snapToGrid w:val="0"/>
              <w:spacing w:before="60" w:after="60" w:line="240" w:lineRule="auto"/>
              <w:jc w:val="left"/>
              <w:rPr>
                <w:del w:id="3871" w:author="USER" w:date="2024-03-22T19:02:00Z"/>
                <w:sz w:val="18"/>
                <w:szCs w:val="18"/>
              </w:rPr>
            </w:pPr>
            <w:del w:id="3872" w:author="USER" w:date="2024-03-22T19:02:00Z">
              <w:r w:rsidRPr="009063C9" w:rsidDel="00E41D53">
                <w:rPr>
                  <w:sz w:val="18"/>
                  <w:szCs w:val="18"/>
                </w:rPr>
                <w:delText>(HAT)</w:delText>
              </w:r>
            </w:del>
          </w:p>
        </w:tc>
      </w:tr>
      <w:tr w:rsidR="00584E45" w:rsidRPr="009063C9" w:rsidDel="00E41D53" w14:paraId="57A3D448" w14:textId="73370A7E" w:rsidTr="003D073E">
        <w:trPr>
          <w:trHeight w:val="305"/>
          <w:ins w:id="3873" w:author="Greenblue" w:date="2024-02-13T20:41:00Z"/>
          <w:del w:id="3874" w:author="USER" w:date="2024-03-22T19:02:00Z"/>
        </w:trPr>
        <w:tc>
          <w:tcPr>
            <w:tcW w:w="1276" w:type="dxa"/>
          </w:tcPr>
          <w:p w14:paraId="5F598EF8" w14:textId="0A0D5690" w:rsidR="00584E45" w:rsidRPr="009063C9" w:rsidDel="00E41D53" w:rsidRDefault="00584E45" w:rsidP="00236BA9">
            <w:pPr>
              <w:snapToGrid w:val="0"/>
              <w:spacing w:before="60" w:after="60" w:line="240" w:lineRule="auto"/>
              <w:jc w:val="left"/>
              <w:rPr>
                <w:ins w:id="3875" w:author="Greenblue" w:date="2024-02-13T20:41:00Z"/>
                <w:del w:id="3876" w:author="USER" w:date="2024-03-22T19:02:00Z"/>
                <w:sz w:val="18"/>
                <w:szCs w:val="18"/>
              </w:rPr>
            </w:pPr>
            <w:ins w:id="3877" w:author="Greenblue" w:date="2024-02-13T20:41:00Z">
              <w:del w:id="3878" w:author="USER" w:date="2024-03-22T19:02:00Z">
                <w:r w:rsidRPr="00584E45" w:rsidDel="00E41D53">
                  <w:rPr>
                    <w:sz w:val="18"/>
                    <w:szCs w:val="18"/>
                  </w:rPr>
                  <w:delText>Value</w:delText>
                </w:r>
              </w:del>
            </w:ins>
          </w:p>
        </w:tc>
        <w:tc>
          <w:tcPr>
            <w:tcW w:w="3260" w:type="dxa"/>
            <w:vAlign w:val="center"/>
          </w:tcPr>
          <w:p w14:paraId="09CEBB21" w14:textId="720E7FD9" w:rsidR="00584E45" w:rsidRPr="009063C9" w:rsidDel="00E41D53" w:rsidRDefault="00584E45" w:rsidP="00A63413">
            <w:pPr>
              <w:snapToGrid w:val="0"/>
              <w:spacing w:before="60" w:after="60" w:line="240" w:lineRule="auto"/>
              <w:jc w:val="left"/>
              <w:rPr>
                <w:ins w:id="3879" w:author="Greenblue" w:date="2024-02-13T20:41:00Z"/>
                <w:del w:id="3880" w:author="USER" w:date="2024-03-22T19:02:00Z"/>
                <w:sz w:val="18"/>
                <w:szCs w:val="18"/>
              </w:rPr>
            </w:pPr>
            <w:ins w:id="3881" w:author="Greenblue" w:date="2024-02-13T20:41:00Z">
              <w:del w:id="3882" w:author="USER" w:date="2024-03-22T19:02:00Z">
                <w:r w:rsidRPr="00584E45" w:rsidDel="00E41D53">
                  <w:rPr>
                    <w:sz w:val="18"/>
                    <w:szCs w:val="18"/>
                  </w:rPr>
                  <w:delText>balticSeaChartDatum2000</w:delText>
                </w:r>
              </w:del>
            </w:ins>
          </w:p>
        </w:tc>
        <w:tc>
          <w:tcPr>
            <w:tcW w:w="3402" w:type="dxa"/>
            <w:vAlign w:val="center"/>
          </w:tcPr>
          <w:p w14:paraId="5AED9E34" w14:textId="3D100350" w:rsidR="00584E45" w:rsidRPr="009063C9" w:rsidDel="00E41D53" w:rsidRDefault="00584E45" w:rsidP="00A63413">
            <w:pPr>
              <w:snapToGrid w:val="0"/>
              <w:spacing w:before="60" w:after="60" w:line="240" w:lineRule="auto"/>
              <w:jc w:val="left"/>
              <w:rPr>
                <w:ins w:id="3883" w:author="Greenblue" w:date="2024-02-13T20:41:00Z"/>
                <w:del w:id="3884" w:author="USER" w:date="2024-03-22T19:02:00Z"/>
                <w:sz w:val="18"/>
                <w:szCs w:val="18"/>
              </w:rPr>
            </w:pPr>
            <w:ins w:id="3885" w:author="Greenblue" w:date="2024-02-13T20:41:00Z">
              <w:del w:id="3886" w:author="USER" w:date="2024-03-22T19:02:00Z">
                <w:r w:rsidRPr="00584E45" w:rsidDel="00E41D53">
                  <w:rPr>
                    <w:sz w:val="18"/>
                    <w:szCs w:val="18"/>
                  </w:rPr>
                  <w:delText>Baltic Sea Chart Datum 2000</w:delText>
                </w:r>
              </w:del>
            </w:ins>
          </w:p>
        </w:tc>
        <w:tc>
          <w:tcPr>
            <w:tcW w:w="851" w:type="dxa"/>
          </w:tcPr>
          <w:p w14:paraId="68DB1A16" w14:textId="22107C1F" w:rsidR="00584E45" w:rsidRPr="009063C9" w:rsidDel="00E41D53" w:rsidRDefault="00584E45" w:rsidP="00A63413">
            <w:pPr>
              <w:snapToGrid w:val="0"/>
              <w:spacing w:before="60" w:after="60" w:line="240" w:lineRule="auto"/>
              <w:jc w:val="center"/>
              <w:rPr>
                <w:ins w:id="3887" w:author="Greenblue" w:date="2024-02-13T20:41:00Z"/>
                <w:del w:id="3888" w:author="USER" w:date="2024-03-22T19:02:00Z"/>
                <w:sz w:val="18"/>
                <w:szCs w:val="18"/>
              </w:rPr>
            </w:pPr>
            <w:ins w:id="3889" w:author="Greenblue" w:date="2024-02-13T20:41:00Z">
              <w:del w:id="3890" w:author="USER" w:date="2024-03-22T19:02:00Z">
                <w:r w:rsidRPr="00584E45" w:rsidDel="00E41D53">
                  <w:rPr>
                    <w:rFonts w:hint="eastAsia"/>
                    <w:sz w:val="18"/>
                    <w:szCs w:val="18"/>
                  </w:rPr>
                  <w:delText>44</w:delText>
                </w:r>
              </w:del>
            </w:ins>
          </w:p>
        </w:tc>
        <w:tc>
          <w:tcPr>
            <w:tcW w:w="4394" w:type="dxa"/>
            <w:vAlign w:val="center"/>
          </w:tcPr>
          <w:p w14:paraId="3884BF18" w14:textId="6D766CC1" w:rsidR="00584E45" w:rsidRPr="009063C9" w:rsidDel="00E41D53" w:rsidRDefault="00584E45" w:rsidP="00A63413">
            <w:pPr>
              <w:snapToGrid w:val="0"/>
              <w:spacing w:before="60" w:after="60" w:line="240" w:lineRule="auto"/>
              <w:jc w:val="left"/>
              <w:rPr>
                <w:ins w:id="3891" w:author="Greenblue" w:date="2024-02-13T20:41:00Z"/>
                <w:del w:id="3892" w:author="USER" w:date="2024-03-22T19:02:00Z"/>
                <w:sz w:val="18"/>
                <w:szCs w:val="18"/>
              </w:rPr>
            </w:pPr>
          </w:p>
        </w:tc>
      </w:tr>
      <w:tr w:rsidR="00DE48FB" w:rsidRPr="009063C9" w:rsidDel="00E41D53" w14:paraId="214F6A63" w14:textId="78A8C497" w:rsidTr="003D073E">
        <w:trPr>
          <w:trHeight w:val="305"/>
          <w:ins w:id="3893" w:author="Greenblue" w:date="2024-02-15T20:22:00Z"/>
          <w:del w:id="3894" w:author="USER" w:date="2024-03-22T19:02:00Z"/>
        </w:trPr>
        <w:tc>
          <w:tcPr>
            <w:tcW w:w="1276" w:type="dxa"/>
          </w:tcPr>
          <w:p w14:paraId="2512B59B" w14:textId="3CE040EF" w:rsidR="00DE48FB" w:rsidRPr="00584E45" w:rsidDel="00E41D53" w:rsidRDefault="00DE48FB" w:rsidP="00236BA9">
            <w:pPr>
              <w:snapToGrid w:val="0"/>
              <w:spacing w:before="60" w:after="60" w:line="240" w:lineRule="auto"/>
              <w:jc w:val="left"/>
              <w:rPr>
                <w:ins w:id="3895" w:author="Greenblue" w:date="2024-02-15T20:22:00Z"/>
                <w:del w:id="3896" w:author="USER" w:date="2024-03-22T19:02:00Z"/>
                <w:sz w:val="18"/>
                <w:szCs w:val="18"/>
              </w:rPr>
            </w:pPr>
            <w:ins w:id="3897" w:author="Greenblue" w:date="2024-02-15T20:22:00Z">
              <w:del w:id="3898" w:author="USER" w:date="2024-03-22T19:02:00Z">
                <w:r w:rsidRPr="00DE48FB" w:rsidDel="00E41D53">
                  <w:rPr>
                    <w:sz w:val="18"/>
                    <w:szCs w:val="18"/>
                  </w:rPr>
                  <w:delText>Value</w:delText>
                </w:r>
              </w:del>
            </w:ins>
          </w:p>
        </w:tc>
        <w:tc>
          <w:tcPr>
            <w:tcW w:w="3260" w:type="dxa"/>
            <w:vAlign w:val="center"/>
          </w:tcPr>
          <w:p w14:paraId="59CDB706" w14:textId="4FB8B50F" w:rsidR="00DE48FB" w:rsidRPr="00584E45" w:rsidDel="00E41D53" w:rsidRDefault="00DE48FB" w:rsidP="00A63413">
            <w:pPr>
              <w:snapToGrid w:val="0"/>
              <w:spacing w:before="60" w:after="60" w:line="240" w:lineRule="auto"/>
              <w:jc w:val="left"/>
              <w:rPr>
                <w:ins w:id="3899" w:author="Greenblue" w:date="2024-02-15T20:22:00Z"/>
                <w:del w:id="3900" w:author="USER" w:date="2024-03-22T19:02:00Z"/>
                <w:sz w:val="18"/>
                <w:szCs w:val="18"/>
              </w:rPr>
            </w:pPr>
            <w:ins w:id="3901" w:author="Greenblue" w:date="2024-02-15T20:23:00Z">
              <w:del w:id="3902" w:author="USER" w:date="2024-03-22T19:02:00Z">
                <w:r w:rsidRPr="00DE48FB" w:rsidDel="00E41D53">
                  <w:rPr>
                    <w:sz w:val="18"/>
                    <w:szCs w:val="18"/>
                  </w:rPr>
                  <w:delText>internationalGreatLakesDatum2020</w:delText>
                </w:r>
              </w:del>
            </w:ins>
          </w:p>
        </w:tc>
        <w:tc>
          <w:tcPr>
            <w:tcW w:w="3402" w:type="dxa"/>
            <w:vAlign w:val="center"/>
          </w:tcPr>
          <w:p w14:paraId="43F35877" w14:textId="08F61F04" w:rsidR="00DE48FB" w:rsidRPr="00584E45" w:rsidDel="00E41D53" w:rsidRDefault="00DE48FB" w:rsidP="00DE48FB">
            <w:pPr>
              <w:snapToGrid w:val="0"/>
              <w:spacing w:before="60" w:after="60" w:line="240" w:lineRule="auto"/>
              <w:jc w:val="left"/>
              <w:rPr>
                <w:ins w:id="3903" w:author="Greenblue" w:date="2024-02-15T20:22:00Z"/>
                <w:del w:id="3904" w:author="USER" w:date="2024-03-22T19:02:00Z"/>
                <w:sz w:val="18"/>
                <w:szCs w:val="18"/>
              </w:rPr>
            </w:pPr>
            <w:ins w:id="3905" w:author="Greenblue" w:date="2024-02-15T20:23:00Z">
              <w:del w:id="3906" w:author="USER" w:date="2024-03-22T19:02:00Z">
                <w:r w:rsidRPr="00DE48FB" w:rsidDel="00E41D53">
                  <w:rPr>
                    <w:sz w:val="18"/>
                    <w:szCs w:val="18"/>
                  </w:rPr>
                  <w:delText>The 2020 update to the International Great Lakes Datum, the official reference system used to measure water level heights in the Great Lakes, connecting channels, and the St. Lawrence River system</w:delText>
                </w:r>
              </w:del>
            </w:ins>
          </w:p>
        </w:tc>
        <w:tc>
          <w:tcPr>
            <w:tcW w:w="851" w:type="dxa"/>
          </w:tcPr>
          <w:p w14:paraId="6995ADA9" w14:textId="4970F7FC" w:rsidR="00DE48FB" w:rsidRPr="00DE48FB" w:rsidDel="00E41D53" w:rsidRDefault="00DE48FB" w:rsidP="00A63413">
            <w:pPr>
              <w:snapToGrid w:val="0"/>
              <w:spacing w:before="60" w:after="60" w:line="240" w:lineRule="auto"/>
              <w:jc w:val="center"/>
              <w:rPr>
                <w:ins w:id="3907" w:author="Greenblue" w:date="2024-02-15T20:22:00Z"/>
                <w:del w:id="3908" w:author="USER" w:date="2024-03-22T19:02:00Z"/>
                <w:sz w:val="18"/>
                <w:szCs w:val="18"/>
              </w:rPr>
            </w:pPr>
            <w:ins w:id="3909" w:author="Greenblue" w:date="2024-02-15T20:23:00Z">
              <w:del w:id="3910" w:author="USER" w:date="2024-03-22T19:02:00Z">
                <w:r w:rsidDel="00E41D53">
                  <w:rPr>
                    <w:rFonts w:asciiTheme="minorEastAsia" w:eastAsiaTheme="minorEastAsia" w:hAnsiTheme="minorEastAsia" w:hint="eastAsia"/>
                    <w:sz w:val="18"/>
                    <w:szCs w:val="18"/>
                  </w:rPr>
                  <w:delText>46</w:delText>
                </w:r>
              </w:del>
            </w:ins>
          </w:p>
        </w:tc>
        <w:tc>
          <w:tcPr>
            <w:tcW w:w="4394" w:type="dxa"/>
            <w:vAlign w:val="center"/>
          </w:tcPr>
          <w:p w14:paraId="2E3423D5" w14:textId="33F9290E" w:rsidR="00DE48FB" w:rsidRPr="009063C9" w:rsidDel="00E41D53" w:rsidRDefault="00DE48FB" w:rsidP="00DE48FB">
            <w:pPr>
              <w:snapToGrid w:val="0"/>
              <w:spacing w:before="60" w:after="60" w:line="240" w:lineRule="auto"/>
              <w:jc w:val="left"/>
              <w:rPr>
                <w:ins w:id="3911" w:author="Greenblue" w:date="2024-02-15T20:22:00Z"/>
                <w:del w:id="3912" w:author="USER" w:date="2024-03-22T19:02:00Z"/>
                <w:sz w:val="18"/>
                <w:szCs w:val="18"/>
              </w:rPr>
            </w:pPr>
            <w:ins w:id="3913" w:author="Greenblue" w:date="2024-02-15T20:23:00Z">
              <w:del w:id="3914" w:author="USER" w:date="2024-03-22T19:02:00Z">
                <w:r w:rsidRPr="00DE48FB" w:rsidDel="00E41D53">
                  <w:rPr>
                    <w:sz w:val="18"/>
                    <w:szCs w:val="18"/>
                  </w:rPr>
                  <w:delText>Unlike the previous two IGLDs, this datum update will use a geoid-based vertical datum that will be accessible using global navigation satellite systems (GNSS) such as the Global Positioning System (GPS)</w:delText>
                </w:r>
              </w:del>
            </w:ins>
          </w:p>
        </w:tc>
      </w:tr>
      <w:tr w:rsidR="00DE48FB" w:rsidRPr="009063C9" w:rsidDel="00E41D53" w14:paraId="01E2380C" w14:textId="6193749E" w:rsidTr="003D073E">
        <w:trPr>
          <w:trHeight w:val="305"/>
          <w:ins w:id="3915" w:author="Greenblue" w:date="2024-02-15T20:22:00Z"/>
          <w:del w:id="3916" w:author="USER" w:date="2024-03-22T19:02:00Z"/>
        </w:trPr>
        <w:tc>
          <w:tcPr>
            <w:tcW w:w="1276" w:type="dxa"/>
          </w:tcPr>
          <w:p w14:paraId="1EEB855A" w14:textId="51AC572A" w:rsidR="00DE48FB" w:rsidRPr="00584E45" w:rsidDel="00E41D53" w:rsidRDefault="00DE48FB" w:rsidP="00DE48FB">
            <w:pPr>
              <w:snapToGrid w:val="0"/>
              <w:spacing w:before="60" w:after="60" w:line="240" w:lineRule="auto"/>
              <w:jc w:val="left"/>
              <w:rPr>
                <w:ins w:id="3917" w:author="Greenblue" w:date="2024-02-15T20:22:00Z"/>
                <w:del w:id="3918" w:author="USER" w:date="2024-03-22T19:02:00Z"/>
                <w:sz w:val="18"/>
                <w:szCs w:val="18"/>
              </w:rPr>
            </w:pPr>
            <w:ins w:id="3919" w:author="Greenblue" w:date="2024-02-15T20:24:00Z">
              <w:del w:id="3920" w:author="USER" w:date="2024-03-22T19:02:00Z">
                <w:r w:rsidRPr="002046C0" w:rsidDel="00E41D53">
                  <w:rPr>
                    <w:sz w:val="18"/>
                    <w:szCs w:val="18"/>
                  </w:rPr>
                  <w:delText>Value</w:delText>
                </w:r>
              </w:del>
            </w:ins>
          </w:p>
        </w:tc>
        <w:tc>
          <w:tcPr>
            <w:tcW w:w="3260" w:type="dxa"/>
            <w:vAlign w:val="center"/>
          </w:tcPr>
          <w:p w14:paraId="4C679CAB" w14:textId="0F16C4DC" w:rsidR="00DE48FB" w:rsidRPr="00DE48FB" w:rsidDel="00E41D53" w:rsidRDefault="00DE48FB" w:rsidP="00DE48FB">
            <w:pPr>
              <w:snapToGrid w:val="0"/>
              <w:spacing w:before="60" w:after="60" w:line="240" w:lineRule="auto"/>
              <w:jc w:val="left"/>
              <w:rPr>
                <w:ins w:id="3921" w:author="Greenblue" w:date="2024-02-15T20:22:00Z"/>
                <w:del w:id="3922" w:author="USER" w:date="2024-03-22T19:02:00Z"/>
                <w:sz w:val="18"/>
                <w:szCs w:val="18"/>
              </w:rPr>
            </w:pPr>
            <w:ins w:id="3923" w:author="Greenblue" w:date="2024-02-15T20:23:00Z">
              <w:del w:id="3924" w:author="USER" w:date="2024-03-22T19:02:00Z">
                <w:r w:rsidRPr="00DE48FB" w:rsidDel="00E41D53">
                  <w:rPr>
                    <w:sz w:val="18"/>
                    <w:szCs w:val="18"/>
                  </w:rPr>
                  <w:delText>seaFloor</w:delText>
                </w:r>
              </w:del>
            </w:ins>
          </w:p>
        </w:tc>
        <w:tc>
          <w:tcPr>
            <w:tcW w:w="3402" w:type="dxa"/>
            <w:vAlign w:val="center"/>
          </w:tcPr>
          <w:p w14:paraId="3DF23732" w14:textId="4596338B" w:rsidR="00DE48FB" w:rsidRPr="00584E45" w:rsidDel="00E41D53" w:rsidRDefault="00DE48FB" w:rsidP="00DE48FB">
            <w:pPr>
              <w:snapToGrid w:val="0"/>
              <w:spacing w:before="60" w:after="60" w:line="240" w:lineRule="auto"/>
              <w:jc w:val="left"/>
              <w:rPr>
                <w:ins w:id="3925" w:author="Greenblue" w:date="2024-02-15T20:22:00Z"/>
                <w:del w:id="3926" w:author="USER" w:date="2024-03-22T19:02:00Z"/>
                <w:sz w:val="18"/>
                <w:szCs w:val="18"/>
              </w:rPr>
            </w:pPr>
            <w:ins w:id="3927" w:author="Greenblue" w:date="2024-02-15T20:23:00Z">
              <w:del w:id="3928" w:author="USER" w:date="2024-03-22T19:02:00Z">
                <w:r w:rsidRPr="00DE48FB" w:rsidDel="00E41D53">
                  <w:rPr>
                    <w:sz w:val="18"/>
                    <w:szCs w:val="18"/>
                  </w:rPr>
                  <w:delText>The bottom of the ocean and seas where there is a generally smooth gentle gradient. Also referred to as sea bed (sometimes seabed or sea-bed), and sea</w:delText>
                </w:r>
              </w:del>
            </w:ins>
            <w:ins w:id="3929" w:author="Greenblue" w:date="2024-02-15T20:24:00Z">
              <w:del w:id="3930" w:author="USER" w:date="2024-03-22T19:02:00Z">
                <w:r w:rsidDel="00E41D53">
                  <w:rPr>
                    <w:sz w:val="18"/>
                    <w:szCs w:val="18"/>
                  </w:rPr>
                  <w:delText xml:space="preserve"> </w:delText>
                </w:r>
              </w:del>
            </w:ins>
            <w:ins w:id="3931" w:author="Greenblue" w:date="2024-02-15T20:23:00Z">
              <w:del w:id="3932" w:author="USER" w:date="2024-03-22T19:02:00Z">
                <w:r w:rsidRPr="00DE48FB" w:rsidDel="00E41D53">
                  <w:rPr>
                    <w:sz w:val="18"/>
                    <w:szCs w:val="18"/>
                  </w:rPr>
                  <w:delText>bottom</w:delText>
                </w:r>
              </w:del>
            </w:ins>
          </w:p>
        </w:tc>
        <w:tc>
          <w:tcPr>
            <w:tcW w:w="851" w:type="dxa"/>
          </w:tcPr>
          <w:p w14:paraId="103C424C" w14:textId="07E1CB63" w:rsidR="00DE48FB" w:rsidRPr="00584E45" w:rsidDel="00E41D53" w:rsidRDefault="00DE48FB" w:rsidP="00DE48FB">
            <w:pPr>
              <w:snapToGrid w:val="0"/>
              <w:spacing w:before="60" w:after="60" w:line="240" w:lineRule="auto"/>
              <w:jc w:val="center"/>
              <w:rPr>
                <w:ins w:id="3933" w:author="Greenblue" w:date="2024-02-15T20:22:00Z"/>
                <w:del w:id="3934" w:author="USER" w:date="2024-03-22T19:02:00Z"/>
                <w:sz w:val="18"/>
                <w:szCs w:val="18"/>
              </w:rPr>
            </w:pPr>
            <w:ins w:id="3935" w:author="Greenblue" w:date="2024-02-15T20:24:00Z">
              <w:del w:id="3936" w:author="USER" w:date="2024-03-22T19:02:00Z">
                <w:r w:rsidDel="00E41D53">
                  <w:rPr>
                    <w:rFonts w:asciiTheme="minorEastAsia" w:eastAsiaTheme="minorEastAsia" w:hAnsiTheme="minorEastAsia" w:hint="eastAsia"/>
                    <w:sz w:val="18"/>
                    <w:szCs w:val="18"/>
                  </w:rPr>
                  <w:delText>47</w:delText>
                </w:r>
              </w:del>
            </w:ins>
          </w:p>
        </w:tc>
        <w:tc>
          <w:tcPr>
            <w:tcW w:w="4394" w:type="dxa"/>
            <w:vAlign w:val="center"/>
          </w:tcPr>
          <w:p w14:paraId="72C81BDF" w14:textId="7C44418B" w:rsidR="00DE48FB" w:rsidRPr="009063C9" w:rsidDel="00E41D53" w:rsidRDefault="00DE48FB" w:rsidP="00DE48FB">
            <w:pPr>
              <w:snapToGrid w:val="0"/>
              <w:spacing w:before="60" w:after="60" w:line="240" w:lineRule="auto"/>
              <w:jc w:val="left"/>
              <w:rPr>
                <w:ins w:id="3937" w:author="Greenblue" w:date="2024-02-15T20:22:00Z"/>
                <w:del w:id="3938" w:author="USER" w:date="2024-03-22T19:02:00Z"/>
                <w:sz w:val="18"/>
                <w:szCs w:val="18"/>
              </w:rPr>
            </w:pPr>
          </w:p>
        </w:tc>
      </w:tr>
      <w:tr w:rsidR="00DE48FB" w:rsidRPr="009063C9" w:rsidDel="00E41D53" w14:paraId="1E4D56D0" w14:textId="3BEBCF58" w:rsidTr="003D073E">
        <w:trPr>
          <w:trHeight w:val="305"/>
          <w:ins w:id="3939" w:author="Greenblue" w:date="2024-02-15T20:22:00Z"/>
          <w:del w:id="3940" w:author="USER" w:date="2024-03-22T19:02:00Z"/>
        </w:trPr>
        <w:tc>
          <w:tcPr>
            <w:tcW w:w="1276" w:type="dxa"/>
          </w:tcPr>
          <w:p w14:paraId="000BD623" w14:textId="6DD6DAE4" w:rsidR="00DE48FB" w:rsidRPr="00584E45" w:rsidDel="00E41D53" w:rsidRDefault="00DE48FB" w:rsidP="00DE48FB">
            <w:pPr>
              <w:snapToGrid w:val="0"/>
              <w:spacing w:before="60" w:after="60" w:line="240" w:lineRule="auto"/>
              <w:jc w:val="left"/>
              <w:rPr>
                <w:ins w:id="3941" w:author="Greenblue" w:date="2024-02-15T20:22:00Z"/>
                <w:del w:id="3942" w:author="USER" w:date="2024-03-22T19:02:00Z"/>
                <w:sz w:val="18"/>
                <w:szCs w:val="18"/>
              </w:rPr>
            </w:pPr>
            <w:ins w:id="3943" w:author="Greenblue" w:date="2024-02-15T20:24:00Z">
              <w:del w:id="3944" w:author="USER" w:date="2024-03-22T19:02:00Z">
                <w:r w:rsidRPr="002046C0" w:rsidDel="00E41D53">
                  <w:rPr>
                    <w:sz w:val="18"/>
                    <w:szCs w:val="18"/>
                  </w:rPr>
                  <w:delText>Value</w:delText>
                </w:r>
              </w:del>
            </w:ins>
          </w:p>
        </w:tc>
        <w:tc>
          <w:tcPr>
            <w:tcW w:w="3260" w:type="dxa"/>
            <w:vAlign w:val="center"/>
          </w:tcPr>
          <w:p w14:paraId="6122B1FD" w14:textId="7D725672" w:rsidR="00DE48FB" w:rsidRPr="00584E45" w:rsidDel="00E41D53" w:rsidRDefault="00DE48FB" w:rsidP="00DE48FB">
            <w:pPr>
              <w:snapToGrid w:val="0"/>
              <w:spacing w:before="60" w:after="60" w:line="240" w:lineRule="auto"/>
              <w:jc w:val="left"/>
              <w:rPr>
                <w:ins w:id="3945" w:author="Greenblue" w:date="2024-02-15T20:22:00Z"/>
                <w:del w:id="3946" w:author="USER" w:date="2024-03-22T19:02:00Z"/>
                <w:sz w:val="18"/>
                <w:szCs w:val="18"/>
              </w:rPr>
            </w:pPr>
            <w:ins w:id="3947" w:author="Greenblue" w:date="2024-02-15T20:23:00Z">
              <w:del w:id="3948" w:author="USER" w:date="2024-03-22T19:02:00Z">
                <w:r w:rsidRPr="00DE48FB" w:rsidDel="00E41D53">
                  <w:rPr>
                    <w:sz w:val="18"/>
                    <w:szCs w:val="18"/>
                  </w:rPr>
                  <w:delText>seaSurface</w:delText>
                </w:r>
              </w:del>
            </w:ins>
          </w:p>
        </w:tc>
        <w:tc>
          <w:tcPr>
            <w:tcW w:w="3402" w:type="dxa"/>
            <w:vAlign w:val="center"/>
          </w:tcPr>
          <w:p w14:paraId="0B131660" w14:textId="55BF5515" w:rsidR="00DE48FB" w:rsidRPr="00584E45" w:rsidDel="00E41D53" w:rsidRDefault="00DE48FB" w:rsidP="00DE48FB">
            <w:pPr>
              <w:snapToGrid w:val="0"/>
              <w:spacing w:before="60" w:after="60" w:line="240" w:lineRule="auto"/>
              <w:jc w:val="left"/>
              <w:rPr>
                <w:ins w:id="3949" w:author="Greenblue" w:date="2024-02-15T20:22:00Z"/>
                <w:del w:id="3950" w:author="USER" w:date="2024-03-22T19:02:00Z"/>
                <w:sz w:val="18"/>
                <w:szCs w:val="18"/>
              </w:rPr>
            </w:pPr>
            <w:ins w:id="3951" w:author="Greenblue" w:date="2024-02-15T20:24:00Z">
              <w:del w:id="3952" w:author="USER" w:date="2024-03-22T19:02:00Z">
                <w:r w:rsidRPr="00DE48FB" w:rsidDel="00E41D53">
                  <w:rPr>
                    <w:sz w:val="18"/>
                    <w:szCs w:val="18"/>
                  </w:rPr>
                  <w:delText>A two-dimensional (in the horizontal plane) field representing the air-sea interface, with high-frequency fluctuations such as wind waves and swell, but not astronomical tides, filtered out</w:delText>
                </w:r>
              </w:del>
            </w:ins>
          </w:p>
        </w:tc>
        <w:tc>
          <w:tcPr>
            <w:tcW w:w="851" w:type="dxa"/>
          </w:tcPr>
          <w:p w14:paraId="764E0B5B" w14:textId="4EF43694" w:rsidR="00DE48FB" w:rsidRPr="00584E45" w:rsidDel="00E41D53" w:rsidRDefault="00DE48FB" w:rsidP="00DE48FB">
            <w:pPr>
              <w:snapToGrid w:val="0"/>
              <w:spacing w:before="60" w:after="60" w:line="240" w:lineRule="auto"/>
              <w:jc w:val="center"/>
              <w:rPr>
                <w:ins w:id="3953" w:author="Greenblue" w:date="2024-02-15T20:22:00Z"/>
                <w:del w:id="3954" w:author="USER" w:date="2024-03-22T19:02:00Z"/>
                <w:sz w:val="18"/>
                <w:szCs w:val="18"/>
              </w:rPr>
            </w:pPr>
            <w:ins w:id="3955" w:author="Greenblue" w:date="2024-02-15T20:24:00Z">
              <w:del w:id="3956" w:author="USER" w:date="2024-03-22T19:02:00Z">
                <w:r w:rsidDel="00E41D53">
                  <w:rPr>
                    <w:rFonts w:asciiTheme="minorEastAsia" w:eastAsiaTheme="minorEastAsia" w:hAnsiTheme="minorEastAsia" w:hint="eastAsia"/>
                    <w:sz w:val="18"/>
                    <w:szCs w:val="18"/>
                  </w:rPr>
                  <w:delText>48</w:delText>
                </w:r>
              </w:del>
            </w:ins>
          </w:p>
        </w:tc>
        <w:tc>
          <w:tcPr>
            <w:tcW w:w="4394" w:type="dxa"/>
            <w:vAlign w:val="center"/>
          </w:tcPr>
          <w:p w14:paraId="2B16A1E3" w14:textId="09DE9AF8" w:rsidR="00DE48FB" w:rsidRPr="009063C9" w:rsidDel="00E41D53" w:rsidRDefault="00DE48FB" w:rsidP="00DE48FB">
            <w:pPr>
              <w:snapToGrid w:val="0"/>
              <w:spacing w:before="60" w:after="60" w:line="240" w:lineRule="auto"/>
              <w:jc w:val="left"/>
              <w:rPr>
                <w:ins w:id="3957" w:author="Greenblue" w:date="2024-02-15T20:22:00Z"/>
                <w:del w:id="3958" w:author="USER" w:date="2024-03-22T19:02:00Z"/>
                <w:sz w:val="18"/>
                <w:szCs w:val="18"/>
              </w:rPr>
            </w:pPr>
          </w:p>
        </w:tc>
      </w:tr>
      <w:tr w:rsidR="00DE48FB" w:rsidRPr="009063C9" w:rsidDel="00E41D53" w14:paraId="47917CC6" w14:textId="15F97AD8" w:rsidTr="003D073E">
        <w:trPr>
          <w:trHeight w:val="305"/>
          <w:ins w:id="3959" w:author="Greenblue" w:date="2024-02-15T20:22:00Z"/>
          <w:del w:id="3960" w:author="USER" w:date="2024-03-22T19:02:00Z"/>
        </w:trPr>
        <w:tc>
          <w:tcPr>
            <w:tcW w:w="1276" w:type="dxa"/>
          </w:tcPr>
          <w:p w14:paraId="3669F5BE" w14:textId="675412D5" w:rsidR="00DE48FB" w:rsidRPr="00584E45" w:rsidDel="00E41D53" w:rsidRDefault="00DE48FB" w:rsidP="00DE48FB">
            <w:pPr>
              <w:snapToGrid w:val="0"/>
              <w:spacing w:before="60" w:after="60" w:line="240" w:lineRule="auto"/>
              <w:jc w:val="left"/>
              <w:rPr>
                <w:ins w:id="3961" w:author="Greenblue" w:date="2024-02-15T20:22:00Z"/>
                <w:del w:id="3962" w:author="USER" w:date="2024-03-22T19:02:00Z"/>
                <w:sz w:val="18"/>
                <w:szCs w:val="18"/>
              </w:rPr>
            </w:pPr>
            <w:ins w:id="3963" w:author="Greenblue" w:date="2024-02-15T20:24:00Z">
              <w:del w:id="3964" w:author="USER" w:date="2024-03-22T19:02:00Z">
                <w:r w:rsidRPr="002046C0" w:rsidDel="00E41D53">
                  <w:rPr>
                    <w:sz w:val="18"/>
                    <w:szCs w:val="18"/>
                  </w:rPr>
                  <w:delText>Value</w:delText>
                </w:r>
              </w:del>
            </w:ins>
          </w:p>
        </w:tc>
        <w:tc>
          <w:tcPr>
            <w:tcW w:w="3260" w:type="dxa"/>
            <w:vAlign w:val="center"/>
          </w:tcPr>
          <w:p w14:paraId="1A055CEE" w14:textId="43B9FCC9" w:rsidR="00DE48FB" w:rsidRPr="00584E45" w:rsidDel="00E41D53" w:rsidRDefault="00DE48FB" w:rsidP="00DE48FB">
            <w:pPr>
              <w:snapToGrid w:val="0"/>
              <w:spacing w:before="60" w:after="60" w:line="240" w:lineRule="auto"/>
              <w:jc w:val="left"/>
              <w:rPr>
                <w:ins w:id="3965" w:author="Greenblue" w:date="2024-02-15T20:22:00Z"/>
                <w:del w:id="3966" w:author="USER" w:date="2024-03-22T19:02:00Z"/>
                <w:sz w:val="18"/>
                <w:szCs w:val="18"/>
              </w:rPr>
            </w:pPr>
            <w:ins w:id="3967" w:author="Greenblue" w:date="2024-02-15T20:23:00Z">
              <w:del w:id="3968" w:author="USER" w:date="2024-03-22T19:02:00Z">
                <w:r w:rsidRPr="00DE48FB" w:rsidDel="00E41D53">
                  <w:rPr>
                    <w:sz w:val="18"/>
                    <w:szCs w:val="18"/>
                  </w:rPr>
                  <w:delText>hydrographicZero</w:delText>
                </w:r>
              </w:del>
            </w:ins>
          </w:p>
        </w:tc>
        <w:tc>
          <w:tcPr>
            <w:tcW w:w="3402" w:type="dxa"/>
            <w:vAlign w:val="center"/>
          </w:tcPr>
          <w:p w14:paraId="5ACAE74F" w14:textId="53273B9D" w:rsidR="00DE48FB" w:rsidRPr="00584E45" w:rsidDel="00E41D53" w:rsidRDefault="00DE48FB" w:rsidP="00DE48FB">
            <w:pPr>
              <w:snapToGrid w:val="0"/>
              <w:spacing w:before="60" w:after="60" w:line="240" w:lineRule="auto"/>
              <w:jc w:val="left"/>
              <w:rPr>
                <w:ins w:id="3969" w:author="Greenblue" w:date="2024-02-15T20:22:00Z"/>
                <w:del w:id="3970" w:author="USER" w:date="2024-03-22T19:02:00Z"/>
                <w:sz w:val="18"/>
                <w:szCs w:val="18"/>
              </w:rPr>
            </w:pPr>
            <w:ins w:id="3971" w:author="Greenblue" w:date="2024-02-15T20:24:00Z">
              <w:del w:id="3972" w:author="USER" w:date="2024-03-22T19:02:00Z">
                <w:r w:rsidRPr="00DE48FB" w:rsidDel="00E41D53">
                  <w:rPr>
                    <w:sz w:val="18"/>
                    <w:szCs w:val="18"/>
                  </w:rPr>
                  <w:delText>A vertical reference near the lowest astronomical tide (LAT), below which the sea level falls only very exceptionally</w:delText>
                </w:r>
              </w:del>
            </w:ins>
          </w:p>
        </w:tc>
        <w:tc>
          <w:tcPr>
            <w:tcW w:w="851" w:type="dxa"/>
          </w:tcPr>
          <w:p w14:paraId="35189B2A" w14:textId="22B3F98A" w:rsidR="00DE48FB" w:rsidRPr="00584E45" w:rsidDel="00E41D53" w:rsidRDefault="00DE48FB" w:rsidP="00DE48FB">
            <w:pPr>
              <w:snapToGrid w:val="0"/>
              <w:spacing w:before="60" w:after="60" w:line="240" w:lineRule="auto"/>
              <w:jc w:val="center"/>
              <w:rPr>
                <w:ins w:id="3973" w:author="Greenblue" w:date="2024-02-15T20:22:00Z"/>
                <w:del w:id="3974" w:author="USER" w:date="2024-03-22T19:02:00Z"/>
                <w:sz w:val="18"/>
                <w:szCs w:val="18"/>
              </w:rPr>
            </w:pPr>
            <w:ins w:id="3975" w:author="Greenblue" w:date="2024-02-15T20:24:00Z">
              <w:del w:id="3976" w:author="USER" w:date="2024-03-22T19:02:00Z">
                <w:r w:rsidDel="00E41D53">
                  <w:rPr>
                    <w:rFonts w:asciiTheme="minorEastAsia" w:eastAsiaTheme="minorEastAsia" w:hAnsiTheme="minorEastAsia" w:hint="eastAsia"/>
                    <w:sz w:val="18"/>
                    <w:szCs w:val="18"/>
                  </w:rPr>
                  <w:delText>49</w:delText>
                </w:r>
              </w:del>
            </w:ins>
          </w:p>
        </w:tc>
        <w:tc>
          <w:tcPr>
            <w:tcW w:w="4394" w:type="dxa"/>
            <w:vAlign w:val="center"/>
          </w:tcPr>
          <w:p w14:paraId="54EB0FE3" w14:textId="6D78F8B3" w:rsidR="00DE48FB" w:rsidRPr="00DE48FB" w:rsidDel="00E41D53" w:rsidRDefault="00DE48FB" w:rsidP="00DE48FB">
            <w:pPr>
              <w:snapToGrid w:val="0"/>
              <w:spacing w:before="60" w:after="60" w:line="240" w:lineRule="auto"/>
              <w:jc w:val="left"/>
              <w:rPr>
                <w:ins w:id="3977" w:author="Greenblue" w:date="2024-02-15T20:24:00Z"/>
                <w:del w:id="3978" w:author="USER" w:date="2024-03-22T19:02:00Z"/>
                <w:sz w:val="18"/>
                <w:szCs w:val="18"/>
              </w:rPr>
            </w:pPr>
            <w:ins w:id="3979" w:author="Greenblue" w:date="2024-02-15T20:24:00Z">
              <w:del w:id="3980" w:author="USER" w:date="2024-03-22T19:02:00Z">
                <w:r w:rsidRPr="00DE48FB" w:rsidDel="00E41D53">
                  <w:rPr>
                    <w:sz w:val="18"/>
                    <w:szCs w:val="18"/>
                  </w:rPr>
                  <w:delText xml:space="preserve">Deviation between LAT and hydrographic zero may be due to a strong anticyclonic atmospheric condition, adding weight to the water column that </w:delText>
                </w:r>
              </w:del>
            </w:ins>
          </w:p>
          <w:p w14:paraId="0C056F74" w14:textId="706CB8C6" w:rsidR="00DE48FB" w:rsidRPr="009063C9" w:rsidDel="00E41D53" w:rsidRDefault="00DE48FB" w:rsidP="00DE48FB">
            <w:pPr>
              <w:snapToGrid w:val="0"/>
              <w:spacing w:before="60" w:after="60" w:line="240" w:lineRule="auto"/>
              <w:jc w:val="left"/>
              <w:rPr>
                <w:ins w:id="3981" w:author="Greenblue" w:date="2024-02-15T20:22:00Z"/>
                <w:del w:id="3982" w:author="USER" w:date="2024-03-22T19:02:00Z"/>
                <w:sz w:val="18"/>
                <w:szCs w:val="18"/>
              </w:rPr>
            </w:pPr>
            <w:ins w:id="3983" w:author="Greenblue" w:date="2024-02-15T20:24:00Z">
              <w:del w:id="3984" w:author="USER" w:date="2024-03-22T19:02:00Z">
                <w:r w:rsidRPr="00DE48FB" w:rsidDel="00E41D53">
                  <w:rPr>
                    <w:sz w:val="18"/>
                    <w:szCs w:val="18"/>
                  </w:rPr>
                  <w:delText>may exceptionally cause the lowest sea level to fall below the astronomical low water level</w:delText>
                </w:r>
              </w:del>
            </w:ins>
          </w:p>
        </w:tc>
      </w:tr>
    </w:tbl>
    <w:p w14:paraId="3997F7F5" w14:textId="1EEA6E23" w:rsidR="00B413FE" w:rsidRPr="00A63413" w:rsidDel="00E41D53" w:rsidRDefault="00B413FE" w:rsidP="00DE48FB">
      <w:pPr>
        <w:pStyle w:val="AppendixD2"/>
        <w:rPr>
          <w:del w:id="3985" w:author="USER" w:date="2024-03-22T19:02:00Z"/>
        </w:rPr>
      </w:pPr>
    </w:p>
    <w:p w14:paraId="30553E66" w14:textId="573AD765" w:rsidR="00B92617" w:rsidRDefault="00B92617" w:rsidP="00B8413D">
      <w:pPr>
        <w:pStyle w:val="41"/>
        <w:rPr>
          <w:ins w:id="3986" w:author="Greenblue" w:date="2024-02-13T20:47:00Z"/>
        </w:rPr>
      </w:pPr>
      <w:bookmarkStart w:id="3987" w:name="_Toc403560570"/>
      <w:bookmarkStart w:id="3988" w:name="_Toc152232618"/>
      <w:ins w:id="3989" w:author="Greenblue" w:date="2024-02-13T20:47:00Z">
        <w:r w:rsidRPr="00B92617">
          <w:t>S100_EncodingFormat</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Change w:id="3990">
          <w:tblGrid>
            <w:gridCol w:w="3034"/>
            <w:gridCol w:w="3420"/>
            <w:gridCol w:w="804"/>
            <w:gridCol w:w="5925"/>
          </w:tblGrid>
        </w:tblGridChange>
      </w:tblGrid>
      <w:tr w:rsidR="00B92617" w:rsidRPr="009063C9" w14:paraId="5792F1BF" w14:textId="77777777" w:rsidTr="00B92617">
        <w:trPr>
          <w:cantSplit/>
          <w:ins w:id="3991" w:author="Greenblue" w:date="2024-02-13T20:47:00Z"/>
        </w:trPr>
        <w:tc>
          <w:tcPr>
            <w:tcW w:w="3034" w:type="dxa"/>
            <w:shd w:val="clear" w:color="auto" w:fill="E7E6E6"/>
            <w:vAlign w:val="center"/>
          </w:tcPr>
          <w:p w14:paraId="48D9B600" w14:textId="77777777" w:rsidR="00B92617" w:rsidRPr="009063C9" w:rsidRDefault="00B92617" w:rsidP="00175CD1">
            <w:pPr>
              <w:snapToGrid w:val="0"/>
              <w:spacing w:before="60" w:after="60" w:line="240" w:lineRule="auto"/>
              <w:jc w:val="left"/>
              <w:rPr>
                <w:ins w:id="3992" w:author="Greenblue" w:date="2024-02-13T20:47:00Z"/>
                <w:b/>
                <w:sz w:val="18"/>
                <w:szCs w:val="18"/>
              </w:rPr>
            </w:pPr>
            <w:ins w:id="3993" w:author="Greenblue" w:date="2024-02-13T20:47:00Z">
              <w:r w:rsidRPr="009063C9">
                <w:rPr>
                  <w:b/>
                  <w:sz w:val="18"/>
                  <w:szCs w:val="18"/>
                </w:rPr>
                <w:t>Name</w:t>
              </w:r>
            </w:ins>
          </w:p>
        </w:tc>
        <w:tc>
          <w:tcPr>
            <w:tcW w:w="3420" w:type="dxa"/>
            <w:shd w:val="clear" w:color="auto" w:fill="E7E6E6"/>
            <w:vAlign w:val="center"/>
          </w:tcPr>
          <w:p w14:paraId="63280C25" w14:textId="77777777" w:rsidR="00B92617" w:rsidRPr="009063C9" w:rsidRDefault="00B92617" w:rsidP="00175CD1">
            <w:pPr>
              <w:snapToGrid w:val="0"/>
              <w:spacing w:before="60" w:after="60" w:line="240" w:lineRule="auto"/>
              <w:jc w:val="left"/>
              <w:rPr>
                <w:ins w:id="3994" w:author="Greenblue" w:date="2024-02-13T20:47:00Z"/>
                <w:b/>
                <w:sz w:val="18"/>
                <w:szCs w:val="18"/>
              </w:rPr>
            </w:pPr>
            <w:ins w:id="3995" w:author="Greenblue" w:date="2024-02-13T20:47:00Z">
              <w:r w:rsidRPr="009063C9">
                <w:rPr>
                  <w:b/>
                  <w:sz w:val="18"/>
                  <w:szCs w:val="18"/>
                </w:rPr>
                <w:t>Description</w:t>
              </w:r>
            </w:ins>
          </w:p>
        </w:tc>
        <w:tc>
          <w:tcPr>
            <w:tcW w:w="804" w:type="dxa"/>
            <w:shd w:val="clear" w:color="auto" w:fill="E7E6E6"/>
            <w:vAlign w:val="center"/>
          </w:tcPr>
          <w:p w14:paraId="1266C1BC" w14:textId="77777777" w:rsidR="00B92617" w:rsidRPr="009063C9" w:rsidRDefault="00B92617" w:rsidP="00175CD1">
            <w:pPr>
              <w:snapToGrid w:val="0"/>
              <w:spacing w:before="60" w:after="60" w:line="240" w:lineRule="auto"/>
              <w:jc w:val="center"/>
              <w:rPr>
                <w:ins w:id="3996" w:author="Greenblue" w:date="2024-02-13T20:47:00Z"/>
                <w:b/>
                <w:sz w:val="18"/>
                <w:szCs w:val="18"/>
              </w:rPr>
            </w:pPr>
            <w:ins w:id="3997" w:author="Greenblue" w:date="2024-02-13T20:47:00Z">
              <w:r w:rsidRPr="009063C9">
                <w:rPr>
                  <w:b/>
                  <w:sz w:val="18"/>
                  <w:szCs w:val="18"/>
                </w:rPr>
                <w:t>Code</w:t>
              </w:r>
            </w:ins>
          </w:p>
        </w:tc>
        <w:tc>
          <w:tcPr>
            <w:tcW w:w="5925" w:type="dxa"/>
            <w:shd w:val="clear" w:color="auto" w:fill="E7E6E6"/>
            <w:vAlign w:val="center"/>
          </w:tcPr>
          <w:p w14:paraId="0B22F80E" w14:textId="77777777" w:rsidR="00B92617" w:rsidRPr="009063C9" w:rsidRDefault="00B92617" w:rsidP="00175CD1">
            <w:pPr>
              <w:snapToGrid w:val="0"/>
              <w:spacing w:before="60" w:after="60" w:line="240" w:lineRule="auto"/>
              <w:jc w:val="left"/>
              <w:rPr>
                <w:ins w:id="3998" w:author="Greenblue" w:date="2024-02-13T20:47:00Z"/>
                <w:b/>
                <w:sz w:val="18"/>
                <w:szCs w:val="18"/>
              </w:rPr>
            </w:pPr>
            <w:ins w:id="3999" w:author="Greenblue" w:date="2024-02-13T20:47:00Z">
              <w:r w:rsidRPr="009063C9">
                <w:rPr>
                  <w:b/>
                  <w:sz w:val="18"/>
                  <w:szCs w:val="18"/>
                </w:rPr>
                <w:t>Remarks</w:t>
              </w:r>
            </w:ins>
          </w:p>
        </w:tc>
      </w:tr>
      <w:tr w:rsidR="00B92617" w:rsidRPr="009063C9" w14:paraId="00614DDB" w14:textId="77777777" w:rsidTr="00175CD1">
        <w:trPr>
          <w:cantSplit/>
          <w:ins w:id="4000" w:author="Greenblue" w:date="2024-02-13T20:47:00Z"/>
        </w:trPr>
        <w:tc>
          <w:tcPr>
            <w:tcW w:w="3034" w:type="dxa"/>
            <w:vAlign w:val="center"/>
          </w:tcPr>
          <w:p w14:paraId="3B512339" w14:textId="1F80596C" w:rsidR="00B92617" w:rsidRPr="009063C9" w:rsidRDefault="00B92617" w:rsidP="00B92617">
            <w:pPr>
              <w:snapToGrid w:val="0"/>
              <w:spacing w:before="60" w:after="60" w:line="240" w:lineRule="auto"/>
              <w:jc w:val="left"/>
              <w:rPr>
                <w:ins w:id="4001" w:author="Greenblue" w:date="2024-02-13T20:47:00Z"/>
                <w:sz w:val="18"/>
                <w:szCs w:val="18"/>
              </w:rPr>
            </w:pPr>
            <w:ins w:id="4002" w:author="Greenblue" w:date="2024-02-13T20:47:00Z">
              <w:r w:rsidRPr="009063C9">
                <w:rPr>
                  <w:sz w:val="18"/>
                  <w:szCs w:val="18"/>
                </w:rPr>
                <w:t>S100_DataFormat</w:t>
              </w:r>
            </w:ins>
          </w:p>
        </w:tc>
        <w:tc>
          <w:tcPr>
            <w:tcW w:w="3420" w:type="dxa"/>
            <w:vAlign w:val="center"/>
          </w:tcPr>
          <w:p w14:paraId="32C11EB2" w14:textId="19F33790" w:rsidR="00B92617" w:rsidRPr="009063C9" w:rsidRDefault="00B92617" w:rsidP="00B92617">
            <w:pPr>
              <w:snapToGrid w:val="0"/>
              <w:spacing w:before="60" w:after="60" w:line="240" w:lineRule="auto"/>
              <w:jc w:val="left"/>
              <w:rPr>
                <w:ins w:id="4003" w:author="Greenblue" w:date="2024-02-13T20:47:00Z"/>
                <w:sz w:val="18"/>
                <w:szCs w:val="18"/>
              </w:rPr>
            </w:pPr>
            <w:ins w:id="4004" w:author="Greenblue" w:date="2024-02-13T20:47:00Z">
              <w:r w:rsidRPr="009063C9">
                <w:rPr>
                  <w:sz w:val="18"/>
                  <w:szCs w:val="18"/>
                </w:rPr>
                <w:t>The encoding format</w:t>
              </w:r>
            </w:ins>
          </w:p>
        </w:tc>
        <w:tc>
          <w:tcPr>
            <w:tcW w:w="804" w:type="dxa"/>
            <w:vAlign w:val="center"/>
          </w:tcPr>
          <w:p w14:paraId="35C3561A" w14:textId="22A7530D" w:rsidR="00B92617" w:rsidRPr="009063C9" w:rsidRDefault="00B92617" w:rsidP="00B92617">
            <w:pPr>
              <w:snapToGrid w:val="0"/>
              <w:spacing w:before="60" w:after="60" w:line="240" w:lineRule="auto"/>
              <w:jc w:val="center"/>
              <w:rPr>
                <w:ins w:id="4005" w:author="Greenblue" w:date="2024-02-13T20:47:00Z"/>
                <w:sz w:val="18"/>
                <w:szCs w:val="18"/>
              </w:rPr>
            </w:pPr>
            <w:ins w:id="4006" w:author="Greenblue" w:date="2024-02-13T20:47:00Z">
              <w:r w:rsidRPr="009063C9">
                <w:rPr>
                  <w:sz w:val="18"/>
                  <w:szCs w:val="18"/>
                </w:rPr>
                <w:t>-</w:t>
              </w:r>
            </w:ins>
          </w:p>
        </w:tc>
        <w:tc>
          <w:tcPr>
            <w:tcW w:w="5925" w:type="dxa"/>
            <w:vAlign w:val="center"/>
          </w:tcPr>
          <w:p w14:paraId="21CAE935" w14:textId="0829D4FF" w:rsidR="00B92617" w:rsidRPr="009063C9" w:rsidRDefault="00B92617" w:rsidP="00B92617">
            <w:pPr>
              <w:snapToGrid w:val="0"/>
              <w:spacing w:before="60" w:after="60" w:line="240" w:lineRule="auto"/>
              <w:jc w:val="left"/>
              <w:rPr>
                <w:ins w:id="4007" w:author="Greenblue" w:date="2024-02-13T20:47:00Z"/>
                <w:sz w:val="18"/>
                <w:szCs w:val="18"/>
              </w:rPr>
            </w:pPr>
            <w:ins w:id="4008" w:author="Greenblue" w:date="2024-02-13T20:47:00Z">
              <w:r w:rsidRPr="009063C9">
                <w:rPr>
                  <w:sz w:val="18"/>
                  <w:szCs w:val="18"/>
                </w:rPr>
                <w:t>-</w:t>
              </w:r>
            </w:ins>
          </w:p>
        </w:tc>
      </w:tr>
      <w:tr w:rsidR="00B92617" w:rsidRPr="009063C9" w14:paraId="2E462F9C" w14:textId="77777777" w:rsidTr="00175CD1">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009" w:author="Greenblue" w:date="2024-02-13T20:47: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cantSplit/>
          <w:ins w:id="4010" w:author="Greenblue" w:date="2024-02-13T20:47:00Z"/>
          <w:trPrChange w:id="4011" w:author="Greenblue" w:date="2024-02-13T20:47:00Z">
            <w:trPr>
              <w:cantSplit/>
            </w:trPr>
          </w:trPrChange>
        </w:trPr>
        <w:tc>
          <w:tcPr>
            <w:tcW w:w="3034" w:type="dxa"/>
            <w:vAlign w:val="center"/>
            <w:tcPrChange w:id="4012" w:author="Greenblue" w:date="2024-02-13T20:47:00Z">
              <w:tcPr>
                <w:tcW w:w="3034" w:type="dxa"/>
                <w:vAlign w:val="center"/>
              </w:tcPr>
            </w:tcPrChange>
          </w:tcPr>
          <w:p w14:paraId="6C5724D9" w14:textId="47DCE1C0" w:rsidR="00B92617" w:rsidRPr="009063C9" w:rsidRDefault="00B92617" w:rsidP="00B92617">
            <w:pPr>
              <w:snapToGrid w:val="0"/>
              <w:spacing w:before="60" w:after="60" w:line="240" w:lineRule="auto"/>
              <w:jc w:val="left"/>
              <w:rPr>
                <w:ins w:id="4013" w:author="Greenblue" w:date="2024-02-13T20:47:00Z"/>
                <w:sz w:val="18"/>
                <w:szCs w:val="18"/>
              </w:rPr>
            </w:pPr>
            <w:ins w:id="4014" w:author="Greenblue" w:date="2024-02-13T20:47:00Z">
              <w:r w:rsidRPr="009063C9">
                <w:rPr>
                  <w:sz w:val="18"/>
                  <w:szCs w:val="18"/>
                </w:rPr>
                <w:t>ISO/IEC 8211</w:t>
              </w:r>
            </w:ins>
          </w:p>
        </w:tc>
        <w:tc>
          <w:tcPr>
            <w:tcW w:w="3420" w:type="dxa"/>
            <w:tcPrChange w:id="4015" w:author="Greenblue" w:date="2024-02-13T20:47:00Z">
              <w:tcPr>
                <w:tcW w:w="3420" w:type="dxa"/>
                <w:vAlign w:val="center"/>
              </w:tcPr>
            </w:tcPrChange>
          </w:tcPr>
          <w:p w14:paraId="662D8327" w14:textId="7FCD558B" w:rsidR="00B92617" w:rsidRPr="009063C9" w:rsidRDefault="00B92617" w:rsidP="00B92617">
            <w:pPr>
              <w:snapToGrid w:val="0"/>
              <w:spacing w:before="60" w:after="60" w:line="240" w:lineRule="auto"/>
              <w:jc w:val="left"/>
              <w:rPr>
                <w:ins w:id="4016" w:author="Greenblue" w:date="2024-02-13T20:47:00Z"/>
                <w:sz w:val="18"/>
                <w:szCs w:val="18"/>
              </w:rPr>
            </w:pPr>
            <w:ins w:id="4017" w:author="Greenblue" w:date="2024-02-13T20:47:00Z">
              <w:r w:rsidRPr="009063C9">
                <w:rPr>
                  <w:sz w:val="18"/>
                  <w:szCs w:val="18"/>
                </w:rPr>
                <w:t>The ISO/IEC 8211 data format as defined in Part 10a</w:t>
              </w:r>
            </w:ins>
          </w:p>
        </w:tc>
        <w:tc>
          <w:tcPr>
            <w:tcW w:w="804" w:type="dxa"/>
            <w:vAlign w:val="center"/>
            <w:tcPrChange w:id="4018" w:author="Greenblue" w:date="2024-02-13T20:47:00Z">
              <w:tcPr>
                <w:tcW w:w="804" w:type="dxa"/>
                <w:vAlign w:val="center"/>
              </w:tcPr>
            </w:tcPrChange>
          </w:tcPr>
          <w:p w14:paraId="7B0D65C7" w14:textId="06872BC0" w:rsidR="00B92617" w:rsidRPr="009063C9" w:rsidRDefault="00B92617" w:rsidP="00B92617">
            <w:pPr>
              <w:snapToGrid w:val="0"/>
              <w:spacing w:before="60" w:after="60" w:line="240" w:lineRule="auto"/>
              <w:jc w:val="center"/>
              <w:rPr>
                <w:ins w:id="4019" w:author="Greenblue" w:date="2024-02-13T20:47:00Z"/>
                <w:sz w:val="18"/>
                <w:szCs w:val="18"/>
              </w:rPr>
            </w:pPr>
            <w:ins w:id="4020" w:author="Greenblue" w:date="2024-02-13T20:47:00Z">
              <w:del w:id="4021" w:author="USER" w:date="2024-03-22T20:27:00Z">
                <w:r w:rsidRPr="009063C9" w:rsidDel="005D09CF">
                  <w:rPr>
                    <w:sz w:val="18"/>
                    <w:szCs w:val="18"/>
                  </w:rPr>
                  <w:delText>-</w:delText>
                </w:r>
              </w:del>
            </w:ins>
            <w:ins w:id="4022" w:author="USER" w:date="2024-03-22T20:27:00Z">
              <w:r w:rsidR="005D09CF">
                <w:rPr>
                  <w:sz w:val="18"/>
                  <w:szCs w:val="18"/>
                </w:rPr>
                <w:t>1</w:t>
              </w:r>
            </w:ins>
          </w:p>
        </w:tc>
        <w:tc>
          <w:tcPr>
            <w:tcW w:w="5925" w:type="dxa"/>
            <w:vAlign w:val="center"/>
            <w:tcPrChange w:id="4023" w:author="Greenblue" w:date="2024-02-13T20:47:00Z">
              <w:tcPr>
                <w:tcW w:w="5925" w:type="dxa"/>
                <w:vAlign w:val="center"/>
              </w:tcPr>
            </w:tcPrChange>
          </w:tcPr>
          <w:p w14:paraId="4C0671BD" w14:textId="553BD8B6" w:rsidR="00B92617" w:rsidRPr="009063C9" w:rsidRDefault="00B92617" w:rsidP="00B92617">
            <w:pPr>
              <w:snapToGrid w:val="0"/>
              <w:spacing w:before="60" w:after="60" w:line="240" w:lineRule="auto"/>
              <w:jc w:val="left"/>
              <w:rPr>
                <w:ins w:id="4024" w:author="Greenblue" w:date="2024-02-13T20:47:00Z"/>
                <w:sz w:val="18"/>
                <w:szCs w:val="18"/>
              </w:rPr>
            </w:pPr>
            <w:ins w:id="4025" w:author="Greenblue" w:date="2024-02-13T20:47:00Z">
              <w:r w:rsidRPr="009063C9">
                <w:rPr>
                  <w:sz w:val="18"/>
                  <w:szCs w:val="18"/>
                </w:rPr>
                <w:t>-</w:t>
              </w:r>
            </w:ins>
          </w:p>
        </w:tc>
      </w:tr>
      <w:tr w:rsidR="00B92617" w:rsidRPr="009063C9" w14:paraId="75CBD7E3" w14:textId="77777777" w:rsidTr="00175CD1">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026" w:author="Greenblue" w:date="2024-02-13T20:47: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cantSplit/>
          <w:ins w:id="4027" w:author="Greenblue" w:date="2024-02-13T20:47:00Z"/>
          <w:trPrChange w:id="4028" w:author="Greenblue" w:date="2024-02-13T20:47:00Z">
            <w:trPr>
              <w:cantSplit/>
            </w:trPr>
          </w:trPrChange>
        </w:trPr>
        <w:tc>
          <w:tcPr>
            <w:tcW w:w="3034" w:type="dxa"/>
            <w:vAlign w:val="center"/>
            <w:tcPrChange w:id="4029" w:author="Greenblue" w:date="2024-02-13T20:47:00Z">
              <w:tcPr>
                <w:tcW w:w="3034" w:type="dxa"/>
                <w:vAlign w:val="center"/>
              </w:tcPr>
            </w:tcPrChange>
          </w:tcPr>
          <w:p w14:paraId="4146FC0F" w14:textId="73F58F7D" w:rsidR="00B92617" w:rsidRPr="009063C9" w:rsidRDefault="00B92617" w:rsidP="00B92617">
            <w:pPr>
              <w:snapToGrid w:val="0"/>
              <w:spacing w:before="60" w:after="60" w:line="240" w:lineRule="auto"/>
              <w:jc w:val="left"/>
              <w:rPr>
                <w:ins w:id="4030" w:author="Greenblue" w:date="2024-02-13T20:47:00Z"/>
                <w:sz w:val="18"/>
                <w:szCs w:val="18"/>
              </w:rPr>
            </w:pPr>
            <w:ins w:id="4031" w:author="Greenblue" w:date="2024-02-13T20:47:00Z">
              <w:r w:rsidRPr="009063C9">
                <w:rPr>
                  <w:sz w:val="18"/>
                  <w:szCs w:val="18"/>
                </w:rPr>
                <w:t>GML</w:t>
              </w:r>
            </w:ins>
          </w:p>
        </w:tc>
        <w:tc>
          <w:tcPr>
            <w:tcW w:w="3420" w:type="dxa"/>
            <w:tcPrChange w:id="4032" w:author="Greenblue" w:date="2024-02-13T20:47:00Z">
              <w:tcPr>
                <w:tcW w:w="3420" w:type="dxa"/>
                <w:vAlign w:val="center"/>
              </w:tcPr>
            </w:tcPrChange>
          </w:tcPr>
          <w:p w14:paraId="5B40ABE1" w14:textId="2E8E924A" w:rsidR="00B92617" w:rsidRPr="009063C9" w:rsidRDefault="00B92617" w:rsidP="00B92617">
            <w:pPr>
              <w:snapToGrid w:val="0"/>
              <w:spacing w:before="60" w:after="60" w:line="240" w:lineRule="auto"/>
              <w:jc w:val="left"/>
              <w:rPr>
                <w:ins w:id="4033" w:author="Greenblue" w:date="2024-02-13T20:47:00Z"/>
                <w:sz w:val="18"/>
                <w:szCs w:val="18"/>
              </w:rPr>
            </w:pPr>
            <w:ins w:id="4034" w:author="Greenblue" w:date="2024-02-13T20:47:00Z">
              <w:r w:rsidRPr="009063C9">
                <w:rPr>
                  <w:sz w:val="18"/>
                  <w:szCs w:val="18"/>
                </w:rPr>
                <w:t>The GML data format as defined in Part 10b</w:t>
              </w:r>
            </w:ins>
          </w:p>
        </w:tc>
        <w:tc>
          <w:tcPr>
            <w:tcW w:w="804" w:type="dxa"/>
            <w:vAlign w:val="center"/>
            <w:tcPrChange w:id="4035" w:author="Greenblue" w:date="2024-02-13T20:47:00Z">
              <w:tcPr>
                <w:tcW w:w="804" w:type="dxa"/>
                <w:vAlign w:val="center"/>
              </w:tcPr>
            </w:tcPrChange>
          </w:tcPr>
          <w:p w14:paraId="5B0ECE2C" w14:textId="0AA60A11" w:rsidR="00B92617" w:rsidRPr="009063C9" w:rsidRDefault="005D09CF" w:rsidP="00B92617">
            <w:pPr>
              <w:snapToGrid w:val="0"/>
              <w:spacing w:before="60" w:after="60" w:line="240" w:lineRule="auto"/>
              <w:jc w:val="center"/>
              <w:rPr>
                <w:ins w:id="4036" w:author="Greenblue" w:date="2024-02-13T20:47:00Z"/>
                <w:sz w:val="18"/>
                <w:szCs w:val="18"/>
              </w:rPr>
            </w:pPr>
            <w:ins w:id="4037" w:author="USER" w:date="2024-03-22T20:27:00Z">
              <w:r>
                <w:rPr>
                  <w:sz w:val="18"/>
                  <w:szCs w:val="18"/>
                </w:rPr>
                <w:t>2</w:t>
              </w:r>
            </w:ins>
            <w:ins w:id="4038" w:author="Greenblue" w:date="2024-02-13T20:47:00Z">
              <w:del w:id="4039" w:author="USER" w:date="2024-03-22T20:27:00Z">
                <w:r w:rsidR="00B92617" w:rsidRPr="009063C9" w:rsidDel="005D09CF">
                  <w:rPr>
                    <w:sz w:val="18"/>
                    <w:szCs w:val="18"/>
                  </w:rPr>
                  <w:delText>-</w:delText>
                </w:r>
              </w:del>
            </w:ins>
          </w:p>
        </w:tc>
        <w:tc>
          <w:tcPr>
            <w:tcW w:w="5925" w:type="dxa"/>
            <w:vAlign w:val="center"/>
            <w:tcPrChange w:id="4040" w:author="Greenblue" w:date="2024-02-13T20:47:00Z">
              <w:tcPr>
                <w:tcW w:w="5925" w:type="dxa"/>
                <w:vAlign w:val="center"/>
              </w:tcPr>
            </w:tcPrChange>
          </w:tcPr>
          <w:p w14:paraId="62085C5A" w14:textId="3EF31458" w:rsidR="00B92617" w:rsidRPr="009063C9" w:rsidRDefault="00B92617" w:rsidP="00B92617">
            <w:pPr>
              <w:snapToGrid w:val="0"/>
              <w:spacing w:before="60" w:after="60" w:line="240" w:lineRule="auto"/>
              <w:jc w:val="left"/>
              <w:rPr>
                <w:ins w:id="4041" w:author="Greenblue" w:date="2024-02-13T20:47:00Z"/>
                <w:sz w:val="18"/>
                <w:szCs w:val="18"/>
              </w:rPr>
            </w:pPr>
            <w:ins w:id="4042" w:author="Greenblue" w:date="2024-02-13T20:47:00Z">
              <w:r w:rsidRPr="009063C9">
                <w:rPr>
                  <w:sz w:val="18"/>
                  <w:szCs w:val="18"/>
                </w:rPr>
                <w:t>-</w:t>
              </w:r>
            </w:ins>
          </w:p>
        </w:tc>
      </w:tr>
      <w:tr w:rsidR="00B92617" w:rsidRPr="009063C9" w14:paraId="434B4FA6" w14:textId="77777777" w:rsidTr="00175CD1">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043" w:author="Greenblue" w:date="2024-02-13T20:47: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cantSplit/>
          <w:ins w:id="4044" w:author="Greenblue" w:date="2024-02-13T20:47:00Z"/>
          <w:trPrChange w:id="4045" w:author="Greenblue" w:date="2024-02-13T20:47:00Z">
            <w:trPr>
              <w:cantSplit/>
            </w:trPr>
          </w:trPrChange>
        </w:trPr>
        <w:tc>
          <w:tcPr>
            <w:tcW w:w="3034" w:type="dxa"/>
            <w:vAlign w:val="center"/>
            <w:tcPrChange w:id="4046" w:author="Greenblue" w:date="2024-02-13T20:47:00Z">
              <w:tcPr>
                <w:tcW w:w="3034" w:type="dxa"/>
                <w:vAlign w:val="center"/>
              </w:tcPr>
            </w:tcPrChange>
          </w:tcPr>
          <w:p w14:paraId="5B0DFD51" w14:textId="0E6049EA" w:rsidR="00B92617" w:rsidRPr="009063C9" w:rsidRDefault="00B92617" w:rsidP="00B92617">
            <w:pPr>
              <w:snapToGrid w:val="0"/>
              <w:spacing w:before="60" w:after="60" w:line="240" w:lineRule="auto"/>
              <w:jc w:val="left"/>
              <w:rPr>
                <w:ins w:id="4047" w:author="Greenblue" w:date="2024-02-13T20:47:00Z"/>
                <w:sz w:val="18"/>
                <w:szCs w:val="18"/>
              </w:rPr>
            </w:pPr>
            <w:ins w:id="4048" w:author="Greenblue" w:date="2024-02-13T20:47:00Z">
              <w:r w:rsidRPr="009063C9">
                <w:rPr>
                  <w:sz w:val="18"/>
                  <w:szCs w:val="18"/>
                </w:rPr>
                <w:t>HDF5</w:t>
              </w:r>
            </w:ins>
          </w:p>
        </w:tc>
        <w:tc>
          <w:tcPr>
            <w:tcW w:w="3420" w:type="dxa"/>
            <w:tcPrChange w:id="4049" w:author="Greenblue" w:date="2024-02-13T20:47:00Z">
              <w:tcPr>
                <w:tcW w:w="3420" w:type="dxa"/>
                <w:vAlign w:val="center"/>
              </w:tcPr>
            </w:tcPrChange>
          </w:tcPr>
          <w:p w14:paraId="42BBF9BF" w14:textId="1F005699" w:rsidR="00B92617" w:rsidRPr="009063C9" w:rsidRDefault="00B92617" w:rsidP="00B92617">
            <w:pPr>
              <w:snapToGrid w:val="0"/>
              <w:spacing w:before="60" w:after="60" w:line="240" w:lineRule="auto"/>
              <w:jc w:val="left"/>
              <w:rPr>
                <w:ins w:id="4050" w:author="Greenblue" w:date="2024-02-13T20:47:00Z"/>
                <w:sz w:val="18"/>
                <w:szCs w:val="18"/>
              </w:rPr>
            </w:pPr>
            <w:ins w:id="4051" w:author="Greenblue" w:date="2024-02-13T20:47:00Z">
              <w:r w:rsidRPr="009063C9">
                <w:rPr>
                  <w:sz w:val="18"/>
                  <w:szCs w:val="18"/>
                </w:rPr>
                <w:t>The HDF5 data format as defined in Part 10c</w:t>
              </w:r>
            </w:ins>
          </w:p>
        </w:tc>
        <w:tc>
          <w:tcPr>
            <w:tcW w:w="804" w:type="dxa"/>
            <w:vAlign w:val="center"/>
            <w:tcPrChange w:id="4052" w:author="Greenblue" w:date="2024-02-13T20:47:00Z">
              <w:tcPr>
                <w:tcW w:w="804" w:type="dxa"/>
                <w:vAlign w:val="center"/>
              </w:tcPr>
            </w:tcPrChange>
          </w:tcPr>
          <w:p w14:paraId="4068EEC0" w14:textId="1EDCF330" w:rsidR="00B92617" w:rsidRPr="009063C9" w:rsidRDefault="005D09CF" w:rsidP="00B92617">
            <w:pPr>
              <w:snapToGrid w:val="0"/>
              <w:spacing w:before="60" w:after="60" w:line="240" w:lineRule="auto"/>
              <w:jc w:val="center"/>
              <w:rPr>
                <w:ins w:id="4053" w:author="Greenblue" w:date="2024-02-13T20:47:00Z"/>
                <w:sz w:val="18"/>
                <w:szCs w:val="18"/>
              </w:rPr>
            </w:pPr>
            <w:ins w:id="4054" w:author="USER" w:date="2024-03-22T20:27:00Z">
              <w:r>
                <w:rPr>
                  <w:sz w:val="18"/>
                  <w:szCs w:val="18"/>
                </w:rPr>
                <w:t>2</w:t>
              </w:r>
            </w:ins>
            <w:ins w:id="4055" w:author="Greenblue" w:date="2024-02-13T20:47:00Z">
              <w:del w:id="4056" w:author="USER" w:date="2024-03-22T20:27:00Z">
                <w:r w:rsidR="00B92617" w:rsidRPr="009063C9" w:rsidDel="005D09CF">
                  <w:rPr>
                    <w:sz w:val="18"/>
                    <w:szCs w:val="18"/>
                  </w:rPr>
                  <w:delText>-</w:delText>
                </w:r>
              </w:del>
            </w:ins>
          </w:p>
        </w:tc>
        <w:tc>
          <w:tcPr>
            <w:tcW w:w="5925" w:type="dxa"/>
            <w:vAlign w:val="center"/>
            <w:tcPrChange w:id="4057" w:author="Greenblue" w:date="2024-02-13T20:47:00Z">
              <w:tcPr>
                <w:tcW w:w="5925" w:type="dxa"/>
                <w:vAlign w:val="center"/>
              </w:tcPr>
            </w:tcPrChange>
          </w:tcPr>
          <w:p w14:paraId="149C17D7" w14:textId="04F52E1A" w:rsidR="00B92617" w:rsidRPr="009063C9" w:rsidRDefault="00B92617" w:rsidP="00B92617">
            <w:pPr>
              <w:snapToGrid w:val="0"/>
              <w:spacing w:before="60" w:after="60" w:line="240" w:lineRule="auto"/>
              <w:jc w:val="left"/>
              <w:rPr>
                <w:ins w:id="4058" w:author="Greenblue" w:date="2024-02-13T20:47:00Z"/>
                <w:sz w:val="18"/>
                <w:szCs w:val="18"/>
              </w:rPr>
            </w:pPr>
            <w:ins w:id="4059" w:author="Greenblue" w:date="2024-02-13T20:47:00Z">
              <w:r w:rsidRPr="009063C9">
                <w:rPr>
                  <w:sz w:val="18"/>
                  <w:szCs w:val="18"/>
                </w:rPr>
                <w:t>-</w:t>
              </w:r>
            </w:ins>
          </w:p>
        </w:tc>
      </w:tr>
      <w:tr w:rsidR="00B92617" w:rsidRPr="009063C9" w14:paraId="047455FE" w14:textId="77777777" w:rsidTr="00175CD1">
        <w:trPr>
          <w:cantSplit/>
          <w:ins w:id="4060" w:author="Greenblue" w:date="2024-02-13T20:47:00Z"/>
        </w:trPr>
        <w:tc>
          <w:tcPr>
            <w:tcW w:w="3034" w:type="dxa"/>
            <w:vAlign w:val="center"/>
          </w:tcPr>
          <w:p w14:paraId="2FF4757E" w14:textId="4CF65E81" w:rsidR="00B92617" w:rsidRPr="009063C9" w:rsidRDefault="00B92617" w:rsidP="00B92617">
            <w:pPr>
              <w:snapToGrid w:val="0"/>
              <w:spacing w:before="60" w:after="60" w:line="240" w:lineRule="auto"/>
              <w:jc w:val="left"/>
              <w:rPr>
                <w:ins w:id="4061" w:author="Greenblue" w:date="2024-02-13T20:47:00Z"/>
                <w:sz w:val="18"/>
                <w:szCs w:val="18"/>
              </w:rPr>
            </w:pPr>
            <w:ins w:id="4062" w:author="Greenblue" w:date="2024-02-13T20:47:00Z">
              <w:r w:rsidRPr="009063C9">
                <w:rPr>
                  <w:sz w:val="18"/>
                  <w:szCs w:val="18"/>
                </w:rPr>
                <w:t>undefined</w:t>
              </w:r>
            </w:ins>
          </w:p>
        </w:tc>
        <w:tc>
          <w:tcPr>
            <w:tcW w:w="3420" w:type="dxa"/>
            <w:vAlign w:val="center"/>
          </w:tcPr>
          <w:p w14:paraId="504C3FAF" w14:textId="22946A82" w:rsidR="00B92617" w:rsidRPr="009063C9" w:rsidRDefault="00B92617" w:rsidP="00B92617">
            <w:pPr>
              <w:snapToGrid w:val="0"/>
              <w:spacing w:before="60" w:after="60" w:line="240" w:lineRule="auto"/>
              <w:jc w:val="left"/>
              <w:rPr>
                <w:ins w:id="4063" w:author="Greenblue" w:date="2024-02-13T20:47:00Z"/>
                <w:sz w:val="18"/>
                <w:szCs w:val="18"/>
              </w:rPr>
            </w:pPr>
            <w:ins w:id="4064" w:author="Greenblue" w:date="2024-02-13T20:47:00Z">
              <w:r w:rsidRPr="009063C9">
                <w:rPr>
                  <w:sz w:val="18"/>
                  <w:szCs w:val="18"/>
                </w:rPr>
                <w:t>The encoding is defined in the Product Specification</w:t>
              </w:r>
            </w:ins>
          </w:p>
        </w:tc>
        <w:tc>
          <w:tcPr>
            <w:tcW w:w="804" w:type="dxa"/>
            <w:vAlign w:val="center"/>
          </w:tcPr>
          <w:p w14:paraId="18340DCB" w14:textId="552E6B4F" w:rsidR="00B92617" w:rsidRPr="009063C9" w:rsidRDefault="005D09CF" w:rsidP="00B92617">
            <w:pPr>
              <w:snapToGrid w:val="0"/>
              <w:spacing w:before="60" w:after="60" w:line="240" w:lineRule="auto"/>
              <w:jc w:val="center"/>
              <w:rPr>
                <w:ins w:id="4065" w:author="Greenblue" w:date="2024-02-13T20:47:00Z"/>
                <w:sz w:val="18"/>
                <w:szCs w:val="18"/>
              </w:rPr>
            </w:pPr>
            <w:ins w:id="4066" w:author="USER" w:date="2024-03-22T20:27:00Z">
              <w:r>
                <w:rPr>
                  <w:sz w:val="18"/>
                  <w:szCs w:val="18"/>
                </w:rPr>
                <w:t>100</w:t>
              </w:r>
            </w:ins>
            <w:ins w:id="4067" w:author="Greenblue" w:date="2024-02-13T20:47:00Z">
              <w:del w:id="4068" w:author="USER" w:date="2024-03-22T20:27:00Z">
                <w:r w:rsidR="00B92617" w:rsidRPr="009063C9" w:rsidDel="005D09CF">
                  <w:rPr>
                    <w:sz w:val="18"/>
                    <w:szCs w:val="18"/>
                  </w:rPr>
                  <w:delText>-</w:delText>
                </w:r>
              </w:del>
            </w:ins>
          </w:p>
        </w:tc>
        <w:tc>
          <w:tcPr>
            <w:tcW w:w="5925" w:type="dxa"/>
            <w:vAlign w:val="center"/>
          </w:tcPr>
          <w:p w14:paraId="2001E9D5" w14:textId="0F2A5063" w:rsidR="00B92617" w:rsidRPr="009063C9" w:rsidRDefault="00B92617" w:rsidP="00B92617">
            <w:pPr>
              <w:snapToGrid w:val="0"/>
              <w:spacing w:before="60" w:after="60" w:line="240" w:lineRule="auto"/>
              <w:jc w:val="left"/>
              <w:rPr>
                <w:ins w:id="4069" w:author="Greenblue" w:date="2024-02-13T20:47:00Z"/>
                <w:sz w:val="18"/>
                <w:szCs w:val="18"/>
              </w:rPr>
            </w:pPr>
            <w:ins w:id="4070" w:author="Greenblue" w:date="2024-02-13T20:47:00Z">
              <w:r w:rsidRPr="009063C9">
                <w:rPr>
                  <w:sz w:val="18"/>
                  <w:szCs w:val="18"/>
                </w:rPr>
                <w:t>Use product specification specific encoding means the data product and product specification is not intended for an IHO S-100 compliant system</w:t>
              </w:r>
            </w:ins>
          </w:p>
        </w:tc>
      </w:tr>
    </w:tbl>
    <w:p w14:paraId="4E0A5187" w14:textId="1608E772" w:rsidR="0045468E" w:rsidRDefault="0045468E">
      <w:pPr>
        <w:spacing w:after="0" w:line="240" w:lineRule="auto"/>
        <w:jc w:val="left"/>
        <w:rPr>
          <w:rFonts w:eastAsia="맑은 고딕"/>
        </w:rPr>
      </w:pPr>
    </w:p>
    <w:p w14:paraId="794132BA" w14:textId="2FC66E48" w:rsidR="00B413FE" w:rsidRPr="009063C9" w:rsidDel="004C1EB7" w:rsidRDefault="00B413FE">
      <w:pPr>
        <w:pStyle w:val="41"/>
        <w:rPr>
          <w:del w:id="4071" w:author="Greenblue" w:date="2024-02-15T20:07:00Z"/>
        </w:rPr>
        <w:pPrChange w:id="4072" w:author="Greenblue" w:date="2024-02-13T20:26:00Z">
          <w:pPr>
            <w:pStyle w:val="30"/>
            <w:spacing w:before="120" w:after="120" w:line="240" w:lineRule="auto"/>
            <w:ind w:left="8292" w:right="200" w:hanging="8092"/>
          </w:pPr>
        </w:pPrChange>
      </w:pPr>
      <w:bookmarkStart w:id="4073" w:name="_Toc403560571"/>
      <w:bookmarkStart w:id="4074" w:name="_Toc152232619"/>
      <w:bookmarkEnd w:id="3987"/>
      <w:bookmarkEnd w:id="3988"/>
      <w:del w:id="4075" w:author="Greenblue" w:date="2024-02-15T20:07:00Z">
        <w:r w:rsidRPr="009063C9" w:rsidDel="004C1EB7">
          <w:delText>S100_ProductSpecification</w:delText>
        </w:r>
        <w:bookmarkEnd w:id="4073"/>
        <w:bookmarkEnd w:id="4074"/>
      </w:del>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4076" w:author="Greenblue" w:date="2024-02-13T20:42: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34"/>
        <w:gridCol w:w="3420"/>
        <w:gridCol w:w="804"/>
        <w:gridCol w:w="2436"/>
        <w:gridCol w:w="3489"/>
        <w:tblGridChange w:id="4077">
          <w:tblGrid>
            <w:gridCol w:w="3034"/>
            <w:gridCol w:w="3420"/>
            <w:gridCol w:w="804"/>
            <w:gridCol w:w="2436"/>
            <w:gridCol w:w="3489"/>
          </w:tblGrid>
        </w:tblGridChange>
      </w:tblGrid>
      <w:tr w:rsidR="00B413FE" w:rsidRPr="009063C9" w:rsidDel="004C1EB7" w14:paraId="6AAD35C0" w14:textId="3602219F" w:rsidTr="006073E9">
        <w:trPr>
          <w:cantSplit/>
          <w:del w:id="4078" w:author="Greenblue" w:date="2024-02-15T20:07:00Z"/>
          <w:trPrChange w:id="4079" w:author="Greenblue" w:date="2024-02-13T20:42:00Z">
            <w:trPr>
              <w:cantSplit/>
            </w:trPr>
          </w:trPrChange>
        </w:trPr>
        <w:tc>
          <w:tcPr>
            <w:tcW w:w="3034" w:type="dxa"/>
            <w:shd w:val="clear" w:color="auto" w:fill="E7E6E6"/>
            <w:vAlign w:val="center"/>
            <w:tcPrChange w:id="4080" w:author="Greenblue" w:date="2024-02-13T20:42:00Z">
              <w:tcPr>
                <w:tcW w:w="3034" w:type="dxa"/>
                <w:vAlign w:val="center"/>
              </w:tcPr>
            </w:tcPrChange>
          </w:tcPr>
          <w:p w14:paraId="5543F5B1" w14:textId="6A81925A" w:rsidR="00B413FE" w:rsidRPr="009063C9" w:rsidDel="004C1EB7" w:rsidRDefault="00B413FE" w:rsidP="00A63413">
            <w:pPr>
              <w:snapToGrid w:val="0"/>
              <w:spacing w:before="60" w:after="60" w:line="240" w:lineRule="auto"/>
              <w:jc w:val="left"/>
              <w:rPr>
                <w:del w:id="4081" w:author="Greenblue" w:date="2024-02-15T20:07:00Z"/>
                <w:b/>
                <w:sz w:val="18"/>
                <w:szCs w:val="18"/>
              </w:rPr>
            </w:pPr>
            <w:del w:id="4082" w:author="Greenblue" w:date="2024-02-15T20:07:00Z">
              <w:r w:rsidRPr="009063C9" w:rsidDel="004C1EB7">
                <w:rPr>
                  <w:b/>
                  <w:sz w:val="18"/>
                  <w:szCs w:val="18"/>
                </w:rPr>
                <w:delText>Name</w:delText>
              </w:r>
            </w:del>
          </w:p>
        </w:tc>
        <w:tc>
          <w:tcPr>
            <w:tcW w:w="3420" w:type="dxa"/>
            <w:shd w:val="clear" w:color="auto" w:fill="E7E6E6"/>
            <w:vAlign w:val="center"/>
            <w:tcPrChange w:id="4083" w:author="Greenblue" w:date="2024-02-13T20:42:00Z">
              <w:tcPr>
                <w:tcW w:w="3420" w:type="dxa"/>
                <w:vAlign w:val="center"/>
              </w:tcPr>
            </w:tcPrChange>
          </w:tcPr>
          <w:p w14:paraId="2B356556" w14:textId="07D86A81" w:rsidR="00B413FE" w:rsidRPr="009063C9" w:rsidDel="004C1EB7" w:rsidRDefault="00B413FE" w:rsidP="00A63413">
            <w:pPr>
              <w:snapToGrid w:val="0"/>
              <w:spacing w:before="60" w:after="60" w:line="240" w:lineRule="auto"/>
              <w:jc w:val="left"/>
              <w:rPr>
                <w:del w:id="4084" w:author="Greenblue" w:date="2024-02-15T20:07:00Z"/>
                <w:b/>
                <w:sz w:val="18"/>
                <w:szCs w:val="18"/>
              </w:rPr>
            </w:pPr>
            <w:del w:id="4085" w:author="Greenblue" w:date="2024-02-15T20:07:00Z">
              <w:r w:rsidRPr="009063C9" w:rsidDel="004C1EB7">
                <w:rPr>
                  <w:b/>
                  <w:sz w:val="18"/>
                  <w:szCs w:val="18"/>
                </w:rPr>
                <w:delText>Description</w:delText>
              </w:r>
            </w:del>
          </w:p>
        </w:tc>
        <w:tc>
          <w:tcPr>
            <w:tcW w:w="804" w:type="dxa"/>
            <w:shd w:val="clear" w:color="auto" w:fill="E7E6E6"/>
            <w:vAlign w:val="center"/>
            <w:tcPrChange w:id="4086" w:author="Greenblue" w:date="2024-02-13T20:42:00Z">
              <w:tcPr>
                <w:tcW w:w="804" w:type="dxa"/>
                <w:vAlign w:val="center"/>
              </w:tcPr>
            </w:tcPrChange>
          </w:tcPr>
          <w:p w14:paraId="3A7D6C82" w14:textId="147A883E" w:rsidR="00B413FE" w:rsidRPr="009063C9" w:rsidDel="004C1EB7" w:rsidRDefault="00B413FE" w:rsidP="00A63413">
            <w:pPr>
              <w:snapToGrid w:val="0"/>
              <w:spacing w:before="60" w:after="60" w:line="240" w:lineRule="auto"/>
              <w:jc w:val="center"/>
              <w:rPr>
                <w:del w:id="4087" w:author="Greenblue" w:date="2024-02-15T20:07:00Z"/>
                <w:b/>
                <w:sz w:val="18"/>
                <w:szCs w:val="18"/>
              </w:rPr>
            </w:pPr>
            <w:del w:id="4088" w:author="Greenblue" w:date="2024-02-15T20:07:00Z">
              <w:r w:rsidRPr="009063C9" w:rsidDel="004C1EB7">
                <w:rPr>
                  <w:b/>
                  <w:sz w:val="18"/>
                  <w:szCs w:val="18"/>
                </w:rPr>
                <w:delText>Mult</w:delText>
              </w:r>
            </w:del>
          </w:p>
        </w:tc>
        <w:tc>
          <w:tcPr>
            <w:tcW w:w="2436" w:type="dxa"/>
            <w:shd w:val="clear" w:color="auto" w:fill="E7E6E6"/>
            <w:vAlign w:val="center"/>
            <w:tcPrChange w:id="4089" w:author="Greenblue" w:date="2024-02-13T20:42:00Z">
              <w:tcPr>
                <w:tcW w:w="2436" w:type="dxa"/>
                <w:vAlign w:val="center"/>
              </w:tcPr>
            </w:tcPrChange>
          </w:tcPr>
          <w:p w14:paraId="78B89003" w14:textId="3BC980E6" w:rsidR="00B413FE" w:rsidRPr="009063C9" w:rsidDel="004C1EB7" w:rsidRDefault="00B413FE" w:rsidP="00A63413">
            <w:pPr>
              <w:snapToGrid w:val="0"/>
              <w:spacing w:before="60" w:after="60" w:line="240" w:lineRule="auto"/>
              <w:jc w:val="left"/>
              <w:rPr>
                <w:del w:id="4090" w:author="Greenblue" w:date="2024-02-15T20:07:00Z"/>
                <w:b/>
                <w:sz w:val="18"/>
                <w:szCs w:val="18"/>
              </w:rPr>
            </w:pPr>
            <w:del w:id="4091" w:author="Greenblue" w:date="2024-02-15T20:07:00Z">
              <w:r w:rsidRPr="009063C9" w:rsidDel="004C1EB7">
                <w:rPr>
                  <w:b/>
                  <w:sz w:val="18"/>
                  <w:szCs w:val="18"/>
                </w:rPr>
                <w:delText>Type</w:delText>
              </w:r>
            </w:del>
          </w:p>
        </w:tc>
        <w:tc>
          <w:tcPr>
            <w:tcW w:w="3489" w:type="dxa"/>
            <w:shd w:val="clear" w:color="auto" w:fill="E7E6E6"/>
            <w:vAlign w:val="center"/>
            <w:tcPrChange w:id="4092" w:author="Greenblue" w:date="2024-02-13T20:42:00Z">
              <w:tcPr>
                <w:tcW w:w="3489" w:type="dxa"/>
                <w:vAlign w:val="center"/>
              </w:tcPr>
            </w:tcPrChange>
          </w:tcPr>
          <w:p w14:paraId="5B79CCA8" w14:textId="3C62D13F" w:rsidR="00B413FE" w:rsidRPr="009063C9" w:rsidDel="004C1EB7" w:rsidRDefault="00B413FE" w:rsidP="00A63413">
            <w:pPr>
              <w:snapToGrid w:val="0"/>
              <w:spacing w:before="60" w:after="60" w:line="240" w:lineRule="auto"/>
              <w:jc w:val="left"/>
              <w:rPr>
                <w:del w:id="4093" w:author="Greenblue" w:date="2024-02-15T20:07:00Z"/>
                <w:b/>
                <w:sz w:val="18"/>
                <w:szCs w:val="18"/>
              </w:rPr>
            </w:pPr>
            <w:del w:id="4094" w:author="Greenblue" w:date="2024-02-15T20:07:00Z">
              <w:r w:rsidRPr="009063C9" w:rsidDel="004C1EB7">
                <w:rPr>
                  <w:b/>
                  <w:sz w:val="18"/>
                  <w:szCs w:val="18"/>
                </w:rPr>
                <w:delText>Remarks</w:delText>
              </w:r>
            </w:del>
          </w:p>
        </w:tc>
      </w:tr>
      <w:tr w:rsidR="00B413FE" w:rsidRPr="009063C9" w:rsidDel="004C1EB7" w14:paraId="3D58C6F2" w14:textId="1F40E15A" w:rsidTr="003D073E">
        <w:trPr>
          <w:cantSplit/>
          <w:del w:id="4095" w:author="Greenblue" w:date="2024-02-15T20:07:00Z"/>
        </w:trPr>
        <w:tc>
          <w:tcPr>
            <w:tcW w:w="3034" w:type="dxa"/>
            <w:vAlign w:val="center"/>
          </w:tcPr>
          <w:p w14:paraId="11F3F619" w14:textId="0AD0B266" w:rsidR="00B413FE" w:rsidRPr="009063C9" w:rsidDel="004C1EB7" w:rsidRDefault="00B413FE" w:rsidP="00A63413">
            <w:pPr>
              <w:snapToGrid w:val="0"/>
              <w:spacing w:before="60" w:after="60" w:line="240" w:lineRule="auto"/>
              <w:jc w:val="left"/>
              <w:rPr>
                <w:del w:id="4096" w:author="Greenblue" w:date="2024-02-15T20:07:00Z"/>
                <w:sz w:val="18"/>
                <w:szCs w:val="18"/>
              </w:rPr>
            </w:pPr>
            <w:del w:id="4097" w:author="Greenblue" w:date="2024-02-15T20:07:00Z">
              <w:r w:rsidRPr="009063C9" w:rsidDel="004C1EB7">
                <w:rPr>
                  <w:sz w:val="18"/>
                  <w:szCs w:val="18"/>
                </w:rPr>
                <w:delText>S100_ProductSpecification</w:delText>
              </w:r>
            </w:del>
          </w:p>
        </w:tc>
        <w:tc>
          <w:tcPr>
            <w:tcW w:w="3420" w:type="dxa"/>
            <w:vAlign w:val="center"/>
          </w:tcPr>
          <w:p w14:paraId="5734CD69" w14:textId="791F366A" w:rsidR="00B413FE" w:rsidRPr="009063C9" w:rsidDel="004C1EB7" w:rsidRDefault="00B413FE" w:rsidP="00A63413">
            <w:pPr>
              <w:snapToGrid w:val="0"/>
              <w:spacing w:before="60" w:after="60" w:line="240" w:lineRule="auto"/>
              <w:jc w:val="left"/>
              <w:rPr>
                <w:del w:id="4098" w:author="Greenblue" w:date="2024-02-15T20:07:00Z"/>
                <w:sz w:val="18"/>
                <w:szCs w:val="18"/>
              </w:rPr>
            </w:pPr>
            <w:del w:id="4099" w:author="Greenblue" w:date="2024-02-15T20:07:00Z">
              <w:r w:rsidRPr="009063C9" w:rsidDel="004C1EB7">
                <w:rPr>
                  <w:sz w:val="18"/>
                  <w:szCs w:val="18"/>
                </w:rPr>
                <w:delText>The Product Specification contains the information needed to build the specified product</w:delText>
              </w:r>
            </w:del>
          </w:p>
        </w:tc>
        <w:tc>
          <w:tcPr>
            <w:tcW w:w="804" w:type="dxa"/>
            <w:vAlign w:val="center"/>
          </w:tcPr>
          <w:p w14:paraId="1FB9150E" w14:textId="3D7775B2" w:rsidR="00B413FE" w:rsidRPr="009063C9" w:rsidDel="004C1EB7" w:rsidRDefault="00B413FE" w:rsidP="00A63413">
            <w:pPr>
              <w:snapToGrid w:val="0"/>
              <w:spacing w:before="60" w:after="60" w:line="240" w:lineRule="auto"/>
              <w:jc w:val="center"/>
              <w:rPr>
                <w:del w:id="4100" w:author="Greenblue" w:date="2024-02-15T20:07:00Z"/>
                <w:sz w:val="18"/>
                <w:szCs w:val="18"/>
              </w:rPr>
            </w:pPr>
            <w:del w:id="4101" w:author="Greenblue" w:date="2024-02-15T20:07:00Z">
              <w:r w:rsidRPr="009063C9" w:rsidDel="004C1EB7">
                <w:rPr>
                  <w:sz w:val="18"/>
                  <w:szCs w:val="18"/>
                </w:rPr>
                <w:delText>-</w:delText>
              </w:r>
            </w:del>
          </w:p>
        </w:tc>
        <w:tc>
          <w:tcPr>
            <w:tcW w:w="2436" w:type="dxa"/>
            <w:vAlign w:val="center"/>
          </w:tcPr>
          <w:p w14:paraId="1A6980BF" w14:textId="2AEB0ACD" w:rsidR="00B413FE" w:rsidRPr="009063C9" w:rsidDel="004C1EB7" w:rsidRDefault="00B413FE" w:rsidP="00A63413">
            <w:pPr>
              <w:snapToGrid w:val="0"/>
              <w:spacing w:before="60" w:after="60" w:line="240" w:lineRule="auto"/>
              <w:jc w:val="left"/>
              <w:rPr>
                <w:del w:id="4102" w:author="Greenblue" w:date="2024-02-15T20:07:00Z"/>
                <w:sz w:val="18"/>
                <w:szCs w:val="18"/>
              </w:rPr>
            </w:pPr>
            <w:del w:id="4103" w:author="Greenblue" w:date="2024-02-15T20:07:00Z">
              <w:r w:rsidRPr="009063C9" w:rsidDel="004C1EB7">
                <w:rPr>
                  <w:sz w:val="18"/>
                  <w:szCs w:val="18"/>
                </w:rPr>
                <w:delText>-</w:delText>
              </w:r>
            </w:del>
          </w:p>
        </w:tc>
        <w:tc>
          <w:tcPr>
            <w:tcW w:w="3489" w:type="dxa"/>
            <w:vAlign w:val="center"/>
          </w:tcPr>
          <w:p w14:paraId="5C7CDDE0" w14:textId="160A2BD9" w:rsidR="00B413FE" w:rsidRPr="009063C9" w:rsidDel="004C1EB7" w:rsidRDefault="00B413FE" w:rsidP="00A63413">
            <w:pPr>
              <w:snapToGrid w:val="0"/>
              <w:spacing w:before="60" w:after="60" w:line="240" w:lineRule="auto"/>
              <w:jc w:val="left"/>
              <w:rPr>
                <w:del w:id="4104" w:author="Greenblue" w:date="2024-02-15T20:07:00Z"/>
                <w:sz w:val="18"/>
                <w:szCs w:val="18"/>
              </w:rPr>
            </w:pPr>
            <w:del w:id="4105" w:author="Greenblue" w:date="2024-02-15T20:07:00Z">
              <w:r w:rsidRPr="009063C9" w:rsidDel="004C1EB7">
                <w:rPr>
                  <w:sz w:val="18"/>
                  <w:szCs w:val="18"/>
                </w:rPr>
                <w:delText>-</w:delText>
              </w:r>
            </w:del>
          </w:p>
        </w:tc>
      </w:tr>
      <w:tr w:rsidR="00B413FE" w:rsidRPr="009063C9" w:rsidDel="004C1EB7" w14:paraId="62BFF83B" w14:textId="2502B388" w:rsidTr="003D073E">
        <w:trPr>
          <w:cantSplit/>
          <w:del w:id="4106" w:author="Greenblue" w:date="2024-02-15T20:07:00Z"/>
        </w:trPr>
        <w:tc>
          <w:tcPr>
            <w:tcW w:w="3034" w:type="dxa"/>
            <w:vAlign w:val="center"/>
          </w:tcPr>
          <w:p w14:paraId="11D51353" w14:textId="1711F20B" w:rsidR="00B413FE" w:rsidRPr="009063C9" w:rsidDel="004C1EB7" w:rsidRDefault="00B413FE" w:rsidP="00A63413">
            <w:pPr>
              <w:snapToGrid w:val="0"/>
              <w:spacing w:before="60" w:after="60" w:line="240" w:lineRule="auto"/>
              <w:jc w:val="left"/>
              <w:rPr>
                <w:del w:id="4107" w:author="Greenblue" w:date="2024-02-15T20:07:00Z"/>
                <w:sz w:val="18"/>
                <w:szCs w:val="18"/>
              </w:rPr>
            </w:pPr>
            <w:del w:id="4108" w:author="Greenblue" w:date="2024-02-15T20:07:00Z">
              <w:r w:rsidRPr="009063C9" w:rsidDel="004C1EB7">
                <w:rPr>
                  <w:sz w:val="18"/>
                  <w:szCs w:val="18"/>
                </w:rPr>
                <w:delText>name</w:delText>
              </w:r>
            </w:del>
          </w:p>
        </w:tc>
        <w:tc>
          <w:tcPr>
            <w:tcW w:w="3420" w:type="dxa"/>
            <w:vAlign w:val="center"/>
          </w:tcPr>
          <w:p w14:paraId="36530FB9" w14:textId="267F5A40" w:rsidR="00B413FE" w:rsidRPr="009063C9" w:rsidDel="004C1EB7" w:rsidRDefault="00B413FE" w:rsidP="00A63413">
            <w:pPr>
              <w:snapToGrid w:val="0"/>
              <w:spacing w:before="60" w:after="60" w:line="240" w:lineRule="auto"/>
              <w:jc w:val="left"/>
              <w:rPr>
                <w:del w:id="4109" w:author="Greenblue" w:date="2024-02-15T20:07:00Z"/>
                <w:sz w:val="18"/>
                <w:szCs w:val="18"/>
              </w:rPr>
            </w:pPr>
            <w:del w:id="4110" w:author="Greenblue" w:date="2024-02-15T20:07:00Z">
              <w:r w:rsidRPr="009063C9" w:rsidDel="004C1EB7">
                <w:rPr>
                  <w:sz w:val="18"/>
                  <w:szCs w:val="18"/>
                </w:rPr>
                <w:delText>The name of the product specification used to create the datasets</w:delText>
              </w:r>
            </w:del>
          </w:p>
        </w:tc>
        <w:tc>
          <w:tcPr>
            <w:tcW w:w="804" w:type="dxa"/>
            <w:vAlign w:val="center"/>
          </w:tcPr>
          <w:p w14:paraId="2B8F0B5E" w14:textId="7EB6234F" w:rsidR="00B413FE" w:rsidRPr="009063C9" w:rsidDel="004C1EB7" w:rsidRDefault="00B413FE" w:rsidP="00A63413">
            <w:pPr>
              <w:snapToGrid w:val="0"/>
              <w:spacing w:before="60" w:after="60" w:line="240" w:lineRule="auto"/>
              <w:jc w:val="center"/>
              <w:rPr>
                <w:del w:id="4111" w:author="Greenblue" w:date="2024-02-15T20:07:00Z"/>
                <w:sz w:val="18"/>
                <w:szCs w:val="18"/>
              </w:rPr>
            </w:pPr>
            <w:del w:id="4112" w:author="Greenblue" w:date="2024-02-15T20:07:00Z">
              <w:r w:rsidRPr="009063C9" w:rsidDel="004C1EB7">
                <w:rPr>
                  <w:sz w:val="18"/>
                  <w:szCs w:val="18"/>
                </w:rPr>
                <w:delText>1</w:delText>
              </w:r>
            </w:del>
          </w:p>
        </w:tc>
        <w:tc>
          <w:tcPr>
            <w:tcW w:w="2436" w:type="dxa"/>
            <w:vAlign w:val="center"/>
          </w:tcPr>
          <w:p w14:paraId="29B3E2DA" w14:textId="2C759AA4" w:rsidR="00B413FE" w:rsidRPr="009063C9" w:rsidDel="004C1EB7" w:rsidRDefault="00B413FE" w:rsidP="00A63413">
            <w:pPr>
              <w:snapToGrid w:val="0"/>
              <w:spacing w:before="60" w:after="60" w:line="240" w:lineRule="auto"/>
              <w:jc w:val="left"/>
              <w:rPr>
                <w:del w:id="4113" w:author="Greenblue" w:date="2024-02-15T20:07:00Z"/>
                <w:sz w:val="18"/>
                <w:szCs w:val="18"/>
              </w:rPr>
            </w:pPr>
            <w:del w:id="4114" w:author="Greenblue" w:date="2024-02-15T20:07:00Z">
              <w:r w:rsidRPr="009063C9" w:rsidDel="004C1EB7">
                <w:rPr>
                  <w:sz w:val="18"/>
                  <w:szCs w:val="18"/>
                </w:rPr>
                <w:delText>CharacterString</w:delText>
              </w:r>
            </w:del>
          </w:p>
        </w:tc>
        <w:tc>
          <w:tcPr>
            <w:tcW w:w="3489" w:type="dxa"/>
            <w:vAlign w:val="center"/>
          </w:tcPr>
          <w:p w14:paraId="75128688" w14:textId="36BA52AE" w:rsidR="00B413FE" w:rsidRPr="009063C9" w:rsidDel="004C1EB7" w:rsidRDefault="00B413FE" w:rsidP="00A63413">
            <w:pPr>
              <w:snapToGrid w:val="0"/>
              <w:spacing w:before="60" w:after="60" w:line="240" w:lineRule="auto"/>
              <w:jc w:val="left"/>
              <w:rPr>
                <w:del w:id="4115" w:author="Greenblue" w:date="2024-02-15T20:07:00Z"/>
                <w:sz w:val="18"/>
                <w:szCs w:val="18"/>
              </w:rPr>
            </w:pPr>
          </w:p>
        </w:tc>
      </w:tr>
      <w:tr w:rsidR="00B413FE" w:rsidRPr="009063C9" w:rsidDel="004C1EB7" w14:paraId="054A6B7F" w14:textId="4FA23B8D" w:rsidTr="003D073E">
        <w:trPr>
          <w:cantSplit/>
          <w:del w:id="4116" w:author="Greenblue" w:date="2024-02-15T20:07:00Z"/>
        </w:trPr>
        <w:tc>
          <w:tcPr>
            <w:tcW w:w="3034" w:type="dxa"/>
            <w:vAlign w:val="center"/>
          </w:tcPr>
          <w:p w14:paraId="79A2CDC4" w14:textId="73AE2578" w:rsidR="00B413FE" w:rsidRPr="009063C9" w:rsidDel="004C1EB7" w:rsidRDefault="00B413FE" w:rsidP="00A63413">
            <w:pPr>
              <w:snapToGrid w:val="0"/>
              <w:spacing w:before="60" w:after="60" w:line="240" w:lineRule="auto"/>
              <w:jc w:val="left"/>
              <w:rPr>
                <w:del w:id="4117" w:author="Greenblue" w:date="2024-02-15T20:07:00Z"/>
                <w:sz w:val="18"/>
                <w:szCs w:val="18"/>
              </w:rPr>
            </w:pPr>
            <w:del w:id="4118" w:author="Greenblue" w:date="2024-02-15T20:07:00Z">
              <w:r w:rsidRPr="009063C9" w:rsidDel="004C1EB7">
                <w:rPr>
                  <w:sz w:val="18"/>
                  <w:szCs w:val="18"/>
                </w:rPr>
                <w:delText>version</w:delText>
              </w:r>
            </w:del>
          </w:p>
        </w:tc>
        <w:tc>
          <w:tcPr>
            <w:tcW w:w="3420" w:type="dxa"/>
            <w:vAlign w:val="center"/>
          </w:tcPr>
          <w:p w14:paraId="75BCCC57" w14:textId="7AE06E37" w:rsidR="00B413FE" w:rsidRPr="009063C9" w:rsidDel="004C1EB7" w:rsidRDefault="00B413FE" w:rsidP="00A63413">
            <w:pPr>
              <w:snapToGrid w:val="0"/>
              <w:spacing w:before="60" w:after="60" w:line="240" w:lineRule="auto"/>
              <w:jc w:val="left"/>
              <w:rPr>
                <w:del w:id="4119" w:author="Greenblue" w:date="2024-02-15T20:07:00Z"/>
                <w:sz w:val="18"/>
                <w:szCs w:val="18"/>
              </w:rPr>
            </w:pPr>
            <w:del w:id="4120" w:author="Greenblue" w:date="2024-02-15T20:07:00Z">
              <w:r w:rsidRPr="009063C9" w:rsidDel="004C1EB7">
                <w:rPr>
                  <w:sz w:val="18"/>
                  <w:szCs w:val="18"/>
                </w:rPr>
                <w:delText>The version number of the product specification</w:delText>
              </w:r>
            </w:del>
          </w:p>
        </w:tc>
        <w:tc>
          <w:tcPr>
            <w:tcW w:w="804" w:type="dxa"/>
            <w:vAlign w:val="center"/>
          </w:tcPr>
          <w:p w14:paraId="66F8146C" w14:textId="0EF13D7A" w:rsidR="00B413FE" w:rsidRPr="009063C9" w:rsidDel="004C1EB7" w:rsidRDefault="00B413FE" w:rsidP="00A63413">
            <w:pPr>
              <w:snapToGrid w:val="0"/>
              <w:spacing w:before="60" w:after="60" w:line="240" w:lineRule="auto"/>
              <w:jc w:val="center"/>
              <w:rPr>
                <w:del w:id="4121" w:author="Greenblue" w:date="2024-02-15T20:07:00Z"/>
                <w:sz w:val="18"/>
                <w:szCs w:val="18"/>
              </w:rPr>
            </w:pPr>
            <w:del w:id="4122" w:author="Greenblue" w:date="2024-02-15T20:07:00Z">
              <w:r w:rsidRPr="009063C9" w:rsidDel="004C1EB7">
                <w:rPr>
                  <w:sz w:val="18"/>
                  <w:szCs w:val="18"/>
                </w:rPr>
                <w:delText>1</w:delText>
              </w:r>
            </w:del>
          </w:p>
        </w:tc>
        <w:tc>
          <w:tcPr>
            <w:tcW w:w="2436" w:type="dxa"/>
            <w:vAlign w:val="center"/>
          </w:tcPr>
          <w:p w14:paraId="563465F3" w14:textId="57D030C9" w:rsidR="00B413FE" w:rsidRPr="009063C9" w:rsidDel="004C1EB7" w:rsidRDefault="00B413FE" w:rsidP="00A63413">
            <w:pPr>
              <w:snapToGrid w:val="0"/>
              <w:spacing w:before="60" w:after="60" w:line="240" w:lineRule="auto"/>
              <w:jc w:val="left"/>
              <w:rPr>
                <w:del w:id="4123" w:author="Greenblue" w:date="2024-02-15T20:07:00Z"/>
                <w:sz w:val="18"/>
                <w:szCs w:val="18"/>
              </w:rPr>
            </w:pPr>
            <w:del w:id="4124" w:author="Greenblue" w:date="2024-02-15T20:07:00Z">
              <w:r w:rsidRPr="009063C9" w:rsidDel="004C1EB7">
                <w:rPr>
                  <w:sz w:val="18"/>
                  <w:szCs w:val="18"/>
                </w:rPr>
                <w:delText>CharacterString</w:delText>
              </w:r>
            </w:del>
          </w:p>
        </w:tc>
        <w:tc>
          <w:tcPr>
            <w:tcW w:w="3489" w:type="dxa"/>
            <w:vAlign w:val="center"/>
          </w:tcPr>
          <w:p w14:paraId="3337F8A4" w14:textId="68EC6316" w:rsidR="00B413FE" w:rsidRPr="009063C9" w:rsidDel="004C1EB7" w:rsidRDefault="00B413FE" w:rsidP="00A63413">
            <w:pPr>
              <w:snapToGrid w:val="0"/>
              <w:spacing w:before="60" w:after="60" w:line="240" w:lineRule="auto"/>
              <w:jc w:val="left"/>
              <w:rPr>
                <w:del w:id="4125" w:author="Greenblue" w:date="2024-02-15T20:07:00Z"/>
                <w:sz w:val="18"/>
                <w:szCs w:val="18"/>
              </w:rPr>
            </w:pPr>
          </w:p>
        </w:tc>
      </w:tr>
      <w:tr w:rsidR="00B413FE" w:rsidRPr="009063C9" w:rsidDel="004C1EB7" w14:paraId="770C4A40" w14:textId="7FF9A85F" w:rsidTr="003D073E">
        <w:trPr>
          <w:cantSplit/>
          <w:del w:id="4126" w:author="Greenblue" w:date="2024-02-15T20:07:00Z"/>
        </w:trPr>
        <w:tc>
          <w:tcPr>
            <w:tcW w:w="3034" w:type="dxa"/>
            <w:vAlign w:val="center"/>
          </w:tcPr>
          <w:p w14:paraId="130A984B" w14:textId="1DD37408" w:rsidR="00B413FE" w:rsidRPr="009063C9" w:rsidDel="004C1EB7" w:rsidRDefault="00B413FE" w:rsidP="00A63413">
            <w:pPr>
              <w:snapToGrid w:val="0"/>
              <w:spacing w:before="60" w:after="60" w:line="240" w:lineRule="auto"/>
              <w:jc w:val="left"/>
              <w:rPr>
                <w:del w:id="4127" w:author="Greenblue" w:date="2024-02-15T20:07:00Z"/>
                <w:sz w:val="18"/>
                <w:szCs w:val="18"/>
              </w:rPr>
            </w:pPr>
            <w:del w:id="4128" w:author="Greenblue" w:date="2024-02-15T20:07:00Z">
              <w:r w:rsidRPr="009063C9" w:rsidDel="004C1EB7">
                <w:rPr>
                  <w:sz w:val="18"/>
                  <w:szCs w:val="18"/>
                </w:rPr>
                <w:delText>date</w:delText>
              </w:r>
            </w:del>
          </w:p>
        </w:tc>
        <w:tc>
          <w:tcPr>
            <w:tcW w:w="3420" w:type="dxa"/>
            <w:vAlign w:val="center"/>
          </w:tcPr>
          <w:p w14:paraId="18812EB8" w14:textId="54170848" w:rsidR="00B413FE" w:rsidRPr="009063C9" w:rsidDel="004C1EB7" w:rsidRDefault="00B413FE" w:rsidP="00A63413">
            <w:pPr>
              <w:snapToGrid w:val="0"/>
              <w:spacing w:before="60" w:after="60" w:line="240" w:lineRule="auto"/>
              <w:jc w:val="left"/>
              <w:rPr>
                <w:del w:id="4129" w:author="Greenblue" w:date="2024-02-15T20:07:00Z"/>
                <w:sz w:val="18"/>
                <w:szCs w:val="18"/>
              </w:rPr>
            </w:pPr>
            <w:del w:id="4130" w:author="Greenblue" w:date="2024-02-15T20:07:00Z">
              <w:r w:rsidRPr="009063C9" w:rsidDel="004C1EB7">
                <w:rPr>
                  <w:sz w:val="18"/>
                  <w:szCs w:val="18"/>
                </w:rPr>
                <w:delText>The version date of the product specification</w:delText>
              </w:r>
            </w:del>
          </w:p>
        </w:tc>
        <w:tc>
          <w:tcPr>
            <w:tcW w:w="804" w:type="dxa"/>
            <w:vAlign w:val="center"/>
          </w:tcPr>
          <w:p w14:paraId="2EEA0889" w14:textId="12A5A6E6" w:rsidR="00B413FE" w:rsidRPr="009063C9" w:rsidDel="004C1EB7" w:rsidRDefault="00B413FE" w:rsidP="00A63413">
            <w:pPr>
              <w:snapToGrid w:val="0"/>
              <w:spacing w:before="60" w:after="60" w:line="240" w:lineRule="auto"/>
              <w:jc w:val="center"/>
              <w:rPr>
                <w:del w:id="4131" w:author="Greenblue" w:date="2024-02-15T20:07:00Z"/>
                <w:sz w:val="18"/>
                <w:szCs w:val="18"/>
              </w:rPr>
            </w:pPr>
            <w:del w:id="4132" w:author="Greenblue" w:date="2024-02-15T20:07:00Z">
              <w:r w:rsidRPr="009063C9" w:rsidDel="004C1EB7">
                <w:rPr>
                  <w:sz w:val="18"/>
                  <w:szCs w:val="18"/>
                </w:rPr>
                <w:delText>1</w:delText>
              </w:r>
            </w:del>
          </w:p>
        </w:tc>
        <w:tc>
          <w:tcPr>
            <w:tcW w:w="2436" w:type="dxa"/>
            <w:vAlign w:val="center"/>
          </w:tcPr>
          <w:p w14:paraId="63563261" w14:textId="780078E1" w:rsidR="00B413FE" w:rsidRPr="009063C9" w:rsidDel="004C1EB7" w:rsidRDefault="00B413FE" w:rsidP="00A63413">
            <w:pPr>
              <w:snapToGrid w:val="0"/>
              <w:spacing w:before="60" w:after="60" w:line="240" w:lineRule="auto"/>
              <w:jc w:val="left"/>
              <w:rPr>
                <w:del w:id="4133" w:author="Greenblue" w:date="2024-02-15T20:07:00Z"/>
                <w:sz w:val="18"/>
                <w:szCs w:val="18"/>
              </w:rPr>
            </w:pPr>
            <w:del w:id="4134" w:author="Greenblue" w:date="2024-02-15T20:07:00Z">
              <w:r w:rsidRPr="009063C9" w:rsidDel="004C1EB7">
                <w:rPr>
                  <w:sz w:val="18"/>
                  <w:szCs w:val="18"/>
                </w:rPr>
                <w:delText>Date</w:delText>
              </w:r>
            </w:del>
          </w:p>
        </w:tc>
        <w:tc>
          <w:tcPr>
            <w:tcW w:w="3489" w:type="dxa"/>
            <w:vAlign w:val="center"/>
          </w:tcPr>
          <w:p w14:paraId="7CD79F6E" w14:textId="452A39D6" w:rsidR="00B413FE" w:rsidRPr="009063C9" w:rsidDel="004C1EB7" w:rsidRDefault="00B413FE" w:rsidP="00A63413">
            <w:pPr>
              <w:snapToGrid w:val="0"/>
              <w:spacing w:before="60" w:after="60" w:line="240" w:lineRule="auto"/>
              <w:jc w:val="left"/>
              <w:rPr>
                <w:del w:id="4135" w:author="Greenblue" w:date="2024-02-15T20:07:00Z"/>
                <w:sz w:val="18"/>
                <w:szCs w:val="18"/>
              </w:rPr>
            </w:pPr>
          </w:p>
        </w:tc>
      </w:tr>
      <w:tr w:rsidR="005B5D87" w:rsidRPr="009063C9" w:rsidDel="004C1EB7" w14:paraId="05C6589B" w14:textId="18A31A72" w:rsidTr="003D073E">
        <w:trPr>
          <w:cantSplit/>
          <w:del w:id="4136" w:author="Greenblue" w:date="2024-02-15T20:07:00Z"/>
        </w:trPr>
        <w:tc>
          <w:tcPr>
            <w:tcW w:w="3034" w:type="dxa"/>
            <w:vAlign w:val="center"/>
          </w:tcPr>
          <w:p w14:paraId="79BC999D" w14:textId="27BD385A" w:rsidR="005B5D87" w:rsidRPr="009063C9" w:rsidDel="004C1EB7" w:rsidRDefault="005B5D87" w:rsidP="005B5D87">
            <w:pPr>
              <w:snapToGrid w:val="0"/>
              <w:spacing w:before="60" w:after="60" w:line="240" w:lineRule="auto"/>
              <w:jc w:val="left"/>
              <w:rPr>
                <w:del w:id="4137" w:author="Greenblue" w:date="2024-02-15T20:07:00Z"/>
                <w:sz w:val="18"/>
                <w:szCs w:val="18"/>
              </w:rPr>
            </w:pPr>
            <w:del w:id="4138" w:author="Greenblue" w:date="2024-02-15T20:07:00Z">
              <w:r w:rsidRPr="009063C9" w:rsidDel="004C1EB7">
                <w:rPr>
                  <w:sz w:val="18"/>
                  <w:szCs w:val="18"/>
                </w:rPr>
                <w:delText>number</w:delText>
              </w:r>
            </w:del>
          </w:p>
        </w:tc>
        <w:tc>
          <w:tcPr>
            <w:tcW w:w="3420" w:type="dxa"/>
            <w:vAlign w:val="center"/>
          </w:tcPr>
          <w:p w14:paraId="535E23BB" w14:textId="09571B58" w:rsidR="005B5D87" w:rsidRPr="009063C9" w:rsidDel="004C1EB7" w:rsidRDefault="005B5D87" w:rsidP="005B5D87">
            <w:pPr>
              <w:snapToGrid w:val="0"/>
              <w:spacing w:before="60" w:after="60" w:line="240" w:lineRule="auto"/>
              <w:jc w:val="left"/>
              <w:rPr>
                <w:del w:id="4139" w:author="Greenblue" w:date="2024-02-15T20:07:00Z"/>
                <w:sz w:val="18"/>
                <w:szCs w:val="18"/>
              </w:rPr>
            </w:pPr>
            <w:del w:id="4140" w:author="Greenblue" w:date="2024-02-15T20:07:00Z">
              <w:r w:rsidRPr="009063C9" w:rsidDel="004C1EB7">
                <w:rPr>
                  <w:sz w:val="18"/>
                  <w:szCs w:val="18"/>
                </w:rPr>
                <w:delText>The number (registry index) used to lookup the product in the product specification GI registry</w:delText>
              </w:r>
            </w:del>
          </w:p>
        </w:tc>
        <w:tc>
          <w:tcPr>
            <w:tcW w:w="804" w:type="dxa"/>
            <w:vAlign w:val="center"/>
          </w:tcPr>
          <w:p w14:paraId="5D8D94F9" w14:textId="6DC0AD7F" w:rsidR="005B5D87" w:rsidRPr="009063C9" w:rsidDel="004C1EB7" w:rsidRDefault="005B5D87" w:rsidP="005B5D87">
            <w:pPr>
              <w:snapToGrid w:val="0"/>
              <w:spacing w:before="60" w:after="60" w:line="240" w:lineRule="auto"/>
              <w:jc w:val="center"/>
              <w:rPr>
                <w:del w:id="4141" w:author="Greenblue" w:date="2024-02-15T20:07:00Z"/>
                <w:sz w:val="18"/>
                <w:szCs w:val="18"/>
              </w:rPr>
            </w:pPr>
            <w:del w:id="4142" w:author="Greenblue" w:date="2024-02-15T20:07:00Z">
              <w:r w:rsidRPr="009063C9" w:rsidDel="004C1EB7">
                <w:rPr>
                  <w:sz w:val="18"/>
                  <w:szCs w:val="18"/>
                </w:rPr>
                <w:delText>1</w:delText>
              </w:r>
            </w:del>
          </w:p>
        </w:tc>
        <w:tc>
          <w:tcPr>
            <w:tcW w:w="2436" w:type="dxa"/>
            <w:vAlign w:val="center"/>
          </w:tcPr>
          <w:p w14:paraId="1B98FEB5" w14:textId="13CCD9A0" w:rsidR="005B5D87" w:rsidRPr="009063C9" w:rsidDel="004C1EB7" w:rsidRDefault="005B5D87" w:rsidP="005B5D87">
            <w:pPr>
              <w:snapToGrid w:val="0"/>
              <w:spacing w:before="60" w:after="60" w:line="240" w:lineRule="auto"/>
              <w:jc w:val="left"/>
              <w:rPr>
                <w:del w:id="4143" w:author="Greenblue" w:date="2024-02-15T20:07:00Z"/>
                <w:sz w:val="18"/>
                <w:szCs w:val="18"/>
              </w:rPr>
            </w:pPr>
            <w:del w:id="4144" w:author="Greenblue" w:date="2024-02-15T20:07:00Z">
              <w:r w:rsidRPr="009063C9" w:rsidDel="004C1EB7">
                <w:rPr>
                  <w:sz w:val="18"/>
                  <w:szCs w:val="18"/>
                </w:rPr>
                <w:delText>Integer</w:delText>
              </w:r>
            </w:del>
          </w:p>
        </w:tc>
        <w:tc>
          <w:tcPr>
            <w:tcW w:w="3489" w:type="dxa"/>
            <w:vAlign w:val="center"/>
          </w:tcPr>
          <w:p w14:paraId="57702EF5" w14:textId="34C58599" w:rsidR="005B5D87" w:rsidRPr="009063C9" w:rsidDel="004C1EB7" w:rsidRDefault="005B5D87" w:rsidP="005B5D87">
            <w:pPr>
              <w:snapToGrid w:val="0"/>
              <w:spacing w:before="60" w:after="60" w:line="240" w:lineRule="auto"/>
              <w:jc w:val="left"/>
              <w:rPr>
                <w:del w:id="4145" w:author="Greenblue" w:date="2024-02-15T20:07:00Z"/>
                <w:sz w:val="18"/>
                <w:szCs w:val="18"/>
              </w:rPr>
            </w:pPr>
            <w:del w:id="4146" w:author="Greenblue" w:date="2024-02-15T20:07:00Z">
              <w:r w:rsidRPr="009063C9" w:rsidDel="004C1EB7">
                <w:rPr>
                  <w:sz w:val="18"/>
                  <w:szCs w:val="18"/>
                </w:rPr>
                <w:delText>From the Product Specification Register, in the IHO Geospatial Information Registry</w:delText>
              </w:r>
            </w:del>
          </w:p>
        </w:tc>
      </w:tr>
    </w:tbl>
    <w:p w14:paraId="01FC308B" w14:textId="77777777" w:rsidR="004C1EB7" w:rsidRPr="004C1EB7" w:rsidRDefault="004C1EB7" w:rsidP="004C1EB7">
      <w:pPr>
        <w:pStyle w:val="41"/>
      </w:pPr>
      <w:bookmarkStart w:id="4147" w:name="_Toc152232620"/>
      <w:r w:rsidRPr="004C1EB7">
        <w:t>S100_ProductSpecification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2436"/>
        <w:gridCol w:w="3489"/>
      </w:tblGrid>
      <w:tr w:rsidR="004C1EB7" w:rsidRPr="009063C9" w14:paraId="217BD088" w14:textId="77777777" w:rsidTr="004C1EB7">
        <w:trPr>
          <w:cantSplit/>
        </w:trPr>
        <w:tc>
          <w:tcPr>
            <w:tcW w:w="3034" w:type="dxa"/>
            <w:shd w:val="clear" w:color="auto" w:fill="E7E6E6" w:themeFill="background2"/>
            <w:vAlign w:val="center"/>
          </w:tcPr>
          <w:p w14:paraId="42DEF3B4" w14:textId="77777777" w:rsidR="004C1EB7" w:rsidRPr="009063C9" w:rsidRDefault="004C1EB7" w:rsidP="00584796">
            <w:pPr>
              <w:snapToGrid w:val="0"/>
              <w:spacing w:before="60" w:after="60" w:line="240" w:lineRule="auto"/>
              <w:jc w:val="left"/>
              <w:rPr>
                <w:b/>
                <w:sz w:val="18"/>
                <w:szCs w:val="18"/>
              </w:rPr>
            </w:pPr>
            <w:r w:rsidRPr="009063C9">
              <w:rPr>
                <w:b/>
                <w:sz w:val="18"/>
                <w:szCs w:val="18"/>
              </w:rPr>
              <w:t>Name</w:t>
            </w:r>
          </w:p>
        </w:tc>
        <w:tc>
          <w:tcPr>
            <w:tcW w:w="3420" w:type="dxa"/>
            <w:shd w:val="clear" w:color="auto" w:fill="E7E6E6" w:themeFill="background2"/>
            <w:vAlign w:val="center"/>
          </w:tcPr>
          <w:p w14:paraId="7E381B7F" w14:textId="77777777" w:rsidR="004C1EB7" w:rsidRPr="009063C9" w:rsidRDefault="004C1EB7" w:rsidP="00584796">
            <w:pPr>
              <w:snapToGrid w:val="0"/>
              <w:spacing w:before="60" w:after="60" w:line="240" w:lineRule="auto"/>
              <w:jc w:val="left"/>
              <w:rPr>
                <w:b/>
                <w:sz w:val="18"/>
                <w:szCs w:val="18"/>
              </w:rPr>
            </w:pPr>
            <w:r w:rsidRPr="009063C9">
              <w:rPr>
                <w:b/>
                <w:sz w:val="18"/>
                <w:szCs w:val="18"/>
              </w:rPr>
              <w:t>Description</w:t>
            </w:r>
          </w:p>
        </w:tc>
        <w:tc>
          <w:tcPr>
            <w:tcW w:w="804" w:type="dxa"/>
            <w:shd w:val="clear" w:color="auto" w:fill="E7E6E6" w:themeFill="background2"/>
            <w:vAlign w:val="center"/>
          </w:tcPr>
          <w:p w14:paraId="4983CAE7" w14:textId="77777777" w:rsidR="004C1EB7" w:rsidRPr="009063C9" w:rsidRDefault="004C1EB7" w:rsidP="00584796">
            <w:pPr>
              <w:snapToGrid w:val="0"/>
              <w:spacing w:before="60" w:after="60" w:line="240" w:lineRule="auto"/>
              <w:jc w:val="center"/>
              <w:rPr>
                <w:b/>
                <w:sz w:val="18"/>
                <w:szCs w:val="18"/>
              </w:rPr>
            </w:pPr>
            <w:r w:rsidRPr="009063C9">
              <w:rPr>
                <w:b/>
                <w:sz w:val="18"/>
                <w:szCs w:val="18"/>
              </w:rPr>
              <w:t>Mult</w:t>
            </w:r>
          </w:p>
        </w:tc>
        <w:tc>
          <w:tcPr>
            <w:tcW w:w="2436" w:type="dxa"/>
            <w:shd w:val="clear" w:color="auto" w:fill="E7E6E6" w:themeFill="background2"/>
            <w:vAlign w:val="center"/>
          </w:tcPr>
          <w:p w14:paraId="600BCBD2" w14:textId="77777777" w:rsidR="004C1EB7" w:rsidRPr="009063C9" w:rsidRDefault="004C1EB7" w:rsidP="00584796">
            <w:pPr>
              <w:snapToGrid w:val="0"/>
              <w:spacing w:before="60" w:after="60" w:line="240" w:lineRule="auto"/>
              <w:jc w:val="left"/>
              <w:rPr>
                <w:b/>
                <w:sz w:val="18"/>
                <w:szCs w:val="18"/>
              </w:rPr>
            </w:pPr>
            <w:r w:rsidRPr="009063C9">
              <w:rPr>
                <w:b/>
                <w:sz w:val="18"/>
                <w:szCs w:val="18"/>
              </w:rPr>
              <w:t>Type</w:t>
            </w:r>
          </w:p>
        </w:tc>
        <w:tc>
          <w:tcPr>
            <w:tcW w:w="3489" w:type="dxa"/>
            <w:shd w:val="clear" w:color="auto" w:fill="E7E6E6" w:themeFill="background2"/>
            <w:vAlign w:val="center"/>
          </w:tcPr>
          <w:p w14:paraId="3F971134" w14:textId="77777777" w:rsidR="004C1EB7" w:rsidRPr="009063C9" w:rsidRDefault="004C1EB7" w:rsidP="00584796">
            <w:pPr>
              <w:snapToGrid w:val="0"/>
              <w:spacing w:before="60" w:after="60" w:line="240" w:lineRule="auto"/>
              <w:jc w:val="left"/>
              <w:rPr>
                <w:b/>
                <w:sz w:val="18"/>
                <w:szCs w:val="18"/>
              </w:rPr>
            </w:pPr>
            <w:r w:rsidRPr="009063C9">
              <w:rPr>
                <w:b/>
                <w:sz w:val="18"/>
                <w:szCs w:val="18"/>
              </w:rPr>
              <w:t>Remarks</w:t>
            </w:r>
          </w:p>
        </w:tc>
      </w:tr>
      <w:tr w:rsidR="004C1EB7" w:rsidRPr="009063C9" w14:paraId="542D712F" w14:textId="77777777" w:rsidTr="00584796">
        <w:trPr>
          <w:cantSplit/>
        </w:trPr>
        <w:tc>
          <w:tcPr>
            <w:tcW w:w="3034" w:type="dxa"/>
            <w:vAlign w:val="center"/>
          </w:tcPr>
          <w:p w14:paraId="25FBC6AD" w14:textId="77777777" w:rsidR="004C1EB7" w:rsidRPr="009063C9" w:rsidRDefault="004C1EB7" w:rsidP="00584796">
            <w:pPr>
              <w:snapToGrid w:val="0"/>
              <w:spacing w:before="60" w:after="60" w:line="240" w:lineRule="auto"/>
              <w:jc w:val="left"/>
              <w:rPr>
                <w:sz w:val="18"/>
                <w:szCs w:val="18"/>
              </w:rPr>
            </w:pPr>
            <w:r w:rsidRPr="009063C9">
              <w:rPr>
                <w:sz w:val="18"/>
                <w:szCs w:val="18"/>
              </w:rPr>
              <w:t>S100_ProductSpecification</w:t>
            </w:r>
          </w:p>
        </w:tc>
        <w:tc>
          <w:tcPr>
            <w:tcW w:w="3420" w:type="dxa"/>
            <w:vAlign w:val="center"/>
          </w:tcPr>
          <w:p w14:paraId="4701A973" w14:textId="77777777" w:rsidR="004C1EB7" w:rsidRPr="009063C9" w:rsidRDefault="004C1EB7" w:rsidP="00584796">
            <w:pPr>
              <w:snapToGrid w:val="0"/>
              <w:spacing w:before="60" w:after="60" w:line="240" w:lineRule="auto"/>
              <w:jc w:val="left"/>
              <w:rPr>
                <w:sz w:val="18"/>
                <w:szCs w:val="18"/>
              </w:rPr>
            </w:pPr>
            <w:r w:rsidRPr="009063C9">
              <w:rPr>
                <w:sz w:val="18"/>
                <w:szCs w:val="18"/>
              </w:rPr>
              <w:t>The Product Specification contains the information needed to build the specified product</w:t>
            </w:r>
          </w:p>
        </w:tc>
        <w:tc>
          <w:tcPr>
            <w:tcW w:w="804" w:type="dxa"/>
            <w:vAlign w:val="center"/>
          </w:tcPr>
          <w:p w14:paraId="25CE6903" w14:textId="77777777" w:rsidR="004C1EB7" w:rsidRPr="009063C9" w:rsidRDefault="004C1EB7" w:rsidP="00584796">
            <w:pPr>
              <w:snapToGrid w:val="0"/>
              <w:spacing w:before="60" w:after="60" w:line="240" w:lineRule="auto"/>
              <w:jc w:val="center"/>
              <w:rPr>
                <w:sz w:val="18"/>
                <w:szCs w:val="18"/>
              </w:rPr>
            </w:pPr>
            <w:r w:rsidRPr="009063C9">
              <w:rPr>
                <w:sz w:val="18"/>
                <w:szCs w:val="18"/>
              </w:rPr>
              <w:t>-</w:t>
            </w:r>
          </w:p>
        </w:tc>
        <w:tc>
          <w:tcPr>
            <w:tcW w:w="2436" w:type="dxa"/>
            <w:vAlign w:val="center"/>
          </w:tcPr>
          <w:p w14:paraId="7A9F4F75" w14:textId="77777777" w:rsidR="004C1EB7" w:rsidRPr="009063C9" w:rsidRDefault="004C1EB7" w:rsidP="00584796">
            <w:pPr>
              <w:snapToGrid w:val="0"/>
              <w:spacing w:before="60" w:after="60" w:line="240" w:lineRule="auto"/>
              <w:jc w:val="left"/>
              <w:rPr>
                <w:sz w:val="18"/>
                <w:szCs w:val="18"/>
              </w:rPr>
            </w:pPr>
            <w:r w:rsidRPr="009063C9">
              <w:rPr>
                <w:sz w:val="18"/>
                <w:szCs w:val="18"/>
              </w:rPr>
              <w:t>-</w:t>
            </w:r>
          </w:p>
        </w:tc>
        <w:tc>
          <w:tcPr>
            <w:tcW w:w="3489" w:type="dxa"/>
            <w:vAlign w:val="center"/>
          </w:tcPr>
          <w:p w14:paraId="4CB8449F" w14:textId="77777777" w:rsidR="004C1EB7" w:rsidRPr="009063C9" w:rsidRDefault="004C1EB7" w:rsidP="00584796">
            <w:pPr>
              <w:snapToGrid w:val="0"/>
              <w:spacing w:before="60" w:after="60" w:line="240" w:lineRule="auto"/>
              <w:jc w:val="left"/>
              <w:rPr>
                <w:sz w:val="18"/>
                <w:szCs w:val="18"/>
              </w:rPr>
            </w:pPr>
            <w:r w:rsidRPr="009063C9">
              <w:rPr>
                <w:sz w:val="18"/>
                <w:szCs w:val="18"/>
              </w:rPr>
              <w:t>-</w:t>
            </w:r>
          </w:p>
        </w:tc>
      </w:tr>
      <w:tr w:rsidR="004C1EB7" w:rsidRPr="009063C9" w14:paraId="34B920B1" w14:textId="77777777" w:rsidTr="00584796">
        <w:trPr>
          <w:cantSplit/>
        </w:trPr>
        <w:tc>
          <w:tcPr>
            <w:tcW w:w="3034" w:type="dxa"/>
            <w:vAlign w:val="center"/>
          </w:tcPr>
          <w:p w14:paraId="6E5C07B7" w14:textId="77777777" w:rsidR="004C1EB7" w:rsidRPr="009063C9" w:rsidRDefault="004C1EB7" w:rsidP="00584796">
            <w:pPr>
              <w:snapToGrid w:val="0"/>
              <w:spacing w:before="60" w:after="60" w:line="240" w:lineRule="auto"/>
              <w:jc w:val="left"/>
              <w:rPr>
                <w:sz w:val="18"/>
                <w:szCs w:val="18"/>
              </w:rPr>
            </w:pPr>
            <w:r w:rsidRPr="009063C9">
              <w:rPr>
                <w:sz w:val="18"/>
                <w:szCs w:val="18"/>
              </w:rPr>
              <w:t>name</w:t>
            </w:r>
          </w:p>
        </w:tc>
        <w:tc>
          <w:tcPr>
            <w:tcW w:w="3420" w:type="dxa"/>
            <w:vAlign w:val="center"/>
          </w:tcPr>
          <w:p w14:paraId="5BA0EA0B" w14:textId="77777777" w:rsidR="004C1EB7" w:rsidRPr="009063C9" w:rsidRDefault="004C1EB7" w:rsidP="00584796">
            <w:pPr>
              <w:snapToGrid w:val="0"/>
              <w:spacing w:before="60" w:after="60" w:line="240" w:lineRule="auto"/>
              <w:jc w:val="left"/>
              <w:rPr>
                <w:sz w:val="18"/>
                <w:szCs w:val="18"/>
              </w:rPr>
            </w:pPr>
            <w:r w:rsidRPr="009063C9">
              <w:rPr>
                <w:sz w:val="18"/>
                <w:szCs w:val="18"/>
              </w:rPr>
              <w:t>The name of the product specification used to create the datasets</w:t>
            </w:r>
          </w:p>
        </w:tc>
        <w:tc>
          <w:tcPr>
            <w:tcW w:w="804" w:type="dxa"/>
            <w:vAlign w:val="center"/>
          </w:tcPr>
          <w:p w14:paraId="473F9DDC" w14:textId="77777777" w:rsidR="004C1EB7" w:rsidRPr="009063C9" w:rsidRDefault="004C1EB7" w:rsidP="00584796">
            <w:pPr>
              <w:snapToGrid w:val="0"/>
              <w:spacing w:before="60" w:after="60" w:line="240" w:lineRule="auto"/>
              <w:jc w:val="center"/>
              <w:rPr>
                <w:sz w:val="18"/>
                <w:szCs w:val="18"/>
              </w:rPr>
            </w:pPr>
            <w:r>
              <w:rPr>
                <w:sz w:val="18"/>
                <w:szCs w:val="18"/>
              </w:rPr>
              <w:t>0..</w:t>
            </w:r>
            <w:r w:rsidRPr="009063C9">
              <w:rPr>
                <w:sz w:val="18"/>
                <w:szCs w:val="18"/>
              </w:rPr>
              <w:t>1</w:t>
            </w:r>
          </w:p>
        </w:tc>
        <w:tc>
          <w:tcPr>
            <w:tcW w:w="2436" w:type="dxa"/>
            <w:vAlign w:val="center"/>
          </w:tcPr>
          <w:p w14:paraId="6E97D00B" w14:textId="77777777" w:rsidR="004C1EB7" w:rsidRPr="009063C9" w:rsidRDefault="004C1EB7" w:rsidP="00584796">
            <w:pPr>
              <w:snapToGrid w:val="0"/>
              <w:spacing w:before="60" w:after="60" w:line="240" w:lineRule="auto"/>
              <w:jc w:val="left"/>
              <w:rPr>
                <w:sz w:val="18"/>
                <w:szCs w:val="18"/>
              </w:rPr>
            </w:pPr>
            <w:r w:rsidRPr="009063C9">
              <w:rPr>
                <w:sz w:val="18"/>
                <w:szCs w:val="18"/>
              </w:rPr>
              <w:t>CharacterString</w:t>
            </w:r>
          </w:p>
        </w:tc>
        <w:tc>
          <w:tcPr>
            <w:tcW w:w="3489" w:type="dxa"/>
            <w:vAlign w:val="center"/>
          </w:tcPr>
          <w:p w14:paraId="51152F01" w14:textId="77777777" w:rsidR="004C1EB7" w:rsidRPr="0094665A" w:rsidRDefault="004C1EB7" w:rsidP="00584796">
            <w:pPr>
              <w:snapToGrid w:val="0"/>
              <w:spacing w:before="60" w:after="60" w:line="240" w:lineRule="auto"/>
              <w:jc w:val="left"/>
              <w:rPr>
                <w:rFonts w:eastAsiaTheme="minorEastAsia"/>
                <w:sz w:val="18"/>
                <w:szCs w:val="18"/>
              </w:rPr>
            </w:pPr>
            <w:r>
              <w:rPr>
                <w:rFonts w:eastAsiaTheme="minorEastAsia" w:hint="eastAsia"/>
                <w:sz w:val="18"/>
                <w:szCs w:val="18"/>
              </w:rPr>
              <w:t>T</w:t>
            </w:r>
            <w:r>
              <w:rPr>
                <w:rFonts w:eastAsiaTheme="minorEastAsia"/>
                <w:sz w:val="18"/>
                <w:szCs w:val="18"/>
              </w:rPr>
              <w:t>he name in the GI Registry should be used for this field.</w:t>
            </w:r>
          </w:p>
        </w:tc>
      </w:tr>
      <w:tr w:rsidR="004C1EB7" w:rsidRPr="009063C9" w14:paraId="261B4421" w14:textId="77777777" w:rsidTr="00584796">
        <w:trPr>
          <w:cantSplit/>
        </w:trPr>
        <w:tc>
          <w:tcPr>
            <w:tcW w:w="3034" w:type="dxa"/>
            <w:vAlign w:val="center"/>
          </w:tcPr>
          <w:p w14:paraId="3D27EC49" w14:textId="77777777" w:rsidR="004C1EB7" w:rsidRPr="009063C9" w:rsidRDefault="004C1EB7" w:rsidP="00584796">
            <w:pPr>
              <w:snapToGrid w:val="0"/>
              <w:spacing w:before="60" w:after="60" w:line="240" w:lineRule="auto"/>
              <w:jc w:val="left"/>
              <w:rPr>
                <w:sz w:val="18"/>
                <w:szCs w:val="18"/>
              </w:rPr>
            </w:pPr>
            <w:r w:rsidRPr="009063C9">
              <w:rPr>
                <w:sz w:val="18"/>
                <w:szCs w:val="18"/>
              </w:rPr>
              <w:t>version</w:t>
            </w:r>
          </w:p>
        </w:tc>
        <w:tc>
          <w:tcPr>
            <w:tcW w:w="3420" w:type="dxa"/>
            <w:vAlign w:val="center"/>
          </w:tcPr>
          <w:p w14:paraId="3FA07906" w14:textId="77777777" w:rsidR="004C1EB7" w:rsidRPr="009063C9" w:rsidRDefault="004C1EB7" w:rsidP="00584796">
            <w:pPr>
              <w:snapToGrid w:val="0"/>
              <w:spacing w:before="60" w:after="60" w:line="240" w:lineRule="auto"/>
              <w:jc w:val="left"/>
              <w:rPr>
                <w:sz w:val="18"/>
                <w:szCs w:val="18"/>
              </w:rPr>
            </w:pPr>
            <w:r w:rsidRPr="009063C9">
              <w:rPr>
                <w:sz w:val="18"/>
                <w:szCs w:val="18"/>
              </w:rPr>
              <w:t>The version number of the product specification</w:t>
            </w:r>
          </w:p>
        </w:tc>
        <w:tc>
          <w:tcPr>
            <w:tcW w:w="804" w:type="dxa"/>
            <w:vAlign w:val="center"/>
          </w:tcPr>
          <w:p w14:paraId="0A4FA01E" w14:textId="77777777" w:rsidR="004C1EB7" w:rsidRPr="009063C9" w:rsidRDefault="004C1EB7" w:rsidP="00584796">
            <w:pPr>
              <w:snapToGrid w:val="0"/>
              <w:spacing w:before="60" w:after="60" w:line="240" w:lineRule="auto"/>
              <w:jc w:val="center"/>
              <w:rPr>
                <w:sz w:val="18"/>
                <w:szCs w:val="18"/>
              </w:rPr>
            </w:pPr>
            <w:r>
              <w:rPr>
                <w:sz w:val="18"/>
                <w:szCs w:val="18"/>
              </w:rPr>
              <w:t>0..</w:t>
            </w:r>
            <w:r w:rsidRPr="009063C9">
              <w:rPr>
                <w:sz w:val="18"/>
                <w:szCs w:val="18"/>
              </w:rPr>
              <w:t>1</w:t>
            </w:r>
          </w:p>
        </w:tc>
        <w:tc>
          <w:tcPr>
            <w:tcW w:w="2436" w:type="dxa"/>
            <w:vAlign w:val="center"/>
          </w:tcPr>
          <w:p w14:paraId="2BBE5692" w14:textId="77777777" w:rsidR="004C1EB7" w:rsidRPr="009063C9" w:rsidRDefault="004C1EB7" w:rsidP="00584796">
            <w:pPr>
              <w:snapToGrid w:val="0"/>
              <w:spacing w:before="60" w:after="60" w:line="240" w:lineRule="auto"/>
              <w:jc w:val="left"/>
              <w:rPr>
                <w:sz w:val="18"/>
                <w:szCs w:val="18"/>
              </w:rPr>
            </w:pPr>
            <w:r w:rsidRPr="009063C9">
              <w:rPr>
                <w:sz w:val="18"/>
                <w:szCs w:val="18"/>
              </w:rPr>
              <w:t>CharacterString</w:t>
            </w:r>
          </w:p>
        </w:tc>
        <w:tc>
          <w:tcPr>
            <w:tcW w:w="3489" w:type="dxa"/>
            <w:vAlign w:val="center"/>
          </w:tcPr>
          <w:p w14:paraId="400BF74E" w14:textId="77777777" w:rsidR="004C1EB7" w:rsidRPr="00247C8D" w:rsidRDefault="004C1EB7" w:rsidP="00584796">
            <w:pPr>
              <w:snapToGrid w:val="0"/>
              <w:spacing w:before="60" w:after="60" w:line="240" w:lineRule="auto"/>
              <w:jc w:val="left"/>
              <w:rPr>
                <w:rFonts w:eastAsiaTheme="minorEastAsia"/>
                <w:sz w:val="18"/>
                <w:szCs w:val="18"/>
              </w:rPr>
            </w:pPr>
            <w:r>
              <w:rPr>
                <w:rFonts w:eastAsiaTheme="minorEastAsia" w:hint="eastAsia"/>
                <w:sz w:val="18"/>
                <w:szCs w:val="18"/>
              </w:rPr>
              <w:t>T</w:t>
            </w:r>
            <w:r>
              <w:rPr>
                <w:rFonts w:eastAsiaTheme="minorEastAsia"/>
                <w:sz w:val="18"/>
                <w:szCs w:val="18"/>
              </w:rPr>
              <w:t>R 2/2007 specifies versioning of Product Specifications</w:t>
            </w:r>
          </w:p>
        </w:tc>
      </w:tr>
      <w:tr w:rsidR="004C1EB7" w:rsidRPr="009063C9" w14:paraId="213C27AF" w14:textId="77777777" w:rsidTr="00584796">
        <w:trPr>
          <w:cantSplit/>
        </w:trPr>
        <w:tc>
          <w:tcPr>
            <w:tcW w:w="3034" w:type="dxa"/>
            <w:vAlign w:val="center"/>
          </w:tcPr>
          <w:p w14:paraId="7F1162D4" w14:textId="77777777" w:rsidR="004C1EB7" w:rsidRPr="009063C9" w:rsidRDefault="004C1EB7" w:rsidP="00584796">
            <w:pPr>
              <w:snapToGrid w:val="0"/>
              <w:spacing w:before="60" w:after="60" w:line="240" w:lineRule="auto"/>
              <w:jc w:val="left"/>
              <w:rPr>
                <w:sz w:val="18"/>
                <w:szCs w:val="18"/>
              </w:rPr>
            </w:pPr>
            <w:r w:rsidRPr="009063C9">
              <w:rPr>
                <w:sz w:val="18"/>
                <w:szCs w:val="18"/>
              </w:rPr>
              <w:t>date</w:t>
            </w:r>
          </w:p>
        </w:tc>
        <w:tc>
          <w:tcPr>
            <w:tcW w:w="3420" w:type="dxa"/>
            <w:vAlign w:val="center"/>
          </w:tcPr>
          <w:p w14:paraId="59094BBC" w14:textId="77777777" w:rsidR="004C1EB7" w:rsidRPr="009063C9" w:rsidRDefault="004C1EB7" w:rsidP="00584796">
            <w:pPr>
              <w:snapToGrid w:val="0"/>
              <w:spacing w:before="60" w:after="60" w:line="240" w:lineRule="auto"/>
              <w:jc w:val="left"/>
              <w:rPr>
                <w:sz w:val="18"/>
                <w:szCs w:val="18"/>
              </w:rPr>
            </w:pPr>
            <w:r w:rsidRPr="009063C9">
              <w:rPr>
                <w:sz w:val="18"/>
                <w:szCs w:val="18"/>
              </w:rPr>
              <w:t>The version date of the product specification</w:t>
            </w:r>
          </w:p>
        </w:tc>
        <w:tc>
          <w:tcPr>
            <w:tcW w:w="804" w:type="dxa"/>
            <w:vAlign w:val="center"/>
          </w:tcPr>
          <w:p w14:paraId="54AB5AB7" w14:textId="77777777" w:rsidR="004C1EB7" w:rsidRPr="009063C9" w:rsidRDefault="004C1EB7" w:rsidP="00584796">
            <w:pPr>
              <w:snapToGrid w:val="0"/>
              <w:spacing w:before="60" w:after="60" w:line="240" w:lineRule="auto"/>
              <w:jc w:val="center"/>
              <w:rPr>
                <w:sz w:val="18"/>
                <w:szCs w:val="18"/>
              </w:rPr>
            </w:pPr>
            <w:r>
              <w:rPr>
                <w:sz w:val="18"/>
                <w:szCs w:val="18"/>
              </w:rPr>
              <w:t>0..</w:t>
            </w:r>
            <w:r w:rsidRPr="009063C9">
              <w:rPr>
                <w:sz w:val="18"/>
                <w:szCs w:val="18"/>
              </w:rPr>
              <w:t>1</w:t>
            </w:r>
          </w:p>
        </w:tc>
        <w:tc>
          <w:tcPr>
            <w:tcW w:w="2436" w:type="dxa"/>
            <w:vAlign w:val="center"/>
          </w:tcPr>
          <w:p w14:paraId="4CC3FC24" w14:textId="77777777" w:rsidR="004C1EB7" w:rsidRPr="009063C9" w:rsidRDefault="004C1EB7" w:rsidP="00584796">
            <w:pPr>
              <w:snapToGrid w:val="0"/>
              <w:spacing w:before="60" w:after="60" w:line="240" w:lineRule="auto"/>
              <w:jc w:val="left"/>
              <w:rPr>
                <w:sz w:val="18"/>
                <w:szCs w:val="18"/>
              </w:rPr>
            </w:pPr>
            <w:r w:rsidRPr="009063C9">
              <w:rPr>
                <w:sz w:val="18"/>
                <w:szCs w:val="18"/>
              </w:rPr>
              <w:t>Date</w:t>
            </w:r>
          </w:p>
        </w:tc>
        <w:tc>
          <w:tcPr>
            <w:tcW w:w="3489" w:type="dxa"/>
            <w:vAlign w:val="center"/>
          </w:tcPr>
          <w:p w14:paraId="15ACCCDE" w14:textId="77777777" w:rsidR="004C1EB7" w:rsidRPr="009063C9" w:rsidRDefault="004C1EB7" w:rsidP="00584796">
            <w:pPr>
              <w:snapToGrid w:val="0"/>
              <w:spacing w:before="60" w:after="60" w:line="240" w:lineRule="auto"/>
              <w:jc w:val="left"/>
              <w:rPr>
                <w:sz w:val="18"/>
                <w:szCs w:val="18"/>
              </w:rPr>
            </w:pPr>
          </w:p>
        </w:tc>
      </w:tr>
      <w:tr w:rsidR="004C1EB7" w:rsidRPr="009063C9" w14:paraId="2BD2E7AF" w14:textId="77777777" w:rsidTr="00584796">
        <w:trPr>
          <w:cantSplit/>
        </w:trPr>
        <w:tc>
          <w:tcPr>
            <w:tcW w:w="3034" w:type="dxa"/>
            <w:vAlign w:val="center"/>
          </w:tcPr>
          <w:p w14:paraId="1BCB1F8C" w14:textId="77777777" w:rsidR="004C1EB7" w:rsidRPr="00247C8D" w:rsidRDefault="004C1EB7" w:rsidP="00584796">
            <w:pPr>
              <w:snapToGrid w:val="0"/>
              <w:spacing w:before="60" w:after="60" w:line="240" w:lineRule="auto"/>
              <w:jc w:val="left"/>
              <w:rPr>
                <w:rFonts w:eastAsiaTheme="minorEastAsia"/>
                <w:sz w:val="18"/>
                <w:szCs w:val="18"/>
              </w:rPr>
            </w:pPr>
            <w:r>
              <w:rPr>
                <w:rFonts w:eastAsiaTheme="minorEastAsia" w:hint="eastAsia"/>
                <w:sz w:val="18"/>
                <w:szCs w:val="18"/>
              </w:rPr>
              <w:t>p</w:t>
            </w:r>
            <w:r>
              <w:rPr>
                <w:rFonts w:eastAsiaTheme="minorEastAsia"/>
                <w:sz w:val="18"/>
                <w:szCs w:val="18"/>
              </w:rPr>
              <w:t>roductIdentifier</w:t>
            </w:r>
          </w:p>
        </w:tc>
        <w:tc>
          <w:tcPr>
            <w:tcW w:w="3420" w:type="dxa"/>
            <w:vAlign w:val="center"/>
          </w:tcPr>
          <w:p w14:paraId="5A85EF76" w14:textId="77777777" w:rsidR="004C1EB7" w:rsidRPr="00247C8D" w:rsidRDefault="004C1EB7" w:rsidP="00584796">
            <w:pPr>
              <w:snapToGrid w:val="0"/>
              <w:spacing w:before="60" w:after="60" w:line="240" w:lineRule="auto"/>
              <w:jc w:val="left"/>
              <w:rPr>
                <w:rFonts w:eastAsiaTheme="minorEastAsia"/>
                <w:sz w:val="18"/>
                <w:szCs w:val="18"/>
              </w:rPr>
            </w:pPr>
            <w:r>
              <w:rPr>
                <w:rFonts w:eastAsiaTheme="minorEastAsia" w:hint="eastAsia"/>
                <w:sz w:val="18"/>
                <w:szCs w:val="18"/>
              </w:rPr>
              <w:t>M</w:t>
            </w:r>
            <w:r>
              <w:rPr>
                <w:rFonts w:eastAsiaTheme="minorEastAsia"/>
                <w:sz w:val="18"/>
                <w:szCs w:val="18"/>
              </w:rPr>
              <w:t>achine readable unique identifier of a product type</w:t>
            </w:r>
          </w:p>
        </w:tc>
        <w:tc>
          <w:tcPr>
            <w:tcW w:w="804" w:type="dxa"/>
            <w:vAlign w:val="center"/>
          </w:tcPr>
          <w:p w14:paraId="5F406525" w14:textId="77777777" w:rsidR="004C1EB7" w:rsidRPr="00247C8D" w:rsidRDefault="004C1EB7" w:rsidP="00584796">
            <w:pPr>
              <w:snapToGrid w:val="0"/>
              <w:spacing w:before="60" w:after="60" w:line="240" w:lineRule="auto"/>
              <w:jc w:val="center"/>
              <w:rPr>
                <w:rFonts w:eastAsiaTheme="minorEastAsia"/>
                <w:sz w:val="18"/>
                <w:szCs w:val="18"/>
              </w:rPr>
            </w:pPr>
            <w:r>
              <w:rPr>
                <w:rFonts w:eastAsiaTheme="minorEastAsia" w:hint="eastAsia"/>
                <w:sz w:val="18"/>
                <w:szCs w:val="18"/>
              </w:rPr>
              <w:t>1</w:t>
            </w:r>
          </w:p>
        </w:tc>
        <w:tc>
          <w:tcPr>
            <w:tcW w:w="2436" w:type="dxa"/>
            <w:vAlign w:val="center"/>
          </w:tcPr>
          <w:p w14:paraId="44753021" w14:textId="77777777" w:rsidR="004C1EB7" w:rsidRPr="00247C8D" w:rsidRDefault="004C1EB7" w:rsidP="00584796">
            <w:pPr>
              <w:snapToGrid w:val="0"/>
              <w:spacing w:before="60" w:after="60" w:line="240" w:lineRule="auto"/>
              <w:jc w:val="left"/>
              <w:rPr>
                <w:rFonts w:eastAsiaTheme="minorEastAsia"/>
                <w:sz w:val="18"/>
                <w:szCs w:val="18"/>
              </w:rPr>
            </w:pPr>
            <w:r>
              <w:rPr>
                <w:rFonts w:eastAsiaTheme="minorEastAsia" w:hint="eastAsia"/>
                <w:sz w:val="18"/>
                <w:szCs w:val="18"/>
              </w:rPr>
              <w:t>C</w:t>
            </w:r>
            <w:r>
              <w:rPr>
                <w:rFonts w:eastAsiaTheme="minorEastAsia"/>
                <w:sz w:val="18"/>
                <w:szCs w:val="18"/>
              </w:rPr>
              <w:t>haracterString</w:t>
            </w:r>
            <w:r>
              <w:rPr>
                <w:rFonts w:eastAsiaTheme="minorEastAsia"/>
                <w:sz w:val="18"/>
                <w:szCs w:val="18"/>
              </w:rPr>
              <w:br/>
              <w:t>(Restricted to Product ID values from the IHO Product Specification Register, in the IHO Geospatial Information Registry)</w:t>
            </w:r>
          </w:p>
        </w:tc>
        <w:tc>
          <w:tcPr>
            <w:tcW w:w="3489" w:type="dxa"/>
            <w:vAlign w:val="center"/>
          </w:tcPr>
          <w:p w14:paraId="5EC44D36" w14:textId="77777777" w:rsidR="004C1EB7" w:rsidRPr="00247C8D" w:rsidRDefault="004C1EB7" w:rsidP="00584796">
            <w:pPr>
              <w:snapToGrid w:val="0"/>
              <w:spacing w:before="60" w:after="60" w:line="240" w:lineRule="auto"/>
              <w:jc w:val="left"/>
              <w:rPr>
                <w:rFonts w:eastAsiaTheme="minorEastAsia"/>
                <w:sz w:val="18"/>
                <w:szCs w:val="18"/>
              </w:rPr>
            </w:pPr>
            <w:r>
              <w:rPr>
                <w:rFonts w:eastAsiaTheme="minorEastAsia" w:hint="eastAsia"/>
                <w:sz w:val="18"/>
                <w:szCs w:val="18"/>
              </w:rPr>
              <w:t>F</w:t>
            </w:r>
            <w:r>
              <w:rPr>
                <w:rFonts w:eastAsiaTheme="minorEastAsia"/>
                <w:sz w:val="18"/>
                <w:szCs w:val="18"/>
              </w:rPr>
              <w:t>or example, “S-101”</w:t>
            </w:r>
          </w:p>
        </w:tc>
      </w:tr>
      <w:tr w:rsidR="004C1EB7" w:rsidRPr="009063C9" w14:paraId="12B437F6" w14:textId="77777777" w:rsidTr="00584796">
        <w:trPr>
          <w:cantSplit/>
        </w:trPr>
        <w:tc>
          <w:tcPr>
            <w:tcW w:w="3034" w:type="dxa"/>
            <w:vAlign w:val="center"/>
          </w:tcPr>
          <w:p w14:paraId="550F00F6" w14:textId="77777777" w:rsidR="004C1EB7" w:rsidRPr="009063C9" w:rsidRDefault="004C1EB7" w:rsidP="00584796">
            <w:pPr>
              <w:snapToGrid w:val="0"/>
              <w:spacing w:before="60" w:after="60" w:line="240" w:lineRule="auto"/>
              <w:jc w:val="left"/>
              <w:rPr>
                <w:sz w:val="18"/>
                <w:szCs w:val="18"/>
              </w:rPr>
            </w:pPr>
            <w:r w:rsidRPr="009063C9">
              <w:rPr>
                <w:sz w:val="18"/>
                <w:szCs w:val="18"/>
              </w:rPr>
              <w:lastRenderedPageBreak/>
              <w:t>number</w:t>
            </w:r>
          </w:p>
        </w:tc>
        <w:tc>
          <w:tcPr>
            <w:tcW w:w="3420" w:type="dxa"/>
            <w:vAlign w:val="center"/>
          </w:tcPr>
          <w:p w14:paraId="3BA4B5C8" w14:textId="77777777" w:rsidR="004C1EB7" w:rsidRPr="009063C9" w:rsidRDefault="004C1EB7" w:rsidP="00584796">
            <w:pPr>
              <w:snapToGrid w:val="0"/>
              <w:spacing w:before="60" w:after="60" w:line="240" w:lineRule="auto"/>
              <w:jc w:val="left"/>
              <w:rPr>
                <w:sz w:val="18"/>
                <w:szCs w:val="18"/>
              </w:rPr>
            </w:pPr>
            <w:r w:rsidRPr="009063C9">
              <w:rPr>
                <w:sz w:val="18"/>
                <w:szCs w:val="18"/>
              </w:rPr>
              <w:t>The number (registry index) used to lookup the product in the product specification GI registry</w:t>
            </w:r>
          </w:p>
        </w:tc>
        <w:tc>
          <w:tcPr>
            <w:tcW w:w="804" w:type="dxa"/>
            <w:vAlign w:val="center"/>
          </w:tcPr>
          <w:p w14:paraId="38DEA062" w14:textId="77777777" w:rsidR="004C1EB7" w:rsidRPr="009063C9" w:rsidRDefault="004C1EB7" w:rsidP="00584796">
            <w:pPr>
              <w:snapToGrid w:val="0"/>
              <w:spacing w:before="60" w:after="60" w:line="240" w:lineRule="auto"/>
              <w:jc w:val="center"/>
              <w:rPr>
                <w:sz w:val="18"/>
                <w:szCs w:val="18"/>
              </w:rPr>
            </w:pPr>
            <w:r w:rsidRPr="009063C9">
              <w:rPr>
                <w:sz w:val="18"/>
                <w:szCs w:val="18"/>
              </w:rPr>
              <w:t>1</w:t>
            </w:r>
          </w:p>
        </w:tc>
        <w:tc>
          <w:tcPr>
            <w:tcW w:w="2436" w:type="dxa"/>
            <w:vAlign w:val="center"/>
          </w:tcPr>
          <w:p w14:paraId="4FBBAA90" w14:textId="77777777" w:rsidR="004C1EB7" w:rsidRPr="009063C9" w:rsidRDefault="004C1EB7" w:rsidP="00584796">
            <w:pPr>
              <w:snapToGrid w:val="0"/>
              <w:spacing w:before="60" w:after="60" w:line="240" w:lineRule="auto"/>
              <w:jc w:val="left"/>
              <w:rPr>
                <w:sz w:val="18"/>
                <w:szCs w:val="18"/>
              </w:rPr>
            </w:pPr>
            <w:r w:rsidRPr="009063C9">
              <w:rPr>
                <w:sz w:val="18"/>
                <w:szCs w:val="18"/>
              </w:rPr>
              <w:t>Integer</w:t>
            </w:r>
          </w:p>
        </w:tc>
        <w:tc>
          <w:tcPr>
            <w:tcW w:w="3489" w:type="dxa"/>
            <w:vAlign w:val="center"/>
          </w:tcPr>
          <w:p w14:paraId="6D8B43C8" w14:textId="77777777" w:rsidR="004C1EB7" w:rsidRPr="009063C9" w:rsidRDefault="004C1EB7" w:rsidP="00584796">
            <w:pPr>
              <w:snapToGrid w:val="0"/>
              <w:spacing w:before="60" w:after="60" w:line="240" w:lineRule="auto"/>
              <w:jc w:val="left"/>
              <w:rPr>
                <w:sz w:val="18"/>
                <w:szCs w:val="18"/>
              </w:rPr>
            </w:pPr>
            <w:r w:rsidRPr="009063C9">
              <w:rPr>
                <w:sz w:val="18"/>
                <w:szCs w:val="18"/>
              </w:rPr>
              <w:t>From the Product Specification Register, in the IHO Geospatial Information Registry</w:t>
            </w:r>
          </w:p>
        </w:tc>
      </w:tr>
      <w:tr w:rsidR="004C1EB7" w:rsidRPr="009063C9" w14:paraId="6EC22375" w14:textId="77777777" w:rsidTr="00584796">
        <w:trPr>
          <w:cantSplit/>
        </w:trPr>
        <w:tc>
          <w:tcPr>
            <w:tcW w:w="3034" w:type="dxa"/>
            <w:vAlign w:val="center"/>
          </w:tcPr>
          <w:p w14:paraId="26D385DA" w14:textId="4312359A" w:rsidR="004C1EB7" w:rsidRPr="004C1EB7" w:rsidRDefault="004C1EB7" w:rsidP="004C1EB7">
            <w:pPr>
              <w:snapToGrid w:val="0"/>
              <w:spacing w:before="60" w:after="60" w:line="240" w:lineRule="auto"/>
              <w:jc w:val="left"/>
              <w:rPr>
                <w:rFonts w:eastAsiaTheme="minorEastAsia"/>
                <w:sz w:val="18"/>
                <w:szCs w:val="18"/>
              </w:rPr>
            </w:pPr>
            <w:ins w:id="4148" w:author="Greenblue" w:date="2024-02-15T20:09:00Z">
              <w:r w:rsidRPr="004C1EB7">
                <w:rPr>
                  <w:rFonts w:eastAsiaTheme="minorEastAsia"/>
                  <w:sz w:val="18"/>
                  <w:szCs w:val="18"/>
                </w:rPr>
                <w:t>compliancyCategory</w:t>
              </w:r>
            </w:ins>
          </w:p>
        </w:tc>
        <w:tc>
          <w:tcPr>
            <w:tcW w:w="3420" w:type="dxa"/>
            <w:vAlign w:val="center"/>
          </w:tcPr>
          <w:p w14:paraId="1BC2B97D" w14:textId="2C9F3AB3" w:rsidR="004C1EB7" w:rsidRPr="004C1EB7" w:rsidRDefault="004C1EB7" w:rsidP="004C1EB7">
            <w:pPr>
              <w:snapToGrid w:val="0"/>
              <w:spacing w:before="60" w:after="60" w:line="240" w:lineRule="auto"/>
              <w:jc w:val="left"/>
              <w:rPr>
                <w:rFonts w:eastAsiaTheme="minorEastAsia"/>
                <w:sz w:val="18"/>
                <w:szCs w:val="18"/>
              </w:rPr>
            </w:pPr>
            <w:ins w:id="4149" w:author="Greenblue" w:date="2024-02-15T20:09:00Z">
              <w:r w:rsidRPr="004C1EB7">
                <w:rPr>
                  <w:rFonts w:eastAsiaTheme="minorEastAsia" w:hint="eastAsia"/>
                  <w:sz w:val="18"/>
                  <w:szCs w:val="18"/>
                </w:rPr>
                <w:t>T</w:t>
              </w:r>
              <w:r w:rsidRPr="004C1EB7">
                <w:rPr>
                  <w:rFonts w:eastAsiaTheme="minorEastAsia"/>
                  <w:sz w:val="18"/>
                  <w:szCs w:val="18"/>
                </w:rPr>
                <w:t>he level of compliance of the Product Specification to S-100</w:t>
              </w:r>
            </w:ins>
          </w:p>
        </w:tc>
        <w:tc>
          <w:tcPr>
            <w:tcW w:w="804" w:type="dxa"/>
            <w:vAlign w:val="center"/>
          </w:tcPr>
          <w:p w14:paraId="1852BA38" w14:textId="739BB220" w:rsidR="004C1EB7" w:rsidRPr="004C1EB7" w:rsidRDefault="004C1EB7" w:rsidP="004C1EB7">
            <w:pPr>
              <w:snapToGrid w:val="0"/>
              <w:spacing w:before="60" w:after="60" w:line="240" w:lineRule="auto"/>
              <w:jc w:val="center"/>
              <w:rPr>
                <w:rFonts w:eastAsiaTheme="minorEastAsia"/>
                <w:sz w:val="18"/>
                <w:szCs w:val="18"/>
              </w:rPr>
            </w:pPr>
            <w:ins w:id="4150" w:author="Greenblue" w:date="2024-02-15T20:09:00Z">
              <w:r w:rsidRPr="004C1EB7">
                <w:rPr>
                  <w:rFonts w:eastAsiaTheme="minorEastAsia" w:hint="eastAsia"/>
                  <w:sz w:val="18"/>
                  <w:szCs w:val="18"/>
                </w:rPr>
                <w:t>0</w:t>
              </w:r>
              <w:r w:rsidRPr="004C1EB7">
                <w:rPr>
                  <w:rFonts w:eastAsiaTheme="minorEastAsia"/>
                  <w:sz w:val="18"/>
                  <w:szCs w:val="18"/>
                </w:rPr>
                <w:t>..1</w:t>
              </w:r>
            </w:ins>
          </w:p>
        </w:tc>
        <w:tc>
          <w:tcPr>
            <w:tcW w:w="2436" w:type="dxa"/>
            <w:vAlign w:val="center"/>
          </w:tcPr>
          <w:p w14:paraId="38BEA699" w14:textId="370D724E" w:rsidR="004C1EB7" w:rsidRPr="004C1EB7" w:rsidRDefault="004C1EB7" w:rsidP="004C1EB7">
            <w:pPr>
              <w:snapToGrid w:val="0"/>
              <w:spacing w:before="60" w:after="60" w:line="240" w:lineRule="auto"/>
              <w:jc w:val="left"/>
              <w:rPr>
                <w:rFonts w:eastAsiaTheme="minorEastAsia"/>
                <w:sz w:val="18"/>
                <w:szCs w:val="18"/>
              </w:rPr>
            </w:pPr>
            <w:ins w:id="4151" w:author="Greenblue" w:date="2024-02-15T20:09:00Z">
              <w:r w:rsidRPr="004C1EB7">
                <w:rPr>
                  <w:rFonts w:eastAsiaTheme="minorEastAsia" w:hint="eastAsia"/>
                  <w:sz w:val="18"/>
                  <w:szCs w:val="18"/>
                </w:rPr>
                <w:t>S</w:t>
              </w:r>
              <w:r w:rsidRPr="004C1EB7">
                <w:rPr>
                  <w:rFonts w:eastAsiaTheme="minorEastAsia"/>
                  <w:sz w:val="18"/>
                  <w:szCs w:val="18"/>
                </w:rPr>
                <w:t>100_CompliancyCategory</w:t>
              </w:r>
            </w:ins>
          </w:p>
        </w:tc>
        <w:tc>
          <w:tcPr>
            <w:tcW w:w="3489" w:type="dxa"/>
            <w:vAlign w:val="center"/>
          </w:tcPr>
          <w:p w14:paraId="050A1487" w14:textId="77777777" w:rsidR="004C1EB7" w:rsidRPr="004C1EB7" w:rsidRDefault="004C1EB7" w:rsidP="004C1EB7">
            <w:pPr>
              <w:snapToGrid w:val="0"/>
              <w:spacing w:before="60" w:after="60" w:line="240" w:lineRule="auto"/>
              <w:jc w:val="left"/>
              <w:rPr>
                <w:rFonts w:eastAsiaTheme="minorEastAsia"/>
                <w:sz w:val="18"/>
                <w:szCs w:val="18"/>
              </w:rPr>
            </w:pPr>
          </w:p>
        </w:tc>
      </w:tr>
    </w:tbl>
    <w:p w14:paraId="4ACC1692" w14:textId="77777777" w:rsidR="004C1EB7" w:rsidRPr="00A63413" w:rsidRDefault="004C1EB7" w:rsidP="00DE48FB">
      <w:pPr>
        <w:pStyle w:val="AppendixD2"/>
        <w:rPr>
          <w:ins w:id="4152" w:author="Greenblue" w:date="2024-02-15T20:12:00Z"/>
        </w:rPr>
      </w:pPr>
    </w:p>
    <w:p w14:paraId="5FA57015" w14:textId="77777777" w:rsidR="004C1EB7" w:rsidRPr="004C1EB7" w:rsidRDefault="004C1EB7" w:rsidP="004C1EB7">
      <w:pPr>
        <w:pStyle w:val="41"/>
        <w:rPr>
          <w:ins w:id="4153" w:author="Greenblue" w:date="2024-02-15T20:10:00Z"/>
        </w:rPr>
      </w:pPr>
      <w:ins w:id="4154" w:author="Greenblue" w:date="2024-02-15T20:10:00Z">
        <w:r w:rsidRPr="004C1EB7">
          <w:t>S100_CompliancyCategory</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
      <w:tr w:rsidR="004C1EB7" w:rsidRPr="009063C9" w14:paraId="65CBAF48" w14:textId="77777777" w:rsidTr="004C1EB7">
        <w:trPr>
          <w:cantSplit/>
          <w:ins w:id="4155" w:author="Greenblue" w:date="2024-02-15T20:10:00Z"/>
        </w:trPr>
        <w:tc>
          <w:tcPr>
            <w:tcW w:w="3034" w:type="dxa"/>
            <w:shd w:val="clear" w:color="auto" w:fill="E7E6E6" w:themeFill="background2"/>
            <w:vAlign w:val="center"/>
          </w:tcPr>
          <w:p w14:paraId="68C9B443" w14:textId="77777777" w:rsidR="004C1EB7" w:rsidRPr="009063C9" w:rsidRDefault="004C1EB7" w:rsidP="00584796">
            <w:pPr>
              <w:snapToGrid w:val="0"/>
              <w:spacing w:before="60" w:after="60" w:line="240" w:lineRule="auto"/>
              <w:jc w:val="left"/>
              <w:rPr>
                <w:ins w:id="4156" w:author="Greenblue" w:date="2024-02-15T20:10:00Z"/>
                <w:b/>
                <w:sz w:val="18"/>
                <w:szCs w:val="18"/>
              </w:rPr>
            </w:pPr>
            <w:ins w:id="4157" w:author="Greenblue" w:date="2024-02-15T20:10:00Z">
              <w:r w:rsidRPr="009063C9">
                <w:rPr>
                  <w:b/>
                  <w:sz w:val="18"/>
                  <w:szCs w:val="18"/>
                </w:rPr>
                <w:t>Name</w:t>
              </w:r>
            </w:ins>
          </w:p>
        </w:tc>
        <w:tc>
          <w:tcPr>
            <w:tcW w:w="3420" w:type="dxa"/>
            <w:shd w:val="clear" w:color="auto" w:fill="E7E6E6" w:themeFill="background2"/>
            <w:vAlign w:val="center"/>
          </w:tcPr>
          <w:p w14:paraId="1D1557FE" w14:textId="77777777" w:rsidR="004C1EB7" w:rsidRPr="009063C9" w:rsidRDefault="004C1EB7" w:rsidP="00584796">
            <w:pPr>
              <w:snapToGrid w:val="0"/>
              <w:spacing w:before="60" w:after="60" w:line="240" w:lineRule="auto"/>
              <w:jc w:val="left"/>
              <w:rPr>
                <w:ins w:id="4158" w:author="Greenblue" w:date="2024-02-15T20:10:00Z"/>
                <w:b/>
                <w:sz w:val="18"/>
                <w:szCs w:val="18"/>
              </w:rPr>
            </w:pPr>
            <w:ins w:id="4159" w:author="Greenblue" w:date="2024-02-15T20:10:00Z">
              <w:r w:rsidRPr="009063C9">
                <w:rPr>
                  <w:b/>
                  <w:sz w:val="18"/>
                  <w:szCs w:val="18"/>
                </w:rPr>
                <w:t>Description</w:t>
              </w:r>
            </w:ins>
          </w:p>
        </w:tc>
        <w:tc>
          <w:tcPr>
            <w:tcW w:w="804" w:type="dxa"/>
            <w:shd w:val="clear" w:color="auto" w:fill="E7E6E6" w:themeFill="background2"/>
            <w:vAlign w:val="center"/>
          </w:tcPr>
          <w:p w14:paraId="56DD6318" w14:textId="77777777" w:rsidR="004C1EB7" w:rsidRPr="009063C9" w:rsidRDefault="004C1EB7" w:rsidP="00584796">
            <w:pPr>
              <w:snapToGrid w:val="0"/>
              <w:spacing w:before="60" w:after="60" w:line="240" w:lineRule="auto"/>
              <w:jc w:val="center"/>
              <w:rPr>
                <w:ins w:id="4160" w:author="Greenblue" w:date="2024-02-15T20:10:00Z"/>
                <w:b/>
                <w:sz w:val="18"/>
                <w:szCs w:val="18"/>
              </w:rPr>
            </w:pPr>
            <w:ins w:id="4161" w:author="Greenblue" w:date="2024-02-15T20:10:00Z">
              <w:r w:rsidRPr="009063C9">
                <w:rPr>
                  <w:b/>
                  <w:sz w:val="18"/>
                  <w:szCs w:val="18"/>
                </w:rPr>
                <w:t>Code</w:t>
              </w:r>
            </w:ins>
          </w:p>
        </w:tc>
        <w:tc>
          <w:tcPr>
            <w:tcW w:w="5925" w:type="dxa"/>
            <w:shd w:val="clear" w:color="auto" w:fill="E7E6E6" w:themeFill="background2"/>
            <w:vAlign w:val="center"/>
          </w:tcPr>
          <w:p w14:paraId="062F75ED" w14:textId="77777777" w:rsidR="004C1EB7" w:rsidRPr="009063C9" w:rsidRDefault="004C1EB7" w:rsidP="00584796">
            <w:pPr>
              <w:snapToGrid w:val="0"/>
              <w:spacing w:before="60" w:after="60" w:line="240" w:lineRule="auto"/>
              <w:jc w:val="left"/>
              <w:rPr>
                <w:ins w:id="4162" w:author="Greenblue" w:date="2024-02-15T20:10:00Z"/>
                <w:b/>
                <w:sz w:val="18"/>
                <w:szCs w:val="18"/>
              </w:rPr>
            </w:pPr>
            <w:ins w:id="4163" w:author="Greenblue" w:date="2024-02-15T20:10:00Z">
              <w:r w:rsidRPr="009063C9">
                <w:rPr>
                  <w:b/>
                  <w:sz w:val="18"/>
                  <w:szCs w:val="18"/>
                </w:rPr>
                <w:t>Remarks</w:t>
              </w:r>
            </w:ins>
          </w:p>
        </w:tc>
      </w:tr>
      <w:tr w:rsidR="004C1EB7" w:rsidRPr="009063C9" w14:paraId="6BE360B2" w14:textId="77777777" w:rsidTr="00584796">
        <w:trPr>
          <w:cantSplit/>
          <w:ins w:id="4164" w:author="Greenblue" w:date="2024-02-15T20:10:00Z"/>
        </w:trPr>
        <w:tc>
          <w:tcPr>
            <w:tcW w:w="3034" w:type="dxa"/>
            <w:vAlign w:val="center"/>
          </w:tcPr>
          <w:p w14:paraId="5210411C" w14:textId="77777777" w:rsidR="004C1EB7" w:rsidRPr="009063C9" w:rsidRDefault="004C1EB7" w:rsidP="00584796">
            <w:pPr>
              <w:snapToGrid w:val="0"/>
              <w:spacing w:before="60" w:after="60" w:line="240" w:lineRule="auto"/>
              <w:jc w:val="left"/>
              <w:rPr>
                <w:ins w:id="4165" w:author="Greenblue" w:date="2024-02-15T20:10:00Z"/>
                <w:sz w:val="18"/>
                <w:szCs w:val="18"/>
              </w:rPr>
            </w:pPr>
            <w:ins w:id="4166" w:author="Greenblue" w:date="2024-02-15T20:10:00Z">
              <w:r w:rsidRPr="009063C9">
                <w:rPr>
                  <w:sz w:val="18"/>
                  <w:szCs w:val="18"/>
                </w:rPr>
                <w:t>S100_</w:t>
              </w:r>
              <w:r>
                <w:rPr>
                  <w:sz w:val="18"/>
                  <w:szCs w:val="18"/>
                </w:rPr>
                <w:t>CompliancyCategory</w:t>
              </w:r>
            </w:ins>
          </w:p>
        </w:tc>
        <w:tc>
          <w:tcPr>
            <w:tcW w:w="3420" w:type="dxa"/>
            <w:vAlign w:val="center"/>
          </w:tcPr>
          <w:p w14:paraId="549EB4D9" w14:textId="77777777" w:rsidR="004C1EB7" w:rsidRPr="009063C9" w:rsidRDefault="004C1EB7" w:rsidP="00584796">
            <w:pPr>
              <w:snapToGrid w:val="0"/>
              <w:spacing w:before="60" w:after="60" w:line="240" w:lineRule="auto"/>
              <w:jc w:val="left"/>
              <w:rPr>
                <w:ins w:id="4167" w:author="Greenblue" w:date="2024-02-15T20:10:00Z"/>
                <w:sz w:val="18"/>
                <w:szCs w:val="18"/>
              </w:rPr>
            </w:pPr>
          </w:p>
        </w:tc>
        <w:tc>
          <w:tcPr>
            <w:tcW w:w="804" w:type="dxa"/>
            <w:vAlign w:val="center"/>
          </w:tcPr>
          <w:p w14:paraId="678CD553" w14:textId="77777777" w:rsidR="004C1EB7" w:rsidRPr="009063C9" w:rsidRDefault="004C1EB7" w:rsidP="00584796">
            <w:pPr>
              <w:snapToGrid w:val="0"/>
              <w:spacing w:before="60" w:after="60" w:line="240" w:lineRule="auto"/>
              <w:jc w:val="center"/>
              <w:rPr>
                <w:ins w:id="4168" w:author="Greenblue" w:date="2024-02-15T20:10:00Z"/>
                <w:sz w:val="18"/>
                <w:szCs w:val="18"/>
              </w:rPr>
            </w:pPr>
            <w:ins w:id="4169" w:author="Greenblue" w:date="2024-02-15T20:10:00Z">
              <w:r w:rsidRPr="009063C9">
                <w:rPr>
                  <w:sz w:val="18"/>
                  <w:szCs w:val="18"/>
                </w:rPr>
                <w:t>-</w:t>
              </w:r>
            </w:ins>
          </w:p>
        </w:tc>
        <w:tc>
          <w:tcPr>
            <w:tcW w:w="5925" w:type="dxa"/>
            <w:vAlign w:val="center"/>
          </w:tcPr>
          <w:p w14:paraId="20E0D1F5" w14:textId="77777777" w:rsidR="004C1EB7" w:rsidRPr="009063C9" w:rsidRDefault="004C1EB7" w:rsidP="00584796">
            <w:pPr>
              <w:snapToGrid w:val="0"/>
              <w:spacing w:before="60" w:after="60" w:line="240" w:lineRule="auto"/>
              <w:jc w:val="left"/>
              <w:rPr>
                <w:ins w:id="4170" w:author="Greenblue" w:date="2024-02-15T20:10:00Z"/>
                <w:sz w:val="18"/>
                <w:szCs w:val="18"/>
              </w:rPr>
            </w:pPr>
            <w:ins w:id="4171" w:author="Greenblue" w:date="2024-02-15T20:10:00Z">
              <w:r w:rsidRPr="009063C9">
                <w:rPr>
                  <w:sz w:val="18"/>
                  <w:szCs w:val="18"/>
                </w:rPr>
                <w:t>-</w:t>
              </w:r>
            </w:ins>
          </w:p>
        </w:tc>
      </w:tr>
      <w:tr w:rsidR="004C1EB7" w:rsidRPr="009063C9" w14:paraId="301ABB93" w14:textId="77777777" w:rsidTr="00584796">
        <w:trPr>
          <w:cantSplit/>
          <w:ins w:id="4172" w:author="Greenblue" w:date="2024-02-15T20:10:00Z"/>
        </w:trPr>
        <w:tc>
          <w:tcPr>
            <w:tcW w:w="3034" w:type="dxa"/>
            <w:vAlign w:val="center"/>
          </w:tcPr>
          <w:p w14:paraId="0D016B74" w14:textId="77777777" w:rsidR="004C1EB7" w:rsidRPr="009063C9" w:rsidRDefault="004C1EB7" w:rsidP="00584796">
            <w:pPr>
              <w:snapToGrid w:val="0"/>
              <w:spacing w:before="60" w:after="60" w:line="240" w:lineRule="auto"/>
              <w:jc w:val="left"/>
              <w:rPr>
                <w:ins w:id="4173" w:author="Greenblue" w:date="2024-02-15T20:10:00Z"/>
                <w:sz w:val="18"/>
                <w:szCs w:val="18"/>
              </w:rPr>
            </w:pPr>
            <w:ins w:id="4174" w:author="Greenblue" w:date="2024-02-15T20:10:00Z">
              <w:r>
                <w:rPr>
                  <w:sz w:val="18"/>
                  <w:szCs w:val="18"/>
                </w:rPr>
                <w:t>Category1</w:t>
              </w:r>
            </w:ins>
          </w:p>
        </w:tc>
        <w:tc>
          <w:tcPr>
            <w:tcW w:w="3420" w:type="dxa"/>
            <w:vAlign w:val="center"/>
          </w:tcPr>
          <w:p w14:paraId="0A83EC14" w14:textId="77777777" w:rsidR="004C1EB7" w:rsidRPr="009063C9" w:rsidRDefault="004C1EB7" w:rsidP="00584796">
            <w:pPr>
              <w:snapToGrid w:val="0"/>
              <w:spacing w:before="60" w:after="60" w:line="240" w:lineRule="auto"/>
              <w:jc w:val="left"/>
              <w:rPr>
                <w:ins w:id="4175" w:author="Greenblue" w:date="2024-02-15T20:10:00Z"/>
                <w:sz w:val="18"/>
                <w:szCs w:val="18"/>
              </w:rPr>
            </w:pPr>
            <w:ins w:id="4176" w:author="Greenblue" w:date="2024-02-15T20:10:00Z">
              <w:r w:rsidRPr="009063C9">
                <w:rPr>
                  <w:sz w:val="18"/>
                  <w:szCs w:val="18"/>
                </w:rPr>
                <w:t>IHO S-</w:t>
              </w:r>
              <w:r>
                <w:rPr>
                  <w:sz w:val="18"/>
                  <w:szCs w:val="18"/>
                </w:rPr>
                <w:t>100 object model compliant</w:t>
              </w:r>
            </w:ins>
          </w:p>
        </w:tc>
        <w:tc>
          <w:tcPr>
            <w:tcW w:w="804" w:type="dxa"/>
            <w:vAlign w:val="center"/>
          </w:tcPr>
          <w:p w14:paraId="020471D1" w14:textId="77777777" w:rsidR="004C1EB7" w:rsidRPr="009063C9" w:rsidRDefault="004C1EB7" w:rsidP="00584796">
            <w:pPr>
              <w:snapToGrid w:val="0"/>
              <w:spacing w:before="60" w:after="60" w:line="240" w:lineRule="auto"/>
              <w:jc w:val="center"/>
              <w:rPr>
                <w:ins w:id="4177" w:author="Greenblue" w:date="2024-02-15T20:10:00Z"/>
                <w:sz w:val="18"/>
                <w:szCs w:val="18"/>
              </w:rPr>
            </w:pPr>
            <w:ins w:id="4178" w:author="Greenblue" w:date="2024-02-15T20:10:00Z">
              <w:r w:rsidRPr="009063C9">
                <w:rPr>
                  <w:sz w:val="18"/>
                  <w:szCs w:val="18"/>
                </w:rPr>
                <w:t>-</w:t>
              </w:r>
            </w:ins>
          </w:p>
        </w:tc>
        <w:tc>
          <w:tcPr>
            <w:tcW w:w="5925" w:type="dxa"/>
            <w:vAlign w:val="center"/>
          </w:tcPr>
          <w:p w14:paraId="7F8F1B64" w14:textId="77777777" w:rsidR="004C1EB7" w:rsidRPr="009063C9" w:rsidRDefault="004C1EB7" w:rsidP="00584796">
            <w:pPr>
              <w:snapToGrid w:val="0"/>
              <w:spacing w:before="60" w:after="60" w:line="240" w:lineRule="auto"/>
              <w:jc w:val="left"/>
              <w:rPr>
                <w:ins w:id="4179" w:author="Greenblue" w:date="2024-02-15T20:10:00Z"/>
                <w:sz w:val="18"/>
                <w:szCs w:val="18"/>
              </w:rPr>
            </w:pPr>
          </w:p>
        </w:tc>
      </w:tr>
      <w:tr w:rsidR="004C1EB7" w:rsidRPr="009063C9" w14:paraId="2E7FB47E" w14:textId="77777777" w:rsidTr="00584796">
        <w:trPr>
          <w:cantSplit/>
          <w:ins w:id="4180" w:author="Greenblue" w:date="2024-02-15T20:10:00Z"/>
        </w:trPr>
        <w:tc>
          <w:tcPr>
            <w:tcW w:w="3034" w:type="dxa"/>
            <w:vAlign w:val="center"/>
          </w:tcPr>
          <w:p w14:paraId="0C9AC4B5" w14:textId="77777777" w:rsidR="004C1EB7" w:rsidRPr="009063C9" w:rsidRDefault="004C1EB7" w:rsidP="00584796">
            <w:pPr>
              <w:snapToGrid w:val="0"/>
              <w:spacing w:before="60" w:after="60" w:line="240" w:lineRule="auto"/>
              <w:jc w:val="left"/>
              <w:rPr>
                <w:ins w:id="4181" w:author="Greenblue" w:date="2024-02-15T20:10:00Z"/>
                <w:sz w:val="18"/>
                <w:szCs w:val="18"/>
              </w:rPr>
            </w:pPr>
            <w:ins w:id="4182" w:author="Greenblue" w:date="2024-02-15T20:10:00Z">
              <w:r>
                <w:rPr>
                  <w:sz w:val="18"/>
                  <w:szCs w:val="18"/>
                </w:rPr>
                <w:t>Category2</w:t>
              </w:r>
            </w:ins>
          </w:p>
        </w:tc>
        <w:tc>
          <w:tcPr>
            <w:tcW w:w="3420" w:type="dxa"/>
            <w:vAlign w:val="center"/>
          </w:tcPr>
          <w:p w14:paraId="2879001D" w14:textId="77777777" w:rsidR="004C1EB7" w:rsidRPr="00247C8D" w:rsidRDefault="004C1EB7" w:rsidP="00584796">
            <w:pPr>
              <w:snapToGrid w:val="0"/>
              <w:spacing w:before="60" w:after="60" w:line="240" w:lineRule="auto"/>
              <w:jc w:val="left"/>
              <w:rPr>
                <w:ins w:id="4183" w:author="Greenblue" w:date="2024-02-15T20:10:00Z"/>
                <w:rFonts w:eastAsiaTheme="minorEastAsia"/>
                <w:sz w:val="18"/>
                <w:szCs w:val="18"/>
              </w:rPr>
            </w:pPr>
            <w:ins w:id="4184" w:author="Greenblue" w:date="2024-02-15T20:10:00Z">
              <w:r>
                <w:rPr>
                  <w:rFonts w:eastAsiaTheme="minorEastAsia" w:hint="eastAsia"/>
                  <w:sz w:val="18"/>
                  <w:szCs w:val="18"/>
                </w:rPr>
                <w:t>I</w:t>
              </w:r>
              <w:r>
                <w:rPr>
                  <w:rFonts w:eastAsiaTheme="minorEastAsia"/>
                  <w:sz w:val="18"/>
                  <w:szCs w:val="18"/>
                </w:rPr>
                <w:t>HO S-100 compliant with non-standard encoding</w:t>
              </w:r>
            </w:ins>
          </w:p>
        </w:tc>
        <w:tc>
          <w:tcPr>
            <w:tcW w:w="804" w:type="dxa"/>
            <w:vAlign w:val="center"/>
          </w:tcPr>
          <w:p w14:paraId="45062064" w14:textId="77777777" w:rsidR="004C1EB7" w:rsidRPr="009063C9" w:rsidRDefault="004C1EB7" w:rsidP="00584796">
            <w:pPr>
              <w:snapToGrid w:val="0"/>
              <w:spacing w:before="60" w:after="60" w:line="240" w:lineRule="auto"/>
              <w:jc w:val="center"/>
              <w:rPr>
                <w:ins w:id="4185" w:author="Greenblue" w:date="2024-02-15T20:10:00Z"/>
                <w:sz w:val="18"/>
                <w:szCs w:val="18"/>
              </w:rPr>
            </w:pPr>
          </w:p>
        </w:tc>
        <w:tc>
          <w:tcPr>
            <w:tcW w:w="5925" w:type="dxa"/>
            <w:vAlign w:val="center"/>
          </w:tcPr>
          <w:p w14:paraId="17157D96" w14:textId="77777777" w:rsidR="004C1EB7" w:rsidRPr="009063C9" w:rsidRDefault="004C1EB7" w:rsidP="00584796">
            <w:pPr>
              <w:snapToGrid w:val="0"/>
              <w:spacing w:before="60" w:after="60" w:line="240" w:lineRule="auto"/>
              <w:jc w:val="left"/>
              <w:rPr>
                <w:ins w:id="4186" w:author="Greenblue" w:date="2024-02-15T20:10:00Z"/>
                <w:sz w:val="18"/>
                <w:szCs w:val="18"/>
              </w:rPr>
            </w:pPr>
          </w:p>
        </w:tc>
      </w:tr>
      <w:tr w:rsidR="004C1EB7" w:rsidRPr="009063C9" w14:paraId="0C923BA1" w14:textId="77777777" w:rsidTr="00584796">
        <w:trPr>
          <w:cantSplit/>
          <w:ins w:id="4187" w:author="Greenblue" w:date="2024-02-15T20:10:00Z"/>
        </w:trPr>
        <w:tc>
          <w:tcPr>
            <w:tcW w:w="3034" w:type="dxa"/>
            <w:vAlign w:val="center"/>
          </w:tcPr>
          <w:p w14:paraId="743C06CF" w14:textId="77777777" w:rsidR="004C1EB7" w:rsidRPr="009063C9" w:rsidRDefault="004C1EB7" w:rsidP="00584796">
            <w:pPr>
              <w:snapToGrid w:val="0"/>
              <w:spacing w:before="60" w:after="60" w:line="240" w:lineRule="auto"/>
              <w:jc w:val="left"/>
              <w:rPr>
                <w:ins w:id="4188" w:author="Greenblue" w:date="2024-02-15T20:10:00Z"/>
                <w:sz w:val="18"/>
                <w:szCs w:val="18"/>
              </w:rPr>
            </w:pPr>
            <w:ins w:id="4189" w:author="Greenblue" w:date="2024-02-15T20:10:00Z">
              <w:r>
                <w:rPr>
                  <w:sz w:val="18"/>
                  <w:szCs w:val="18"/>
                </w:rPr>
                <w:t>Category3</w:t>
              </w:r>
            </w:ins>
          </w:p>
        </w:tc>
        <w:tc>
          <w:tcPr>
            <w:tcW w:w="3420" w:type="dxa"/>
            <w:vAlign w:val="center"/>
          </w:tcPr>
          <w:p w14:paraId="3DDE2684" w14:textId="77777777" w:rsidR="004C1EB7" w:rsidRPr="00247C8D" w:rsidRDefault="004C1EB7" w:rsidP="00584796">
            <w:pPr>
              <w:snapToGrid w:val="0"/>
              <w:spacing w:before="60" w:after="60" w:line="240" w:lineRule="auto"/>
              <w:jc w:val="left"/>
              <w:rPr>
                <w:ins w:id="4190" w:author="Greenblue" w:date="2024-02-15T20:10:00Z"/>
                <w:rFonts w:eastAsiaTheme="minorEastAsia"/>
                <w:sz w:val="18"/>
                <w:szCs w:val="18"/>
              </w:rPr>
            </w:pPr>
            <w:ins w:id="4191" w:author="Greenblue" w:date="2024-02-15T20:10:00Z">
              <w:r>
                <w:rPr>
                  <w:rFonts w:eastAsiaTheme="minorEastAsia" w:hint="eastAsia"/>
                  <w:sz w:val="18"/>
                  <w:szCs w:val="18"/>
                </w:rPr>
                <w:t>I</w:t>
              </w:r>
              <w:r>
                <w:rPr>
                  <w:rFonts w:eastAsiaTheme="minorEastAsia"/>
                  <w:sz w:val="18"/>
                  <w:szCs w:val="18"/>
                </w:rPr>
                <w:t>HO S-100 compliant with standard encoding</w:t>
              </w:r>
            </w:ins>
          </w:p>
        </w:tc>
        <w:tc>
          <w:tcPr>
            <w:tcW w:w="804" w:type="dxa"/>
            <w:vAlign w:val="center"/>
          </w:tcPr>
          <w:p w14:paraId="0E785E6A" w14:textId="77777777" w:rsidR="004C1EB7" w:rsidRPr="009063C9" w:rsidRDefault="004C1EB7" w:rsidP="00584796">
            <w:pPr>
              <w:snapToGrid w:val="0"/>
              <w:spacing w:before="60" w:after="60" w:line="240" w:lineRule="auto"/>
              <w:jc w:val="center"/>
              <w:rPr>
                <w:ins w:id="4192" w:author="Greenblue" w:date="2024-02-15T20:10:00Z"/>
                <w:sz w:val="18"/>
                <w:szCs w:val="18"/>
              </w:rPr>
            </w:pPr>
          </w:p>
        </w:tc>
        <w:tc>
          <w:tcPr>
            <w:tcW w:w="5925" w:type="dxa"/>
            <w:vAlign w:val="center"/>
          </w:tcPr>
          <w:p w14:paraId="3ACAAE6C" w14:textId="77777777" w:rsidR="004C1EB7" w:rsidRPr="009063C9" w:rsidRDefault="004C1EB7" w:rsidP="00584796">
            <w:pPr>
              <w:snapToGrid w:val="0"/>
              <w:spacing w:before="60" w:after="60" w:line="240" w:lineRule="auto"/>
              <w:jc w:val="left"/>
              <w:rPr>
                <w:ins w:id="4193" w:author="Greenblue" w:date="2024-02-15T20:10:00Z"/>
                <w:sz w:val="18"/>
                <w:szCs w:val="18"/>
              </w:rPr>
            </w:pPr>
          </w:p>
        </w:tc>
      </w:tr>
      <w:tr w:rsidR="004C1EB7" w:rsidRPr="009063C9" w14:paraId="169C47E7" w14:textId="77777777" w:rsidTr="00584796">
        <w:trPr>
          <w:cantSplit/>
          <w:ins w:id="4194" w:author="Greenblue" w:date="2024-02-15T20:10:00Z"/>
        </w:trPr>
        <w:tc>
          <w:tcPr>
            <w:tcW w:w="3034" w:type="dxa"/>
            <w:vAlign w:val="center"/>
          </w:tcPr>
          <w:p w14:paraId="61065385" w14:textId="77777777" w:rsidR="004C1EB7" w:rsidRPr="009063C9" w:rsidRDefault="004C1EB7" w:rsidP="00584796">
            <w:pPr>
              <w:snapToGrid w:val="0"/>
              <w:spacing w:before="60" w:after="60" w:line="240" w:lineRule="auto"/>
              <w:jc w:val="left"/>
              <w:rPr>
                <w:ins w:id="4195" w:author="Greenblue" w:date="2024-02-15T20:10:00Z"/>
                <w:sz w:val="18"/>
                <w:szCs w:val="18"/>
              </w:rPr>
            </w:pPr>
            <w:ins w:id="4196" w:author="Greenblue" w:date="2024-02-15T20:10:00Z">
              <w:r>
                <w:rPr>
                  <w:sz w:val="18"/>
                  <w:szCs w:val="18"/>
                </w:rPr>
                <w:t>Category4</w:t>
              </w:r>
            </w:ins>
          </w:p>
        </w:tc>
        <w:tc>
          <w:tcPr>
            <w:tcW w:w="3420" w:type="dxa"/>
            <w:vAlign w:val="center"/>
          </w:tcPr>
          <w:p w14:paraId="4ABF12D2" w14:textId="77777777" w:rsidR="004C1EB7" w:rsidRPr="00247C8D" w:rsidRDefault="004C1EB7" w:rsidP="00584796">
            <w:pPr>
              <w:snapToGrid w:val="0"/>
              <w:spacing w:before="60" w:after="60" w:line="240" w:lineRule="auto"/>
              <w:jc w:val="left"/>
              <w:rPr>
                <w:ins w:id="4197" w:author="Greenblue" w:date="2024-02-15T20:10:00Z"/>
                <w:rFonts w:eastAsiaTheme="minorEastAsia"/>
                <w:sz w:val="18"/>
                <w:szCs w:val="18"/>
              </w:rPr>
            </w:pPr>
            <w:ins w:id="4198" w:author="Greenblue" w:date="2024-02-15T20:10:00Z">
              <w:r>
                <w:rPr>
                  <w:rFonts w:eastAsiaTheme="minorEastAsia" w:hint="eastAsia"/>
                  <w:sz w:val="18"/>
                  <w:szCs w:val="18"/>
                </w:rPr>
                <w:t>I</w:t>
              </w:r>
              <w:r>
                <w:rPr>
                  <w:rFonts w:eastAsiaTheme="minorEastAsia"/>
                  <w:sz w:val="18"/>
                  <w:szCs w:val="18"/>
                </w:rPr>
                <w:t>HO S-100 and IMO harmonized display compliant</w:t>
              </w:r>
            </w:ins>
          </w:p>
        </w:tc>
        <w:tc>
          <w:tcPr>
            <w:tcW w:w="804" w:type="dxa"/>
            <w:vAlign w:val="center"/>
          </w:tcPr>
          <w:p w14:paraId="1F41E5A5" w14:textId="77777777" w:rsidR="004C1EB7" w:rsidRPr="009063C9" w:rsidRDefault="004C1EB7" w:rsidP="00584796">
            <w:pPr>
              <w:snapToGrid w:val="0"/>
              <w:spacing w:before="60" w:after="60" w:line="240" w:lineRule="auto"/>
              <w:jc w:val="center"/>
              <w:rPr>
                <w:ins w:id="4199" w:author="Greenblue" w:date="2024-02-15T20:10:00Z"/>
                <w:sz w:val="18"/>
                <w:szCs w:val="18"/>
              </w:rPr>
            </w:pPr>
          </w:p>
        </w:tc>
        <w:tc>
          <w:tcPr>
            <w:tcW w:w="5925" w:type="dxa"/>
            <w:vAlign w:val="center"/>
          </w:tcPr>
          <w:p w14:paraId="3E13BF3C" w14:textId="77777777" w:rsidR="004C1EB7" w:rsidRPr="009063C9" w:rsidRDefault="004C1EB7" w:rsidP="00584796">
            <w:pPr>
              <w:snapToGrid w:val="0"/>
              <w:spacing w:before="60" w:after="60" w:line="240" w:lineRule="auto"/>
              <w:jc w:val="left"/>
              <w:rPr>
                <w:ins w:id="4200" w:author="Greenblue" w:date="2024-02-15T20:10:00Z"/>
                <w:sz w:val="18"/>
                <w:szCs w:val="18"/>
              </w:rPr>
            </w:pPr>
          </w:p>
        </w:tc>
      </w:tr>
    </w:tbl>
    <w:p w14:paraId="567E0135" w14:textId="77777777" w:rsidR="004C1EB7" w:rsidRPr="004C1EB7" w:rsidRDefault="004C1EB7" w:rsidP="004C1EB7">
      <w:pPr>
        <w:rPr>
          <w:ins w:id="4201" w:author="Greenblue" w:date="2024-02-15T20:07:00Z"/>
        </w:rPr>
      </w:pPr>
    </w:p>
    <w:p w14:paraId="79D97BC8" w14:textId="3C3D7C86" w:rsidR="000D187A" w:rsidRPr="009063C9" w:rsidRDefault="000D187A" w:rsidP="004C1EB7">
      <w:pPr>
        <w:pStyle w:val="41"/>
      </w:pPr>
      <w:r w:rsidRPr="009063C9">
        <w:t>S100_ProtectionScheme</w:t>
      </w:r>
      <w:bookmarkEnd w:id="414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
      <w:tr w:rsidR="00BC7152" w:rsidRPr="009063C9" w14:paraId="553F9DA7" w14:textId="77777777" w:rsidTr="004C1EB7">
        <w:trPr>
          <w:cantSplit/>
        </w:trPr>
        <w:tc>
          <w:tcPr>
            <w:tcW w:w="3034" w:type="dxa"/>
            <w:shd w:val="clear" w:color="auto" w:fill="E7E6E6"/>
            <w:vAlign w:val="center"/>
          </w:tcPr>
          <w:p w14:paraId="08F1BF26" w14:textId="77777777" w:rsidR="00BC7152" w:rsidRPr="009063C9" w:rsidRDefault="00BC7152" w:rsidP="002843D4">
            <w:pPr>
              <w:snapToGrid w:val="0"/>
              <w:spacing w:before="60" w:after="60" w:line="240" w:lineRule="auto"/>
              <w:jc w:val="left"/>
              <w:rPr>
                <w:b/>
                <w:sz w:val="18"/>
                <w:szCs w:val="18"/>
              </w:rPr>
            </w:pPr>
            <w:r w:rsidRPr="009063C9">
              <w:rPr>
                <w:b/>
                <w:sz w:val="18"/>
                <w:szCs w:val="18"/>
              </w:rPr>
              <w:t>Name</w:t>
            </w:r>
          </w:p>
        </w:tc>
        <w:tc>
          <w:tcPr>
            <w:tcW w:w="3420" w:type="dxa"/>
            <w:shd w:val="clear" w:color="auto" w:fill="E7E6E6"/>
            <w:vAlign w:val="center"/>
          </w:tcPr>
          <w:p w14:paraId="3D3ECBA7" w14:textId="77777777" w:rsidR="00BC7152" w:rsidRPr="009063C9" w:rsidRDefault="00BC7152" w:rsidP="002843D4">
            <w:pPr>
              <w:snapToGrid w:val="0"/>
              <w:spacing w:before="60" w:after="60" w:line="240" w:lineRule="auto"/>
              <w:jc w:val="left"/>
              <w:rPr>
                <w:b/>
                <w:sz w:val="18"/>
                <w:szCs w:val="18"/>
              </w:rPr>
            </w:pPr>
            <w:r w:rsidRPr="009063C9">
              <w:rPr>
                <w:b/>
                <w:sz w:val="18"/>
                <w:szCs w:val="18"/>
              </w:rPr>
              <w:t>Description</w:t>
            </w:r>
          </w:p>
        </w:tc>
        <w:tc>
          <w:tcPr>
            <w:tcW w:w="804" w:type="dxa"/>
            <w:shd w:val="clear" w:color="auto" w:fill="E7E6E6"/>
            <w:vAlign w:val="center"/>
          </w:tcPr>
          <w:p w14:paraId="2D179E03" w14:textId="503D91C1" w:rsidR="00BC7152" w:rsidRPr="009063C9" w:rsidRDefault="00BC7152" w:rsidP="002843D4">
            <w:pPr>
              <w:snapToGrid w:val="0"/>
              <w:spacing w:before="60" w:after="60" w:line="240" w:lineRule="auto"/>
              <w:jc w:val="center"/>
              <w:rPr>
                <w:b/>
                <w:sz w:val="18"/>
                <w:szCs w:val="18"/>
              </w:rPr>
            </w:pPr>
            <w:r w:rsidRPr="009063C9">
              <w:rPr>
                <w:b/>
                <w:sz w:val="18"/>
                <w:szCs w:val="18"/>
              </w:rPr>
              <w:t>Code</w:t>
            </w:r>
          </w:p>
        </w:tc>
        <w:tc>
          <w:tcPr>
            <w:tcW w:w="5925" w:type="dxa"/>
            <w:shd w:val="clear" w:color="auto" w:fill="E7E6E6"/>
            <w:vAlign w:val="center"/>
          </w:tcPr>
          <w:p w14:paraId="1CA17E22" w14:textId="77777777" w:rsidR="00BC7152" w:rsidRPr="009063C9" w:rsidRDefault="00BC7152" w:rsidP="002843D4">
            <w:pPr>
              <w:snapToGrid w:val="0"/>
              <w:spacing w:before="60" w:after="60" w:line="240" w:lineRule="auto"/>
              <w:jc w:val="left"/>
              <w:rPr>
                <w:b/>
                <w:sz w:val="18"/>
                <w:szCs w:val="18"/>
              </w:rPr>
            </w:pPr>
            <w:r w:rsidRPr="009063C9">
              <w:rPr>
                <w:b/>
                <w:sz w:val="18"/>
                <w:szCs w:val="18"/>
              </w:rPr>
              <w:t>Remarks</w:t>
            </w:r>
          </w:p>
        </w:tc>
      </w:tr>
      <w:tr w:rsidR="00BC7152" w:rsidRPr="009063C9" w14:paraId="555B2DCC" w14:textId="77777777" w:rsidTr="003D073E">
        <w:trPr>
          <w:cantSplit/>
        </w:trPr>
        <w:tc>
          <w:tcPr>
            <w:tcW w:w="3034" w:type="dxa"/>
            <w:vAlign w:val="center"/>
          </w:tcPr>
          <w:p w14:paraId="4E7CE252" w14:textId="2CFB2125" w:rsidR="00BC7152" w:rsidRPr="009063C9" w:rsidRDefault="00BC7152" w:rsidP="00431A2B">
            <w:pPr>
              <w:snapToGrid w:val="0"/>
              <w:spacing w:before="60" w:after="60" w:line="240" w:lineRule="auto"/>
              <w:jc w:val="left"/>
              <w:rPr>
                <w:sz w:val="18"/>
                <w:szCs w:val="18"/>
              </w:rPr>
            </w:pPr>
            <w:r w:rsidRPr="009063C9">
              <w:rPr>
                <w:sz w:val="18"/>
                <w:szCs w:val="18"/>
              </w:rPr>
              <w:t>S100_ProtectionScheme</w:t>
            </w:r>
          </w:p>
        </w:tc>
        <w:tc>
          <w:tcPr>
            <w:tcW w:w="3420" w:type="dxa"/>
            <w:vAlign w:val="center"/>
          </w:tcPr>
          <w:p w14:paraId="2803481F" w14:textId="033FD67B" w:rsidR="00BC7152" w:rsidRPr="009063C9" w:rsidRDefault="00BC7152" w:rsidP="00431A2B">
            <w:pPr>
              <w:snapToGrid w:val="0"/>
              <w:spacing w:before="60" w:after="60" w:line="240" w:lineRule="auto"/>
              <w:jc w:val="left"/>
              <w:rPr>
                <w:sz w:val="18"/>
                <w:szCs w:val="18"/>
              </w:rPr>
            </w:pPr>
            <w:r w:rsidRPr="009063C9">
              <w:rPr>
                <w:sz w:val="18"/>
                <w:szCs w:val="18"/>
              </w:rPr>
              <w:t>Data protection schemes</w:t>
            </w:r>
          </w:p>
        </w:tc>
        <w:tc>
          <w:tcPr>
            <w:tcW w:w="804" w:type="dxa"/>
            <w:vAlign w:val="center"/>
          </w:tcPr>
          <w:p w14:paraId="20F2890F" w14:textId="69D0D5FE" w:rsidR="00BC7152" w:rsidRPr="009063C9" w:rsidRDefault="00BC7152" w:rsidP="00431A2B">
            <w:pPr>
              <w:snapToGrid w:val="0"/>
              <w:spacing w:before="60" w:after="60" w:line="240" w:lineRule="auto"/>
              <w:jc w:val="center"/>
              <w:rPr>
                <w:sz w:val="18"/>
                <w:szCs w:val="18"/>
              </w:rPr>
            </w:pPr>
            <w:r w:rsidRPr="009063C9">
              <w:rPr>
                <w:sz w:val="18"/>
                <w:szCs w:val="18"/>
              </w:rPr>
              <w:t>-</w:t>
            </w:r>
          </w:p>
        </w:tc>
        <w:tc>
          <w:tcPr>
            <w:tcW w:w="5925" w:type="dxa"/>
            <w:vAlign w:val="center"/>
          </w:tcPr>
          <w:p w14:paraId="4BD21422" w14:textId="0FB142F3" w:rsidR="00BC7152" w:rsidRPr="009063C9" w:rsidRDefault="00BC7152" w:rsidP="00431A2B">
            <w:pPr>
              <w:snapToGrid w:val="0"/>
              <w:spacing w:before="60" w:after="60" w:line="240" w:lineRule="auto"/>
              <w:jc w:val="left"/>
              <w:rPr>
                <w:sz w:val="18"/>
                <w:szCs w:val="18"/>
              </w:rPr>
            </w:pPr>
            <w:r w:rsidRPr="009063C9">
              <w:rPr>
                <w:sz w:val="18"/>
                <w:szCs w:val="18"/>
              </w:rPr>
              <w:t>-</w:t>
            </w:r>
          </w:p>
        </w:tc>
      </w:tr>
      <w:tr w:rsidR="00BC7152" w:rsidRPr="009063C9" w14:paraId="782411BA" w14:textId="77777777" w:rsidTr="003D073E">
        <w:trPr>
          <w:cantSplit/>
        </w:trPr>
        <w:tc>
          <w:tcPr>
            <w:tcW w:w="3034" w:type="dxa"/>
            <w:vAlign w:val="center"/>
          </w:tcPr>
          <w:p w14:paraId="25F8D5F6" w14:textId="71F9FD7B" w:rsidR="00BC7152" w:rsidRPr="009063C9" w:rsidRDefault="00DE48FB" w:rsidP="00431A2B">
            <w:pPr>
              <w:snapToGrid w:val="0"/>
              <w:spacing w:before="60" w:after="60" w:line="240" w:lineRule="auto"/>
              <w:jc w:val="left"/>
              <w:rPr>
                <w:sz w:val="18"/>
                <w:szCs w:val="18"/>
              </w:rPr>
            </w:pPr>
            <w:ins w:id="4202" w:author="Greenblue" w:date="2024-02-15T20:26:00Z">
              <w:r w:rsidRPr="00DE48FB">
                <w:rPr>
                  <w:sz w:val="18"/>
                  <w:szCs w:val="18"/>
                </w:rPr>
                <w:t>S100p15</w:t>
              </w:r>
            </w:ins>
            <w:del w:id="4203" w:author="Greenblue" w:date="2024-02-15T20:26:00Z">
              <w:r w:rsidR="00BC7152" w:rsidRPr="009063C9" w:rsidDel="00DE48FB">
                <w:rPr>
                  <w:sz w:val="18"/>
                  <w:szCs w:val="18"/>
                </w:rPr>
                <w:delText>S63e2.0.0</w:delText>
              </w:r>
            </w:del>
          </w:p>
        </w:tc>
        <w:tc>
          <w:tcPr>
            <w:tcW w:w="3420" w:type="dxa"/>
            <w:vAlign w:val="center"/>
          </w:tcPr>
          <w:p w14:paraId="5634F297" w14:textId="2A6F3ADD" w:rsidR="00BC7152" w:rsidRPr="009063C9" w:rsidRDefault="00DE48FB" w:rsidP="00431A2B">
            <w:pPr>
              <w:snapToGrid w:val="0"/>
              <w:spacing w:before="60" w:after="60" w:line="240" w:lineRule="auto"/>
              <w:jc w:val="left"/>
              <w:rPr>
                <w:sz w:val="18"/>
                <w:szCs w:val="18"/>
              </w:rPr>
            </w:pPr>
            <w:ins w:id="4204" w:author="Greenblue" w:date="2024-02-15T20:26:00Z">
              <w:r w:rsidRPr="00DE48FB">
                <w:rPr>
                  <w:sz w:val="18"/>
                  <w:szCs w:val="18"/>
                </w:rPr>
                <w:t>IHO S-100 Part 15</w:t>
              </w:r>
            </w:ins>
            <w:del w:id="4205" w:author="Greenblue" w:date="2024-02-15T20:26:00Z">
              <w:r w:rsidR="00BC7152" w:rsidRPr="009063C9" w:rsidDel="00DE48FB">
                <w:rPr>
                  <w:sz w:val="18"/>
                  <w:szCs w:val="18"/>
                </w:rPr>
                <w:delText>IHO S-63</w:delText>
              </w:r>
            </w:del>
          </w:p>
        </w:tc>
        <w:tc>
          <w:tcPr>
            <w:tcW w:w="804" w:type="dxa"/>
            <w:vAlign w:val="center"/>
          </w:tcPr>
          <w:p w14:paraId="484B7BD9" w14:textId="79C1FA21" w:rsidR="00BC7152" w:rsidRPr="009063C9" w:rsidRDefault="00BC7152" w:rsidP="00431A2B">
            <w:pPr>
              <w:snapToGrid w:val="0"/>
              <w:spacing w:before="60" w:after="60" w:line="240" w:lineRule="auto"/>
              <w:jc w:val="center"/>
              <w:rPr>
                <w:sz w:val="18"/>
                <w:szCs w:val="18"/>
              </w:rPr>
            </w:pPr>
            <w:r w:rsidRPr="009063C9">
              <w:rPr>
                <w:sz w:val="18"/>
                <w:szCs w:val="18"/>
              </w:rPr>
              <w:t>-</w:t>
            </w:r>
          </w:p>
        </w:tc>
        <w:tc>
          <w:tcPr>
            <w:tcW w:w="5925" w:type="dxa"/>
            <w:vAlign w:val="center"/>
          </w:tcPr>
          <w:p w14:paraId="7829D6D8" w14:textId="72AFB135" w:rsidR="00BC7152" w:rsidRPr="009063C9" w:rsidRDefault="00BC7152" w:rsidP="00431A2B">
            <w:pPr>
              <w:snapToGrid w:val="0"/>
              <w:spacing w:before="60" w:after="60" w:line="240" w:lineRule="auto"/>
              <w:jc w:val="left"/>
              <w:rPr>
                <w:sz w:val="18"/>
                <w:szCs w:val="18"/>
              </w:rPr>
            </w:pPr>
            <w:r w:rsidRPr="009063C9">
              <w:rPr>
                <w:sz w:val="18"/>
                <w:szCs w:val="18"/>
              </w:rPr>
              <w:t xml:space="preserve">See </w:t>
            </w:r>
            <w:del w:id="4206" w:author="Greenblue" w:date="2024-02-15T20:26:00Z">
              <w:r w:rsidRPr="009063C9" w:rsidDel="00DE48FB">
                <w:rPr>
                  <w:sz w:val="18"/>
                  <w:szCs w:val="18"/>
                </w:rPr>
                <w:delText xml:space="preserve">S-100 </w:delText>
              </w:r>
            </w:del>
            <w:r w:rsidRPr="009063C9">
              <w:rPr>
                <w:sz w:val="18"/>
                <w:szCs w:val="18"/>
              </w:rPr>
              <w:t>Part 15</w:t>
            </w:r>
          </w:p>
        </w:tc>
      </w:tr>
    </w:tbl>
    <w:p w14:paraId="2D896CDE" w14:textId="73145091" w:rsidR="00DE48FB" w:rsidDel="00E41D53" w:rsidRDefault="00DE48FB" w:rsidP="0054360D">
      <w:pPr>
        <w:spacing w:before="120" w:after="120" w:line="240" w:lineRule="auto"/>
        <w:rPr>
          <w:ins w:id="4207" w:author="Greenblue" w:date="2024-02-15T20:27:00Z"/>
          <w:del w:id="4208" w:author="USER" w:date="2024-03-22T19:11:00Z"/>
          <w:rFonts w:eastAsia="맑은 고딕"/>
          <w:sz w:val="19"/>
          <w:szCs w:val="19"/>
        </w:rPr>
      </w:pPr>
    </w:p>
    <w:p w14:paraId="788DB8E7" w14:textId="77777777" w:rsidR="00DE48FB" w:rsidRDefault="00DE48FB">
      <w:pPr>
        <w:spacing w:after="0" w:line="240" w:lineRule="auto"/>
        <w:jc w:val="left"/>
        <w:rPr>
          <w:ins w:id="4209" w:author="Greenblue" w:date="2024-02-15T20:27:00Z"/>
          <w:rFonts w:eastAsia="맑은 고딕"/>
          <w:sz w:val="19"/>
          <w:szCs w:val="19"/>
        </w:rPr>
      </w:pPr>
      <w:ins w:id="4210" w:author="Greenblue" w:date="2024-02-15T20:27:00Z">
        <w:r>
          <w:rPr>
            <w:rFonts w:eastAsia="맑은 고딕"/>
            <w:sz w:val="19"/>
            <w:szCs w:val="19"/>
          </w:rPr>
          <w:br w:type="page"/>
        </w:r>
      </w:ins>
    </w:p>
    <w:p w14:paraId="2BEC993B" w14:textId="7367F1D9" w:rsidR="00B413FE" w:rsidRPr="004C1EB7" w:rsidDel="00DE48FB" w:rsidRDefault="00B413FE" w:rsidP="0054360D">
      <w:pPr>
        <w:spacing w:before="120" w:after="120" w:line="240" w:lineRule="auto"/>
        <w:rPr>
          <w:del w:id="4211" w:author="Greenblue" w:date="2024-02-15T20:27:00Z"/>
          <w:rFonts w:eastAsia="맑은 고딕"/>
          <w:sz w:val="19"/>
          <w:szCs w:val="19"/>
        </w:rPr>
      </w:pPr>
      <w:bookmarkStart w:id="4212" w:name="_Toc158923654"/>
      <w:bookmarkStart w:id="4213" w:name="_Toc158923785"/>
      <w:bookmarkStart w:id="4214" w:name="_Toc158985725"/>
      <w:bookmarkStart w:id="4215" w:name="_Toc158985856"/>
      <w:bookmarkStart w:id="4216" w:name="_Toc158988991"/>
      <w:bookmarkStart w:id="4217" w:name="_Toc162544342"/>
      <w:bookmarkStart w:id="4218" w:name="_Toc170717312"/>
      <w:bookmarkEnd w:id="4212"/>
      <w:bookmarkEnd w:id="4213"/>
      <w:bookmarkEnd w:id="4214"/>
      <w:bookmarkEnd w:id="4215"/>
      <w:bookmarkEnd w:id="4216"/>
      <w:bookmarkEnd w:id="4217"/>
      <w:bookmarkEnd w:id="4218"/>
    </w:p>
    <w:p w14:paraId="0C223E9E" w14:textId="77777777" w:rsidR="00B413FE" w:rsidRPr="009063C9" w:rsidRDefault="00B413FE" w:rsidP="004C1EB7">
      <w:pPr>
        <w:pStyle w:val="30"/>
        <w:ind w:hanging="7950"/>
      </w:pPr>
      <w:bookmarkStart w:id="4219" w:name="_Toc403560573"/>
      <w:bookmarkStart w:id="4220" w:name="_Ref148212900"/>
      <w:bookmarkStart w:id="4221" w:name="_Toc152232621"/>
      <w:bookmarkStart w:id="4222" w:name="_Toc170717313"/>
      <w:r w:rsidRPr="009063C9">
        <w:t>S100_SupportFileDiscoveryMetadata</w:t>
      </w:r>
      <w:bookmarkEnd w:id="4219"/>
      <w:bookmarkEnd w:id="4220"/>
      <w:bookmarkEnd w:id="4221"/>
      <w:bookmarkEnd w:id="4222"/>
      <w:r w:rsidRPr="009063C9">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463"/>
        <w:tblGridChange w:id="4223">
          <w:tblGrid>
            <w:gridCol w:w="3060"/>
            <w:gridCol w:w="3420"/>
            <w:gridCol w:w="804"/>
            <w:gridCol w:w="2436"/>
            <w:gridCol w:w="3463"/>
          </w:tblGrid>
        </w:tblGridChange>
      </w:tblGrid>
      <w:tr w:rsidR="007767D1" w:rsidRPr="009063C9" w14:paraId="097D3526" w14:textId="77777777" w:rsidTr="003D073E">
        <w:trPr>
          <w:trHeight w:val="176"/>
        </w:trPr>
        <w:tc>
          <w:tcPr>
            <w:tcW w:w="3060" w:type="dxa"/>
            <w:shd w:val="clear" w:color="auto" w:fill="D9D9D9"/>
            <w:vAlign w:val="center"/>
          </w:tcPr>
          <w:p w14:paraId="18C8EF32" w14:textId="77777777" w:rsidR="00B413FE" w:rsidRPr="009063C9" w:rsidRDefault="00B413FE" w:rsidP="00A63413">
            <w:pPr>
              <w:snapToGrid w:val="0"/>
              <w:spacing w:before="60" w:after="60" w:line="240" w:lineRule="auto"/>
              <w:jc w:val="left"/>
              <w:rPr>
                <w:b/>
                <w:sz w:val="18"/>
                <w:szCs w:val="18"/>
              </w:rPr>
            </w:pPr>
            <w:r w:rsidRPr="009063C9">
              <w:rPr>
                <w:b/>
                <w:sz w:val="18"/>
                <w:szCs w:val="18"/>
              </w:rPr>
              <w:t>Name</w:t>
            </w:r>
          </w:p>
        </w:tc>
        <w:tc>
          <w:tcPr>
            <w:tcW w:w="3420" w:type="dxa"/>
            <w:shd w:val="clear" w:color="auto" w:fill="D9D9D9"/>
            <w:vAlign w:val="center"/>
          </w:tcPr>
          <w:p w14:paraId="6F8D02B0" w14:textId="77777777" w:rsidR="00B413FE" w:rsidRPr="009063C9" w:rsidRDefault="00B413FE" w:rsidP="00A63413">
            <w:pPr>
              <w:snapToGrid w:val="0"/>
              <w:spacing w:before="60" w:after="60" w:line="240" w:lineRule="auto"/>
              <w:jc w:val="left"/>
              <w:rPr>
                <w:b/>
                <w:sz w:val="18"/>
                <w:szCs w:val="18"/>
              </w:rPr>
            </w:pPr>
            <w:r w:rsidRPr="009063C9">
              <w:rPr>
                <w:b/>
                <w:sz w:val="18"/>
                <w:szCs w:val="18"/>
              </w:rPr>
              <w:t>Description</w:t>
            </w:r>
          </w:p>
        </w:tc>
        <w:tc>
          <w:tcPr>
            <w:tcW w:w="804" w:type="dxa"/>
            <w:shd w:val="clear" w:color="auto" w:fill="D9D9D9"/>
            <w:vAlign w:val="center"/>
          </w:tcPr>
          <w:p w14:paraId="0FAD1C9E" w14:textId="77777777" w:rsidR="00B413FE" w:rsidRPr="009063C9" w:rsidRDefault="00B413FE" w:rsidP="00A63413">
            <w:pPr>
              <w:snapToGrid w:val="0"/>
              <w:spacing w:before="60" w:after="60" w:line="240" w:lineRule="auto"/>
              <w:jc w:val="center"/>
              <w:rPr>
                <w:b/>
                <w:sz w:val="18"/>
                <w:szCs w:val="18"/>
              </w:rPr>
            </w:pPr>
            <w:r w:rsidRPr="009063C9">
              <w:rPr>
                <w:b/>
                <w:sz w:val="18"/>
                <w:szCs w:val="18"/>
              </w:rPr>
              <w:t>Mult</w:t>
            </w:r>
          </w:p>
        </w:tc>
        <w:tc>
          <w:tcPr>
            <w:tcW w:w="2436" w:type="dxa"/>
            <w:shd w:val="clear" w:color="auto" w:fill="D9D9D9"/>
            <w:vAlign w:val="center"/>
          </w:tcPr>
          <w:p w14:paraId="7F2F847B" w14:textId="77777777" w:rsidR="00B413FE" w:rsidRPr="009063C9" w:rsidRDefault="00B413FE" w:rsidP="00A63413">
            <w:pPr>
              <w:snapToGrid w:val="0"/>
              <w:spacing w:before="60" w:after="60" w:line="240" w:lineRule="auto"/>
              <w:jc w:val="left"/>
              <w:rPr>
                <w:b/>
                <w:sz w:val="18"/>
                <w:szCs w:val="18"/>
              </w:rPr>
            </w:pPr>
            <w:r w:rsidRPr="009063C9">
              <w:rPr>
                <w:b/>
                <w:sz w:val="18"/>
                <w:szCs w:val="18"/>
              </w:rPr>
              <w:t>Type</w:t>
            </w:r>
          </w:p>
        </w:tc>
        <w:tc>
          <w:tcPr>
            <w:tcW w:w="3463" w:type="dxa"/>
            <w:shd w:val="clear" w:color="auto" w:fill="D9D9D9"/>
            <w:vAlign w:val="center"/>
          </w:tcPr>
          <w:p w14:paraId="5CFA4D88" w14:textId="77777777" w:rsidR="00B413FE" w:rsidRPr="009063C9" w:rsidRDefault="00B413FE" w:rsidP="00A63413">
            <w:pPr>
              <w:snapToGrid w:val="0"/>
              <w:spacing w:before="60" w:after="60" w:line="240" w:lineRule="auto"/>
              <w:jc w:val="left"/>
              <w:rPr>
                <w:b/>
                <w:sz w:val="18"/>
                <w:szCs w:val="18"/>
              </w:rPr>
            </w:pPr>
            <w:r w:rsidRPr="009063C9">
              <w:rPr>
                <w:b/>
                <w:sz w:val="18"/>
                <w:szCs w:val="18"/>
              </w:rPr>
              <w:t>Remarks</w:t>
            </w:r>
          </w:p>
        </w:tc>
      </w:tr>
      <w:tr w:rsidR="00B413FE" w:rsidRPr="009063C9" w14:paraId="71346B40" w14:textId="77777777" w:rsidTr="003D073E">
        <w:trPr>
          <w:trHeight w:val="335"/>
        </w:trPr>
        <w:tc>
          <w:tcPr>
            <w:tcW w:w="3060" w:type="dxa"/>
            <w:vAlign w:val="center"/>
          </w:tcPr>
          <w:p w14:paraId="236CA502" w14:textId="77777777" w:rsidR="00B413FE" w:rsidRPr="00AC657D" w:rsidRDefault="00B413FE" w:rsidP="00A63413">
            <w:pPr>
              <w:snapToGrid w:val="0"/>
              <w:spacing w:before="60" w:after="60" w:line="240" w:lineRule="auto"/>
              <w:jc w:val="left"/>
              <w:rPr>
                <w:spacing w:val="-8"/>
                <w:sz w:val="18"/>
                <w:szCs w:val="18"/>
              </w:rPr>
            </w:pPr>
            <w:r w:rsidRPr="00AC657D">
              <w:rPr>
                <w:spacing w:val="-8"/>
                <w:sz w:val="18"/>
                <w:szCs w:val="18"/>
              </w:rPr>
              <w:t>S100_SupportFiletDiscoveryMetadata</w:t>
            </w:r>
          </w:p>
        </w:tc>
        <w:tc>
          <w:tcPr>
            <w:tcW w:w="3420" w:type="dxa"/>
            <w:vAlign w:val="center"/>
          </w:tcPr>
          <w:p w14:paraId="1A030C07" w14:textId="77777777" w:rsidR="00B413FE" w:rsidRPr="009063C9" w:rsidRDefault="00B413FE" w:rsidP="00A63413">
            <w:pPr>
              <w:snapToGrid w:val="0"/>
              <w:spacing w:before="60" w:after="60" w:line="240" w:lineRule="auto"/>
              <w:jc w:val="left"/>
              <w:rPr>
                <w:sz w:val="18"/>
                <w:szCs w:val="18"/>
              </w:rPr>
            </w:pPr>
            <w:r w:rsidRPr="009063C9">
              <w:rPr>
                <w:sz w:val="18"/>
                <w:szCs w:val="18"/>
              </w:rPr>
              <w:t>Metadata about the individual support files in the exchange catalogue</w:t>
            </w:r>
          </w:p>
        </w:tc>
        <w:tc>
          <w:tcPr>
            <w:tcW w:w="804" w:type="dxa"/>
            <w:vAlign w:val="center"/>
          </w:tcPr>
          <w:p w14:paraId="01F13B45" w14:textId="77777777" w:rsidR="00B413FE" w:rsidRPr="009063C9" w:rsidRDefault="00B413FE" w:rsidP="00A63413">
            <w:pPr>
              <w:snapToGrid w:val="0"/>
              <w:spacing w:before="60" w:after="60" w:line="240" w:lineRule="auto"/>
              <w:jc w:val="center"/>
              <w:rPr>
                <w:sz w:val="18"/>
                <w:szCs w:val="18"/>
              </w:rPr>
            </w:pPr>
            <w:r w:rsidRPr="009063C9">
              <w:rPr>
                <w:sz w:val="18"/>
                <w:szCs w:val="18"/>
              </w:rPr>
              <w:t>-</w:t>
            </w:r>
          </w:p>
        </w:tc>
        <w:tc>
          <w:tcPr>
            <w:tcW w:w="2436" w:type="dxa"/>
            <w:vAlign w:val="center"/>
          </w:tcPr>
          <w:p w14:paraId="1E7B6790" w14:textId="77777777" w:rsidR="00B413FE" w:rsidRPr="009063C9" w:rsidRDefault="00B413FE" w:rsidP="00A63413">
            <w:pPr>
              <w:snapToGrid w:val="0"/>
              <w:spacing w:before="60" w:after="60" w:line="240" w:lineRule="auto"/>
              <w:jc w:val="left"/>
              <w:rPr>
                <w:sz w:val="18"/>
                <w:szCs w:val="18"/>
              </w:rPr>
            </w:pPr>
            <w:r w:rsidRPr="009063C9">
              <w:rPr>
                <w:sz w:val="18"/>
                <w:szCs w:val="18"/>
              </w:rPr>
              <w:t>-</w:t>
            </w:r>
          </w:p>
        </w:tc>
        <w:tc>
          <w:tcPr>
            <w:tcW w:w="3463" w:type="dxa"/>
            <w:vAlign w:val="center"/>
          </w:tcPr>
          <w:p w14:paraId="7F40BA34" w14:textId="77777777" w:rsidR="00B413FE" w:rsidRPr="009063C9" w:rsidRDefault="00B413FE" w:rsidP="00A63413">
            <w:pPr>
              <w:snapToGrid w:val="0"/>
              <w:spacing w:before="60" w:after="60" w:line="240" w:lineRule="auto"/>
              <w:jc w:val="left"/>
              <w:rPr>
                <w:sz w:val="18"/>
                <w:szCs w:val="18"/>
              </w:rPr>
            </w:pPr>
            <w:r w:rsidRPr="009063C9">
              <w:rPr>
                <w:sz w:val="18"/>
                <w:szCs w:val="18"/>
              </w:rPr>
              <w:t>-</w:t>
            </w:r>
          </w:p>
        </w:tc>
      </w:tr>
      <w:tr w:rsidR="00B413FE" w:rsidRPr="009063C9" w14:paraId="666F5095" w14:textId="77777777" w:rsidTr="003D073E">
        <w:trPr>
          <w:trHeight w:val="335"/>
        </w:trPr>
        <w:tc>
          <w:tcPr>
            <w:tcW w:w="3060" w:type="dxa"/>
            <w:vAlign w:val="center"/>
          </w:tcPr>
          <w:p w14:paraId="03037AF4" w14:textId="77777777" w:rsidR="00B413FE" w:rsidRPr="009063C9" w:rsidRDefault="00B413FE" w:rsidP="00A63413">
            <w:pPr>
              <w:snapToGrid w:val="0"/>
              <w:spacing w:before="60" w:after="60" w:line="240" w:lineRule="auto"/>
              <w:jc w:val="left"/>
              <w:rPr>
                <w:sz w:val="18"/>
                <w:szCs w:val="18"/>
              </w:rPr>
            </w:pPr>
            <w:r w:rsidRPr="009063C9">
              <w:rPr>
                <w:sz w:val="18"/>
                <w:szCs w:val="18"/>
              </w:rPr>
              <w:t>fileName</w:t>
            </w:r>
          </w:p>
        </w:tc>
        <w:tc>
          <w:tcPr>
            <w:tcW w:w="3420" w:type="dxa"/>
            <w:vAlign w:val="center"/>
          </w:tcPr>
          <w:p w14:paraId="37908A21" w14:textId="77777777" w:rsidR="00B413FE" w:rsidRPr="009063C9" w:rsidRDefault="00B413FE" w:rsidP="00A63413">
            <w:pPr>
              <w:snapToGrid w:val="0"/>
              <w:spacing w:before="60" w:after="60" w:line="240" w:lineRule="auto"/>
              <w:jc w:val="left"/>
              <w:rPr>
                <w:sz w:val="18"/>
                <w:szCs w:val="18"/>
              </w:rPr>
            </w:pPr>
            <w:r w:rsidRPr="009063C9">
              <w:rPr>
                <w:sz w:val="18"/>
                <w:szCs w:val="18"/>
              </w:rPr>
              <w:t>Name of the support file</w:t>
            </w:r>
          </w:p>
        </w:tc>
        <w:tc>
          <w:tcPr>
            <w:tcW w:w="804" w:type="dxa"/>
            <w:vAlign w:val="center"/>
          </w:tcPr>
          <w:p w14:paraId="3F0FE344" w14:textId="77777777" w:rsidR="00B413FE" w:rsidRPr="009063C9" w:rsidRDefault="00B413FE" w:rsidP="00A63413">
            <w:pPr>
              <w:snapToGrid w:val="0"/>
              <w:spacing w:before="60" w:after="60" w:line="240" w:lineRule="auto"/>
              <w:jc w:val="center"/>
              <w:rPr>
                <w:sz w:val="18"/>
                <w:szCs w:val="18"/>
              </w:rPr>
            </w:pPr>
            <w:r w:rsidRPr="009063C9">
              <w:rPr>
                <w:sz w:val="18"/>
                <w:szCs w:val="18"/>
              </w:rPr>
              <w:t>1</w:t>
            </w:r>
          </w:p>
        </w:tc>
        <w:tc>
          <w:tcPr>
            <w:tcW w:w="2436" w:type="dxa"/>
            <w:vAlign w:val="center"/>
          </w:tcPr>
          <w:p w14:paraId="5F8E78EC" w14:textId="569A2ECC" w:rsidR="00B413FE" w:rsidRPr="009063C9" w:rsidRDefault="00B92617" w:rsidP="00A63413">
            <w:pPr>
              <w:snapToGrid w:val="0"/>
              <w:spacing w:before="60" w:after="60" w:line="240" w:lineRule="auto"/>
              <w:jc w:val="left"/>
              <w:rPr>
                <w:sz w:val="18"/>
                <w:szCs w:val="18"/>
              </w:rPr>
            </w:pPr>
            <w:ins w:id="4224" w:author="Greenblue" w:date="2024-02-13T20:45:00Z">
              <w:r w:rsidRPr="00B92617">
                <w:rPr>
                  <w:rFonts w:ascii="맑은 고딕" w:eastAsia="맑은 고딕" w:hAnsi="맑은 고딕"/>
                  <w:sz w:val="18"/>
                  <w:szCs w:val="18"/>
                </w:rPr>
                <w:t xml:space="preserve">URI </w:t>
              </w:r>
            </w:ins>
            <w:del w:id="4225" w:author="Greenblue" w:date="2024-02-13T20:45:00Z">
              <w:r w:rsidR="00B413FE" w:rsidRPr="006073E9" w:rsidDel="00B92617">
                <w:rPr>
                  <w:rFonts w:ascii="맑은 고딕" w:eastAsia="맑은 고딕" w:hAnsi="맑은 고딕" w:hint="eastAsia"/>
                  <w:sz w:val="18"/>
                  <w:szCs w:val="18"/>
                </w:rPr>
                <w:delText>CharacterString</w:delText>
              </w:r>
            </w:del>
          </w:p>
        </w:tc>
        <w:tc>
          <w:tcPr>
            <w:tcW w:w="3463" w:type="dxa"/>
            <w:vAlign w:val="center"/>
          </w:tcPr>
          <w:p w14:paraId="77C1F20A" w14:textId="6D257406" w:rsidR="00B413FE" w:rsidRPr="009063C9" w:rsidRDefault="00584E45" w:rsidP="00A63413">
            <w:pPr>
              <w:snapToGrid w:val="0"/>
              <w:spacing w:before="60" w:after="60" w:line="240" w:lineRule="auto"/>
              <w:jc w:val="left"/>
              <w:rPr>
                <w:sz w:val="18"/>
                <w:szCs w:val="18"/>
              </w:rPr>
            </w:pPr>
            <w:ins w:id="4226" w:author="Greenblue" w:date="2024-02-13T20:44:00Z">
              <w:r w:rsidRPr="00584E45">
                <w:rPr>
                  <w:sz w:val="18"/>
                  <w:szCs w:val="18"/>
                </w:rPr>
                <w:t>See Part1, clause 1-4.6</w:t>
              </w:r>
            </w:ins>
          </w:p>
        </w:tc>
      </w:tr>
      <w:tr w:rsidR="00584E45" w:rsidRPr="009063C9" w14:paraId="3725FCCF" w14:textId="77777777" w:rsidTr="003D073E">
        <w:trPr>
          <w:trHeight w:val="335"/>
          <w:ins w:id="4227" w:author="Greenblue" w:date="2024-02-13T20:44:00Z"/>
        </w:trPr>
        <w:tc>
          <w:tcPr>
            <w:tcW w:w="3060" w:type="dxa"/>
            <w:vAlign w:val="center"/>
          </w:tcPr>
          <w:p w14:paraId="26D50D16" w14:textId="5F76909C" w:rsidR="00584E45" w:rsidRPr="009063C9" w:rsidRDefault="00584E45" w:rsidP="00A63413">
            <w:pPr>
              <w:snapToGrid w:val="0"/>
              <w:spacing w:before="60" w:after="60" w:line="240" w:lineRule="auto"/>
              <w:jc w:val="left"/>
              <w:rPr>
                <w:ins w:id="4228" w:author="Greenblue" w:date="2024-02-13T20:44:00Z"/>
                <w:sz w:val="18"/>
                <w:szCs w:val="18"/>
              </w:rPr>
            </w:pPr>
            <w:ins w:id="4229" w:author="Greenblue" w:date="2024-02-13T20:44:00Z">
              <w:r w:rsidRPr="00584E45">
                <w:rPr>
                  <w:sz w:val="18"/>
                  <w:szCs w:val="18"/>
                </w:rPr>
                <w:t>revisionStatus</w:t>
              </w:r>
            </w:ins>
          </w:p>
        </w:tc>
        <w:tc>
          <w:tcPr>
            <w:tcW w:w="3420" w:type="dxa"/>
            <w:vAlign w:val="center"/>
          </w:tcPr>
          <w:p w14:paraId="5663CAF9" w14:textId="71DD1A9E" w:rsidR="00584E45" w:rsidRPr="009063C9" w:rsidRDefault="00584E45" w:rsidP="00A63413">
            <w:pPr>
              <w:snapToGrid w:val="0"/>
              <w:spacing w:before="60" w:after="60" w:line="240" w:lineRule="auto"/>
              <w:jc w:val="left"/>
              <w:rPr>
                <w:ins w:id="4230" w:author="Greenblue" w:date="2024-02-13T20:44:00Z"/>
                <w:sz w:val="18"/>
                <w:szCs w:val="18"/>
              </w:rPr>
            </w:pPr>
            <w:ins w:id="4231" w:author="Greenblue" w:date="2024-02-13T20:44:00Z">
              <w:r w:rsidRPr="00584E45">
                <w:rPr>
                  <w:sz w:val="18"/>
                  <w:szCs w:val="18"/>
                </w:rPr>
                <w:t>The purpose for shich the support file has been issued</w:t>
              </w:r>
            </w:ins>
          </w:p>
        </w:tc>
        <w:tc>
          <w:tcPr>
            <w:tcW w:w="804" w:type="dxa"/>
            <w:vAlign w:val="center"/>
          </w:tcPr>
          <w:p w14:paraId="4D6EA552" w14:textId="157732A3" w:rsidR="00584E45" w:rsidRPr="00584E45" w:rsidRDefault="00584E45" w:rsidP="00A63413">
            <w:pPr>
              <w:snapToGrid w:val="0"/>
              <w:spacing w:before="60" w:after="60" w:line="240" w:lineRule="auto"/>
              <w:jc w:val="center"/>
              <w:rPr>
                <w:ins w:id="4232" w:author="Greenblue" w:date="2024-02-13T20:44:00Z"/>
                <w:sz w:val="18"/>
                <w:szCs w:val="18"/>
              </w:rPr>
            </w:pPr>
            <w:ins w:id="4233" w:author="Greenblue" w:date="2024-02-13T20:44:00Z">
              <w:r w:rsidRPr="006073E9">
                <w:rPr>
                  <w:rFonts w:ascii="맑은 고딕" w:eastAsia="맑은 고딕" w:hAnsi="맑은 고딕" w:hint="eastAsia"/>
                  <w:sz w:val="18"/>
                  <w:szCs w:val="18"/>
                </w:rPr>
                <w:t>1</w:t>
              </w:r>
            </w:ins>
          </w:p>
        </w:tc>
        <w:tc>
          <w:tcPr>
            <w:tcW w:w="2436" w:type="dxa"/>
            <w:vAlign w:val="center"/>
          </w:tcPr>
          <w:p w14:paraId="28C92617" w14:textId="5C740A2E" w:rsidR="00584E45" w:rsidRPr="009063C9" w:rsidRDefault="00584E45" w:rsidP="00A63413">
            <w:pPr>
              <w:snapToGrid w:val="0"/>
              <w:spacing w:before="60" w:after="60" w:line="240" w:lineRule="auto"/>
              <w:jc w:val="left"/>
              <w:rPr>
                <w:ins w:id="4234" w:author="Greenblue" w:date="2024-02-13T20:44:00Z"/>
                <w:sz w:val="18"/>
                <w:szCs w:val="18"/>
              </w:rPr>
            </w:pPr>
            <w:ins w:id="4235" w:author="Greenblue" w:date="2024-02-13T20:44:00Z">
              <w:r w:rsidRPr="00584E45">
                <w:rPr>
                  <w:sz w:val="18"/>
                  <w:szCs w:val="18"/>
                </w:rPr>
                <w:t>S100_SuppoirtFileRevisionStatus</w:t>
              </w:r>
            </w:ins>
          </w:p>
        </w:tc>
        <w:tc>
          <w:tcPr>
            <w:tcW w:w="3463" w:type="dxa"/>
            <w:vAlign w:val="center"/>
          </w:tcPr>
          <w:p w14:paraId="47C6F807" w14:textId="6A80332B" w:rsidR="00584E45" w:rsidRPr="009063C9" w:rsidRDefault="00584E45" w:rsidP="00A63413">
            <w:pPr>
              <w:snapToGrid w:val="0"/>
              <w:spacing w:before="60" w:after="60" w:line="240" w:lineRule="auto"/>
              <w:jc w:val="left"/>
              <w:rPr>
                <w:ins w:id="4236" w:author="Greenblue" w:date="2024-02-13T20:44:00Z"/>
                <w:sz w:val="18"/>
                <w:szCs w:val="18"/>
              </w:rPr>
            </w:pPr>
            <w:ins w:id="4237" w:author="Greenblue" w:date="2024-02-13T20:44:00Z">
              <w:r w:rsidRPr="00584E45">
                <w:rPr>
                  <w:sz w:val="18"/>
                  <w:szCs w:val="18"/>
                </w:rPr>
                <w:t>For example new, replacement, etc</w:t>
              </w:r>
            </w:ins>
          </w:p>
        </w:tc>
      </w:tr>
      <w:tr w:rsidR="00B413FE" w:rsidRPr="009063C9" w:rsidDel="00AD7BB1" w14:paraId="2FA239CC" w14:textId="707A204F" w:rsidTr="003D073E">
        <w:trPr>
          <w:trHeight w:val="335"/>
          <w:del w:id="4238" w:author="Greenblue" w:date="2024-02-15T19:54:00Z"/>
        </w:trPr>
        <w:tc>
          <w:tcPr>
            <w:tcW w:w="3060" w:type="dxa"/>
            <w:vAlign w:val="center"/>
          </w:tcPr>
          <w:p w14:paraId="57735425" w14:textId="29F1A41A" w:rsidR="00B413FE" w:rsidRPr="009063C9" w:rsidDel="00AD7BB1" w:rsidRDefault="00B413FE" w:rsidP="00A63413">
            <w:pPr>
              <w:snapToGrid w:val="0"/>
              <w:spacing w:before="60" w:after="60" w:line="240" w:lineRule="auto"/>
              <w:jc w:val="left"/>
              <w:rPr>
                <w:del w:id="4239" w:author="Greenblue" w:date="2024-02-15T19:54:00Z"/>
                <w:sz w:val="18"/>
                <w:szCs w:val="18"/>
              </w:rPr>
            </w:pPr>
            <w:del w:id="4240" w:author="Greenblue" w:date="2024-02-15T19:54:00Z">
              <w:r w:rsidRPr="009063C9" w:rsidDel="00AD7BB1">
                <w:rPr>
                  <w:sz w:val="18"/>
                  <w:szCs w:val="18"/>
                </w:rPr>
                <w:delText>fileLocation</w:delText>
              </w:r>
            </w:del>
          </w:p>
        </w:tc>
        <w:tc>
          <w:tcPr>
            <w:tcW w:w="3420" w:type="dxa"/>
            <w:vAlign w:val="center"/>
          </w:tcPr>
          <w:p w14:paraId="7E6FFE7B" w14:textId="36314918" w:rsidR="00B413FE" w:rsidRPr="009063C9" w:rsidDel="00AD7BB1" w:rsidRDefault="00B413FE" w:rsidP="00A63413">
            <w:pPr>
              <w:snapToGrid w:val="0"/>
              <w:spacing w:before="60" w:after="60" w:line="240" w:lineRule="auto"/>
              <w:jc w:val="left"/>
              <w:rPr>
                <w:del w:id="4241" w:author="Greenblue" w:date="2024-02-15T19:54:00Z"/>
                <w:sz w:val="18"/>
                <w:szCs w:val="18"/>
              </w:rPr>
            </w:pPr>
            <w:del w:id="4242" w:author="Greenblue" w:date="2024-02-15T19:54:00Z">
              <w:r w:rsidRPr="009063C9" w:rsidDel="00AD7BB1">
                <w:rPr>
                  <w:sz w:val="18"/>
                  <w:szCs w:val="18"/>
                </w:rPr>
                <w:delText>Full location from the exchange set root directory</w:delText>
              </w:r>
            </w:del>
          </w:p>
        </w:tc>
        <w:tc>
          <w:tcPr>
            <w:tcW w:w="804" w:type="dxa"/>
            <w:vAlign w:val="center"/>
          </w:tcPr>
          <w:p w14:paraId="2982BC3B" w14:textId="1BCDFAC8" w:rsidR="00B413FE" w:rsidRPr="009063C9" w:rsidDel="00AD7BB1" w:rsidRDefault="00B413FE" w:rsidP="00A63413">
            <w:pPr>
              <w:snapToGrid w:val="0"/>
              <w:spacing w:before="60" w:after="60" w:line="240" w:lineRule="auto"/>
              <w:jc w:val="center"/>
              <w:rPr>
                <w:del w:id="4243" w:author="Greenblue" w:date="2024-02-15T19:54:00Z"/>
                <w:sz w:val="18"/>
                <w:szCs w:val="18"/>
              </w:rPr>
            </w:pPr>
            <w:del w:id="4244" w:author="Greenblue" w:date="2024-02-15T19:54:00Z">
              <w:r w:rsidRPr="009063C9" w:rsidDel="00AD7BB1">
                <w:rPr>
                  <w:sz w:val="18"/>
                  <w:szCs w:val="18"/>
                </w:rPr>
                <w:delText>1</w:delText>
              </w:r>
            </w:del>
          </w:p>
        </w:tc>
        <w:tc>
          <w:tcPr>
            <w:tcW w:w="2436" w:type="dxa"/>
            <w:vAlign w:val="center"/>
          </w:tcPr>
          <w:p w14:paraId="177BED8A" w14:textId="481A950F" w:rsidR="00B413FE" w:rsidRPr="009063C9" w:rsidDel="00AD7BB1" w:rsidRDefault="00B413FE" w:rsidP="00A63413">
            <w:pPr>
              <w:snapToGrid w:val="0"/>
              <w:spacing w:before="60" w:after="60" w:line="240" w:lineRule="auto"/>
              <w:jc w:val="left"/>
              <w:rPr>
                <w:del w:id="4245" w:author="Greenblue" w:date="2024-02-15T19:54:00Z"/>
                <w:sz w:val="18"/>
                <w:szCs w:val="18"/>
              </w:rPr>
            </w:pPr>
            <w:del w:id="4246" w:author="Greenblue" w:date="2024-02-15T19:54:00Z">
              <w:r w:rsidRPr="009063C9" w:rsidDel="00AD7BB1">
                <w:rPr>
                  <w:sz w:val="18"/>
                  <w:szCs w:val="18"/>
                </w:rPr>
                <w:delText>CharacterString</w:delText>
              </w:r>
            </w:del>
          </w:p>
        </w:tc>
        <w:tc>
          <w:tcPr>
            <w:tcW w:w="3463" w:type="dxa"/>
            <w:vAlign w:val="center"/>
          </w:tcPr>
          <w:p w14:paraId="08549344" w14:textId="1749421D" w:rsidR="00B413FE" w:rsidRPr="009063C9" w:rsidDel="00AD7BB1" w:rsidRDefault="00B413FE" w:rsidP="00A63413">
            <w:pPr>
              <w:snapToGrid w:val="0"/>
              <w:spacing w:before="60" w:after="60" w:line="240" w:lineRule="auto"/>
              <w:jc w:val="left"/>
              <w:rPr>
                <w:del w:id="4247" w:author="Greenblue" w:date="2024-02-15T19:54:00Z"/>
                <w:sz w:val="18"/>
                <w:szCs w:val="18"/>
              </w:rPr>
            </w:pPr>
            <w:del w:id="4248" w:author="Greenblue" w:date="2024-02-15T19:54:00Z">
              <w:r w:rsidRPr="009063C9" w:rsidDel="00AD7BB1">
                <w:rPr>
                  <w:sz w:val="18"/>
                  <w:szCs w:val="18"/>
                </w:rPr>
                <w:delText>Path relative to the root directory of the exchange set.  The location of the file after the exchange set is unpacked into directory &lt;EXCH_ROOT&gt; will be &lt;EXCH_ROOT&gt;/&lt;filePath&gt;/&lt;filename&gt;</w:delText>
              </w:r>
            </w:del>
          </w:p>
        </w:tc>
      </w:tr>
      <w:tr w:rsidR="00B413FE" w:rsidRPr="009063C9" w:rsidDel="00AD7BB1" w14:paraId="5F25EC1B" w14:textId="5E27E7DF" w:rsidTr="003D073E">
        <w:trPr>
          <w:trHeight w:val="335"/>
          <w:del w:id="4249" w:author="Greenblue" w:date="2024-02-15T19:54:00Z"/>
        </w:trPr>
        <w:tc>
          <w:tcPr>
            <w:tcW w:w="3060" w:type="dxa"/>
            <w:vAlign w:val="center"/>
          </w:tcPr>
          <w:p w14:paraId="7D901362" w14:textId="4CEB43C6" w:rsidR="00B413FE" w:rsidRPr="009063C9" w:rsidDel="00AD7BB1" w:rsidRDefault="00B413FE" w:rsidP="00A63413">
            <w:pPr>
              <w:snapToGrid w:val="0"/>
              <w:spacing w:before="60" w:after="60" w:line="240" w:lineRule="auto"/>
              <w:jc w:val="left"/>
              <w:rPr>
                <w:del w:id="4250" w:author="Greenblue" w:date="2024-02-15T19:54:00Z"/>
                <w:sz w:val="18"/>
                <w:szCs w:val="18"/>
              </w:rPr>
            </w:pPr>
            <w:del w:id="4251" w:author="Greenblue" w:date="2024-02-15T19:54:00Z">
              <w:r w:rsidRPr="009063C9" w:rsidDel="00AD7BB1">
                <w:rPr>
                  <w:sz w:val="18"/>
                  <w:szCs w:val="18"/>
                </w:rPr>
                <w:delText>purpose</w:delText>
              </w:r>
            </w:del>
          </w:p>
        </w:tc>
        <w:tc>
          <w:tcPr>
            <w:tcW w:w="3420" w:type="dxa"/>
            <w:vAlign w:val="center"/>
          </w:tcPr>
          <w:p w14:paraId="1B44935C" w14:textId="7893DEF0" w:rsidR="00B413FE" w:rsidRPr="009063C9" w:rsidDel="00AD7BB1" w:rsidRDefault="00B413FE" w:rsidP="00A63413">
            <w:pPr>
              <w:snapToGrid w:val="0"/>
              <w:spacing w:before="60" w:after="60" w:line="240" w:lineRule="auto"/>
              <w:jc w:val="left"/>
              <w:rPr>
                <w:del w:id="4252" w:author="Greenblue" w:date="2024-02-15T19:54:00Z"/>
                <w:sz w:val="18"/>
                <w:szCs w:val="18"/>
              </w:rPr>
            </w:pPr>
            <w:del w:id="4253" w:author="Greenblue" w:date="2024-02-15T19:54:00Z">
              <w:r w:rsidRPr="009063C9" w:rsidDel="00AD7BB1">
                <w:rPr>
                  <w:sz w:val="18"/>
                  <w:szCs w:val="18"/>
                </w:rPr>
                <w:delText xml:space="preserve">The purpose for which the dataset has been issued </w:delText>
              </w:r>
            </w:del>
          </w:p>
        </w:tc>
        <w:tc>
          <w:tcPr>
            <w:tcW w:w="804" w:type="dxa"/>
            <w:vAlign w:val="center"/>
          </w:tcPr>
          <w:p w14:paraId="30D5F488" w14:textId="5BDC9F7D" w:rsidR="00B413FE" w:rsidRPr="009063C9" w:rsidDel="00AD7BB1" w:rsidRDefault="00B413FE" w:rsidP="00A63413">
            <w:pPr>
              <w:snapToGrid w:val="0"/>
              <w:spacing w:before="60" w:after="60" w:line="240" w:lineRule="auto"/>
              <w:jc w:val="center"/>
              <w:rPr>
                <w:del w:id="4254" w:author="Greenblue" w:date="2024-02-15T19:54:00Z"/>
                <w:sz w:val="18"/>
                <w:szCs w:val="18"/>
              </w:rPr>
            </w:pPr>
            <w:del w:id="4255" w:author="Greenblue" w:date="2024-02-15T19:54:00Z">
              <w:r w:rsidRPr="009063C9" w:rsidDel="00AD7BB1">
                <w:rPr>
                  <w:sz w:val="18"/>
                  <w:szCs w:val="18"/>
                </w:rPr>
                <w:delText>1</w:delText>
              </w:r>
            </w:del>
          </w:p>
        </w:tc>
        <w:tc>
          <w:tcPr>
            <w:tcW w:w="2436" w:type="dxa"/>
            <w:vAlign w:val="center"/>
          </w:tcPr>
          <w:p w14:paraId="1B12E385" w14:textId="39DF5374" w:rsidR="00B413FE" w:rsidRPr="009063C9" w:rsidDel="00AD7BB1" w:rsidRDefault="00B413FE" w:rsidP="00A63413">
            <w:pPr>
              <w:snapToGrid w:val="0"/>
              <w:spacing w:before="60" w:after="60" w:line="240" w:lineRule="auto"/>
              <w:jc w:val="left"/>
              <w:rPr>
                <w:del w:id="4256" w:author="Greenblue" w:date="2024-02-15T19:54:00Z"/>
                <w:sz w:val="18"/>
                <w:szCs w:val="18"/>
              </w:rPr>
            </w:pPr>
            <w:del w:id="4257" w:author="Greenblue" w:date="2024-02-15T19:54:00Z">
              <w:r w:rsidRPr="009063C9" w:rsidDel="00AD7BB1">
                <w:rPr>
                  <w:sz w:val="18"/>
                  <w:szCs w:val="18"/>
                </w:rPr>
                <w:delText>S100_SupportFilePurpose</w:delText>
              </w:r>
            </w:del>
          </w:p>
        </w:tc>
        <w:tc>
          <w:tcPr>
            <w:tcW w:w="3463" w:type="dxa"/>
            <w:vAlign w:val="center"/>
          </w:tcPr>
          <w:p w14:paraId="3EAF1E30" w14:textId="307D9E1F" w:rsidR="00B413FE" w:rsidRPr="009063C9" w:rsidDel="00AD7BB1" w:rsidRDefault="00D55317" w:rsidP="00A63413">
            <w:pPr>
              <w:snapToGrid w:val="0"/>
              <w:spacing w:before="60" w:after="60" w:line="240" w:lineRule="auto"/>
              <w:jc w:val="left"/>
              <w:rPr>
                <w:del w:id="4258" w:author="Greenblue" w:date="2024-02-15T19:54:00Z"/>
                <w:sz w:val="18"/>
                <w:szCs w:val="18"/>
              </w:rPr>
            </w:pPr>
            <w:del w:id="4259" w:author="Greenblue" w:date="2024-02-15T19:54:00Z">
              <w:r w:rsidRPr="009063C9" w:rsidDel="00AD7BB1">
                <w:rPr>
                  <w:sz w:val="18"/>
                  <w:szCs w:val="18"/>
                </w:rPr>
                <w:delText>For example:</w:delText>
              </w:r>
              <w:r w:rsidR="00B413FE" w:rsidRPr="009063C9" w:rsidDel="00AD7BB1">
                <w:rPr>
                  <w:sz w:val="18"/>
                  <w:szCs w:val="18"/>
                </w:rPr>
                <w:delText xml:space="preserve"> new, re-issue, new edition, update etc</w:delText>
              </w:r>
            </w:del>
          </w:p>
        </w:tc>
      </w:tr>
      <w:tr w:rsidR="00B413FE" w:rsidRPr="009063C9" w14:paraId="24C8458A" w14:textId="77777777" w:rsidTr="00AC657D">
        <w:trPr>
          <w:trHeight w:val="737"/>
        </w:trPr>
        <w:tc>
          <w:tcPr>
            <w:tcW w:w="3060" w:type="dxa"/>
            <w:vAlign w:val="center"/>
          </w:tcPr>
          <w:p w14:paraId="4CDFAB63" w14:textId="77777777" w:rsidR="00B413FE" w:rsidRPr="009063C9" w:rsidRDefault="00B413FE" w:rsidP="00A63413">
            <w:pPr>
              <w:snapToGrid w:val="0"/>
              <w:spacing w:before="60" w:after="60" w:line="240" w:lineRule="auto"/>
              <w:jc w:val="left"/>
              <w:rPr>
                <w:sz w:val="18"/>
                <w:szCs w:val="18"/>
              </w:rPr>
            </w:pPr>
            <w:r w:rsidRPr="009063C9">
              <w:rPr>
                <w:sz w:val="18"/>
                <w:szCs w:val="18"/>
              </w:rPr>
              <w:t>editionNumber</w:t>
            </w:r>
          </w:p>
        </w:tc>
        <w:tc>
          <w:tcPr>
            <w:tcW w:w="3420" w:type="dxa"/>
            <w:vAlign w:val="center"/>
          </w:tcPr>
          <w:p w14:paraId="3BBEDE2A" w14:textId="4320CF61" w:rsidR="00B413FE" w:rsidRPr="009063C9" w:rsidRDefault="00B413FE" w:rsidP="00A63413">
            <w:pPr>
              <w:snapToGrid w:val="0"/>
              <w:spacing w:before="60" w:after="60" w:line="240" w:lineRule="auto"/>
              <w:jc w:val="left"/>
              <w:rPr>
                <w:sz w:val="18"/>
                <w:szCs w:val="18"/>
              </w:rPr>
            </w:pPr>
            <w:r w:rsidRPr="009063C9">
              <w:rPr>
                <w:sz w:val="18"/>
                <w:szCs w:val="18"/>
              </w:rPr>
              <w:t xml:space="preserve">The edition number of the </w:t>
            </w:r>
            <w:ins w:id="4260" w:author="Greenblue" w:date="2024-02-15T19:54:00Z">
              <w:r w:rsidR="00AD7BB1" w:rsidRPr="00AD7BB1">
                <w:rPr>
                  <w:sz w:val="18"/>
                  <w:szCs w:val="18"/>
                </w:rPr>
                <w:t>support file</w:t>
              </w:r>
            </w:ins>
            <w:del w:id="4261" w:author="Greenblue" w:date="2024-02-15T19:54:00Z">
              <w:r w:rsidRPr="009063C9" w:rsidDel="00AD7BB1">
                <w:rPr>
                  <w:sz w:val="18"/>
                  <w:szCs w:val="18"/>
                </w:rPr>
                <w:delText>dataset</w:delText>
              </w:r>
            </w:del>
          </w:p>
        </w:tc>
        <w:tc>
          <w:tcPr>
            <w:tcW w:w="804" w:type="dxa"/>
            <w:vAlign w:val="center"/>
          </w:tcPr>
          <w:p w14:paraId="245DCBFF" w14:textId="77777777" w:rsidR="00B413FE" w:rsidRPr="009063C9" w:rsidRDefault="00B413FE" w:rsidP="00A63413">
            <w:pPr>
              <w:snapToGrid w:val="0"/>
              <w:spacing w:before="60" w:after="60" w:line="240" w:lineRule="auto"/>
              <w:jc w:val="center"/>
              <w:rPr>
                <w:sz w:val="18"/>
                <w:szCs w:val="18"/>
              </w:rPr>
            </w:pPr>
            <w:r w:rsidRPr="009063C9">
              <w:rPr>
                <w:sz w:val="18"/>
                <w:szCs w:val="18"/>
              </w:rPr>
              <w:t>1</w:t>
            </w:r>
          </w:p>
        </w:tc>
        <w:tc>
          <w:tcPr>
            <w:tcW w:w="2436" w:type="dxa"/>
            <w:vAlign w:val="center"/>
          </w:tcPr>
          <w:p w14:paraId="3D67CE34" w14:textId="580A6B0F" w:rsidR="00B413FE" w:rsidRPr="009063C9" w:rsidRDefault="00AD7BB1" w:rsidP="00A63413">
            <w:pPr>
              <w:snapToGrid w:val="0"/>
              <w:spacing w:before="60" w:after="60" w:line="240" w:lineRule="auto"/>
              <w:jc w:val="left"/>
              <w:rPr>
                <w:sz w:val="18"/>
                <w:szCs w:val="18"/>
              </w:rPr>
            </w:pPr>
            <w:ins w:id="4262" w:author="Greenblue" w:date="2024-02-15T19:54:00Z">
              <w:r w:rsidRPr="00AD7BB1">
                <w:rPr>
                  <w:sz w:val="18"/>
                  <w:szCs w:val="18"/>
                </w:rPr>
                <w:t>Integer</w:t>
              </w:r>
            </w:ins>
            <w:del w:id="4263" w:author="Greenblue" w:date="2024-02-15T19:54:00Z">
              <w:r w:rsidR="00B413FE" w:rsidRPr="009063C9" w:rsidDel="00AD7BB1">
                <w:rPr>
                  <w:sz w:val="18"/>
                  <w:szCs w:val="18"/>
                </w:rPr>
                <w:delText>CharacterString</w:delText>
              </w:r>
            </w:del>
          </w:p>
        </w:tc>
        <w:tc>
          <w:tcPr>
            <w:tcW w:w="3463" w:type="dxa"/>
            <w:vAlign w:val="center"/>
          </w:tcPr>
          <w:p w14:paraId="0BDC7D86" w14:textId="5B7814CF" w:rsidR="00B413FE" w:rsidRPr="009063C9" w:rsidRDefault="00D55317" w:rsidP="00A63413">
            <w:pPr>
              <w:snapToGrid w:val="0"/>
              <w:spacing w:before="60" w:after="60" w:line="240" w:lineRule="auto"/>
              <w:jc w:val="left"/>
              <w:rPr>
                <w:rFonts w:eastAsia="Times New Roman"/>
                <w:sz w:val="18"/>
                <w:szCs w:val="18"/>
              </w:rPr>
            </w:pPr>
            <w:r w:rsidRPr="009063C9">
              <w:rPr>
                <w:rFonts w:eastAsia="Times New Roman"/>
                <w:sz w:val="18"/>
                <w:szCs w:val="18"/>
              </w:rPr>
              <w:t>When</w:t>
            </w:r>
            <w:r w:rsidR="00B413FE" w:rsidRPr="009063C9">
              <w:rPr>
                <w:rFonts w:eastAsia="Times New Roman"/>
                <w:sz w:val="18"/>
                <w:szCs w:val="18"/>
              </w:rPr>
              <w:t xml:space="preserve"> a data set is initially created, the edition number 1 is assigned to it. The edition number is increased by 1 at each new edition. Edition number remains</w:t>
            </w:r>
            <w:r w:rsidRPr="009063C9">
              <w:rPr>
                <w:rFonts w:eastAsia="Times New Roman"/>
                <w:sz w:val="18"/>
                <w:szCs w:val="18"/>
              </w:rPr>
              <w:t xml:space="preserve"> the same for a re-issue</w:t>
            </w:r>
          </w:p>
        </w:tc>
      </w:tr>
      <w:tr w:rsidR="00AD7BB1" w:rsidRPr="009063C9" w14:paraId="1B247F2B" w14:textId="77777777" w:rsidTr="00584796">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264" w:author="Greenblue" w:date="2024-02-15T19:55: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trHeight w:val="335"/>
          <w:trPrChange w:id="4265" w:author="Greenblue" w:date="2024-02-15T19:55:00Z">
            <w:trPr>
              <w:trHeight w:val="335"/>
            </w:trPr>
          </w:trPrChange>
        </w:trPr>
        <w:tc>
          <w:tcPr>
            <w:tcW w:w="3060" w:type="dxa"/>
            <w:vAlign w:val="center"/>
            <w:tcPrChange w:id="4266" w:author="Greenblue" w:date="2024-02-15T19:55:00Z">
              <w:tcPr>
                <w:tcW w:w="3060" w:type="dxa"/>
                <w:vAlign w:val="center"/>
              </w:tcPr>
            </w:tcPrChange>
          </w:tcPr>
          <w:p w14:paraId="32207A07" w14:textId="77777777" w:rsidR="00AD7BB1" w:rsidRPr="009063C9" w:rsidRDefault="00AD7BB1" w:rsidP="00AD7BB1">
            <w:pPr>
              <w:snapToGrid w:val="0"/>
              <w:spacing w:before="60" w:after="60" w:line="240" w:lineRule="auto"/>
              <w:jc w:val="left"/>
              <w:rPr>
                <w:sz w:val="18"/>
                <w:szCs w:val="18"/>
              </w:rPr>
            </w:pPr>
            <w:r w:rsidRPr="009063C9">
              <w:rPr>
                <w:sz w:val="18"/>
                <w:szCs w:val="18"/>
              </w:rPr>
              <w:t>issueDate</w:t>
            </w:r>
          </w:p>
        </w:tc>
        <w:tc>
          <w:tcPr>
            <w:tcW w:w="3420" w:type="dxa"/>
            <w:vAlign w:val="center"/>
            <w:tcPrChange w:id="4267" w:author="Greenblue" w:date="2024-02-15T19:55:00Z">
              <w:tcPr>
                <w:tcW w:w="3420" w:type="dxa"/>
                <w:vAlign w:val="center"/>
              </w:tcPr>
            </w:tcPrChange>
          </w:tcPr>
          <w:p w14:paraId="22F62F8B" w14:textId="28C3407D" w:rsidR="00AD7BB1" w:rsidRPr="009063C9" w:rsidRDefault="00AD7BB1" w:rsidP="00AD7BB1">
            <w:pPr>
              <w:snapToGrid w:val="0"/>
              <w:spacing w:before="60" w:after="60" w:line="240" w:lineRule="auto"/>
              <w:jc w:val="left"/>
              <w:rPr>
                <w:sz w:val="18"/>
                <w:szCs w:val="18"/>
              </w:rPr>
            </w:pPr>
            <w:r w:rsidRPr="009063C9">
              <w:rPr>
                <w:sz w:val="18"/>
                <w:szCs w:val="18"/>
              </w:rPr>
              <w:t>Date on which the data was made available by the data producer</w:t>
            </w:r>
          </w:p>
        </w:tc>
        <w:tc>
          <w:tcPr>
            <w:tcW w:w="804" w:type="dxa"/>
            <w:tcPrChange w:id="4268" w:author="Greenblue" w:date="2024-02-15T19:55:00Z">
              <w:tcPr>
                <w:tcW w:w="804" w:type="dxa"/>
                <w:vAlign w:val="center"/>
              </w:tcPr>
            </w:tcPrChange>
          </w:tcPr>
          <w:p w14:paraId="598AA888" w14:textId="240B5AD2" w:rsidR="00AD7BB1" w:rsidRPr="009063C9" w:rsidRDefault="00AD7BB1" w:rsidP="00AD7BB1">
            <w:pPr>
              <w:snapToGrid w:val="0"/>
              <w:spacing w:before="60" w:after="60" w:line="240" w:lineRule="auto"/>
              <w:jc w:val="center"/>
              <w:rPr>
                <w:sz w:val="18"/>
                <w:szCs w:val="18"/>
              </w:rPr>
            </w:pPr>
            <w:ins w:id="4269" w:author="Greenblue" w:date="2024-02-15T19:55:00Z">
              <w:r w:rsidRPr="00430BE2">
                <w:rPr>
                  <w:sz w:val="18"/>
                  <w:szCs w:val="18"/>
                </w:rPr>
                <w:t>0..1</w:t>
              </w:r>
            </w:ins>
            <w:del w:id="4270" w:author="Greenblue" w:date="2024-02-15T19:55:00Z">
              <w:r w:rsidRPr="009063C9" w:rsidDel="00040581">
                <w:rPr>
                  <w:sz w:val="18"/>
                  <w:szCs w:val="18"/>
                </w:rPr>
                <w:delText>1</w:delText>
              </w:r>
            </w:del>
          </w:p>
        </w:tc>
        <w:tc>
          <w:tcPr>
            <w:tcW w:w="2436" w:type="dxa"/>
            <w:vAlign w:val="center"/>
            <w:tcPrChange w:id="4271" w:author="Greenblue" w:date="2024-02-15T19:55:00Z">
              <w:tcPr>
                <w:tcW w:w="2436" w:type="dxa"/>
                <w:vAlign w:val="center"/>
              </w:tcPr>
            </w:tcPrChange>
          </w:tcPr>
          <w:p w14:paraId="37705CB9" w14:textId="77777777" w:rsidR="00AD7BB1" w:rsidRPr="009063C9" w:rsidRDefault="00AD7BB1" w:rsidP="00AD7BB1">
            <w:pPr>
              <w:snapToGrid w:val="0"/>
              <w:spacing w:before="60" w:after="60" w:line="240" w:lineRule="auto"/>
              <w:jc w:val="left"/>
              <w:rPr>
                <w:sz w:val="18"/>
                <w:szCs w:val="18"/>
              </w:rPr>
            </w:pPr>
            <w:r w:rsidRPr="009063C9">
              <w:rPr>
                <w:sz w:val="18"/>
                <w:szCs w:val="18"/>
              </w:rPr>
              <w:t>Date</w:t>
            </w:r>
          </w:p>
        </w:tc>
        <w:tc>
          <w:tcPr>
            <w:tcW w:w="3463" w:type="dxa"/>
            <w:vAlign w:val="center"/>
            <w:tcPrChange w:id="4272" w:author="Greenblue" w:date="2024-02-15T19:55:00Z">
              <w:tcPr>
                <w:tcW w:w="3463" w:type="dxa"/>
                <w:vAlign w:val="center"/>
              </w:tcPr>
            </w:tcPrChange>
          </w:tcPr>
          <w:p w14:paraId="6CA1ED96" w14:textId="77777777" w:rsidR="00AD7BB1" w:rsidRPr="009063C9" w:rsidRDefault="00AD7BB1" w:rsidP="00AD7BB1">
            <w:pPr>
              <w:snapToGrid w:val="0"/>
              <w:spacing w:before="60" w:after="60" w:line="240" w:lineRule="auto"/>
              <w:jc w:val="left"/>
              <w:rPr>
                <w:sz w:val="18"/>
                <w:szCs w:val="18"/>
              </w:rPr>
            </w:pPr>
          </w:p>
        </w:tc>
      </w:tr>
      <w:tr w:rsidR="00AD7BB1" w:rsidRPr="009063C9" w14:paraId="2A166D08" w14:textId="77777777" w:rsidTr="00584796">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273" w:author="Greenblue" w:date="2024-02-15T19:55: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trHeight w:val="335"/>
          <w:trPrChange w:id="4274" w:author="Greenblue" w:date="2024-02-15T19:55:00Z">
            <w:trPr>
              <w:trHeight w:val="335"/>
            </w:trPr>
          </w:trPrChange>
        </w:trPr>
        <w:tc>
          <w:tcPr>
            <w:tcW w:w="3060" w:type="dxa"/>
            <w:tcPrChange w:id="4275" w:author="Greenblue" w:date="2024-02-15T19:55:00Z">
              <w:tcPr>
                <w:tcW w:w="3060" w:type="dxa"/>
              </w:tcPr>
            </w:tcPrChange>
          </w:tcPr>
          <w:p w14:paraId="622F48D8" w14:textId="658DB57A" w:rsidR="00AD7BB1" w:rsidRPr="009063C9" w:rsidRDefault="00AD7BB1" w:rsidP="00AD7BB1">
            <w:pPr>
              <w:snapToGrid w:val="0"/>
              <w:spacing w:before="60" w:after="60" w:line="240" w:lineRule="auto"/>
              <w:jc w:val="left"/>
              <w:rPr>
                <w:sz w:val="18"/>
                <w:szCs w:val="18"/>
              </w:rPr>
            </w:pPr>
            <w:r w:rsidRPr="009063C9">
              <w:rPr>
                <w:sz w:val="18"/>
                <w:szCs w:val="18"/>
              </w:rPr>
              <w:t>supportFileSpecification</w:t>
            </w:r>
          </w:p>
        </w:tc>
        <w:tc>
          <w:tcPr>
            <w:tcW w:w="3420" w:type="dxa"/>
            <w:vAlign w:val="center"/>
            <w:tcPrChange w:id="4276" w:author="Greenblue" w:date="2024-02-15T19:55:00Z">
              <w:tcPr>
                <w:tcW w:w="3420" w:type="dxa"/>
                <w:vAlign w:val="center"/>
              </w:tcPr>
            </w:tcPrChange>
          </w:tcPr>
          <w:p w14:paraId="4B0A7776" w14:textId="087800C2" w:rsidR="00AD7BB1" w:rsidRPr="009063C9" w:rsidRDefault="00AD7BB1" w:rsidP="00AD7BB1">
            <w:pPr>
              <w:snapToGrid w:val="0"/>
              <w:spacing w:before="60" w:after="60" w:line="240" w:lineRule="auto"/>
              <w:jc w:val="left"/>
              <w:rPr>
                <w:sz w:val="18"/>
                <w:szCs w:val="18"/>
              </w:rPr>
            </w:pPr>
            <w:r w:rsidRPr="009063C9">
              <w:rPr>
                <w:sz w:val="18"/>
                <w:szCs w:val="18"/>
              </w:rPr>
              <w:t>The specification used to create this file</w:t>
            </w:r>
          </w:p>
        </w:tc>
        <w:tc>
          <w:tcPr>
            <w:tcW w:w="804" w:type="dxa"/>
            <w:tcPrChange w:id="4277" w:author="Greenblue" w:date="2024-02-15T19:55:00Z">
              <w:tcPr>
                <w:tcW w:w="804" w:type="dxa"/>
                <w:vAlign w:val="center"/>
              </w:tcPr>
            </w:tcPrChange>
          </w:tcPr>
          <w:p w14:paraId="6B95C068" w14:textId="5FC7D949" w:rsidR="00AD7BB1" w:rsidRPr="009063C9" w:rsidRDefault="00AD7BB1" w:rsidP="00AD7BB1">
            <w:pPr>
              <w:snapToGrid w:val="0"/>
              <w:spacing w:before="60" w:after="60" w:line="240" w:lineRule="auto"/>
              <w:jc w:val="center"/>
              <w:rPr>
                <w:sz w:val="18"/>
                <w:szCs w:val="18"/>
              </w:rPr>
            </w:pPr>
            <w:ins w:id="4278" w:author="Greenblue" w:date="2024-02-15T19:55:00Z">
              <w:r w:rsidRPr="00430BE2">
                <w:rPr>
                  <w:sz w:val="18"/>
                  <w:szCs w:val="18"/>
                </w:rPr>
                <w:t>0..1</w:t>
              </w:r>
            </w:ins>
            <w:del w:id="4279" w:author="Greenblue" w:date="2024-02-15T19:55:00Z">
              <w:r w:rsidRPr="009063C9" w:rsidDel="00040581">
                <w:rPr>
                  <w:sz w:val="18"/>
                  <w:szCs w:val="18"/>
                </w:rPr>
                <w:delText>1</w:delText>
              </w:r>
            </w:del>
          </w:p>
        </w:tc>
        <w:tc>
          <w:tcPr>
            <w:tcW w:w="2436" w:type="dxa"/>
            <w:tcPrChange w:id="4280" w:author="Greenblue" w:date="2024-02-15T19:55:00Z">
              <w:tcPr>
                <w:tcW w:w="2436" w:type="dxa"/>
              </w:tcPr>
            </w:tcPrChange>
          </w:tcPr>
          <w:p w14:paraId="6B034E1D" w14:textId="7EC1DA7B" w:rsidR="00AD7BB1" w:rsidRPr="00AC657D" w:rsidRDefault="00AD7BB1" w:rsidP="00AD7BB1">
            <w:pPr>
              <w:snapToGrid w:val="0"/>
              <w:spacing w:before="60" w:after="60" w:line="240" w:lineRule="auto"/>
              <w:jc w:val="left"/>
              <w:rPr>
                <w:spacing w:val="-12"/>
                <w:sz w:val="18"/>
                <w:szCs w:val="18"/>
              </w:rPr>
            </w:pPr>
            <w:r w:rsidRPr="00AC657D">
              <w:rPr>
                <w:spacing w:val="-12"/>
                <w:sz w:val="18"/>
                <w:szCs w:val="18"/>
              </w:rPr>
              <w:t>S100_SupportFileSpecification</w:t>
            </w:r>
          </w:p>
        </w:tc>
        <w:tc>
          <w:tcPr>
            <w:tcW w:w="3463" w:type="dxa"/>
            <w:vAlign w:val="center"/>
            <w:tcPrChange w:id="4281" w:author="Greenblue" w:date="2024-02-15T19:55:00Z">
              <w:tcPr>
                <w:tcW w:w="3463" w:type="dxa"/>
                <w:vAlign w:val="center"/>
              </w:tcPr>
            </w:tcPrChange>
          </w:tcPr>
          <w:p w14:paraId="78D8A3F2" w14:textId="77777777" w:rsidR="00AD7BB1" w:rsidRPr="009063C9" w:rsidRDefault="00AD7BB1" w:rsidP="00AD7BB1">
            <w:pPr>
              <w:snapToGrid w:val="0"/>
              <w:spacing w:before="60" w:after="60" w:line="240" w:lineRule="auto"/>
              <w:jc w:val="left"/>
              <w:rPr>
                <w:sz w:val="18"/>
                <w:szCs w:val="18"/>
              </w:rPr>
            </w:pPr>
          </w:p>
        </w:tc>
      </w:tr>
      <w:tr w:rsidR="00B413FE" w:rsidRPr="009063C9" w14:paraId="3E12FDEF" w14:textId="77777777" w:rsidTr="003D073E">
        <w:trPr>
          <w:trHeight w:val="160"/>
        </w:trPr>
        <w:tc>
          <w:tcPr>
            <w:tcW w:w="3060" w:type="dxa"/>
            <w:vAlign w:val="center"/>
          </w:tcPr>
          <w:p w14:paraId="396197F6" w14:textId="77777777" w:rsidR="00B413FE" w:rsidRPr="009063C9" w:rsidRDefault="00B413FE" w:rsidP="00A63413">
            <w:pPr>
              <w:snapToGrid w:val="0"/>
              <w:spacing w:before="60" w:after="60" w:line="240" w:lineRule="auto"/>
              <w:jc w:val="left"/>
              <w:rPr>
                <w:sz w:val="18"/>
                <w:szCs w:val="18"/>
              </w:rPr>
            </w:pPr>
            <w:r w:rsidRPr="009063C9">
              <w:rPr>
                <w:sz w:val="18"/>
                <w:szCs w:val="18"/>
              </w:rPr>
              <w:t>dataType</w:t>
            </w:r>
          </w:p>
        </w:tc>
        <w:tc>
          <w:tcPr>
            <w:tcW w:w="3420" w:type="dxa"/>
            <w:vAlign w:val="center"/>
          </w:tcPr>
          <w:p w14:paraId="700F79DA" w14:textId="6DE78FE0" w:rsidR="00B413FE" w:rsidRPr="009063C9" w:rsidRDefault="00A8118A" w:rsidP="00A63413">
            <w:pPr>
              <w:snapToGrid w:val="0"/>
              <w:spacing w:before="60" w:after="60" w:line="240" w:lineRule="auto"/>
              <w:jc w:val="left"/>
              <w:rPr>
                <w:sz w:val="18"/>
                <w:szCs w:val="18"/>
              </w:rPr>
            </w:pPr>
            <w:r w:rsidRPr="009063C9">
              <w:rPr>
                <w:sz w:val="18"/>
                <w:szCs w:val="18"/>
              </w:rPr>
              <w:t>The format of the support file</w:t>
            </w:r>
          </w:p>
        </w:tc>
        <w:tc>
          <w:tcPr>
            <w:tcW w:w="804" w:type="dxa"/>
            <w:vAlign w:val="center"/>
          </w:tcPr>
          <w:p w14:paraId="1CC296F6" w14:textId="77777777" w:rsidR="00B413FE" w:rsidRPr="009063C9" w:rsidRDefault="00B413FE" w:rsidP="00A63413">
            <w:pPr>
              <w:snapToGrid w:val="0"/>
              <w:spacing w:before="60" w:after="60" w:line="240" w:lineRule="auto"/>
              <w:jc w:val="center"/>
              <w:rPr>
                <w:sz w:val="18"/>
                <w:szCs w:val="18"/>
              </w:rPr>
            </w:pPr>
            <w:r w:rsidRPr="009063C9">
              <w:rPr>
                <w:sz w:val="18"/>
                <w:szCs w:val="18"/>
              </w:rPr>
              <w:t>1</w:t>
            </w:r>
          </w:p>
        </w:tc>
        <w:tc>
          <w:tcPr>
            <w:tcW w:w="2436" w:type="dxa"/>
            <w:vAlign w:val="center"/>
          </w:tcPr>
          <w:p w14:paraId="70260B18" w14:textId="77777777" w:rsidR="00B413FE" w:rsidRPr="009063C9" w:rsidRDefault="00B413FE" w:rsidP="00A63413">
            <w:pPr>
              <w:snapToGrid w:val="0"/>
              <w:spacing w:before="60" w:after="60" w:line="240" w:lineRule="auto"/>
              <w:jc w:val="left"/>
              <w:rPr>
                <w:sz w:val="18"/>
                <w:szCs w:val="18"/>
              </w:rPr>
            </w:pPr>
            <w:r w:rsidRPr="009063C9">
              <w:rPr>
                <w:sz w:val="18"/>
                <w:szCs w:val="18"/>
              </w:rPr>
              <w:t>S100_SupportFileFormat</w:t>
            </w:r>
          </w:p>
        </w:tc>
        <w:tc>
          <w:tcPr>
            <w:tcW w:w="3463" w:type="dxa"/>
            <w:vAlign w:val="center"/>
          </w:tcPr>
          <w:p w14:paraId="7E848C9A" w14:textId="77777777" w:rsidR="00B413FE" w:rsidRPr="009063C9" w:rsidRDefault="00B413FE" w:rsidP="00A63413">
            <w:pPr>
              <w:snapToGrid w:val="0"/>
              <w:spacing w:before="60" w:after="60" w:line="240" w:lineRule="auto"/>
              <w:jc w:val="left"/>
              <w:rPr>
                <w:sz w:val="18"/>
                <w:szCs w:val="18"/>
              </w:rPr>
            </w:pPr>
          </w:p>
        </w:tc>
      </w:tr>
      <w:tr w:rsidR="009063C9" w:rsidRPr="009063C9" w14:paraId="70725BB0" w14:textId="77777777" w:rsidTr="003D073E">
        <w:trPr>
          <w:cantSplit/>
          <w:trHeight w:val="176"/>
        </w:trPr>
        <w:tc>
          <w:tcPr>
            <w:tcW w:w="3060" w:type="dxa"/>
            <w:vAlign w:val="center"/>
          </w:tcPr>
          <w:p w14:paraId="79A49BC1" w14:textId="77777777" w:rsidR="00B413FE" w:rsidRPr="009063C9" w:rsidRDefault="00B413FE" w:rsidP="00A63413">
            <w:pPr>
              <w:snapToGrid w:val="0"/>
              <w:spacing w:before="60" w:after="60" w:line="240" w:lineRule="auto"/>
              <w:jc w:val="left"/>
              <w:rPr>
                <w:sz w:val="18"/>
                <w:szCs w:val="18"/>
              </w:rPr>
            </w:pPr>
            <w:r w:rsidRPr="009063C9">
              <w:rPr>
                <w:sz w:val="18"/>
                <w:szCs w:val="18"/>
              </w:rPr>
              <w:t>otherDataTypeDescription</w:t>
            </w:r>
          </w:p>
        </w:tc>
        <w:tc>
          <w:tcPr>
            <w:tcW w:w="3420" w:type="dxa"/>
            <w:vAlign w:val="center"/>
          </w:tcPr>
          <w:p w14:paraId="3AF82477" w14:textId="6787737E" w:rsidR="00B413FE" w:rsidRPr="009063C9" w:rsidRDefault="00A8118A" w:rsidP="00A63413">
            <w:pPr>
              <w:snapToGrid w:val="0"/>
              <w:spacing w:before="60" w:after="60" w:line="240" w:lineRule="auto"/>
              <w:jc w:val="left"/>
              <w:rPr>
                <w:sz w:val="18"/>
                <w:szCs w:val="18"/>
              </w:rPr>
            </w:pPr>
            <w:r w:rsidRPr="009063C9">
              <w:rPr>
                <w:sz w:val="18"/>
                <w:szCs w:val="18"/>
              </w:rPr>
              <w:t>Support file format other than those listed</w:t>
            </w:r>
          </w:p>
        </w:tc>
        <w:tc>
          <w:tcPr>
            <w:tcW w:w="804" w:type="dxa"/>
            <w:vAlign w:val="center"/>
          </w:tcPr>
          <w:p w14:paraId="5C9BABB1" w14:textId="77777777" w:rsidR="00B413FE" w:rsidRPr="009063C9" w:rsidRDefault="00B413FE" w:rsidP="00A63413">
            <w:pPr>
              <w:snapToGrid w:val="0"/>
              <w:spacing w:before="60" w:after="60" w:line="240" w:lineRule="auto"/>
              <w:jc w:val="center"/>
              <w:rPr>
                <w:sz w:val="18"/>
                <w:szCs w:val="18"/>
              </w:rPr>
            </w:pPr>
            <w:r w:rsidRPr="009063C9">
              <w:rPr>
                <w:sz w:val="18"/>
                <w:szCs w:val="18"/>
              </w:rPr>
              <w:t>0..1</w:t>
            </w:r>
          </w:p>
        </w:tc>
        <w:tc>
          <w:tcPr>
            <w:tcW w:w="2436" w:type="dxa"/>
            <w:vAlign w:val="center"/>
          </w:tcPr>
          <w:p w14:paraId="5B16838F" w14:textId="77777777" w:rsidR="00B413FE" w:rsidRPr="009063C9" w:rsidRDefault="00B413FE" w:rsidP="00A63413">
            <w:pPr>
              <w:snapToGrid w:val="0"/>
              <w:spacing w:before="60" w:after="60" w:line="240" w:lineRule="auto"/>
              <w:jc w:val="left"/>
              <w:rPr>
                <w:sz w:val="18"/>
                <w:szCs w:val="18"/>
              </w:rPr>
            </w:pPr>
            <w:r w:rsidRPr="009063C9">
              <w:rPr>
                <w:sz w:val="18"/>
                <w:szCs w:val="18"/>
              </w:rPr>
              <w:t>CharacterString</w:t>
            </w:r>
          </w:p>
        </w:tc>
        <w:tc>
          <w:tcPr>
            <w:tcW w:w="3463" w:type="dxa"/>
            <w:vAlign w:val="center"/>
          </w:tcPr>
          <w:p w14:paraId="09C1F220" w14:textId="77777777" w:rsidR="00B413FE" w:rsidRPr="009063C9" w:rsidRDefault="00B413FE" w:rsidP="00A63413">
            <w:pPr>
              <w:snapToGrid w:val="0"/>
              <w:spacing w:before="60" w:after="60" w:line="240" w:lineRule="auto"/>
              <w:jc w:val="left"/>
              <w:rPr>
                <w:sz w:val="18"/>
                <w:szCs w:val="18"/>
              </w:rPr>
            </w:pPr>
          </w:p>
        </w:tc>
      </w:tr>
      <w:tr w:rsidR="00B413FE" w:rsidRPr="009063C9" w14:paraId="189BA4DC" w14:textId="77777777" w:rsidTr="003D073E">
        <w:trPr>
          <w:trHeight w:val="160"/>
        </w:trPr>
        <w:tc>
          <w:tcPr>
            <w:tcW w:w="3060" w:type="dxa"/>
            <w:vAlign w:val="center"/>
          </w:tcPr>
          <w:p w14:paraId="485FD75C" w14:textId="77777777" w:rsidR="00B413FE" w:rsidRPr="009063C9" w:rsidRDefault="00B413FE" w:rsidP="00A63413">
            <w:pPr>
              <w:snapToGrid w:val="0"/>
              <w:spacing w:before="60" w:after="60" w:line="240" w:lineRule="auto"/>
              <w:jc w:val="left"/>
              <w:rPr>
                <w:sz w:val="18"/>
                <w:szCs w:val="18"/>
              </w:rPr>
            </w:pPr>
            <w:r w:rsidRPr="009063C9">
              <w:rPr>
                <w:sz w:val="18"/>
                <w:szCs w:val="18"/>
              </w:rPr>
              <w:t>comment</w:t>
            </w:r>
          </w:p>
        </w:tc>
        <w:tc>
          <w:tcPr>
            <w:tcW w:w="3420" w:type="dxa"/>
            <w:vAlign w:val="center"/>
          </w:tcPr>
          <w:p w14:paraId="1FD5C36F" w14:textId="6663BD9C" w:rsidR="00B413FE" w:rsidRPr="009063C9" w:rsidRDefault="00AD7BB1" w:rsidP="00A63413">
            <w:pPr>
              <w:autoSpaceDE w:val="0"/>
              <w:snapToGrid w:val="0"/>
              <w:spacing w:before="60" w:after="60" w:line="240" w:lineRule="auto"/>
              <w:jc w:val="left"/>
              <w:rPr>
                <w:sz w:val="18"/>
                <w:szCs w:val="18"/>
              </w:rPr>
            </w:pPr>
            <w:ins w:id="4282" w:author="Greenblue" w:date="2024-02-15T19:55:00Z">
              <w:r w:rsidRPr="00AD7BB1">
                <w:rPr>
                  <w:sz w:val="18"/>
                  <w:szCs w:val="18"/>
                </w:rPr>
                <w:t>Optional comment</w:t>
              </w:r>
            </w:ins>
          </w:p>
        </w:tc>
        <w:tc>
          <w:tcPr>
            <w:tcW w:w="804" w:type="dxa"/>
            <w:vAlign w:val="center"/>
          </w:tcPr>
          <w:p w14:paraId="66B73916" w14:textId="77777777" w:rsidR="00B413FE" w:rsidRPr="009063C9" w:rsidRDefault="00B413FE" w:rsidP="00A63413">
            <w:pPr>
              <w:snapToGrid w:val="0"/>
              <w:spacing w:before="60" w:after="60" w:line="240" w:lineRule="auto"/>
              <w:jc w:val="center"/>
              <w:rPr>
                <w:sz w:val="18"/>
                <w:szCs w:val="18"/>
              </w:rPr>
            </w:pPr>
            <w:r w:rsidRPr="009063C9">
              <w:rPr>
                <w:sz w:val="18"/>
                <w:szCs w:val="18"/>
              </w:rPr>
              <w:t>0..1</w:t>
            </w:r>
          </w:p>
        </w:tc>
        <w:tc>
          <w:tcPr>
            <w:tcW w:w="2436" w:type="dxa"/>
            <w:vAlign w:val="center"/>
          </w:tcPr>
          <w:p w14:paraId="1E15F0F0" w14:textId="77777777" w:rsidR="00B413FE" w:rsidRPr="009063C9" w:rsidRDefault="00B413FE" w:rsidP="00A63413">
            <w:pPr>
              <w:snapToGrid w:val="0"/>
              <w:spacing w:before="60" w:after="60" w:line="240" w:lineRule="auto"/>
              <w:jc w:val="left"/>
              <w:rPr>
                <w:sz w:val="18"/>
                <w:szCs w:val="18"/>
              </w:rPr>
            </w:pPr>
            <w:r w:rsidRPr="009063C9">
              <w:rPr>
                <w:sz w:val="18"/>
                <w:szCs w:val="18"/>
              </w:rPr>
              <w:t>CharacterString</w:t>
            </w:r>
          </w:p>
        </w:tc>
        <w:tc>
          <w:tcPr>
            <w:tcW w:w="3463" w:type="dxa"/>
            <w:vAlign w:val="center"/>
          </w:tcPr>
          <w:p w14:paraId="4AC8E8E6" w14:textId="77777777" w:rsidR="00B413FE" w:rsidRPr="009063C9" w:rsidRDefault="00B413FE" w:rsidP="00A63413">
            <w:pPr>
              <w:snapToGrid w:val="0"/>
              <w:spacing w:before="60" w:after="60" w:line="240" w:lineRule="auto"/>
              <w:jc w:val="left"/>
              <w:rPr>
                <w:sz w:val="18"/>
                <w:szCs w:val="18"/>
              </w:rPr>
            </w:pPr>
          </w:p>
        </w:tc>
      </w:tr>
      <w:tr w:rsidR="00AC657D" w:rsidRPr="009063C9" w14:paraId="0F8F8681" w14:textId="77777777" w:rsidTr="003D073E">
        <w:trPr>
          <w:trHeight w:val="160"/>
          <w:ins w:id="4283" w:author="Greenblue" w:date="2024-02-15T19:56:00Z"/>
        </w:trPr>
        <w:tc>
          <w:tcPr>
            <w:tcW w:w="3060" w:type="dxa"/>
            <w:vAlign w:val="center"/>
          </w:tcPr>
          <w:p w14:paraId="7CC749AF" w14:textId="31A6E223" w:rsidR="00AC657D" w:rsidRPr="009063C9" w:rsidRDefault="00AC657D" w:rsidP="00AC657D">
            <w:pPr>
              <w:snapToGrid w:val="0"/>
              <w:spacing w:before="60" w:after="60" w:line="240" w:lineRule="auto"/>
              <w:jc w:val="left"/>
              <w:rPr>
                <w:ins w:id="4284" w:author="Greenblue" w:date="2024-02-15T19:56:00Z"/>
                <w:sz w:val="18"/>
                <w:szCs w:val="18"/>
              </w:rPr>
            </w:pPr>
            <w:ins w:id="4285" w:author="Greenblue" w:date="2024-02-15T19:56:00Z">
              <w:r w:rsidRPr="00451A95">
                <w:rPr>
                  <w:rFonts w:eastAsiaTheme="minorEastAsia" w:hint="eastAsia"/>
                  <w:sz w:val="18"/>
                  <w:szCs w:val="18"/>
                </w:rPr>
                <w:t>c</w:t>
              </w:r>
              <w:r w:rsidRPr="00451A95">
                <w:rPr>
                  <w:rFonts w:eastAsiaTheme="minorEastAsia"/>
                  <w:sz w:val="18"/>
                  <w:szCs w:val="18"/>
                </w:rPr>
                <w:t>ompressionFlag</w:t>
              </w:r>
            </w:ins>
          </w:p>
        </w:tc>
        <w:tc>
          <w:tcPr>
            <w:tcW w:w="3420" w:type="dxa"/>
            <w:vAlign w:val="center"/>
          </w:tcPr>
          <w:p w14:paraId="0462A83A" w14:textId="6A3E2703" w:rsidR="00AC657D" w:rsidRPr="00AD7BB1" w:rsidRDefault="00AC657D" w:rsidP="00AC657D">
            <w:pPr>
              <w:autoSpaceDE w:val="0"/>
              <w:snapToGrid w:val="0"/>
              <w:spacing w:before="60" w:after="60" w:line="240" w:lineRule="auto"/>
              <w:jc w:val="left"/>
              <w:rPr>
                <w:ins w:id="4286" w:author="Greenblue" w:date="2024-02-15T19:56:00Z"/>
                <w:sz w:val="18"/>
                <w:szCs w:val="18"/>
              </w:rPr>
            </w:pPr>
            <w:ins w:id="4287" w:author="Greenblue" w:date="2024-02-15T19:56:00Z">
              <w:r w:rsidRPr="00451A95">
                <w:rPr>
                  <w:rFonts w:eastAsiaTheme="minorEastAsia" w:hint="eastAsia"/>
                  <w:sz w:val="18"/>
                  <w:szCs w:val="18"/>
                </w:rPr>
                <w:t>I</w:t>
              </w:r>
              <w:r w:rsidRPr="00451A95">
                <w:rPr>
                  <w:rFonts w:eastAsiaTheme="minorEastAsia"/>
                  <w:sz w:val="18"/>
                  <w:szCs w:val="18"/>
                </w:rPr>
                <w:t>ndicates if the resource is compressed</w:t>
              </w:r>
            </w:ins>
          </w:p>
        </w:tc>
        <w:tc>
          <w:tcPr>
            <w:tcW w:w="804" w:type="dxa"/>
            <w:vAlign w:val="center"/>
          </w:tcPr>
          <w:p w14:paraId="57DC710A" w14:textId="6D6B972C" w:rsidR="00AC657D" w:rsidRPr="009063C9" w:rsidRDefault="00AC657D" w:rsidP="00AC657D">
            <w:pPr>
              <w:snapToGrid w:val="0"/>
              <w:spacing w:before="60" w:after="60" w:line="240" w:lineRule="auto"/>
              <w:jc w:val="center"/>
              <w:rPr>
                <w:ins w:id="4288" w:author="Greenblue" w:date="2024-02-15T19:56:00Z"/>
                <w:sz w:val="18"/>
                <w:szCs w:val="18"/>
              </w:rPr>
            </w:pPr>
            <w:ins w:id="4289" w:author="Greenblue" w:date="2024-02-15T19:56:00Z">
              <w:r w:rsidRPr="00451A95">
                <w:rPr>
                  <w:rFonts w:eastAsiaTheme="minorEastAsia" w:hint="eastAsia"/>
                  <w:sz w:val="18"/>
                  <w:szCs w:val="18"/>
                </w:rPr>
                <w:t>1</w:t>
              </w:r>
            </w:ins>
          </w:p>
        </w:tc>
        <w:tc>
          <w:tcPr>
            <w:tcW w:w="2436" w:type="dxa"/>
            <w:vAlign w:val="center"/>
          </w:tcPr>
          <w:p w14:paraId="3EE980C6" w14:textId="53936134" w:rsidR="00AC657D" w:rsidRPr="009063C9" w:rsidRDefault="00AC657D" w:rsidP="00AC657D">
            <w:pPr>
              <w:snapToGrid w:val="0"/>
              <w:spacing w:before="60" w:after="60" w:line="240" w:lineRule="auto"/>
              <w:jc w:val="left"/>
              <w:rPr>
                <w:ins w:id="4290" w:author="Greenblue" w:date="2024-02-15T19:56:00Z"/>
                <w:sz w:val="18"/>
                <w:szCs w:val="18"/>
              </w:rPr>
            </w:pPr>
            <w:ins w:id="4291" w:author="Greenblue" w:date="2024-02-15T19:56:00Z">
              <w:r w:rsidRPr="00451A95">
                <w:rPr>
                  <w:rFonts w:eastAsiaTheme="minorEastAsia" w:hint="eastAsia"/>
                  <w:sz w:val="18"/>
                  <w:szCs w:val="18"/>
                </w:rPr>
                <w:t>B</w:t>
              </w:r>
              <w:r w:rsidRPr="00451A95">
                <w:rPr>
                  <w:rFonts w:eastAsiaTheme="minorEastAsia"/>
                  <w:sz w:val="18"/>
                  <w:szCs w:val="18"/>
                </w:rPr>
                <w:t>oolean</w:t>
              </w:r>
            </w:ins>
          </w:p>
        </w:tc>
        <w:tc>
          <w:tcPr>
            <w:tcW w:w="3463" w:type="dxa"/>
            <w:vAlign w:val="center"/>
          </w:tcPr>
          <w:p w14:paraId="1EFDF43D" w14:textId="5804E939" w:rsidR="00AC657D" w:rsidRPr="009063C9" w:rsidRDefault="00AC657D" w:rsidP="00AC657D">
            <w:pPr>
              <w:snapToGrid w:val="0"/>
              <w:spacing w:before="60" w:after="60" w:line="240" w:lineRule="auto"/>
              <w:jc w:val="left"/>
              <w:rPr>
                <w:ins w:id="4292" w:author="Greenblue" w:date="2024-02-15T19:56:00Z"/>
                <w:sz w:val="18"/>
                <w:szCs w:val="18"/>
              </w:rPr>
            </w:pPr>
            <w:ins w:id="4293" w:author="Greenblue" w:date="2024-02-15T19:56:00Z">
              <w:r w:rsidRPr="00451A95">
                <w:rPr>
                  <w:rFonts w:eastAsiaTheme="minorEastAsia" w:hint="eastAsia"/>
                  <w:b/>
                  <w:sz w:val="18"/>
                  <w:szCs w:val="18"/>
                </w:rPr>
                <w:t>T</w:t>
              </w:r>
              <w:r w:rsidRPr="00451A95">
                <w:rPr>
                  <w:rFonts w:eastAsiaTheme="minorEastAsia"/>
                  <w:b/>
                  <w:sz w:val="18"/>
                  <w:szCs w:val="18"/>
                </w:rPr>
                <w:t>rue</w:t>
              </w:r>
              <w:r w:rsidRPr="00451A95">
                <w:rPr>
                  <w:rFonts w:eastAsiaTheme="minorEastAsia"/>
                  <w:sz w:val="18"/>
                  <w:szCs w:val="18"/>
                </w:rPr>
                <w:t xml:space="preserve"> indicates a compressed resource</w:t>
              </w:r>
              <w:r w:rsidRPr="00451A95">
                <w:rPr>
                  <w:rFonts w:eastAsiaTheme="minorEastAsia"/>
                  <w:sz w:val="18"/>
                  <w:szCs w:val="18"/>
                </w:rPr>
                <w:br/>
              </w:r>
              <w:r w:rsidRPr="00AC657D">
                <w:rPr>
                  <w:rFonts w:eastAsiaTheme="minorEastAsia"/>
                  <w:b/>
                  <w:spacing w:val="-14"/>
                  <w:sz w:val="18"/>
                  <w:szCs w:val="18"/>
                </w:rPr>
                <w:t>False</w:t>
              </w:r>
              <w:r w:rsidRPr="00AC657D">
                <w:rPr>
                  <w:rFonts w:eastAsiaTheme="minorEastAsia"/>
                  <w:spacing w:val="-14"/>
                  <w:sz w:val="18"/>
                  <w:szCs w:val="18"/>
                </w:rPr>
                <w:t xml:space="preserve"> indicates an uncompressed resource</w:t>
              </w:r>
            </w:ins>
          </w:p>
        </w:tc>
      </w:tr>
      <w:tr w:rsidR="00AC657D" w:rsidRPr="009063C9" w14:paraId="3C86EABE" w14:textId="77777777" w:rsidTr="003D073E">
        <w:trPr>
          <w:trHeight w:val="351"/>
        </w:trPr>
        <w:tc>
          <w:tcPr>
            <w:tcW w:w="3060" w:type="dxa"/>
            <w:vAlign w:val="center"/>
          </w:tcPr>
          <w:p w14:paraId="26105594" w14:textId="77777777" w:rsidR="00AC657D" w:rsidRPr="009063C9" w:rsidRDefault="00AC657D" w:rsidP="00AC657D">
            <w:pPr>
              <w:snapToGrid w:val="0"/>
              <w:spacing w:before="60" w:after="60" w:line="240" w:lineRule="auto"/>
              <w:jc w:val="left"/>
              <w:rPr>
                <w:sz w:val="18"/>
                <w:szCs w:val="18"/>
              </w:rPr>
            </w:pPr>
            <w:r w:rsidRPr="009063C9">
              <w:rPr>
                <w:sz w:val="18"/>
                <w:szCs w:val="18"/>
              </w:rPr>
              <w:t>digitalSignatureReference</w:t>
            </w:r>
          </w:p>
        </w:tc>
        <w:tc>
          <w:tcPr>
            <w:tcW w:w="3420" w:type="dxa"/>
            <w:vAlign w:val="center"/>
          </w:tcPr>
          <w:p w14:paraId="5BAFD772" w14:textId="646572B3" w:rsidR="00AC657D" w:rsidRPr="00AC657D" w:rsidRDefault="00AC657D" w:rsidP="00AC657D">
            <w:pPr>
              <w:snapToGrid w:val="0"/>
              <w:spacing w:before="60" w:after="60" w:line="240" w:lineRule="auto"/>
              <w:jc w:val="left"/>
              <w:rPr>
                <w:sz w:val="18"/>
                <w:szCs w:val="18"/>
              </w:rPr>
            </w:pPr>
            <w:ins w:id="4294" w:author="Greenblue" w:date="2024-02-15T19:56:00Z">
              <w:r w:rsidRPr="00AC657D">
                <w:rPr>
                  <w:sz w:val="18"/>
                  <w:szCs w:val="18"/>
                </w:rPr>
                <w:t>Specifies the algorithm used to compute digitalSignatureValue</w:t>
              </w:r>
            </w:ins>
            <w:del w:id="4295" w:author="Greenblue" w:date="2024-02-15T19:56:00Z">
              <w:r w:rsidRPr="00AC657D" w:rsidDel="00765AAB">
                <w:rPr>
                  <w:sz w:val="18"/>
                  <w:szCs w:val="18"/>
                </w:rPr>
                <w:delText>Digital Signature of the file</w:delText>
              </w:r>
            </w:del>
          </w:p>
        </w:tc>
        <w:tc>
          <w:tcPr>
            <w:tcW w:w="804" w:type="dxa"/>
            <w:vAlign w:val="center"/>
          </w:tcPr>
          <w:p w14:paraId="03E9119A" w14:textId="23BC2B24" w:rsidR="00AC657D" w:rsidRPr="009063C9" w:rsidRDefault="00AC657D" w:rsidP="00AC657D">
            <w:pPr>
              <w:snapToGrid w:val="0"/>
              <w:spacing w:before="60" w:after="60" w:line="240" w:lineRule="auto"/>
              <w:jc w:val="center"/>
              <w:rPr>
                <w:sz w:val="18"/>
                <w:szCs w:val="18"/>
              </w:rPr>
            </w:pPr>
            <w:ins w:id="4296" w:author="Greenblue" w:date="2024-02-15T19:56:00Z">
              <w:r w:rsidRPr="009063C9">
                <w:rPr>
                  <w:sz w:val="18"/>
                  <w:szCs w:val="18"/>
                </w:rPr>
                <w:t>1</w:t>
              </w:r>
            </w:ins>
            <w:del w:id="4297" w:author="Greenblue" w:date="2024-02-15T19:56:00Z">
              <w:r w:rsidRPr="009063C9" w:rsidDel="00765AAB">
                <w:rPr>
                  <w:sz w:val="18"/>
                  <w:szCs w:val="18"/>
                </w:rPr>
                <w:delText>0..1</w:delText>
              </w:r>
            </w:del>
          </w:p>
        </w:tc>
        <w:tc>
          <w:tcPr>
            <w:tcW w:w="2436" w:type="dxa"/>
            <w:vAlign w:val="center"/>
          </w:tcPr>
          <w:p w14:paraId="1F54E49D" w14:textId="31D55C55" w:rsidR="00AC657D" w:rsidRPr="009063C9" w:rsidRDefault="00AC657D" w:rsidP="00AC657D">
            <w:pPr>
              <w:snapToGrid w:val="0"/>
              <w:spacing w:before="60" w:after="60" w:line="240" w:lineRule="auto"/>
              <w:jc w:val="left"/>
              <w:rPr>
                <w:sz w:val="18"/>
                <w:szCs w:val="18"/>
              </w:rPr>
            </w:pPr>
            <w:ins w:id="4298" w:author="Greenblue" w:date="2024-02-15T19:56:00Z">
              <w:r w:rsidRPr="00AC657D">
                <w:rPr>
                  <w:sz w:val="18"/>
                  <w:szCs w:val="18"/>
                </w:rPr>
                <w:t>S100_DigitalSignatureReference</w:t>
              </w:r>
            </w:ins>
            <w:del w:id="4299" w:author="Greenblue" w:date="2024-02-15T19:56:00Z">
              <w:r w:rsidRPr="009063C9" w:rsidDel="00765AAB">
                <w:rPr>
                  <w:sz w:val="18"/>
                  <w:szCs w:val="18"/>
                </w:rPr>
                <w:delText>CharacterString</w:delText>
              </w:r>
            </w:del>
          </w:p>
        </w:tc>
        <w:tc>
          <w:tcPr>
            <w:tcW w:w="3463" w:type="dxa"/>
            <w:vAlign w:val="center"/>
          </w:tcPr>
          <w:p w14:paraId="16D32032" w14:textId="77777777" w:rsidR="00AC657D" w:rsidRPr="009063C9" w:rsidRDefault="00AC657D" w:rsidP="00AC657D">
            <w:pPr>
              <w:snapToGrid w:val="0"/>
              <w:spacing w:before="60" w:after="60" w:line="240" w:lineRule="auto"/>
              <w:jc w:val="left"/>
              <w:rPr>
                <w:sz w:val="18"/>
                <w:szCs w:val="18"/>
              </w:rPr>
            </w:pPr>
            <w:r w:rsidRPr="009063C9">
              <w:rPr>
                <w:sz w:val="18"/>
                <w:szCs w:val="18"/>
              </w:rPr>
              <w:t>Reference to the appropriate digital signature algorithm</w:t>
            </w:r>
          </w:p>
        </w:tc>
      </w:tr>
      <w:tr w:rsidR="00AC657D" w:rsidRPr="009063C9" w14:paraId="49AE3501" w14:textId="77777777" w:rsidTr="003D073E">
        <w:trPr>
          <w:trHeight w:val="351"/>
        </w:trPr>
        <w:tc>
          <w:tcPr>
            <w:tcW w:w="3060" w:type="dxa"/>
            <w:shd w:val="clear" w:color="auto" w:fill="auto"/>
            <w:vAlign w:val="center"/>
          </w:tcPr>
          <w:p w14:paraId="1EE846EE" w14:textId="77777777" w:rsidR="00AC657D" w:rsidRPr="009063C9" w:rsidRDefault="00AC657D" w:rsidP="00AC657D">
            <w:pPr>
              <w:snapToGrid w:val="0"/>
              <w:spacing w:before="60" w:after="60" w:line="240" w:lineRule="auto"/>
              <w:jc w:val="left"/>
              <w:rPr>
                <w:sz w:val="18"/>
                <w:szCs w:val="18"/>
              </w:rPr>
            </w:pPr>
            <w:r w:rsidRPr="009063C9">
              <w:rPr>
                <w:sz w:val="18"/>
                <w:szCs w:val="18"/>
              </w:rPr>
              <w:t>digitalSignatureValue</w:t>
            </w:r>
          </w:p>
        </w:tc>
        <w:tc>
          <w:tcPr>
            <w:tcW w:w="3420" w:type="dxa"/>
            <w:shd w:val="clear" w:color="auto" w:fill="auto"/>
            <w:vAlign w:val="center"/>
          </w:tcPr>
          <w:p w14:paraId="4FF5CC03" w14:textId="77777777" w:rsidR="00AC657D" w:rsidRPr="009063C9" w:rsidRDefault="00AC657D" w:rsidP="00AC657D">
            <w:pPr>
              <w:snapToGrid w:val="0"/>
              <w:spacing w:before="60" w:after="60" w:line="240" w:lineRule="auto"/>
              <w:jc w:val="left"/>
              <w:rPr>
                <w:sz w:val="18"/>
                <w:szCs w:val="18"/>
              </w:rPr>
            </w:pPr>
            <w:r w:rsidRPr="009063C9">
              <w:rPr>
                <w:sz w:val="18"/>
                <w:szCs w:val="18"/>
              </w:rPr>
              <w:t>Value derived from the digital signature</w:t>
            </w:r>
          </w:p>
        </w:tc>
        <w:tc>
          <w:tcPr>
            <w:tcW w:w="804" w:type="dxa"/>
            <w:shd w:val="clear" w:color="auto" w:fill="auto"/>
            <w:vAlign w:val="center"/>
          </w:tcPr>
          <w:p w14:paraId="23A067BB" w14:textId="6CEA4A1F" w:rsidR="00AC657D" w:rsidRPr="009063C9" w:rsidRDefault="00AC657D" w:rsidP="00AC657D">
            <w:pPr>
              <w:snapToGrid w:val="0"/>
              <w:spacing w:before="60" w:after="60" w:line="240" w:lineRule="auto"/>
              <w:jc w:val="center"/>
              <w:rPr>
                <w:sz w:val="18"/>
                <w:szCs w:val="18"/>
              </w:rPr>
            </w:pPr>
            <w:ins w:id="4300" w:author="Greenblue" w:date="2024-02-15T19:57:00Z">
              <w:r w:rsidRPr="00AC657D">
                <w:rPr>
                  <w:sz w:val="18"/>
                  <w:szCs w:val="18"/>
                </w:rPr>
                <w:t>1..*</w:t>
              </w:r>
            </w:ins>
            <w:del w:id="4301" w:author="Greenblue" w:date="2024-02-15T19:57:00Z">
              <w:r w:rsidRPr="009063C9" w:rsidDel="00AC657D">
                <w:rPr>
                  <w:sz w:val="18"/>
                  <w:szCs w:val="18"/>
                </w:rPr>
                <w:delText>0..1</w:delText>
              </w:r>
            </w:del>
          </w:p>
        </w:tc>
        <w:tc>
          <w:tcPr>
            <w:tcW w:w="2436" w:type="dxa"/>
            <w:shd w:val="clear" w:color="auto" w:fill="auto"/>
            <w:vAlign w:val="center"/>
          </w:tcPr>
          <w:p w14:paraId="5BB84633" w14:textId="526690FF" w:rsidR="00AC657D" w:rsidRPr="009063C9" w:rsidRDefault="00AC657D" w:rsidP="00AC657D">
            <w:pPr>
              <w:snapToGrid w:val="0"/>
              <w:spacing w:before="60" w:after="60" w:line="240" w:lineRule="auto"/>
              <w:jc w:val="left"/>
              <w:rPr>
                <w:sz w:val="18"/>
                <w:szCs w:val="18"/>
              </w:rPr>
            </w:pPr>
            <w:r w:rsidRPr="009063C9">
              <w:rPr>
                <w:sz w:val="18"/>
                <w:szCs w:val="18"/>
              </w:rPr>
              <w:t>S100_DigitalSignatureValue</w:t>
            </w:r>
          </w:p>
        </w:tc>
        <w:tc>
          <w:tcPr>
            <w:tcW w:w="3463" w:type="dxa"/>
            <w:shd w:val="clear" w:color="auto" w:fill="auto"/>
          </w:tcPr>
          <w:p w14:paraId="42260777" w14:textId="5BE2254F" w:rsidR="00AC657D" w:rsidRPr="009063C9" w:rsidDel="00AC657D" w:rsidRDefault="00AC657D" w:rsidP="00AC657D">
            <w:pPr>
              <w:snapToGrid w:val="0"/>
              <w:spacing w:before="60" w:after="60"/>
              <w:jc w:val="left"/>
              <w:rPr>
                <w:del w:id="4302" w:author="Greenblue" w:date="2024-02-15T20:04:00Z"/>
                <w:sz w:val="18"/>
                <w:szCs w:val="18"/>
              </w:rPr>
            </w:pPr>
            <w:r w:rsidRPr="009063C9">
              <w:rPr>
                <w:sz w:val="18"/>
                <w:szCs w:val="18"/>
              </w:rPr>
              <w:t>The value resulting from application of digitalSignatureReference</w:t>
            </w:r>
            <w:ins w:id="4303" w:author="Greenblue" w:date="2024-02-15T20:04:00Z">
              <w:r>
                <w:rPr>
                  <w:sz w:val="18"/>
                  <w:szCs w:val="18"/>
                </w:rPr>
                <w:br/>
              </w:r>
            </w:ins>
          </w:p>
          <w:p w14:paraId="476A077E" w14:textId="47F94682" w:rsidR="00AC657D" w:rsidRPr="009063C9" w:rsidRDefault="00AC657D" w:rsidP="00AC657D">
            <w:pPr>
              <w:snapToGrid w:val="0"/>
              <w:spacing w:before="60" w:after="60"/>
              <w:jc w:val="left"/>
              <w:rPr>
                <w:sz w:val="18"/>
                <w:szCs w:val="18"/>
              </w:rPr>
            </w:pPr>
            <w:r w:rsidRPr="009063C9">
              <w:rPr>
                <w:sz w:val="18"/>
                <w:szCs w:val="18"/>
              </w:rPr>
              <w:t>Implemented as the digital signature format specified in Part 15</w:t>
            </w:r>
          </w:p>
        </w:tc>
      </w:tr>
      <w:tr w:rsidR="00AC657D" w:rsidRPr="009063C9" w14:paraId="46BC1948" w14:textId="77777777" w:rsidTr="003D073E">
        <w:trPr>
          <w:trHeight w:val="351"/>
        </w:trPr>
        <w:tc>
          <w:tcPr>
            <w:tcW w:w="3060" w:type="dxa"/>
            <w:shd w:val="clear" w:color="auto" w:fill="auto"/>
          </w:tcPr>
          <w:p w14:paraId="3B344519" w14:textId="43D579E0" w:rsidR="00AC657D" w:rsidRPr="009063C9" w:rsidRDefault="00AC657D" w:rsidP="00AC657D">
            <w:pPr>
              <w:snapToGrid w:val="0"/>
              <w:spacing w:before="60" w:after="60" w:line="240" w:lineRule="auto"/>
              <w:jc w:val="left"/>
              <w:rPr>
                <w:sz w:val="18"/>
                <w:szCs w:val="18"/>
              </w:rPr>
            </w:pPr>
            <w:r w:rsidRPr="009063C9">
              <w:rPr>
                <w:sz w:val="18"/>
                <w:szCs w:val="18"/>
              </w:rPr>
              <w:t>defaultLocale</w:t>
            </w:r>
          </w:p>
        </w:tc>
        <w:tc>
          <w:tcPr>
            <w:tcW w:w="3420" w:type="dxa"/>
            <w:shd w:val="clear" w:color="auto" w:fill="auto"/>
            <w:vAlign w:val="center"/>
          </w:tcPr>
          <w:p w14:paraId="5F4BB2D6" w14:textId="6FB16E26" w:rsidR="00AC657D" w:rsidRPr="009063C9" w:rsidRDefault="00AC657D" w:rsidP="00AC657D">
            <w:pPr>
              <w:snapToGrid w:val="0"/>
              <w:spacing w:before="60" w:after="60" w:line="240" w:lineRule="auto"/>
              <w:jc w:val="left"/>
              <w:rPr>
                <w:sz w:val="18"/>
                <w:szCs w:val="18"/>
              </w:rPr>
            </w:pPr>
            <w:r w:rsidRPr="009063C9">
              <w:rPr>
                <w:sz w:val="18"/>
                <w:szCs w:val="18"/>
              </w:rPr>
              <w:t>Default language and character set used in the exchange catalogue</w:t>
            </w:r>
          </w:p>
        </w:tc>
        <w:tc>
          <w:tcPr>
            <w:tcW w:w="804" w:type="dxa"/>
            <w:shd w:val="clear" w:color="auto" w:fill="auto"/>
            <w:vAlign w:val="center"/>
          </w:tcPr>
          <w:p w14:paraId="7618A503" w14:textId="04DB979A" w:rsidR="00AC657D" w:rsidRPr="009063C9" w:rsidRDefault="00AC657D" w:rsidP="00AC657D">
            <w:pPr>
              <w:snapToGrid w:val="0"/>
              <w:spacing w:before="60" w:after="60" w:line="240" w:lineRule="auto"/>
              <w:jc w:val="center"/>
              <w:rPr>
                <w:sz w:val="18"/>
                <w:szCs w:val="18"/>
              </w:rPr>
            </w:pPr>
            <w:r w:rsidRPr="009063C9">
              <w:rPr>
                <w:sz w:val="18"/>
                <w:szCs w:val="18"/>
              </w:rPr>
              <w:t>0..1</w:t>
            </w:r>
          </w:p>
        </w:tc>
        <w:tc>
          <w:tcPr>
            <w:tcW w:w="2436" w:type="dxa"/>
            <w:shd w:val="clear" w:color="auto" w:fill="auto"/>
            <w:vAlign w:val="center"/>
          </w:tcPr>
          <w:p w14:paraId="2A7F6C29" w14:textId="7753A2B8" w:rsidR="00AC657D" w:rsidRPr="009063C9" w:rsidRDefault="00AC657D" w:rsidP="00AC657D">
            <w:pPr>
              <w:snapToGrid w:val="0"/>
              <w:spacing w:before="60" w:after="60" w:line="240" w:lineRule="auto"/>
              <w:jc w:val="left"/>
              <w:rPr>
                <w:sz w:val="18"/>
                <w:szCs w:val="18"/>
              </w:rPr>
            </w:pPr>
            <w:r w:rsidRPr="009063C9">
              <w:rPr>
                <w:sz w:val="18"/>
                <w:szCs w:val="18"/>
              </w:rPr>
              <w:t>PT_Locale</w:t>
            </w:r>
          </w:p>
        </w:tc>
        <w:tc>
          <w:tcPr>
            <w:tcW w:w="3463" w:type="dxa"/>
            <w:shd w:val="clear" w:color="auto" w:fill="auto"/>
          </w:tcPr>
          <w:p w14:paraId="75653556" w14:textId="03ED4578" w:rsidR="00AC657D" w:rsidRPr="009063C9" w:rsidRDefault="00AC657D" w:rsidP="00AC657D">
            <w:pPr>
              <w:snapToGrid w:val="0"/>
              <w:spacing w:before="60" w:after="60" w:line="240" w:lineRule="auto"/>
              <w:jc w:val="left"/>
              <w:rPr>
                <w:sz w:val="18"/>
                <w:szCs w:val="18"/>
              </w:rPr>
            </w:pPr>
            <w:ins w:id="4304" w:author="Greenblue" w:date="2024-02-15T19:57:00Z">
              <w:r w:rsidRPr="00AC657D">
                <w:rPr>
                  <w:sz w:val="18"/>
                  <w:szCs w:val="18"/>
                </w:rPr>
                <w:t>In absence of defaultLocale the language is English in UTF-8</w:t>
              </w:r>
              <w:r w:rsidRPr="00AC657D">
                <w:rPr>
                  <w:sz w:val="18"/>
                  <w:szCs w:val="18"/>
                </w:rPr>
                <w:br/>
                <w:t xml:space="preserve">A support file is expected to use only </w:t>
              </w:r>
              <w:r w:rsidRPr="00AC657D">
                <w:rPr>
                  <w:sz w:val="18"/>
                  <w:szCs w:val="18"/>
                </w:rPr>
                <w:lastRenderedPageBreak/>
                <w:t>one as locale, Additional support files can be created for other locales</w:t>
              </w:r>
            </w:ins>
            <w:del w:id="4305" w:author="Greenblue" w:date="2024-02-15T19:57:00Z">
              <w:r w:rsidRPr="009063C9" w:rsidDel="00AC657D">
                <w:rPr>
                  <w:sz w:val="18"/>
                  <w:szCs w:val="18"/>
                </w:rPr>
                <w:delText>A support file is expected to use only one locale, because other files can be created for other languages</w:delText>
              </w:r>
            </w:del>
          </w:p>
        </w:tc>
      </w:tr>
      <w:tr w:rsidR="00AC657D" w:rsidRPr="009063C9" w14:paraId="683C3E09" w14:textId="77777777" w:rsidTr="003D073E">
        <w:trPr>
          <w:trHeight w:val="351"/>
          <w:ins w:id="4306" w:author="Greenblue" w:date="2024-02-15T19:57:00Z"/>
        </w:trPr>
        <w:tc>
          <w:tcPr>
            <w:tcW w:w="3060" w:type="dxa"/>
            <w:shd w:val="clear" w:color="auto" w:fill="auto"/>
          </w:tcPr>
          <w:p w14:paraId="6B51497E" w14:textId="36A3BF0A" w:rsidR="00AC657D" w:rsidRPr="00AC657D" w:rsidRDefault="00AC657D" w:rsidP="00AC657D">
            <w:pPr>
              <w:snapToGrid w:val="0"/>
              <w:spacing w:before="60" w:after="60" w:line="240" w:lineRule="auto"/>
              <w:jc w:val="left"/>
              <w:rPr>
                <w:ins w:id="4307" w:author="Greenblue" w:date="2024-02-15T19:57:00Z"/>
                <w:sz w:val="18"/>
                <w:szCs w:val="18"/>
              </w:rPr>
            </w:pPr>
            <w:ins w:id="4308" w:author="Greenblue" w:date="2024-02-15T19:57:00Z">
              <w:r w:rsidRPr="00AC657D">
                <w:rPr>
                  <w:rFonts w:eastAsiaTheme="minorEastAsia" w:hint="eastAsia"/>
                  <w:sz w:val="18"/>
                  <w:szCs w:val="18"/>
                </w:rPr>
                <w:lastRenderedPageBreak/>
                <w:t>s</w:t>
              </w:r>
              <w:r w:rsidRPr="00AC657D">
                <w:rPr>
                  <w:rFonts w:eastAsiaTheme="minorEastAsia"/>
                  <w:sz w:val="18"/>
                  <w:szCs w:val="18"/>
                </w:rPr>
                <w:t>upportedResource</w:t>
              </w:r>
            </w:ins>
          </w:p>
        </w:tc>
        <w:tc>
          <w:tcPr>
            <w:tcW w:w="3420" w:type="dxa"/>
            <w:shd w:val="clear" w:color="auto" w:fill="auto"/>
            <w:vAlign w:val="center"/>
          </w:tcPr>
          <w:p w14:paraId="287D56F1" w14:textId="42E4C3F7" w:rsidR="00AC657D" w:rsidRPr="00AC657D" w:rsidRDefault="00AC657D" w:rsidP="00AC657D">
            <w:pPr>
              <w:snapToGrid w:val="0"/>
              <w:spacing w:before="60" w:after="60" w:line="240" w:lineRule="auto"/>
              <w:jc w:val="left"/>
              <w:rPr>
                <w:ins w:id="4309" w:author="Greenblue" w:date="2024-02-15T19:57:00Z"/>
                <w:sz w:val="18"/>
                <w:szCs w:val="18"/>
              </w:rPr>
            </w:pPr>
            <w:ins w:id="4310" w:author="Greenblue" w:date="2024-02-15T19:57:00Z">
              <w:r w:rsidRPr="00AC657D">
                <w:rPr>
                  <w:rFonts w:eastAsiaTheme="minorEastAsia" w:hint="eastAsia"/>
                  <w:sz w:val="18"/>
                  <w:szCs w:val="18"/>
                </w:rPr>
                <w:t>I</w:t>
              </w:r>
              <w:r w:rsidRPr="00AC657D">
                <w:rPr>
                  <w:rFonts w:eastAsiaTheme="minorEastAsia"/>
                  <w:sz w:val="18"/>
                  <w:szCs w:val="18"/>
                </w:rPr>
                <w:t>dentifier of the resource supported by this support file</w:t>
              </w:r>
            </w:ins>
          </w:p>
        </w:tc>
        <w:tc>
          <w:tcPr>
            <w:tcW w:w="804" w:type="dxa"/>
            <w:shd w:val="clear" w:color="auto" w:fill="auto"/>
            <w:vAlign w:val="center"/>
          </w:tcPr>
          <w:p w14:paraId="6B7D323E" w14:textId="5D3EB2B2" w:rsidR="00AC657D" w:rsidRPr="00AC657D" w:rsidRDefault="00AC657D" w:rsidP="00AC657D">
            <w:pPr>
              <w:snapToGrid w:val="0"/>
              <w:spacing w:before="60" w:after="60" w:line="240" w:lineRule="auto"/>
              <w:jc w:val="center"/>
              <w:rPr>
                <w:ins w:id="4311" w:author="Greenblue" w:date="2024-02-15T19:57:00Z"/>
                <w:sz w:val="18"/>
                <w:szCs w:val="18"/>
              </w:rPr>
            </w:pPr>
            <w:ins w:id="4312" w:author="Greenblue" w:date="2024-02-15T19:57:00Z">
              <w:r w:rsidRPr="00AC657D">
                <w:rPr>
                  <w:rFonts w:eastAsiaTheme="minorEastAsia" w:hint="eastAsia"/>
                  <w:sz w:val="18"/>
                  <w:szCs w:val="18"/>
                </w:rPr>
                <w:t>0</w:t>
              </w:r>
              <w:r w:rsidRPr="00AC657D">
                <w:rPr>
                  <w:rFonts w:eastAsiaTheme="minorEastAsia"/>
                  <w:sz w:val="18"/>
                  <w:szCs w:val="18"/>
                </w:rPr>
                <w:t>..</w:t>
              </w:r>
              <w:r w:rsidRPr="00AC657D">
                <w:rPr>
                  <w:rFonts w:eastAsiaTheme="minorEastAsia" w:hint="eastAsia"/>
                  <w:sz w:val="18"/>
                  <w:szCs w:val="18"/>
                </w:rPr>
                <w:t>*</w:t>
              </w:r>
            </w:ins>
          </w:p>
        </w:tc>
        <w:tc>
          <w:tcPr>
            <w:tcW w:w="2436" w:type="dxa"/>
            <w:shd w:val="clear" w:color="auto" w:fill="auto"/>
            <w:vAlign w:val="center"/>
          </w:tcPr>
          <w:p w14:paraId="3CFD546F" w14:textId="495A39F2" w:rsidR="00AC657D" w:rsidRPr="00AC657D" w:rsidRDefault="00AC657D" w:rsidP="00AC657D">
            <w:pPr>
              <w:snapToGrid w:val="0"/>
              <w:spacing w:before="60" w:after="60" w:line="240" w:lineRule="auto"/>
              <w:jc w:val="left"/>
              <w:rPr>
                <w:ins w:id="4313" w:author="Greenblue" w:date="2024-02-15T19:57:00Z"/>
                <w:sz w:val="18"/>
                <w:szCs w:val="18"/>
              </w:rPr>
            </w:pPr>
            <w:ins w:id="4314" w:author="Greenblue" w:date="2024-02-15T19:57:00Z">
              <w:r w:rsidRPr="00AC657D">
                <w:rPr>
                  <w:rFonts w:eastAsiaTheme="minorEastAsia" w:hint="eastAsia"/>
                  <w:sz w:val="18"/>
                  <w:szCs w:val="18"/>
                </w:rPr>
                <w:t>C</w:t>
              </w:r>
              <w:r w:rsidRPr="00AC657D">
                <w:rPr>
                  <w:rFonts w:eastAsiaTheme="minorEastAsia"/>
                  <w:sz w:val="18"/>
                  <w:szCs w:val="18"/>
                </w:rPr>
                <w:t>haracterString</w:t>
              </w:r>
            </w:ins>
          </w:p>
        </w:tc>
        <w:tc>
          <w:tcPr>
            <w:tcW w:w="3463" w:type="dxa"/>
            <w:shd w:val="clear" w:color="auto" w:fill="auto"/>
          </w:tcPr>
          <w:p w14:paraId="5D9CECFB" w14:textId="256DC63E" w:rsidR="00AC657D" w:rsidRPr="00AC657D" w:rsidRDefault="00AC657D" w:rsidP="00AC657D">
            <w:pPr>
              <w:snapToGrid w:val="0"/>
              <w:spacing w:before="60" w:after="60" w:line="240" w:lineRule="auto"/>
              <w:jc w:val="left"/>
              <w:rPr>
                <w:ins w:id="4315" w:author="Greenblue" w:date="2024-02-15T19:57:00Z"/>
                <w:sz w:val="18"/>
                <w:szCs w:val="18"/>
              </w:rPr>
            </w:pPr>
            <w:ins w:id="4316" w:author="Greenblue" w:date="2024-02-15T19:57:00Z">
              <w:r w:rsidRPr="00AC657D">
                <w:rPr>
                  <w:rFonts w:eastAsiaTheme="minorEastAsia" w:hint="eastAsia"/>
                  <w:sz w:val="18"/>
                  <w:szCs w:val="18"/>
                </w:rPr>
                <w:t>C</w:t>
              </w:r>
              <w:r w:rsidRPr="00AC657D">
                <w:rPr>
                  <w:rFonts w:eastAsiaTheme="minorEastAsia"/>
                  <w:sz w:val="18"/>
                  <w:szCs w:val="18"/>
                </w:rPr>
                <w:t>onventions for identifiers are still to be developed and will be defined later</w:t>
              </w:r>
            </w:ins>
          </w:p>
        </w:tc>
      </w:tr>
      <w:tr w:rsidR="00AC657D" w:rsidRPr="009063C9" w14:paraId="3F17C5A7" w14:textId="77777777" w:rsidTr="003D073E">
        <w:trPr>
          <w:trHeight w:val="351"/>
          <w:ins w:id="4317" w:author="Greenblue" w:date="2024-02-15T19:57:00Z"/>
        </w:trPr>
        <w:tc>
          <w:tcPr>
            <w:tcW w:w="3060" w:type="dxa"/>
            <w:shd w:val="clear" w:color="auto" w:fill="auto"/>
          </w:tcPr>
          <w:p w14:paraId="1D37CEB9" w14:textId="7F5AFD61" w:rsidR="00AC657D" w:rsidRPr="00AC657D" w:rsidRDefault="00AC657D" w:rsidP="00AC657D">
            <w:pPr>
              <w:snapToGrid w:val="0"/>
              <w:spacing w:before="60" w:after="60" w:line="240" w:lineRule="auto"/>
              <w:jc w:val="left"/>
              <w:rPr>
                <w:ins w:id="4318" w:author="Greenblue" w:date="2024-02-15T19:57:00Z"/>
                <w:sz w:val="18"/>
                <w:szCs w:val="18"/>
              </w:rPr>
            </w:pPr>
            <w:ins w:id="4319" w:author="Greenblue" w:date="2024-02-15T19:57:00Z">
              <w:r w:rsidRPr="00AC657D">
                <w:rPr>
                  <w:rFonts w:eastAsiaTheme="minorEastAsia" w:hint="eastAsia"/>
                  <w:sz w:val="18"/>
                  <w:szCs w:val="18"/>
                </w:rPr>
                <w:t>r</w:t>
              </w:r>
              <w:r w:rsidRPr="00AC657D">
                <w:rPr>
                  <w:rFonts w:eastAsiaTheme="minorEastAsia"/>
                  <w:sz w:val="18"/>
                  <w:szCs w:val="18"/>
                </w:rPr>
                <w:t>esourcePurpose</w:t>
              </w:r>
            </w:ins>
          </w:p>
        </w:tc>
        <w:tc>
          <w:tcPr>
            <w:tcW w:w="3420" w:type="dxa"/>
            <w:shd w:val="clear" w:color="auto" w:fill="auto"/>
            <w:vAlign w:val="center"/>
          </w:tcPr>
          <w:p w14:paraId="010261EF" w14:textId="60B76FAB" w:rsidR="00AC657D" w:rsidRPr="00AC657D" w:rsidRDefault="00AC657D" w:rsidP="00AC657D">
            <w:pPr>
              <w:snapToGrid w:val="0"/>
              <w:spacing w:before="60" w:after="60" w:line="240" w:lineRule="auto"/>
              <w:jc w:val="left"/>
              <w:rPr>
                <w:ins w:id="4320" w:author="Greenblue" w:date="2024-02-15T19:57:00Z"/>
                <w:sz w:val="18"/>
                <w:szCs w:val="18"/>
              </w:rPr>
            </w:pPr>
            <w:ins w:id="4321" w:author="Greenblue" w:date="2024-02-15T19:57:00Z">
              <w:r w:rsidRPr="00AC657D">
                <w:rPr>
                  <w:rFonts w:eastAsiaTheme="minorEastAsia" w:hint="eastAsia"/>
                  <w:sz w:val="18"/>
                  <w:szCs w:val="18"/>
                </w:rPr>
                <w:t>T</w:t>
              </w:r>
              <w:r w:rsidRPr="00AC657D">
                <w:rPr>
                  <w:rFonts w:eastAsiaTheme="minorEastAsia"/>
                  <w:sz w:val="18"/>
                  <w:szCs w:val="18"/>
                </w:rPr>
                <w:t>he purpose of the supporting resource</w:t>
              </w:r>
            </w:ins>
          </w:p>
        </w:tc>
        <w:tc>
          <w:tcPr>
            <w:tcW w:w="804" w:type="dxa"/>
            <w:shd w:val="clear" w:color="auto" w:fill="auto"/>
            <w:vAlign w:val="center"/>
          </w:tcPr>
          <w:p w14:paraId="5373AF51" w14:textId="7843CFA8" w:rsidR="00AC657D" w:rsidRPr="00AC657D" w:rsidRDefault="00AC657D" w:rsidP="00AC657D">
            <w:pPr>
              <w:snapToGrid w:val="0"/>
              <w:spacing w:before="60" w:after="60" w:line="240" w:lineRule="auto"/>
              <w:jc w:val="center"/>
              <w:rPr>
                <w:ins w:id="4322" w:author="Greenblue" w:date="2024-02-15T19:57:00Z"/>
                <w:sz w:val="18"/>
                <w:szCs w:val="18"/>
              </w:rPr>
            </w:pPr>
            <w:ins w:id="4323" w:author="Greenblue" w:date="2024-02-15T19:57:00Z">
              <w:r w:rsidRPr="00AC657D">
                <w:rPr>
                  <w:rFonts w:eastAsiaTheme="minorEastAsia" w:hint="eastAsia"/>
                  <w:sz w:val="18"/>
                  <w:szCs w:val="18"/>
                </w:rPr>
                <w:t>0</w:t>
              </w:r>
              <w:r w:rsidRPr="00AC657D">
                <w:rPr>
                  <w:rFonts w:eastAsiaTheme="minorEastAsia"/>
                  <w:sz w:val="18"/>
                  <w:szCs w:val="18"/>
                </w:rPr>
                <w:t>..1</w:t>
              </w:r>
            </w:ins>
          </w:p>
        </w:tc>
        <w:tc>
          <w:tcPr>
            <w:tcW w:w="2436" w:type="dxa"/>
            <w:shd w:val="clear" w:color="auto" w:fill="auto"/>
            <w:vAlign w:val="center"/>
          </w:tcPr>
          <w:p w14:paraId="181997B0" w14:textId="5C824662" w:rsidR="00AC657D" w:rsidRPr="00AC657D" w:rsidRDefault="00AC657D" w:rsidP="00AC657D">
            <w:pPr>
              <w:snapToGrid w:val="0"/>
              <w:spacing w:before="60" w:after="60" w:line="240" w:lineRule="auto"/>
              <w:jc w:val="left"/>
              <w:rPr>
                <w:ins w:id="4324" w:author="Greenblue" w:date="2024-02-15T19:57:00Z"/>
                <w:sz w:val="18"/>
                <w:szCs w:val="18"/>
              </w:rPr>
            </w:pPr>
            <w:ins w:id="4325" w:author="Greenblue" w:date="2024-02-15T19:57:00Z">
              <w:r w:rsidRPr="00AC657D">
                <w:rPr>
                  <w:rFonts w:eastAsiaTheme="minorEastAsia" w:hint="eastAsia"/>
                  <w:sz w:val="18"/>
                  <w:szCs w:val="18"/>
                </w:rPr>
                <w:t>S</w:t>
              </w:r>
              <w:r w:rsidRPr="00AC657D">
                <w:rPr>
                  <w:rFonts w:eastAsiaTheme="minorEastAsia"/>
                  <w:sz w:val="18"/>
                  <w:szCs w:val="18"/>
                </w:rPr>
                <w:t>100_ResourcePurpose</w:t>
              </w:r>
            </w:ins>
          </w:p>
        </w:tc>
        <w:tc>
          <w:tcPr>
            <w:tcW w:w="3463" w:type="dxa"/>
            <w:shd w:val="clear" w:color="auto" w:fill="auto"/>
          </w:tcPr>
          <w:p w14:paraId="28DCF10A" w14:textId="0CD2FC3D" w:rsidR="00AC657D" w:rsidRPr="00AC657D" w:rsidRDefault="00AC657D" w:rsidP="00AC657D">
            <w:pPr>
              <w:snapToGrid w:val="0"/>
              <w:spacing w:before="60" w:after="60" w:line="240" w:lineRule="auto"/>
              <w:jc w:val="left"/>
              <w:rPr>
                <w:ins w:id="4326" w:author="Greenblue" w:date="2024-02-15T19:57:00Z"/>
                <w:spacing w:val="-12"/>
                <w:sz w:val="18"/>
                <w:szCs w:val="18"/>
              </w:rPr>
            </w:pPr>
            <w:ins w:id="4327" w:author="Greenblue" w:date="2024-02-15T19:57:00Z">
              <w:r w:rsidRPr="00AC657D">
                <w:rPr>
                  <w:rFonts w:eastAsiaTheme="minorEastAsia" w:hint="eastAsia"/>
                  <w:spacing w:val="-12"/>
                  <w:sz w:val="18"/>
                  <w:szCs w:val="18"/>
                </w:rPr>
                <w:t>I</w:t>
              </w:r>
              <w:r w:rsidRPr="00AC657D">
                <w:rPr>
                  <w:rFonts w:eastAsiaTheme="minorEastAsia"/>
                  <w:spacing w:val="-12"/>
                  <w:sz w:val="18"/>
                  <w:szCs w:val="18"/>
                </w:rPr>
                <w:t>dentifies how the supporting resource is used</w:t>
              </w:r>
            </w:ins>
          </w:p>
        </w:tc>
      </w:tr>
    </w:tbl>
    <w:p w14:paraId="468E89D7" w14:textId="77777777" w:rsidR="004C1EB7" w:rsidRPr="00A63413" w:rsidRDefault="004C1EB7" w:rsidP="00DE48FB">
      <w:pPr>
        <w:pStyle w:val="AppendixD2"/>
        <w:rPr>
          <w:ins w:id="4328" w:author="Greenblue" w:date="2024-02-15T20:13:00Z"/>
        </w:rPr>
      </w:pPr>
      <w:bookmarkStart w:id="4329" w:name="_Toc403560574"/>
      <w:bookmarkStart w:id="4330" w:name="_Toc152232622"/>
    </w:p>
    <w:p w14:paraId="028D726B" w14:textId="77777777" w:rsidR="00B413FE" w:rsidRPr="009063C9" w:rsidRDefault="00B413FE">
      <w:pPr>
        <w:pStyle w:val="41"/>
        <w:pPrChange w:id="4331" w:author="Greenblue" w:date="2024-02-13T20:26:00Z">
          <w:pPr>
            <w:pStyle w:val="30"/>
            <w:spacing w:before="120" w:after="120" w:line="240" w:lineRule="auto"/>
            <w:ind w:left="8292" w:right="200" w:hanging="8092"/>
          </w:pPr>
        </w:pPrChange>
      </w:pPr>
      <w:r w:rsidRPr="009063C9">
        <w:t>S100_SupportFileFormat</w:t>
      </w:r>
      <w:bookmarkEnd w:id="4329"/>
      <w:bookmarkEnd w:id="433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4332" w:author="Greenblue" w:date="2024-02-13T20:42: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60"/>
        <w:gridCol w:w="3420"/>
        <w:gridCol w:w="804"/>
        <w:gridCol w:w="5899"/>
        <w:tblGridChange w:id="4333">
          <w:tblGrid>
            <w:gridCol w:w="3060"/>
            <w:gridCol w:w="3420"/>
            <w:gridCol w:w="804"/>
            <w:gridCol w:w="5899"/>
          </w:tblGrid>
        </w:tblGridChange>
      </w:tblGrid>
      <w:tr w:rsidR="00591A56" w:rsidRPr="009063C9" w14:paraId="3CB0EB8D" w14:textId="77777777" w:rsidTr="006073E9">
        <w:trPr>
          <w:cantSplit/>
          <w:trPrChange w:id="4334" w:author="Greenblue" w:date="2024-02-13T20:42:00Z">
            <w:trPr>
              <w:cantSplit/>
            </w:trPr>
          </w:trPrChange>
        </w:trPr>
        <w:tc>
          <w:tcPr>
            <w:tcW w:w="3060" w:type="dxa"/>
            <w:shd w:val="clear" w:color="auto" w:fill="E7E6E6"/>
            <w:vAlign w:val="center"/>
            <w:tcPrChange w:id="4335" w:author="Greenblue" w:date="2024-02-13T20:42:00Z">
              <w:tcPr>
                <w:tcW w:w="3060" w:type="dxa"/>
                <w:vAlign w:val="center"/>
              </w:tcPr>
            </w:tcPrChange>
          </w:tcPr>
          <w:p w14:paraId="076B2766" w14:textId="77777777" w:rsidR="00591A56" w:rsidRPr="009063C9" w:rsidRDefault="00591A56" w:rsidP="00591A56">
            <w:pPr>
              <w:snapToGrid w:val="0"/>
              <w:spacing w:before="60" w:after="60" w:line="240" w:lineRule="auto"/>
              <w:rPr>
                <w:b/>
                <w:sz w:val="18"/>
                <w:szCs w:val="18"/>
              </w:rPr>
            </w:pPr>
            <w:r w:rsidRPr="009063C9">
              <w:rPr>
                <w:b/>
                <w:sz w:val="18"/>
                <w:szCs w:val="18"/>
              </w:rPr>
              <w:t>Name</w:t>
            </w:r>
          </w:p>
        </w:tc>
        <w:tc>
          <w:tcPr>
            <w:tcW w:w="3420" w:type="dxa"/>
            <w:shd w:val="clear" w:color="auto" w:fill="E7E6E6"/>
            <w:vAlign w:val="center"/>
            <w:tcPrChange w:id="4336" w:author="Greenblue" w:date="2024-02-13T20:42:00Z">
              <w:tcPr>
                <w:tcW w:w="3420" w:type="dxa"/>
                <w:vAlign w:val="center"/>
              </w:tcPr>
            </w:tcPrChange>
          </w:tcPr>
          <w:p w14:paraId="34D33432" w14:textId="77777777" w:rsidR="00591A56" w:rsidRPr="009063C9" w:rsidRDefault="00591A56" w:rsidP="00591A56">
            <w:pPr>
              <w:snapToGrid w:val="0"/>
              <w:spacing w:before="60" w:after="60" w:line="240" w:lineRule="auto"/>
              <w:rPr>
                <w:b/>
                <w:sz w:val="18"/>
                <w:szCs w:val="18"/>
              </w:rPr>
            </w:pPr>
            <w:r w:rsidRPr="009063C9">
              <w:rPr>
                <w:b/>
                <w:sz w:val="18"/>
                <w:szCs w:val="18"/>
              </w:rPr>
              <w:t>Description</w:t>
            </w:r>
          </w:p>
        </w:tc>
        <w:tc>
          <w:tcPr>
            <w:tcW w:w="804" w:type="dxa"/>
            <w:shd w:val="clear" w:color="auto" w:fill="E7E6E6"/>
            <w:vAlign w:val="center"/>
            <w:tcPrChange w:id="4337" w:author="Greenblue" w:date="2024-02-13T20:42:00Z">
              <w:tcPr>
                <w:tcW w:w="804" w:type="dxa"/>
                <w:vAlign w:val="center"/>
              </w:tcPr>
            </w:tcPrChange>
          </w:tcPr>
          <w:p w14:paraId="25863F38" w14:textId="5E965A63" w:rsidR="00591A56" w:rsidRPr="009063C9" w:rsidRDefault="00591A56" w:rsidP="00591A56">
            <w:pPr>
              <w:snapToGrid w:val="0"/>
              <w:spacing w:before="60" w:after="60" w:line="240" w:lineRule="auto"/>
              <w:jc w:val="center"/>
              <w:rPr>
                <w:b/>
                <w:sz w:val="18"/>
                <w:szCs w:val="18"/>
              </w:rPr>
            </w:pPr>
            <w:r w:rsidRPr="009063C9">
              <w:rPr>
                <w:b/>
                <w:sz w:val="18"/>
                <w:szCs w:val="18"/>
              </w:rPr>
              <w:t>Code</w:t>
            </w:r>
          </w:p>
        </w:tc>
        <w:tc>
          <w:tcPr>
            <w:tcW w:w="5899" w:type="dxa"/>
            <w:shd w:val="clear" w:color="auto" w:fill="E7E6E6"/>
            <w:vAlign w:val="center"/>
            <w:tcPrChange w:id="4338" w:author="Greenblue" w:date="2024-02-13T20:42:00Z">
              <w:tcPr>
                <w:tcW w:w="5899" w:type="dxa"/>
                <w:vAlign w:val="center"/>
              </w:tcPr>
            </w:tcPrChange>
          </w:tcPr>
          <w:p w14:paraId="2850BEB5" w14:textId="77777777" w:rsidR="00591A56" w:rsidRPr="009063C9" w:rsidRDefault="00591A56" w:rsidP="00591A56">
            <w:pPr>
              <w:snapToGrid w:val="0"/>
              <w:spacing w:before="60" w:after="60" w:line="240" w:lineRule="auto"/>
              <w:rPr>
                <w:b/>
                <w:sz w:val="18"/>
                <w:szCs w:val="18"/>
              </w:rPr>
            </w:pPr>
            <w:r w:rsidRPr="009063C9">
              <w:rPr>
                <w:b/>
                <w:sz w:val="18"/>
                <w:szCs w:val="18"/>
              </w:rPr>
              <w:t>Remarks</w:t>
            </w:r>
          </w:p>
        </w:tc>
      </w:tr>
      <w:tr w:rsidR="00591A56" w:rsidRPr="009063C9" w14:paraId="39E12075" w14:textId="77777777" w:rsidTr="003D073E">
        <w:trPr>
          <w:cantSplit/>
        </w:trPr>
        <w:tc>
          <w:tcPr>
            <w:tcW w:w="3060" w:type="dxa"/>
            <w:vAlign w:val="center"/>
          </w:tcPr>
          <w:p w14:paraId="6A494E7C" w14:textId="7018CE27" w:rsidR="00591A56" w:rsidRPr="009063C9" w:rsidRDefault="00591A56" w:rsidP="00591A56">
            <w:pPr>
              <w:snapToGrid w:val="0"/>
              <w:spacing w:before="60" w:after="60" w:line="240" w:lineRule="auto"/>
              <w:rPr>
                <w:sz w:val="18"/>
                <w:szCs w:val="18"/>
              </w:rPr>
            </w:pPr>
            <w:r w:rsidRPr="009063C9">
              <w:rPr>
                <w:sz w:val="18"/>
                <w:szCs w:val="18"/>
              </w:rPr>
              <w:t>S100_SupportFileFormat</w:t>
            </w:r>
          </w:p>
        </w:tc>
        <w:tc>
          <w:tcPr>
            <w:tcW w:w="3420" w:type="dxa"/>
            <w:vAlign w:val="center"/>
          </w:tcPr>
          <w:p w14:paraId="1954CD81" w14:textId="7DEEC842" w:rsidR="00591A56" w:rsidRPr="009063C9" w:rsidRDefault="00591A56" w:rsidP="00591A56">
            <w:pPr>
              <w:snapToGrid w:val="0"/>
              <w:spacing w:before="60" w:after="60" w:line="240" w:lineRule="auto"/>
              <w:rPr>
                <w:sz w:val="18"/>
                <w:szCs w:val="18"/>
              </w:rPr>
            </w:pPr>
            <w:r w:rsidRPr="009063C9">
              <w:rPr>
                <w:sz w:val="18"/>
                <w:szCs w:val="18"/>
              </w:rPr>
              <w:t>The format used for the support file</w:t>
            </w:r>
          </w:p>
        </w:tc>
        <w:tc>
          <w:tcPr>
            <w:tcW w:w="804" w:type="dxa"/>
            <w:vAlign w:val="center"/>
          </w:tcPr>
          <w:p w14:paraId="655C9B43" w14:textId="77777777" w:rsidR="00591A56" w:rsidRPr="009063C9" w:rsidRDefault="00591A56" w:rsidP="00591A56">
            <w:pPr>
              <w:snapToGrid w:val="0"/>
              <w:spacing w:before="60" w:after="60" w:line="240" w:lineRule="auto"/>
              <w:jc w:val="center"/>
              <w:rPr>
                <w:sz w:val="18"/>
                <w:szCs w:val="18"/>
              </w:rPr>
            </w:pPr>
            <w:r w:rsidRPr="009063C9">
              <w:rPr>
                <w:sz w:val="18"/>
                <w:szCs w:val="18"/>
              </w:rPr>
              <w:t>-</w:t>
            </w:r>
          </w:p>
        </w:tc>
        <w:tc>
          <w:tcPr>
            <w:tcW w:w="5899" w:type="dxa"/>
            <w:vAlign w:val="center"/>
          </w:tcPr>
          <w:p w14:paraId="75077359" w14:textId="77777777" w:rsidR="00591A56" w:rsidRPr="009063C9" w:rsidRDefault="00591A56" w:rsidP="00591A56">
            <w:pPr>
              <w:snapToGrid w:val="0"/>
              <w:spacing w:before="60" w:after="60" w:line="240" w:lineRule="auto"/>
              <w:rPr>
                <w:sz w:val="18"/>
                <w:szCs w:val="18"/>
              </w:rPr>
            </w:pPr>
            <w:r w:rsidRPr="009063C9">
              <w:rPr>
                <w:sz w:val="18"/>
                <w:szCs w:val="18"/>
              </w:rPr>
              <w:t>-</w:t>
            </w:r>
          </w:p>
        </w:tc>
      </w:tr>
      <w:tr w:rsidR="00AC657D" w:rsidRPr="009063C9" w14:paraId="7E3A5038" w14:textId="77777777" w:rsidTr="003D073E">
        <w:trPr>
          <w:cantSplit/>
        </w:trPr>
        <w:tc>
          <w:tcPr>
            <w:tcW w:w="3060" w:type="dxa"/>
            <w:vAlign w:val="center"/>
          </w:tcPr>
          <w:p w14:paraId="0CA6FD8D" w14:textId="77777777" w:rsidR="00AC657D" w:rsidRPr="009063C9" w:rsidRDefault="00AC657D" w:rsidP="00AC657D">
            <w:pPr>
              <w:snapToGrid w:val="0"/>
              <w:spacing w:before="60" w:after="60" w:line="240" w:lineRule="auto"/>
              <w:rPr>
                <w:sz w:val="18"/>
                <w:szCs w:val="18"/>
              </w:rPr>
            </w:pPr>
            <w:r w:rsidRPr="009063C9">
              <w:rPr>
                <w:sz w:val="18"/>
                <w:szCs w:val="18"/>
              </w:rPr>
              <w:t>ASCII</w:t>
            </w:r>
          </w:p>
        </w:tc>
        <w:tc>
          <w:tcPr>
            <w:tcW w:w="3420" w:type="dxa"/>
            <w:vAlign w:val="center"/>
          </w:tcPr>
          <w:p w14:paraId="7D59C3EA" w14:textId="4FD80E34" w:rsidR="00AC657D" w:rsidRPr="00AC657D" w:rsidRDefault="00AC657D" w:rsidP="00AC657D">
            <w:pPr>
              <w:snapToGrid w:val="0"/>
              <w:spacing w:before="60" w:after="60" w:line="240" w:lineRule="auto"/>
              <w:rPr>
                <w:sz w:val="18"/>
                <w:szCs w:val="18"/>
              </w:rPr>
            </w:pPr>
            <w:ins w:id="4339" w:author="Greenblue" w:date="2024-02-15T19:58:00Z">
              <w:r w:rsidRPr="00AC657D">
                <w:rPr>
                  <w:rFonts w:eastAsiaTheme="minorEastAsia"/>
                  <w:sz w:val="18"/>
                  <w:szCs w:val="18"/>
                </w:rPr>
                <w:t>UTF-8 text excluding control codes</w:t>
              </w:r>
            </w:ins>
          </w:p>
        </w:tc>
        <w:tc>
          <w:tcPr>
            <w:tcW w:w="804" w:type="dxa"/>
            <w:vAlign w:val="center"/>
          </w:tcPr>
          <w:p w14:paraId="77BDE2F6" w14:textId="7C4593B7" w:rsidR="00AC657D" w:rsidRPr="00AC657D" w:rsidRDefault="00AC657D" w:rsidP="00AC657D">
            <w:pPr>
              <w:snapToGrid w:val="0"/>
              <w:spacing w:before="60" w:after="60" w:line="240" w:lineRule="auto"/>
              <w:jc w:val="center"/>
              <w:rPr>
                <w:sz w:val="18"/>
                <w:szCs w:val="18"/>
              </w:rPr>
            </w:pPr>
            <w:ins w:id="4340" w:author="Greenblue" w:date="2024-02-15T19:58:00Z">
              <w:r w:rsidRPr="00AC657D">
                <w:rPr>
                  <w:sz w:val="18"/>
                  <w:szCs w:val="18"/>
                </w:rPr>
                <w:t>1</w:t>
              </w:r>
              <w:del w:id="4341" w:author="USER" w:date="2024-03-22T18:53:00Z">
                <w:r w:rsidRPr="00AC657D" w:rsidDel="00071D8B">
                  <w:rPr>
                    <w:sz w:val="18"/>
                    <w:szCs w:val="18"/>
                  </w:rPr>
                  <w:delText>-</w:delText>
                </w:r>
              </w:del>
            </w:ins>
          </w:p>
        </w:tc>
        <w:tc>
          <w:tcPr>
            <w:tcW w:w="5899" w:type="dxa"/>
            <w:vAlign w:val="center"/>
          </w:tcPr>
          <w:p w14:paraId="356BA8DF" w14:textId="77777777" w:rsidR="00AC657D" w:rsidRPr="00AC657D" w:rsidRDefault="00AC657D" w:rsidP="00AC657D">
            <w:pPr>
              <w:snapToGrid w:val="0"/>
              <w:spacing w:before="60" w:after="60" w:line="240" w:lineRule="auto"/>
              <w:rPr>
                <w:sz w:val="18"/>
                <w:szCs w:val="18"/>
              </w:rPr>
            </w:pPr>
          </w:p>
        </w:tc>
      </w:tr>
      <w:tr w:rsidR="00AC657D" w:rsidRPr="009063C9" w14:paraId="090DFB83" w14:textId="77777777" w:rsidTr="003D073E">
        <w:trPr>
          <w:cantSplit/>
        </w:trPr>
        <w:tc>
          <w:tcPr>
            <w:tcW w:w="3060" w:type="dxa"/>
            <w:vAlign w:val="center"/>
          </w:tcPr>
          <w:p w14:paraId="1E24730D" w14:textId="77777777" w:rsidR="00AC657D" w:rsidRPr="009063C9" w:rsidRDefault="00AC657D" w:rsidP="00AC657D">
            <w:pPr>
              <w:snapToGrid w:val="0"/>
              <w:spacing w:before="60" w:after="60" w:line="240" w:lineRule="auto"/>
              <w:rPr>
                <w:sz w:val="18"/>
                <w:szCs w:val="18"/>
              </w:rPr>
            </w:pPr>
            <w:r w:rsidRPr="009063C9">
              <w:rPr>
                <w:sz w:val="18"/>
                <w:szCs w:val="18"/>
              </w:rPr>
              <w:t>JPEG2000</w:t>
            </w:r>
          </w:p>
        </w:tc>
        <w:tc>
          <w:tcPr>
            <w:tcW w:w="3420" w:type="dxa"/>
            <w:vAlign w:val="center"/>
          </w:tcPr>
          <w:p w14:paraId="775E7331" w14:textId="64722605" w:rsidR="00AC657D" w:rsidRPr="00AC657D" w:rsidRDefault="00AC657D" w:rsidP="00AC657D">
            <w:pPr>
              <w:snapToGrid w:val="0"/>
              <w:spacing w:before="60" w:after="60" w:line="240" w:lineRule="auto"/>
              <w:rPr>
                <w:sz w:val="18"/>
                <w:szCs w:val="18"/>
              </w:rPr>
            </w:pPr>
            <w:ins w:id="4342" w:author="Greenblue" w:date="2024-02-15T19:58:00Z">
              <w:r w:rsidRPr="00AC657D">
                <w:rPr>
                  <w:rFonts w:eastAsiaTheme="minorEastAsia" w:hint="eastAsia"/>
                  <w:sz w:val="18"/>
                  <w:szCs w:val="18"/>
                </w:rPr>
                <w:t>J</w:t>
              </w:r>
              <w:r w:rsidRPr="00AC657D">
                <w:rPr>
                  <w:rFonts w:eastAsiaTheme="minorEastAsia"/>
                  <w:sz w:val="18"/>
                  <w:szCs w:val="18"/>
                </w:rPr>
                <w:t>PEG2000 format</w:t>
              </w:r>
            </w:ins>
          </w:p>
        </w:tc>
        <w:tc>
          <w:tcPr>
            <w:tcW w:w="804" w:type="dxa"/>
            <w:vAlign w:val="center"/>
          </w:tcPr>
          <w:p w14:paraId="7D7604DA" w14:textId="1440CBAB" w:rsidR="00AC657D" w:rsidRPr="00AC657D" w:rsidRDefault="00AC657D" w:rsidP="00AC657D">
            <w:pPr>
              <w:snapToGrid w:val="0"/>
              <w:spacing w:before="60" w:after="60" w:line="240" w:lineRule="auto"/>
              <w:jc w:val="center"/>
              <w:rPr>
                <w:sz w:val="18"/>
                <w:szCs w:val="18"/>
              </w:rPr>
            </w:pPr>
            <w:ins w:id="4343" w:author="Greenblue" w:date="2024-02-15T19:58:00Z">
              <w:r w:rsidRPr="00AC657D">
                <w:rPr>
                  <w:sz w:val="18"/>
                  <w:szCs w:val="18"/>
                </w:rPr>
                <w:t>2</w:t>
              </w:r>
              <w:del w:id="4344" w:author="USER" w:date="2024-03-22T18:53:00Z">
                <w:r w:rsidRPr="00AC657D" w:rsidDel="00071D8B">
                  <w:rPr>
                    <w:sz w:val="18"/>
                    <w:szCs w:val="18"/>
                  </w:rPr>
                  <w:delText>-</w:delText>
                </w:r>
              </w:del>
            </w:ins>
          </w:p>
        </w:tc>
        <w:tc>
          <w:tcPr>
            <w:tcW w:w="5899" w:type="dxa"/>
            <w:vAlign w:val="center"/>
          </w:tcPr>
          <w:p w14:paraId="5D3D05A2" w14:textId="297CED4D" w:rsidR="00AC657D" w:rsidRPr="00AC657D" w:rsidRDefault="00AC657D" w:rsidP="00AC657D">
            <w:pPr>
              <w:snapToGrid w:val="0"/>
              <w:spacing w:before="60" w:after="60" w:line="240" w:lineRule="auto"/>
              <w:rPr>
                <w:sz w:val="18"/>
                <w:szCs w:val="18"/>
              </w:rPr>
            </w:pPr>
            <w:ins w:id="4345" w:author="Greenblue" w:date="2024-02-15T19:58:00Z">
              <w:r w:rsidRPr="00AC657D">
                <w:rPr>
                  <w:rFonts w:eastAsiaTheme="minorEastAsia" w:hint="eastAsia"/>
                  <w:sz w:val="18"/>
                  <w:szCs w:val="18"/>
                </w:rPr>
                <w:t>I</w:t>
              </w:r>
              <w:r w:rsidRPr="00AC657D">
                <w:rPr>
                  <w:rFonts w:eastAsiaTheme="minorEastAsia"/>
                  <w:sz w:val="18"/>
                  <w:szCs w:val="18"/>
                </w:rPr>
                <w:t>SO 15444</w:t>
              </w:r>
            </w:ins>
          </w:p>
        </w:tc>
      </w:tr>
      <w:tr w:rsidR="00AC657D" w:rsidRPr="009063C9" w14:paraId="696930A7" w14:textId="77777777" w:rsidTr="003D073E">
        <w:trPr>
          <w:cantSplit/>
        </w:trPr>
        <w:tc>
          <w:tcPr>
            <w:tcW w:w="3060" w:type="dxa"/>
            <w:vAlign w:val="center"/>
          </w:tcPr>
          <w:p w14:paraId="78767407" w14:textId="77777777" w:rsidR="00AC657D" w:rsidRPr="009063C9" w:rsidRDefault="00AC657D" w:rsidP="00AC657D">
            <w:pPr>
              <w:snapToGrid w:val="0"/>
              <w:spacing w:before="60" w:after="60" w:line="240" w:lineRule="auto"/>
              <w:rPr>
                <w:sz w:val="18"/>
                <w:szCs w:val="18"/>
              </w:rPr>
            </w:pPr>
            <w:r w:rsidRPr="009063C9">
              <w:rPr>
                <w:sz w:val="18"/>
                <w:szCs w:val="18"/>
              </w:rPr>
              <w:t>HTML</w:t>
            </w:r>
          </w:p>
        </w:tc>
        <w:tc>
          <w:tcPr>
            <w:tcW w:w="3420" w:type="dxa"/>
            <w:vAlign w:val="center"/>
          </w:tcPr>
          <w:p w14:paraId="734E2D85" w14:textId="38A85A58" w:rsidR="00AC657D" w:rsidRPr="00AC657D" w:rsidRDefault="00AC657D" w:rsidP="00AC657D">
            <w:pPr>
              <w:snapToGrid w:val="0"/>
              <w:spacing w:before="60" w:after="60" w:line="240" w:lineRule="auto"/>
              <w:rPr>
                <w:sz w:val="18"/>
                <w:szCs w:val="18"/>
              </w:rPr>
            </w:pPr>
            <w:ins w:id="4346" w:author="Greenblue" w:date="2024-02-15T19:58:00Z">
              <w:r w:rsidRPr="00AC657D">
                <w:rPr>
                  <w:rFonts w:eastAsiaTheme="minorEastAsia"/>
                  <w:sz w:val="18"/>
                  <w:szCs w:val="18"/>
                </w:rPr>
                <w:t>Hypetext Markup Language</w:t>
              </w:r>
            </w:ins>
          </w:p>
        </w:tc>
        <w:tc>
          <w:tcPr>
            <w:tcW w:w="804" w:type="dxa"/>
            <w:vAlign w:val="center"/>
          </w:tcPr>
          <w:p w14:paraId="1935469F" w14:textId="14D22016" w:rsidR="00AC657D" w:rsidRPr="00AC657D" w:rsidRDefault="00AC657D" w:rsidP="00AC657D">
            <w:pPr>
              <w:snapToGrid w:val="0"/>
              <w:spacing w:before="60" w:after="60" w:line="240" w:lineRule="auto"/>
              <w:jc w:val="center"/>
              <w:rPr>
                <w:sz w:val="18"/>
                <w:szCs w:val="18"/>
              </w:rPr>
            </w:pPr>
            <w:ins w:id="4347" w:author="Greenblue" w:date="2024-02-15T19:58:00Z">
              <w:r w:rsidRPr="00AC657D">
                <w:rPr>
                  <w:sz w:val="18"/>
                  <w:szCs w:val="18"/>
                </w:rPr>
                <w:t>3</w:t>
              </w:r>
              <w:del w:id="4348" w:author="USER" w:date="2024-03-22T18:53:00Z">
                <w:r w:rsidRPr="00AC657D" w:rsidDel="00071D8B">
                  <w:rPr>
                    <w:sz w:val="18"/>
                    <w:szCs w:val="18"/>
                  </w:rPr>
                  <w:delText>-</w:delText>
                </w:r>
              </w:del>
            </w:ins>
          </w:p>
        </w:tc>
        <w:tc>
          <w:tcPr>
            <w:tcW w:w="5899" w:type="dxa"/>
            <w:vAlign w:val="center"/>
          </w:tcPr>
          <w:p w14:paraId="4067CE7C" w14:textId="77777777" w:rsidR="00AC657D" w:rsidRPr="00AC657D" w:rsidRDefault="00AC657D" w:rsidP="00AC657D">
            <w:pPr>
              <w:snapToGrid w:val="0"/>
              <w:spacing w:before="60" w:after="60" w:line="240" w:lineRule="auto"/>
              <w:rPr>
                <w:sz w:val="18"/>
                <w:szCs w:val="18"/>
              </w:rPr>
            </w:pPr>
          </w:p>
        </w:tc>
      </w:tr>
      <w:tr w:rsidR="00AC657D" w:rsidRPr="009063C9" w14:paraId="5D1F88B5" w14:textId="77777777" w:rsidTr="003D073E">
        <w:trPr>
          <w:cantSplit/>
        </w:trPr>
        <w:tc>
          <w:tcPr>
            <w:tcW w:w="3060" w:type="dxa"/>
            <w:vAlign w:val="center"/>
          </w:tcPr>
          <w:p w14:paraId="037C6D0F" w14:textId="77777777" w:rsidR="00AC657D" w:rsidRPr="009063C9" w:rsidRDefault="00AC657D" w:rsidP="00AC657D">
            <w:pPr>
              <w:snapToGrid w:val="0"/>
              <w:spacing w:before="60" w:after="60" w:line="240" w:lineRule="auto"/>
              <w:rPr>
                <w:sz w:val="18"/>
                <w:szCs w:val="18"/>
              </w:rPr>
            </w:pPr>
            <w:r w:rsidRPr="009063C9">
              <w:rPr>
                <w:sz w:val="18"/>
                <w:szCs w:val="18"/>
              </w:rPr>
              <w:t>XML</w:t>
            </w:r>
          </w:p>
        </w:tc>
        <w:tc>
          <w:tcPr>
            <w:tcW w:w="3420" w:type="dxa"/>
            <w:vAlign w:val="center"/>
          </w:tcPr>
          <w:p w14:paraId="57708BA0" w14:textId="454A0E64" w:rsidR="00AC657D" w:rsidRPr="00AC657D" w:rsidRDefault="00AC657D" w:rsidP="00AC657D">
            <w:pPr>
              <w:snapToGrid w:val="0"/>
              <w:spacing w:before="60" w:after="60" w:line="240" w:lineRule="auto"/>
              <w:rPr>
                <w:sz w:val="18"/>
                <w:szCs w:val="18"/>
              </w:rPr>
            </w:pPr>
            <w:ins w:id="4349" w:author="Greenblue" w:date="2024-02-15T19:58:00Z">
              <w:r w:rsidRPr="00AC657D">
                <w:rPr>
                  <w:rFonts w:eastAsiaTheme="minorEastAsia" w:hint="eastAsia"/>
                  <w:sz w:val="18"/>
                  <w:szCs w:val="18"/>
                </w:rPr>
                <w:t>E</w:t>
              </w:r>
              <w:r w:rsidRPr="00AC657D">
                <w:rPr>
                  <w:rFonts w:eastAsiaTheme="minorEastAsia"/>
                  <w:sz w:val="18"/>
                  <w:szCs w:val="18"/>
                </w:rPr>
                <w:t>xtensible Markup Language</w:t>
              </w:r>
            </w:ins>
          </w:p>
        </w:tc>
        <w:tc>
          <w:tcPr>
            <w:tcW w:w="804" w:type="dxa"/>
            <w:vAlign w:val="center"/>
          </w:tcPr>
          <w:p w14:paraId="13A9554A" w14:textId="5C25B1F9" w:rsidR="00AC657D" w:rsidRPr="00AC657D" w:rsidRDefault="00AC657D" w:rsidP="00AC657D">
            <w:pPr>
              <w:snapToGrid w:val="0"/>
              <w:spacing w:before="60" w:after="60" w:line="240" w:lineRule="auto"/>
              <w:jc w:val="center"/>
              <w:rPr>
                <w:sz w:val="18"/>
                <w:szCs w:val="18"/>
              </w:rPr>
            </w:pPr>
            <w:ins w:id="4350" w:author="Greenblue" w:date="2024-02-15T19:58:00Z">
              <w:r w:rsidRPr="00AC657D">
                <w:rPr>
                  <w:sz w:val="18"/>
                  <w:szCs w:val="18"/>
                </w:rPr>
                <w:t>4</w:t>
              </w:r>
              <w:del w:id="4351" w:author="USER" w:date="2024-03-22T18:53:00Z">
                <w:r w:rsidRPr="00AC657D" w:rsidDel="00071D8B">
                  <w:rPr>
                    <w:sz w:val="18"/>
                    <w:szCs w:val="18"/>
                  </w:rPr>
                  <w:delText>-</w:delText>
                </w:r>
              </w:del>
            </w:ins>
          </w:p>
        </w:tc>
        <w:tc>
          <w:tcPr>
            <w:tcW w:w="5899" w:type="dxa"/>
            <w:vAlign w:val="center"/>
          </w:tcPr>
          <w:p w14:paraId="5BD6DE6B" w14:textId="77777777" w:rsidR="00AC657D" w:rsidRPr="00AC657D" w:rsidRDefault="00AC657D" w:rsidP="00AC657D">
            <w:pPr>
              <w:snapToGrid w:val="0"/>
              <w:spacing w:before="60" w:after="60" w:line="240" w:lineRule="auto"/>
              <w:rPr>
                <w:sz w:val="18"/>
                <w:szCs w:val="18"/>
              </w:rPr>
            </w:pPr>
          </w:p>
        </w:tc>
      </w:tr>
      <w:tr w:rsidR="00AC657D" w:rsidRPr="009063C9" w14:paraId="71894D7B" w14:textId="77777777" w:rsidTr="003D073E">
        <w:trPr>
          <w:cantSplit/>
        </w:trPr>
        <w:tc>
          <w:tcPr>
            <w:tcW w:w="3060" w:type="dxa"/>
            <w:vAlign w:val="center"/>
          </w:tcPr>
          <w:p w14:paraId="1DCC7FCB" w14:textId="77777777" w:rsidR="00AC657D" w:rsidRPr="009063C9" w:rsidRDefault="00AC657D" w:rsidP="00AC657D">
            <w:pPr>
              <w:snapToGrid w:val="0"/>
              <w:spacing w:before="60" w:after="60" w:line="240" w:lineRule="auto"/>
              <w:rPr>
                <w:sz w:val="18"/>
                <w:szCs w:val="18"/>
              </w:rPr>
            </w:pPr>
            <w:r w:rsidRPr="009063C9">
              <w:rPr>
                <w:sz w:val="18"/>
                <w:szCs w:val="18"/>
              </w:rPr>
              <w:t>XSLT</w:t>
            </w:r>
          </w:p>
        </w:tc>
        <w:tc>
          <w:tcPr>
            <w:tcW w:w="3420" w:type="dxa"/>
            <w:vAlign w:val="center"/>
          </w:tcPr>
          <w:p w14:paraId="494F41C6" w14:textId="0876F183" w:rsidR="00AC657D" w:rsidRPr="00AC657D" w:rsidRDefault="00AC657D" w:rsidP="00AC657D">
            <w:pPr>
              <w:snapToGrid w:val="0"/>
              <w:spacing w:before="60" w:after="60" w:line="240" w:lineRule="auto"/>
              <w:rPr>
                <w:sz w:val="18"/>
                <w:szCs w:val="18"/>
              </w:rPr>
            </w:pPr>
            <w:ins w:id="4352" w:author="Greenblue" w:date="2024-02-15T19:58:00Z">
              <w:r w:rsidRPr="00AC657D">
                <w:rPr>
                  <w:rFonts w:eastAsiaTheme="minorEastAsia" w:hint="eastAsia"/>
                  <w:sz w:val="18"/>
                  <w:szCs w:val="18"/>
                </w:rPr>
                <w:t>E</w:t>
              </w:r>
              <w:r w:rsidRPr="00AC657D">
                <w:rPr>
                  <w:rFonts w:eastAsiaTheme="minorEastAsia"/>
                  <w:sz w:val="18"/>
                  <w:szCs w:val="18"/>
                </w:rPr>
                <w:t>xtensible Stylesheet Language Transformations</w:t>
              </w:r>
            </w:ins>
          </w:p>
        </w:tc>
        <w:tc>
          <w:tcPr>
            <w:tcW w:w="804" w:type="dxa"/>
            <w:vAlign w:val="center"/>
          </w:tcPr>
          <w:p w14:paraId="009B1729" w14:textId="2D299053" w:rsidR="00AC657D" w:rsidRPr="00AC657D" w:rsidRDefault="00AC657D" w:rsidP="00AC657D">
            <w:pPr>
              <w:snapToGrid w:val="0"/>
              <w:spacing w:before="60" w:after="60" w:line="240" w:lineRule="auto"/>
              <w:jc w:val="center"/>
              <w:rPr>
                <w:sz w:val="18"/>
                <w:szCs w:val="18"/>
              </w:rPr>
            </w:pPr>
            <w:ins w:id="4353" w:author="Greenblue" w:date="2024-02-15T19:58:00Z">
              <w:r w:rsidRPr="00AC657D">
                <w:rPr>
                  <w:sz w:val="18"/>
                  <w:szCs w:val="18"/>
                </w:rPr>
                <w:t>5</w:t>
              </w:r>
              <w:del w:id="4354" w:author="USER" w:date="2024-03-22T18:53:00Z">
                <w:r w:rsidRPr="00AC657D" w:rsidDel="00071D8B">
                  <w:rPr>
                    <w:sz w:val="18"/>
                    <w:szCs w:val="18"/>
                  </w:rPr>
                  <w:delText>-</w:delText>
                </w:r>
              </w:del>
            </w:ins>
          </w:p>
        </w:tc>
        <w:tc>
          <w:tcPr>
            <w:tcW w:w="5899" w:type="dxa"/>
            <w:vAlign w:val="center"/>
          </w:tcPr>
          <w:p w14:paraId="5DA72D7F" w14:textId="77777777" w:rsidR="00AC657D" w:rsidRPr="00AC657D" w:rsidRDefault="00AC657D" w:rsidP="00AC657D">
            <w:pPr>
              <w:snapToGrid w:val="0"/>
              <w:spacing w:before="60" w:after="60" w:line="240" w:lineRule="auto"/>
              <w:rPr>
                <w:sz w:val="18"/>
                <w:szCs w:val="18"/>
              </w:rPr>
            </w:pPr>
          </w:p>
        </w:tc>
      </w:tr>
      <w:tr w:rsidR="00AC657D" w:rsidRPr="009063C9" w14:paraId="65AD282D" w14:textId="77777777" w:rsidTr="003D073E">
        <w:trPr>
          <w:cantSplit/>
        </w:trPr>
        <w:tc>
          <w:tcPr>
            <w:tcW w:w="3060" w:type="dxa"/>
            <w:vAlign w:val="center"/>
          </w:tcPr>
          <w:p w14:paraId="3B6E5A8D" w14:textId="77777777" w:rsidR="00AC657D" w:rsidRPr="009063C9" w:rsidRDefault="00AC657D" w:rsidP="00AC657D">
            <w:pPr>
              <w:snapToGrid w:val="0"/>
              <w:spacing w:before="60" w:after="60" w:line="240" w:lineRule="auto"/>
              <w:rPr>
                <w:sz w:val="18"/>
                <w:szCs w:val="18"/>
              </w:rPr>
            </w:pPr>
            <w:r w:rsidRPr="009063C9">
              <w:rPr>
                <w:sz w:val="18"/>
                <w:szCs w:val="18"/>
              </w:rPr>
              <w:t>VIDEO</w:t>
            </w:r>
          </w:p>
        </w:tc>
        <w:tc>
          <w:tcPr>
            <w:tcW w:w="3420" w:type="dxa"/>
            <w:vAlign w:val="center"/>
          </w:tcPr>
          <w:p w14:paraId="1394983C" w14:textId="3C7B5B8D" w:rsidR="00AC657D" w:rsidRPr="00AC657D" w:rsidRDefault="00AC657D" w:rsidP="00AC657D">
            <w:pPr>
              <w:snapToGrid w:val="0"/>
              <w:spacing w:before="60" w:after="60" w:line="240" w:lineRule="auto"/>
              <w:rPr>
                <w:sz w:val="18"/>
                <w:szCs w:val="18"/>
              </w:rPr>
            </w:pPr>
            <w:ins w:id="4355" w:author="Greenblue" w:date="2024-02-15T19:58:00Z">
              <w:r w:rsidRPr="00AC657D">
                <w:rPr>
                  <w:rFonts w:eastAsiaTheme="minorEastAsia"/>
                  <w:sz w:val="18"/>
                  <w:szCs w:val="18"/>
                </w:rPr>
                <w:t>Representation of moving images in unspecified format</w:t>
              </w:r>
            </w:ins>
          </w:p>
        </w:tc>
        <w:tc>
          <w:tcPr>
            <w:tcW w:w="804" w:type="dxa"/>
            <w:vAlign w:val="center"/>
          </w:tcPr>
          <w:p w14:paraId="46A0F470" w14:textId="2E928516" w:rsidR="00AC657D" w:rsidRPr="00AC657D" w:rsidRDefault="00AC657D" w:rsidP="00AC657D">
            <w:pPr>
              <w:snapToGrid w:val="0"/>
              <w:spacing w:before="60" w:after="60" w:line="240" w:lineRule="auto"/>
              <w:jc w:val="center"/>
              <w:rPr>
                <w:sz w:val="18"/>
                <w:szCs w:val="18"/>
              </w:rPr>
            </w:pPr>
            <w:ins w:id="4356" w:author="Greenblue" w:date="2024-02-15T19:58:00Z">
              <w:r w:rsidRPr="00AC657D">
                <w:rPr>
                  <w:sz w:val="18"/>
                  <w:szCs w:val="18"/>
                </w:rPr>
                <w:t>6</w:t>
              </w:r>
              <w:del w:id="4357" w:author="USER" w:date="2024-03-22T18:53:00Z">
                <w:r w:rsidRPr="00AC657D" w:rsidDel="00071D8B">
                  <w:rPr>
                    <w:sz w:val="18"/>
                    <w:szCs w:val="18"/>
                  </w:rPr>
                  <w:delText>-</w:delText>
                </w:r>
              </w:del>
            </w:ins>
          </w:p>
        </w:tc>
        <w:tc>
          <w:tcPr>
            <w:tcW w:w="5899" w:type="dxa"/>
            <w:vAlign w:val="center"/>
          </w:tcPr>
          <w:p w14:paraId="2E9A048C" w14:textId="77777777" w:rsidR="00AC657D" w:rsidRPr="00AC657D" w:rsidRDefault="00AC657D" w:rsidP="00AC657D">
            <w:pPr>
              <w:snapToGrid w:val="0"/>
              <w:spacing w:before="60" w:after="60" w:line="240" w:lineRule="auto"/>
              <w:rPr>
                <w:sz w:val="18"/>
                <w:szCs w:val="18"/>
              </w:rPr>
            </w:pPr>
          </w:p>
        </w:tc>
      </w:tr>
      <w:tr w:rsidR="00AC657D" w:rsidRPr="009063C9" w14:paraId="24A4AE90" w14:textId="77777777" w:rsidTr="003D073E">
        <w:trPr>
          <w:cantSplit/>
        </w:trPr>
        <w:tc>
          <w:tcPr>
            <w:tcW w:w="3060" w:type="dxa"/>
            <w:vAlign w:val="center"/>
          </w:tcPr>
          <w:p w14:paraId="3EEB44D4" w14:textId="77777777" w:rsidR="00AC657D" w:rsidRPr="009063C9" w:rsidRDefault="00AC657D" w:rsidP="00AC657D">
            <w:pPr>
              <w:snapToGrid w:val="0"/>
              <w:spacing w:before="60" w:after="60" w:line="240" w:lineRule="auto"/>
              <w:rPr>
                <w:sz w:val="18"/>
                <w:szCs w:val="18"/>
              </w:rPr>
            </w:pPr>
            <w:r w:rsidRPr="009063C9">
              <w:rPr>
                <w:sz w:val="18"/>
                <w:szCs w:val="18"/>
              </w:rPr>
              <w:t>TIFF</w:t>
            </w:r>
          </w:p>
        </w:tc>
        <w:tc>
          <w:tcPr>
            <w:tcW w:w="3420" w:type="dxa"/>
            <w:vAlign w:val="center"/>
          </w:tcPr>
          <w:p w14:paraId="62BC43DE" w14:textId="474A5E20" w:rsidR="00AC657D" w:rsidRPr="00AC657D" w:rsidRDefault="00AC657D" w:rsidP="00AC657D">
            <w:pPr>
              <w:snapToGrid w:val="0"/>
              <w:spacing w:before="60" w:after="60" w:line="240" w:lineRule="auto"/>
              <w:rPr>
                <w:sz w:val="18"/>
                <w:szCs w:val="18"/>
              </w:rPr>
            </w:pPr>
            <w:ins w:id="4358" w:author="Greenblue" w:date="2024-02-15T19:58:00Z">
              <w:r w:rsidRPr="00AC657D">
                <w:rPr>
                  <w:rFonts w:eastAsiaTheme="minorEastAsia" w:hint="eastAsia"/>
                  <w:sz w:val="18"/>
                  <w:szCs w:val="18"/>
                </w:rPr>
                <w:t>T</w:t>
              </w:r>
              <w:r w:rsidRPr="00AC657D">
                <w:rPr>
                  <w:rFonts w:eastAsiaTheme="minorEastAsia"/>
                  <w:sz w:val="18"/>
                  <w:szCs w:val="18"/>
                </w:rPr>
                <w:t>agged Image File Format</w:t>
              </w:r>
            </w:ins>
          </w:p>
        </w:tc>
        <w:tc>
          <w:tcPr>
            <w:tcW w:w="804" w:type="dxa"/>
            <w:vAlign w:val="center"/>
          </w:tcPr>
          <w:p w14:paraId="6B848718" w14:textId="46087B07" w:rsidR="00AC657D" w:rsidRPr="00AC657D" w:rsidRDefault="00AC657D" w:rsidP="00AC657D">
            <w:pPr>
              <w:snapToGrid w:val="0"/>
              <w:spacing w:before="60" w:after="60" w:line="240" w:lineRule="auto"/>
              <w:jc w:val="center"/>
              <w:rPr>
                <w:sz w:val="18"/>
                <w:szCs w:val="18"/>
              </w:rPr>
            </w:pPr>
            <w:ins w:id="4359" w:author="Greenblue" w:date="2024-02-15T19:58:00Z">
              <w:r w:rsidRPr="00AC657D">
                <w:rPr>
                  <w:sz w:val="18"/>
                  <w:szCs w:val="18"/>
                </w:rPr>
                <w:t>7</w:t>
              </w:r>
              <w:del w:id="4360" w:author="USER" w:date="2024-03-22T18:53:00Z">
                <w:r w:rsidRPr="00AC657D" w:rsidDel="00071D8B">
                  <w:rPr>
                    <w:sz w:val="18"/>
                    <w:szCs w:val="18"/>
                  </w:rPr>
                  <w:delText>-</w:delText>
                </w:r>
              </w:del>
            </w:ins>
          </w:p>
        </w:tc>
        <w:tc>
          <w:tcPr>
            <w:tcW w:w="5899" w:type="dxa"/>
            <w:vAlign w:val="center"/>
          </w:tcPr>
          <w:p w14:paraId="5F784966" w14:textId="77777777" w:rsidR="00AC657D" w:rsidRPr="00AC657D" w:rsidRDefault="00AC657D" w:rsidP="00AC657D">
            <w:pPr>
              <w:snapToGrid w:val="0"/>
              <w:spacing w:before="60" w:after="60" w:line="240" w:lineRule="auto"/>
              <w:rPr>
                <w:sz w:val="18"/>
                <w:szCs w:val="18"/>
              </w:rPr>
            </w:pPr>
          </w:p>
        </w:tc>
      </w:tr>
      <w:tr w:rsidR="00AC657D" w:rsidRPr="009063C9" w14:paraId="08814B6F" w14:textId="77777777" w:rsidTr="004C1EB7">
        <w:trPr>
          <w:cantSplit/>
          <w:trHeight w:val="1134"/>
        </w:trPr>
        <w:tc>
          <w:tcPr>
            <w:tcW w:w="3060" w:type="dxa"/>
            <w:vAlign w:val="center"/>
          </w:tcPr>
          <w:p w14:paraId="5CC9A25A" w14:textId="77777777" w:rsidR="00AC657D" w:rsidRPr="009063C9" w:rsidRDefault="00AC657D" w:rsidP="00AC657D">
            <w:pPr>
              <w:snapToGrid w:val="0"/>
              <w:spacing w:before="60" w:after="60" w:line="240" w:lineRule="auto"/>
              <w:rPr>
                <w:sz w:val="18"/>
                <w:szCs w:val="18"/>
              </w:rPr>
            </w:pPr>
            <w:r w:rsidRPr="009063C9">
              <w:rPr>
                <w:sz w:val="18"/>
                <w:szCs w:val="18"/>
              </w:rPr>
              <w:t>PDF/A or UA</w:t>
            </w:r>
          </w:p>
        </w:tc>
        <w:tc>
          <w:tcPr>
            <w:tcW w:w="3420" w:type="dxa"/>
            <w:vAlign w:val="center"/>
          </w:tcPr>
          <w:p w14:paraId="3E6640F2" w14:textId="082F7652" w:rsidR="00AC657D" w:rsidRPr="00AC657D" w:rsidRDefault="00AC657D" w:rsidP="00AC657D">
            <w:pPr>
              <w:snapToGrid w:val="0"/>
              <w:spacing w:before="60" w:after="60" w:line="240" w:lineRule="auto"/>
              <w:rPr>
                <w:sz w:val="18"/>
                <w:szCs w:val="18"/>
              </w:rPr>
            </w:pPr>
            <w:ins w:id="4361" w:author="Greenblue" w:date="2024-02-15T19:58:00Z">
              <w:r w:rsidRPr="00AC657D">
                <w:rPr>
                  <w:rFonts w:eastAsiaTheme="minorEastAsia" w:hint="eastAsia"/>
                  <w:sz w:val="18"/>
                  <w:szCs w:val="18"/>
                </w:rPr>
                <w:t>P</w:t>
              </w:r>
              <w:r w:rsidRPr="00AC657D">
                <w:rPr>
                  <w:rFonts w:eastAsiaTheme="minorEastAsia"/>
                  <w:sz w:val="18"/>
                  <w:szCs w:val="18"/>
                </w:rPr>
                <w:t>ortable Document Format</w:t>
              </w:r>
            </w:ins>
          </w:p>
        </w:tc>
        <w:tc>
          <w:tcPr>
            <w:tcW w:w="804" w:type="dxa"/>
            <w:vAlign w:val="center"/>
          </w:tcPr>
          <w:p w14:paraId="73D64D1E" w14:textId="4E6493CF" w:rsidR="00AC657D" w:rsidRPr="00AC657D" w:rsidRDefault="00AC657D" w:rsidP="00AC657D">
            <w:pPr>
              <w:snapToGrid w:val="0"/>
              <w:spacing w:before="60" w:after="60" w:line="240" w:lineRule="auto"/>
              <w:jc w:val="center"/>
              <w:rPr>
                <w:sz w:val="18"/>
                <w:szCs w:val="18"/>
              </w:rPr>
            </w:pPr>
            <w:ins w:id="4362" w:author="Greenblue" w:date="2024-02-15T19:58:00Z">
              <w:r w:rsidRPr="00AC657D">
                <w:rPr>
                  <w:sz w:val="18"/>
                  <w:szCs w:val="18"/>
                </w:rPr>
                <w:t>8</w:t>
              </w:r>
              <w:del w:id="4363" w:author="USER" w:date="2024-03-22T18:53:00Z">
                <w:r w:rsidRPr="00AC657D" w:rsidDel="00071D8B">
                  <w:rPr>
                    <w:sz w:val="18"/>
                    <w:szCs w:val="18"/>
                  </w:rPr>
                  <w:delText>-</w:delText>
                </w:r>
              </w:del>
            </w:ins>
          </w:p>
        </w:tc>
        <w:tc>
          <w:tcPr>
            <w:tcW w:w="5899" w:type="dxa"/>
            <w:vAlign w:val="center"/>
          </w:tcPr>
          <w:p w14:paraId="234AD2AF" w14:textId="07A0E24C" w:rsidR="00AC657D" w:rsidRPr="00AC657D" w:rsidRDefault="00AC657D" w:rsidP="00AC657D">
            <w:pPr>
              <w:snapToGrid w:val="0"/>
              <w:spacing w:before="60" w:after="60" w:line="240" w:lineRule="auto"/>
              <w:rPr>
                <w:sz w:val="18"/>
                <w:szCs w:val="18"/>
              </w:rPr>
            </w:pPr>
            <w:ins w:id="4364" w:author="Greenblue" w:date="2024-02-15T19:58:00Z">
              <w:r w:rsidRPr="00AC657D">
                <w:t>ISO 19005, ISO 32000 Product Specification developers should take careful consideration in using PDF as a support file format. It is recommended that PDF never be used in products that will be used on a navigation system as it may impair night vision Must be PDF/A or UA</w:t>
              </w:r>
            </w:ins>
          </w:p>
        </w:tc>
      </w:tr>
      <w:tr w:rsidR="00AC657D" w:rsidRPr="009063C9" w14:paraId="7CDCDD79" w14:textId="77777777" w:rsidTr="003D073E">
        <w:trPr>
          <w:cantSplit/>
        </w:trPr>
        <w:tc>
          <w:tcPr>
            <w:tcW w:w="3060" w:type="dxa"/>
          </w:tcPr>
          <w:p w14:paraId="176829A0" w14:textId="6F069CD6" w:rsidR="00AC657D" w:rsidRPr="009063C9" w:rsidRDefault="00AC657D" w:rsidP="00AC657D">
            <w:pPr>
              <w:snapToGrid w:val="0"/>
              <w:spacing w:before="60" w:after="60" w:line="240" w:lineRule="auto"/>
              <w:rPr>
                <w:sz w:val="18"/>
                <w:szCs w:val="18"/>
              </w:rPr>
            </w:pPr>
            <w:r w:rsidRPr="009063C9">
              <w:rPr>
                <w:sz w:val="18"/>
                <w:szCs w:val="18"/>
              </w:rPr>
              <w:t>LUA</w:t>
            </w:r>
          </w:p>
        </w:tc>
        <w:tc>
          <w:tcPr>
            <w:tcW w:w="3420" w:type="dxa"/>
          </w:tcPr>
          <w:p w14:paraId="1211AE07" w14:textId="6237737B" w:rsidR="00AC657D" w:rsidRPr="00AC657D" w:rsidRDefault="00AC657D" w:rsidP="00AC657D">
            <w:pPr>
              <w:snapToGrid w:val="0"/>
              <w:spacing w:before="60" w:after="60" w:line="240" w:lineRule="auto"/>
              <w:rPr>
                <w:sz w:val="18"/>
                <w:szCs w:val="18"/>
              </w:rPr>
            </w:pPr>
            <w:ins w:id="4365" w:author="Greenblue" w:date="2024-02-15T19:58:00Z">
              <w:r w:rsidRPr="00AC657D">
                <w:rPr>
                  <w:sz w:val="18"/>
                  <w:szCs w:val="18"/>
                </w:rPr>
                <w:t>Lua programming language</w:t>
              </w:r>
            </w:ins>
          </w:p>
        </w:tc>
        <w:tc>
          <w:tcPr>
            <w:tcW w:w="804" w:type="dxa"/>
          </w:tcPr>
          <w:p w14:paraId="4B4E0049" w14:textId="038744FE" w:rsidR="00AC657D" w:rsidRPr="00AC657D" w:rsidRDefault="00AC657D" w:rsidP="00AC657D">
            <w:pPr>
              <w:snapToGrid w:val="0"/>
              <w:spacing w:before="60" w:after="60" w:line="240" w:lineRule="auto"/>
              <w:jc w:val="center"/>
              <w:rPr>
                <w:sz w:val="18"/>
                <w:szCs w:val="18"/>
              </w:rPr>
            </w:pPr>
            <w:ins w:id="4366" w:author="Greenblue" w:date="2024-02-15T19:58:00Z">
              <w:r w:rsidRPr="00AC657D">
                <w:rPr>
                  <w:sz w:val="18"/>
                  <w:szCs w:val="18"/>
                </w:rPr>
                <w:t>9</w:t>
              </w:r>
              <w:del w:id="4367" w:author="USER" w:date="2024-03-22T18:53:00Z">
                <w:r w:rsidRPr="00AC657D" w:rsidDel="00071D8B">
                  <w:rPr>
                    <w:sz w:val="18"/>
                    <w:szCs w:val="18"/>
                  </w:rPr>
                  <w:delText>-</w:delText>
                </w:r>
              </w:del>
            </w:ins>
          </w:p>
        </w:tc>
        <w:tc>
          <w:tcPr>
            <w:tcW w:w="5899" w:type="dxa"/>
            <w:vAlign w:val="center"/>
          </w:tcPr>
          <w:p w14:paraId="2F1612D2" w14:textId="77777777" w:rsidR="00AC657D" w:rsidRPr="00AC657D" w:rsidRDefault="00AC657D" w:rsidP="00AC657D">
            <w:pPr>
              <w:snapToGrid w:val="0"/>
              <w:spacing w:before="60" w:after="60" w:line="240" w:lineRule="auto"/>
              <w:rPr>
                <w:sz w:val="18"/>
                <w:szCs w:val="18"/>
              </w:rPr>
            </w:pPr>
          </w:p>
        </w:tc>
      </w:tr>
      <w:tr w:rsidR="00AC657D" w:rsidRPr="009063C9" w14:paraId="38FC0266" w14:textId="77777777" w:rsidTr="003D073E">
        <w:trPr>
          <w:cantSplit/>
        </w:trPr>
        <w:tc>
          <w:tcPr>
            <w:tcW w:w="3060" w:type="dxa"/>
            <w:vAlign w:val="center"/>
          </w:tcPr>
          <w:p w14:paraId="63379C37" w14:textId="4C858E20" w:rsidR="00AC657D" w:rsidRPr="009063C9" w:rsidRDefault="00AC657D" w:rsidP="00AC657D">
            <w:pPr>
              <w:snapToGrid w:val="0"/>
              <w:spacing w:before="60" w:after="60" w:line="240" w:lineRule="auto"/>
              <w:rPr>
                <w:sz w:val="18"/>
                <w:szCs w:val="18"/>
              </w:rPr>
            </w:pPr>
            <w:r w:rsidRPr="009063C9">
              <w:rPr>
                <w:sz w:val="18"/>
                <w:szCs w:val="18"/>
              </w:rPr>
              <w:t>other</w:t>
            </w:r>
          </w:p>
        </w:tc>
        <w:tc>
          <w:tcPr>
            <w:tcW w:w="3420" w:type="dxa"/>
            <w:vAlign w:val="center"/>
          </w:tcPr>
          <w:p w14:paraId="6770E157" w14:textId="09BD1386" w:rsidR="00AC657D" w:rsidRPr="00AC657D" w:rsidRDefault="00AC657D" w:rsidP="00AC657D">
            <w:pPr>
              <w:snapToGrid w:val="0"/>
              <w:spacing w:before="60" w:after="60" w:line="240" w:lineRule="auto"/>
              <w:rPr>
                <w:sz w:val="18"/>
                <w:szCs w:val="18"/>
              </w:rPr>
            </w:pPr>
            <w:ins w:id="4368" w:author="Greenblue" w:date="2024-02-15T19:58:00Z">
              <w:r w:rsidRPr="00AC657D">
                <w:rPr>
                  <w:rFonts w:eastAsiaTheme="minorEastAsia" w:hint="eastAsia"/>
                  <w:sz w:val="18"/>
                  <w:szCs w:val="18"/>
                </w:rPr>
                <w:t>O</w:t>
              </w:r>
              <w:r w:rsidRPr="00AC657D">
                <w:rPr>
                  <w:rFonts w:eastAsiaTheme="minorEastAsia"/>
                  <w:sz w:val="18"/>
                  <w:szCs w:val="18"/>
                </w:rPr>
                <w:t>ther format</w:t>
              </w:r>
            </w:ins>
          </w:p>
        </w:tc>
        <w:tc>
          <w:tcPr>
            <w:tcW w:w="804" w:type="dxa"/>
            <w:vAlign w:val="center"/>
          </w:tcPr>
          <w:p w14:paraId="7081AE01" w14:textId="776E811D" w:rsidR="00AC657D" w:rsidRPr="00AC657D" w:rsidRDefault="00AC657D" w:rsidP="00AC657D">
            <w:pPr>
              <w:snapToGrid w:val="0"/>
              <w:spacing w:before="60" w:after="60" w:line="240" w:lineRule="auto"/>
              <w:jc w:val="center"/>
              <w:rPr>
                <w:sz w:val="18"/>
                <w:szCs w:val="18"/>
              </w:rPr>
            </w:pPr>
            <w:ins w:id="4369" w:author="Greenblue" w:date="2024-02-15T19:58:00Z">
              <w:r w:rsidRPr="00AC657D">
                <w:rPr>
                  <w:sz w:val="18"/>
                  <w:szCs w:val="18"/>
                </w:rPr>
                <w:t>100</w:t>
              </w:r>
              <w:del w:id="4370" w:author="USER" w:date="2024-03-22T18:53:00Z">
                <w:r w:rsidRPr="00AC657D" w:rsidDel="00071D8B">
                  <w:rPr>
                    <w:sz w:val="18"/>
                    <w:szCs w:val="18"/>
                  </w:rPr>
                  <w:delText>-</w:delText>
                </w:r>
              </w:del>
            </w:ins>
          </w:p>
        </w:tc>
        <w:tc>
          <w:tcPr>
            <w:tcW w:w="5899" w:type="dxa"/>
            <w:vAlign w:val="center"/>
          </w:tcPr>
          <w:p w14:paraId="45E68EAB" w14:textId="77777777" w:rsidR="00AC657D" w:rsidRPr="00AC657D" w:rsidRDefault="00AC657D" w:rsidP="00AC657D">
            <w:pPr>
              <w:snapToGrid w:val="0"/>
              <w:spacing w:before="60" w:after="60" w:line="240" w:lineRule="auto"/>
              <w:rPr>
                <w:sz w:val="18"/>
                <w:szCs w:val="18"/>
              </w:rPr>
            </w:pPr>
          </w:p>
        </w:tc>
      </w:tr>
    </w:tbl>
    <w:p w14:paraId="36F4D973" w14:textId="6DD44DDD" w:rsidR="00B413FE" w:rsidRDefault="00B413FE" w:rsidP="00DE48FB">
      <w:pPr>
        <w:pStyle w:val="AppendixD2"/>
      </w:pPr>
      <w:bookmarkStart w:id="4371" w:name="_Toc403560575"/>
    </w:p>
    <w:p w14:paraId="6C10A42C" w14:textId="77777777" w:rsidR="00DE48FB" w:rsidRDefault="00DE48FB" w:rsidP="00DE48FB">
      <w:pPr>
        <w:pStyle w:val="AppendixD2"/>
        <w:rPr>
          <w:ins w:id="4372" w:author="Greenblue" w:date="2024-02-15T20:29:00Z"/>
        </w:rPr>
      </w:pPr>
      <w:bookmarkStart w:id="4373" w:name="_Toc152232623"/>
    </w:p>
    <w:p w14:paraId="55772A76" w14:textId="77777777" w:rsidR="00DE48FB" w:rsidRPr="00D963CF" w:rsidRDefault="00DE48FB" w:rsidP="00DE48FB">
      <w:pPr>
        <w:pStyle w:val="41"/>
        <w:rPr>
          <w:ins w:id="4374" w:author="Greenblue" w:date="2024-02-15T20:29:00Z"/>
        </w:rPr>
      </w:pPr>
      <w:ins w:id="4375" w:author="Greenblue" w:date="2024-02-15T20:29:00Z">
        <w:r w:rsidRPr="00D963CF">
          <w:lastRenderedPageBreak/>
          <w:t>S100_SupportFileRevisionStatus</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
      <w:tr w:rsidR="00DE48FB" w:rsidRPr="00D963CF" w14:paraId="3895FA8A" w14:textId="77777777" w:rsidTr="00584796">
        <w:trPr>
          <w:cantSplit/>
          <w:ins w:id="4376" w:author="Greenblue" w:date="2024-02-15T20:29:00Z"/>
        </w:trPr>
        <w:tc>
          <w:tcPr>
            <w:tcW w:w="3034" w:type="dxa"/>
            <w:vAlign w:val="center"/>
          </w:tcPr>
          <w:p w14:paraId="57A4E215" w14:textId="77777777" w:rsidR="00DE48FB" w:rsidRPr="00D963CF" w:rsidRDefault="00DE48FB" w:rsidP="00584796">
            <w:pPr>
              <w:snapToGrid w:val="0"/>
              <w:spacing w:before="60" w:after="60" w:line="240" w:lineRule="auto"/>
              <w:jc w:val="left"/>
              <w:rPr>
                <w:ins w:id="4377" w:author="Greenblue" w:date="2024-02-15T20:29:00Z"/>
                <w:b/>
                <w:sz w:val="18"/>
                <w:szCs w:val="18"/>
              </w:rPr>
            </w:pPr>
            <w:ins w:id="4378" w:author="Greenblue" w:date="2024-02-15T20:29:00Z">
              <w:r w:rsidRPr="00D963CF">
                <w:rPr>
                  <w:b/>
                  <w:sz w:val="18"/>
                  <w:szCs w:val="18"/>
                </w:rPr>
                <w:t>Name</w:t>
              </w:r>
            </w:ins>
          </w:p>
        </w:tc>
        <w:tc>
          <w:tcPr>
            <w:tcW w:w="3420" w:type="dxa"/>
            <w:vAlign w:val="center"/>
          </w:tcPr>
          <w:p w14:paraId="6B822B13" w14:textId="77777777" w:rsidR="00DE48FB" w:rsidRPr="00D963CF" w:rsidRDefault="00DE48FB" w:rsidP="00584796">
            <w:pPr>
              <w:snapToGrid w:val="0"/>
              <w:spacing w:before="60" w:after="60" w:line="240" w:lineRule="auto"/>
              <w:jc w:val="left"/>
              <w:rPr>
                <w:ins w:id="4379" w:author="Greenblue" w:date="2024-02-15T20:29:00Z"/>
                <w:b/>
                <w:sz w:val="18"/>
                <w:szCs w:val="18"/>
              </w:rPr>
            </w:pPr>
            <w:ins w:id="4380" w:author="Greenblue" w:date="2024-02-15T20:29:00Z">
              <w:r w:rsidRPr="00D963CF">
                <w:rPr>
                  <w:b/>
                  <w:sz w:val="18"/>
                  <w:szCs w:val="18"/>
                </w:rPr>
                <w:t>Description</w:t>
              </w:r>
            </w:ins>
          </w:p>
        </w:tc>
        <w:tc>
          <w:tcPr>
            <w:tcW w:w="804" w:type="dxa"/>
            <w:vAlign w:val="center"/>
          </w:tcPr>
          <w:p w14:paraId="7BBB63DF" w14:textId="77777777" w:rsidR="00DE48FB" w:rsidRPr="00D963CF" w:rsidRDefault="00DE48FB" w:rsidP="00584796">
            <w:pPr>
              <w:snapToGrid w:val="0"/>
              <w:spacing w:before="60" w:after="60" w:line="240" w:lineRule="auto"/>
              <w:jc w:val="center"/>
              <w:rPr>
                <w:ins w:id="4381" w:author="Greenblue" w:date="2024-02-15T20:29:00Z"/>
                <w:b/>
                <w:sz w:val="18"/>
                <w:szCs w:val="18"/>
              </w:rPr>
            </w:pPr>
            <w:ins w:id="4382" w:author="Greenblue" w:date="2024-02-15T20:29:00Z">
              <w:r w:rsidRPr="00D963CF">
                <w:rPr>
                  <w:b/>
                  <w:sz w:val="18"/>
                  <w:szCs w:val="18"/>
                </w:rPr>
                <w:t>Code</w:t>
              </w:r>
            </w:ins>
          </w:p>
        </w:tc>
        <w:tc>
          <w:tcPr>
            <w:tcW w:w="5925" w:type="dxa"/>
            <w:vAlign w:val="center"/>
          </w:tcPr>
          <w:p w14:paraId="5EF35879" w14:textId="77777777" w:rsidR="00DE48FB" w:rsidRPr="00D963CF" w:rsidRDefault="00DE48FB" w:rsidP="00584796">
            <w:pPr>
              <w:snapToGrid w:val="0"/>
              <w:spacing w:before="60" w:after="60" w:line="240" w:lineRule="auto"/>
              <w:jc w:val="left"/>
              <w:rPr>
                <w:ins w:id="4383" w:author="Greenblue" w:date="2024-02-15T20:29:00Z"/>
                <w:b/>
                <w:sz w:val="18"/>
                <w:szCs w:val="18"/>
              </w:rPr>
            </w:pPr>
            <w:ins w:id="4384" w:author="Greenblue" w:date="2024-02-15T20:29:00Z">
              <w:r w:rsidRPr="00D963CF">
                <w:rPr>
                  <w:b/>
                  <w:sz w:val="18"/>
                  <w:szCs w:val="18"/>
                </w:rPr>
                <w:t>Remarks</w:t>
              </w:r>
            </w:ins>
          </w:p>
        </w:tc>
      </w:tr>
      <w:tr w:rsidR="00DE48FB" w:rsidRPr="009063C9" w14:paraId="421A6856" w14:textId="77777777" w:rsidTr="00584796">
        <w:trPr>
          <w:cantSplit/>
          <w:ins w:id="4385" w:author="Greenblue" w:date="2024-02-15T20:29:00Z"/>
        </w:trPr>
        <w:tc>
          <w:tcPr>
            <w:tcW w:w="3034" w:type="dxa"/>
            <w:vAlign w:val="center"/>
          </w:tcPr>
          <w:p w14:paraId="6CB95F24" w14:textId="77777777" w:rsidR="00DE48FB" w:rsidRPr="00D963CF" w:rsidRDefault="00DE48FB" w:rsidP="00584796">
            <w:pPr>
              <w:snapToGrid w:val="0"/>
              <w:spacing w:before="60" w:after="60" w:line="240" w:lineRule="auto"/>
              <w:jc w:val="left"/>
              <w:rPr>
                <w:ins w:id="4386" w:author="Greenblue" w:date="2024-02-15T20:29:00Z"/>
                <w:sz w:val="18"/>
                <w:szCs w:val="18"/>
              </w:rPr>
            </w:pPr>
            <w:ins w:id="4387" w:author="Greenblue" w:date="2024-02-15T20:29:00Z">
              <w:r w:rsidRPr="00D963CF">
                <w:rPr>
                  <w:sz w:val="18"/>
                  <w:szCs w:val="18"/>
                </w:rPr>
                <w:t>S100_</w:t>
              </w:r>
              <w:r w:rsidRPr="00D963CF">
                <w:rPr>
                  <w:sz w:val="19"/>
                  <w:szCs w:val="19"/>
                </w:rPr>
                <w:t xml:space="preserve"> SupportFileRevisionStatus</w:t>
              </w:r>
            </w:ins>
          </w:p>
        </w:tc>
        <w:tc>
          <w:tcPr>
            <w:tcW w:w="3420" w:type="dxa"/>
            <w:vAlign w:val="center"/>
          </w:tcPr>
          <w:p w14:paraId="1E83CE35" w14:textId="77777777" w:rsidR="00DE48FB" w:rsidRPr="00D963CF" w:rsidRDefault="00DE48FB" w:rsidP="00584796">
            <w:pPr>
              <w:snapToGrid w:val="0"/>
              <w:spacing w:before="60" w:after="60" w:line="240" w:lineRule="auto"/>
              <w:jc w:val="left"/>
              <w:rPr>
                <w:ins w:id="4388" w:author="Greenblue" w:date="2024-02-15T20:29:00Z"/>
                <w:sz w:val="18"/>
                <w:szCs w:val="18"/>
              </w:rPr>
            </w:pPr>
            <w:ins w:id="4389" w:author="Greenblue" w:date="2024-02-15T20:29:00Z">
              <w:r w:rsidRPr="00D963CF">
                <w:rPr>
                  <w:sz w:val="18"/>
                  <w:szCs w:val="18"/>
                </w:rPr>
                <w:t>The reason for inclusion of the support file in this exchange set</w:t>
              </w:r>
            </w:ins>
          </w:p>
        </w:tc>
        <w:tc>
          <w:tcPr>
            <w:tcW w:w="804" w:type="dxa"/>
            <w:vAlign w:val="center"/>
          </w:tcPr>
          <w:p w14:paraId="418A90E9" w14:textId="77777777" w:rsidR="00DE48FB" w:rsidRPr="00D963CF" w:rsidRDefault="00DE48FB" w:rsidP="00584796">
            <w:pPr>
              <w:snapToGrid w:val="0"/>
              <w:spacing w:before="60" w:after="60" w:line="240" w:lineRule="auto"/>
              <w:jc w:val="center"/>
              <w:rPr>
                <w:ins w:id="4390" w:author="Greenblue" w:date="2024-02-15T20:29:00Z"/>
                <w:sz w:val="18"/>
                <w:szCs w:val="18"/>
              </w:rPr>
            </w:pPr>
            <w:ins w:id="4391" w:author="Greenblue" w:date="2024-02-15T20:29:00Z">
              <w:r w:rsidRPr="00D963CF">
                <w:rPr>
                  <w:sz w:val="18"/>
                  <w:szCs w:val="18"/>
                </w:rPr>
                <w:t>-</w:t>
              </w:r>
            </w:ins>
          </w:p>
        </w:tc>
        <w:tc>
          <w:tcPr>
            <w:tcW w:w="5925" w:type="dxa"/>
            <w:vAlign w:val="center"/>
          </w:tcPr>
          <w:p w14:paraId="7BE60352" w14:textId="77777777" w:rsidR="00DE48FB" w:rsidRPr="009063C9" w:rsidRDefault="00DE48FB" w:rsidP="00584796">
            <w:pPr>
              <w:snapToGrid w:val="0"/>
              <w:spacing w:before="60" w:after="60" w:line="240" w:lineRule="auto"/>
              <w:jc w:val="left"/>
              <w:rPr>
                <w:ins w:id="4392" w:author="Greenblue" w:date="2024-02-15T20:29:00Z"/>
                <w:sz w:val="18"/>
                <w:szCs w:val="18"/>
              </w:rPr>
            </w:pPr>
            <w:ins w:id="4393" w:author="Greenblue" w:date="2024-02-15T20:29:00Z">
              <w:r w:rsidRPr="00D963CF">
                <w:rPr>
                  <w:sz w:val="18"/>
                  <w:szCs w:val="18"/>
                </w:rPr>
                <w:t>-</w:t>
              </w:r>
            </w:ins>
          </w:p>
        </w:tc>
      </w:tr>
      <w:tr w:rsidR="00DE48FB" w:rsidRPr="009063C9" w14:paraId="176CBC5B" w14:textId="77777777" w:rsidTr="00584796">
        <w:trPr>
          <w:cantSplit/>
          <w:ins w:id="4394" w:author="Greenblue" w:date="2024-02-15T20:29:00Z"/>
        </w:trPr>
        <w:tc>
          <w:tcPr>
            <w:tcW w:w="3034" w:type="dxa"/>
            <w:vAlign w:val="center"/>
          </w:tcPr>
          <w:p w14:paraId="0A21755A" w14:textId="77777777" w:rsidR="00DE48FB" w:rsidRPr="009063C9" w:rsidRDefault="00DE48FB" w:rsidP="00584796">
            <w:pPr>
              <w:snapToGrid w:val="0"/>
              <w:spacing w:before="60" w:after="60" w:line="240" w:lineRule="auto"/>
              <w:jc w:val="left"/>
              <w:rPr>
                <w:ins w:id="4395" w:author="Greenblue" w:date="2024-02-15T20:29:00Z"/>
                <w:sz w:val="18"/>
                <w:szCs w:val="18"/>
              </w:rPr>
            </w:pPr>
            <w:ins w:id="4396" w:author="Greenblue" w:date="2024-02-15T20:29:00Z">
              <w:r w:rsidRPr="009063C9">
                <w:rPr>
                  <w:sz w:val="18"/>
                  <w:szCs w:val="18"/>
                </w:rPr>
                <w:t>new</w:t>
              </w:r>
            </w:ins>
          </w:p>
        </w:tc>
        <w:tc>
          <w:tcPr>
            <w:tcW w:w="3420" w:type="dxa"/>
            <w:vAlign w:val="center"/>
          </w:tcPr>
          <w:p w14:paraId="409FA376" w14:textId="77777777" w:rsidR="00DE48FB" w:rsidRPr="009063C9" w:rsidRDefault="00DE48FB" w:rsidP="00584796">
            <w:pPr>
              <w:snapToGrid w:val="0"/>
              <w:spacing w:before="60" w:after="60" w:line="240" w:lineRule="auto"/>
              <w:jc w:val="left"/>
              <w:rPr>
                <w:ins w:id="4397" w:author="Greenblue" w:date="2024-02-15T20:29:00Z"/>
                <w:sz w:val="18"/>
                <w:szCs w:val="18"/>
              </w:rPr>
            </w:pPr>
            <w:ins w:id="4398" w:author="Greenblue" w:date="2024-02-15T20:29:00Z">
              <w:r w:rsidRPr="009063C9">
                <w:rPr>
                  <w:sz w:val="18"/>
                  <w:szCs w:val="18"/>
                </w:rPr>
                <w:t>A file which is new</w:t>
              </w:r>
            </w:ins>
          </w:p>
        </w:tc>
        <w:tc>
          <w:tcPr>
            <w:tcW w:w="804" w:type="dxa"/>
            <w:vAlign w:val="center"/>
          </w:tcPr>
          <w:p w14:paraId="474EAE53" w14:textId="77777777" w:rsidR="00DE48FB" w:rsidRPr="009063C9" w:rsidRDefault="00DE48FB" w:rsidP="00584796">
            <w:pPr>
              <w:snapToGrid w:val="0"/>
              <w:spacing w:before="60" w:after="60" w:line="240" w:lineRule="auto"/>
              <w:jc w:val="center"/>
              <w:rPr>
                <w:ins w:id="4399" w:author="Greenblue" w:date="2024-02-15T20:29:00Z"/>
                <w:sz w:val="18"/>
                <w:szCs w:val="18"/>
              </w:rPr>
            </w:pPr>
            <w:ins w:id="4400" w:author="Greenblue" w:date="2024-02-15T20:29:00Z">
              <w:r>
                <w:rPr>
                  <w:sz w:val="18"/>
                  <w:szCs w:val="18"/>
                </w:rPr>
                <w:t>1</w:t>
              </w:r>
            </w:ins>
          </w:p>
        </w:tc>
        <w:tc>
          <w:tcPr>
            <w:tcW w:w="5925" w:type="dxa"/>
            <w:vAlign w:val="center"/>
          </w:tcPr>
          <w:p w14:paraId="3082726E" w14:textId="77777777" w:rsidR="00DE48FB" w:rsidRPr="009063C9" w:rsidRDefault="00DE48FB" w:rsidP="00584796">
            <w:pPr>
              <w:snapToGrid w:val="0"/>
              <w:spacing w:before="60" w:after="60" w:line="240" w:lineRule="auto"/>
              <w:jc w:val="left"/>
              <w:rPr>
                <w:ins w:id="4401" w:author="Greenblue" w:date="2024-02-15T20:29:00Z"/>
                <w:sz w:val="18"/>
                <w:szCs w:val="18"/>
              </w:rPr>
            </w:pPr>
            <w:ins w:id="4402" w:author="Greenblue" w:date="2024-02-15T20:29:00Z">
              <w:r w:rsidRPr="009063C9">
                <w:rPr>
                  <w:sz w:val="18"/>
                  <w:szCs w:val="18"/>
                </w:rPr>
                <w:t>Signifies a new file</w:t>
              </w:r>
            </w:ins>
          </w:p>
        </w:tc>
      </w:tr>
      <w:tr w:rsidR="00DE48FB" w:rsidRPr="009063C9" w14:paraId="51DA0C18" w14:textId="77777777" w:rsidTr="00584796">
        <w:trPr>
          <w:cantSplit/>
          <w:ins w:id="4403" w:author="Greenblue" w:date="2024-02-15T20:29:00Z"/>
        </w:trPr>
        <w:tc>
          <w:tcPr>
            <w:tcW w:w="3034" w:type="dxa"/>
            <w:vAlign w:val="center"/>
          </w:tcPr>
          <w:p w14:paraId="4182B318" w14:textId="77777777" w:rsidR="00DE48FB" w:rsidRPr="009063C9" w:rsidRDefault="00DE48FB" w:rsidP="00584796">
            <w:pPr>
              <w:snapToGrid w:val="0"/>
              <w:spacing w:before="60" w:after="60" w:line="240" w:lineRule="auto"/>
              <w:jc w:val="left"/>
              <w:rPr>
                <w:ins w:id="4404" w:author="Greenblue" w:date="2024-02-15T20:29:00Z"/>
                <w:sz w:val="18"/>
                <w:szCs w:val="18"/>
              </w:rPr>
            </w:pPr>
            <w:ins w:id="4405" w:author="Greenblue" w:date="2024-02-15T20:29:00Z">
              <w:r w:rsidRPr="009063C9">
                <w:rPr>
                  <w:sz w:val="18"/>
                  <w:szCs w:val="18"/>
                </w:rPr>
                <w:t>replacement</w:t>
              </w:r>
            </w:ins>
          </w:p>
        </w:tc>
        <w:tc>
          <w:tcPr>
            <w:tcW w:w="3420" w:type="dxa"/>
            <w:vAlign w:val="center"/>
          </w:tcPr>
          <w:p w14:paraId="4E1D76DC" w14:textId="77777777" w:rsidR="00DE48FB" w:rsidRPr="009063C9" w:rsidRDefault="00DE48FB" w:rsidP="00584796">
            <w:pPr>
              <w:snapToGrid w:val="0"/>
              <w:spacing w:before="60" w:after="60" w:line="240" w:lineRule="auto"/>
              <w:jc w:val="left"/>
              <w:rPr>
                <w:ins w:id="4406" w:author="Greenblue" w:date="2024-02-15T20:29:00Z"/>
                <w:sz w:val="18"/>
                <w:szCs w:val="18"/>
              </w:rPr>
            </w:pPr>
            <w:ins w:id="4407" w:author="Greenblue" w:date="2024-02-15T20:29:00Z">
              <w:r w:rsidRPr="009063C9">
                <w:rPr>
                  <w:sz w:val="18"/>
                  <w:szCs w:val="18"/>
                </w:rPr>
                <w:t>A file which replaces an existing file</w:t>
              </w:r>
            </w:ins>
          </w:p>
        </w:tc>
        <w:tc>
          <w:tcPr>
            <w:tcW w:w="804" w:type="dxa"/>
            <w:vAlign w:val="center"/>
          </w:tcPr>
          <w:p w14:paraId="5B65B947" w14:textId="77777777" w:rsidR="00DE48FB" w:rsidRPr="009063C9" w:rsidRDefault="00DE48FB" w:rsidP="00584796">
            <w:pPr>
              <w:snapToGrid w:val="0"/>
              <w:spacing w:before="60" w:after="60" w:line="240" w:lineRule="auto"/>
              <w:jc w:val="center"/>
              <w:rPr>
                <w:ins w:id="4408" w:author="Greenblue" w:date="2024-02-15T20:29:00Z"/>
                <w:sz w:val="18"/>
                <w:szCs w:val="18"/>
              </w:rPr>
            </w:pPr>
            <w:ins w:id="4409" w:author="Greenblue" w:date="2024-02-15T20:29:00Z">
              <w:r>
                <w:rPr>
                  <w:sz w:val="18"/>
                  <w:szCs w:val="18"/>
                </w:rPr>
                <w:t>2</w:t>
              </w:r>
            </w:ins>
          </w:p>
        </w:tc>
        <w:tc>
          <w:tcPr>
            <w:tcW w:w="5925" w:type="dxa"/>
            <w:vAlign w:val="center"/>
          </w:tcPr>
          <w:p w14:paraId="6881AD16" w14:textId="77777777" w:rsidR="00DE48FB" w:rsidRPr="009063C9" w:rsidRDefault="00DE48FB" w:rsidP="00584796">
            <w:pPr>
              <w:snapToGrid w:val="0"/>
              <w:spacing w:before="60" w:after="60" w:line="240" w:lineRule="auto"/>
              <w:jc w:val="left"/>
              <w:rPr>
                <w:ins w:id="4410" w:author="Greenblue" w:date="2024-02-15T20:29:00Z"/>
                <w:sz w:val="18"/>
                <w:szCs w:val="18"/>
              </w:rPr>
            </w:pPr>
            <w:ins w:id="4411" w:author="Greenblue" w:date="2024-02-15T20:29:00Z">
              <w:r w:rsidRPr="009063C9">
                <w:rPr>
                  <w:sz w:val="18"/>
                  <w:szCs w:val="18"/>
                </w:rPr>
                <w:t>Signifies a replacement for a file of the same name</w:t>
              </w:r>
            </w:ins>
          </w:p>
        </w:tc>
      </w:tr>
      <w:tr w:rsidR="00DE48FB" w:rsidRPr="009063C9" w14:paraId="13CB8EA4" w14:textId="77777777" w:rsidTr="00584796">
        <w:trPr>
          <w:cantSplit/>
          <w:ins w:id="4412" w:author="Greenblue" w:date="2024-02-15T20:29:00Z"/>
        </w:trPr>
        <w:tc>
          <w:tcPr>
            <w:tcW w:w="3034" w:type="dxa"/>
            <w:vAlign w:val="center"/>
          </w:tcPr>
          <w:p w14:paraId="350ECC29" w14:textId="77777777" w:rsidR="00DE48FB" w:rsidRPr="009063C9" w:rsidRDefault="00DE48FB" w:rsidP="00584796">
            <w:pPr>
              <w:snapToGrid w:val="0"/>
              <w:spacing w:before="60" w:after="60" w:line="240" w:lineRule="auto"/>
              <w:jc w:val="left"/>
              <w:rPr>
                <w:ins w:id="4413" w:author="Greenblue" w:date="2024-02-15T20:29:00Z"/>
                <w:sz w:val="18"/>
                <w:szCs w:val="18"/>
              </w:rPr>
            </w:pPr>
            <w:ins w:id="4414" w:author="Greenblue" w:date="2024-02-15T20:29:00Z">
              <w:r w:rsidRPr="009063C9">
                <w:rPr>
                  <w:sz w:val="18"/>
                  <w:szCs w:val="18"/>
                </w:rPr>
                <w:t>deletion</w:t>
              </w:r>
            </w:ins>
          </w:p>
        </w:tc>
        <w:tc>
          <w:tcPr>
            <w:tcW w:w="3420" w:type="dxa"/>
            <w:vAlign w:val="center"/>
          </w:tcPr>
          <w:p w14:paraId="13BB19C3" w14:textId="77777777" w:rsidR="00DE48FB" w:rsidRPr="009063C9" w:rsidRDefault="00DE48FB" w:rsidP="00584796">
            <w:pPr>
              <w:snapToGrid w:val="0"/>
              <w:spacing w:before="60" w:after="60" w:line="240" w:lineRule="auto"/>
              <w:jc w:val="left"/>
              <w:rPr>
                <w:ins w:id="4415" w:author="Greenblue" w:date="2024-02-15T20:29:00Z"/>
                <w:sz w:val="18"/>
                <w:szCs w:val="18"/>
              </w:rPr>
            </w:pPr>
            <w:ins w:id="4416" w:author="Greenblue" w:date="2024-02-15T20:29:00Z">
              <w:r w:rsidRPr="009063C9">
                <w:rPr>
                  <w:sz w:val="18"/>
                  <w:szCs w:val="18"/>
                </w:rPr>
                <w:t>Deletes an existing file</w:t>
              </w:r>
            </w:ins>
          </w:p>
        </w:tc>
        <w:tc>
          <w:tcPr>
            <w:tcW w:w="804" w:type="dxa"/>
            <w:vAlign w:val="center"/>
          </w:tcPr>
          <w:p w14:paraId="0BD811A7" w14:textId="77777777" w:rsidR="00DE48FB" w:rsidRPr="009063C9" w:rsidRDefault="00DE48FB" w:rsidP="00584796">
            <w:pPr>
              <w:snapToGrid w:val="0"/>
              <w:spacing w:before="60" w:after="60" w:line="240" w:lineRule="auto"/>
              <w:jc w:val="center"/>
              <w:rPr>
                <w:ins w:id="4417" w:author="Greenblue" w:date="2024-02-15T20:29:00Z"/>
                <w:sz w:val="18"/>
                <w:szCs w:val="18"/>
              </w:rPr>
            </w:pPr>
            <w:ins w:id="4418" w:author="Greenblue" w:date="2024-02-15T20:29:00Z">
              <w:r>
                <w:rPr>
                  <w:sz w:val="18"/>
                  <w:szCs w:val="18"/>
                </w:rPr>
                <w:t>3</w:t>
              </w:r>
            </w:ins>
          </w:p>
        </w:tc>
        <w:tc>
          <w:tcPr>
            <w:tcW w:w="5925" w:type="dxa"/>
            <w:vAlign w:val="center"/>
          </w:tcPr>
          <w:p w14:paraId="7B29F5E7" w14:textId="77777777" w:rsidR="00DE48FB" w:rsidRPr="009063C9" w:rsidRDefault="00DE48FB" w:rsidP="00584796">
            <w:pPr>
              <w:snapToGrid w:val="0"/>
              <w:spacing w:before="60" w:after="60" w:line="240" w:lineRule="auto"/>
              <w:jc w:val="left"/>
              <w:rPr>
                <w:ins w:id="4419" w:author="Greenblue" w:date="2024-02-15T20:29:00Z"/>
                <w:sz w:val="18"/>
                <w:szCs w:val="18"/>
              </w:rPr>
            </w:pPr>
            <w:ins w:id="4420" w:author="Greenblue" w:date="2024-02-15T20:29:00Z">
              <w:r w:rsidRPr="009063C9">
                <w:rPr>
                  <w:sz w:val="18"/>
                  <w:szCs w:val="18"/>
                </w:rPr>
                <w:t>Signifies deletion of a file of that name</w:t>
              </w:r>
            </w:ins>
          </w:p>
        </w:tc>
      </w:tr>
    </w:tbl>
    <w:p w14:paraId="27254579" w14:textId="77777777" w:rsidR="00DE48FB" w:rsidRDefault="00DE48FB" w:rsidP="00DE48FB">
      <w:pPr>
        <w:pStyle w:val="AppendixD2"/>
        <w:rPr>
          <w:ins w:id="4421" w:author="Greenblue" w:date="2024-02-15T20:29:00Z"/>
        </w:rPr>
      </w:pPr>
    </w:p>
    <w:p w14:paraId="1EB6FD82" w14:textId="77777777" w:rsidR="004C1EB7" w:rsidRPr="009063C9" w:rsidRDefault="004C1EB7" w:rsidP="004C1EB7">
      <w:pPr>
        <w:pStyle w:val="41"/>
        <w:rPr>
          <w:ins w:id="4422" w:author="Greenblue" w:date="2024-02-15T20:06:00Z"/>
        </w:rPr>
      </w:pPr>
      <w:ins w:id="4423" w:author="Greenblue" w:date="2024-02-15T20:06:00Z">
        <w:r w:rsidRPr="009063C9">
          <w:t>S100_SupportFilePurpose</w:t>
        </w:r>
        <w:bookmarkEnd w:id="4373"/>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
      <w:tr w:rsidR="004C1EB7" w:rsidRPr="009063C9" w14:paraId="120E1A47" w14:textId="77777777" w:rsidTr="004C1EB7">
        <w:trPr>
          <w:cantSplit/>
          <w:ins w:id="4424" w:author="Greenblue" w:date="2024-02-15T20:06:00Z"/>
        </w:trPr>
        <w:tc>
          <w:tcPr>
            <w:tcW w:w="3034" w:type="dxa"/>
            <w:shd w:val="clear" w:color="auto" w:fill="E7E6E6"/>
            <w:vAlign w:val="center"/>
          </w:tcPr>
          <w:p w14:paraId="6D282C61" w14:textId="77777777" w:rsidR="004C1EB7" w:rsidRPr="009063C9" w:rsidRDefault="004C1EB7" w:rsidP="00584796">
            <w:pPr>
              <w:snapToGrid w:val="0"/>
              <w:spacing w:before="60" w:after="60" w:line="240" w:lineRule="auto"/>
              <w:jc w:val="left"/>
              <w:rPr>
                <w:ins w:id="4425" w:author="Greenblue" w:date="2024-02-15T20:06:00Z"/>
                <w:b/>
                <w:sz w:val="18"/>
                <w:szCs w:val="18"/>
              </w:rPr>
            </w:pPr>
            <w:ins w:id="4426" w:author="Greenblue" w:date="2024-02-15T20:06:00Z">
              <w:r w:rsidRPr="009063C9">
                <w:rPr>
                  <w:b/>
                  <w:sz w:val="18"/>
                  <w:szCs w:val="18"/>
                </w:rPr>
                <w:t>Name</w:t>
              </w:r>
            </w:ins>
          </w:p>
        </w:tc>
        <w:tc>
          <w:tcPr>
            <w:tcW w:w="3420" w:type="dxa"/>
            <w:shd w:val="clear" w:color="auto" w:fill="E7E6E6"/>
            <w:vAlign w:val="center"/>
          </w:tcPr>
          <w:p w14:paraId="393B825F" w14:textId="77777777" w:rsidR="004C1EB7" w:rsidRPr="009063C9" w:rsidRDefault="004C1EB7" w:rsidP="00584796">
            <w:pPr>
              <w:snapToGrid w:val="0"/>
              <w:spacing w:before="60" w:after="60" w:line="240" w:lineRule="auto"/>
              <w:jc w:val="left"/>
              <w:rPr>
                <w:ins w:id="4427" w:author="Greenblue" w:date="2024-02-15T20:06:00Z"/>
                <w:b/>
                <w:sz w:val="18"/>
                <w:szCs w:val="18"/>
              </w:rPr>
            </w:pPr>
            <w:ins w:id="4428" w:author="Greenblue" w:date="2024-02-15T20:06:00Z">
              <w:r w:rsidRPr="009063C9">
                <w:rPr>
                  <w:b/>
                  <w:sz w:val="18"/>
                  <w:szCs w:val="18"/>
                </w:rPr>
                <w:t>Description</w:t>
              </w:r>
            </w:ins>
          </w:p>
        </w:tc>
        <w:tc>
          <w:tcPr>
            <w:tcW w:w="804" w:type="dxa"/>
            <w:shd w:val="clear" w:color="auto" w:fill="E7E6E6"/>
            <w:vAlign w:val="center"/>
          </w:tcPr>
          <w:p w14:paraId="3B05372D" w14:textId="77777777" w:rsidR="004C1EB7" w:rsidRPr="009063C9" w:rsidRDefault="004C1EB7" w:rsidP="00584796">
            <w:pPr>
              <w:snapToGrid w:val="0"/>
              <w:spacing w:before="60" w:after="60" w:line="240" w:lineRule="auto"/>
              <w:jc w:val="center"/>
              <w:rPr>
                <w:ins w:id="4429" w:author="Greenblue" w:date="2024-02-15T20:06:00Z"/>
                <w:b/>
                <w:sz w:val="18"/>
                <w:szCs w:val="18"/>
              </w:rPr>
            </w:pPr>
            <w:ins w:id="4430" w:author="Greenblue" w:date="2024-02-15T20:06:00Z">
              <w:r w:rsidRPr="009063C9">
                <w:rPr>
                  <w:b/>
                  <w:sz w:val="18"/>
                  <w:szCs w:val="18"/>
                </w:rPr>
                <w:t>Code</w:t>
              </w:r>
            </w:ins>
          </w:p>
        </w:tc>
        <w:tc>
          <w:tcPr>
            <w:tcW w:w="5925" w:type="dxa"/>
            <w:shd w:val="clear" w:color="auto" w:fill="E7E6E6"/>
            <w:vAlign w:val="center"/>
          </w:tcPr>
          <w:p w14:paraId="522289D2" w14:textId="77777777" w:rsidR="004C1EB7" w:rsidRPr="009063C9" w:rsidRDefault="004C1EB7" w:rsidP="00584796">
            <w:pPr>
              <w:snapToGrid w:val="0"/>
              <w:spacing w:before="60" w:after="60" w:line="240" w:lineRule="auto"/>
              <w:jc w:val="left"/>
              <w:rPr>
                <w:ins w:id="4431" w:author="Greenblue" w:date="2024-02-15T20:06:00Z"/>
                <w:b/>
                <w:sz w:val="18"/>
                <w:szCs w:val="18"/>
              </w:rPr>
            </w:pPr>
            <w:ins w:id="4432" w:author="Greenblue" w:date="2024-02-15T20:06:00Z">
              <w:r w:rsidRPr="009063C9">
                <w:rPr>
                  <w:b/>
                  <w:sz w:val="18"/>
                  <w:szCs w:val="18"/>
                </w:rPr>
                <w:t>Remarks</w:t>
              </w:r>
            </w:ins>
          </w:p>
        </w:tc>
      </w:tr>
      <w:tr w:rsidR="004C1EB7" w:rsidRPr="009063C9" w14:paraId="679894A0" w14:textId="77777777" w:rsidTr="00584796">
        <w:trPr>
          <w:cantSplit/>
          <w:ins w:id="4433" w:author="Greenblue" w:date="2024-02-15T20:06:00Z"/>
        </w:trPr>
        <w:tc>
          <w:tcPr>
            <w:tcW w:w="3034" w:type="dxa"/>
            <w:vAlign w:val="center"/>
          </w:tcPr>
          <w:p w14:paraId="4212D93B" w14:textId="77777777" w:rsidR="004C1EB7" w:rsidRPr="009063C9" w:rsidRDefault="004C1EB7" w:rsidP="00584796">
            <w:pPr>
              <w:snapToGrid w:val="0"/>
              <w:spacing w:before="60" w:after="60" w:line="240" w:lineRule="auto"/>
              <w:jc w:val="left"/>
              <w:rPr>
                <w:ins w:id="4434" w:author="Greenblue" w:date="2024-02-15T20:06:00Z"/>
                <w:sz w:val="18"/>
                <w:szCs w:val="18"/>
              </w:rPr>
            </w:pPr>
            <w:ins w:id="4435" w:author="Greenblue" w:date="2024-02-15T20:06:00Z">
              <w:r w:rsidRPr="009063C9">
                <w:rPr>
                  <w:sz w:val="18"/>
                  <w:szCs w:val="18"/>
                </w:rPr>
                <w:t>S100_SupportFilePurpose</w:t>
              </w:r>
            </w:ins>
          </w:p>
        </w:tc>
        <w:tc>
          <w:tcPr>
            <w:tcW w:w="3420" w:type="dxa"/>
            <w:vAlign w:val="center"/>
          </w:tcPr>
          <w:p w14:paraId="68247231" w14:textId="77777777" w:rsidR="004C1EB7" w:rsidRPr="009063C9" w:rsidRDefault="004C1EB7" w:rsidP="00584796">
            <w:pPr>
              <w:snapToGrid w:val="0"/>
              <w:spacing w:before="60" w:after="60" w:line="240" w:lineRule="auto"/>
              <w:jc w:val="left"/>
              <w:rPr>
                <w:ins w:id="4436" w:author="Greenblue" w:date="2024-02-15T20:06:00Z"/>
                <w:sz w:val="18"/>
                <w:szCs w:val="18"/>
              </w:rPr>
            </w:pPr>
            <w:ins w:id="4437" w:author="Greenblue" w:date="2024-02-15T20:06:00Z">
              <w:r w:rsidRPr="009063C9">
                <w:rPr>
                  <w:sz w:val="18"/>
                  <w:szCs w:val="18"/>
                </w:rPr>
                <w:t>The reason for inclusion of the support file in this exchange set</w:t>
              </w:r>
            </w:ins>
          </w:p>
        </w:tc>
        <w:tc>
          <w:tcPr>
            <w:tcW w:w="804" w:type="dxa"/>
            <w:vAlign w:val="center"/>
          </w:tcPr>
          <w:p w14:paraId="593D9FC2" w14:textId="77777777" w:rsidR="004C1EB7" w:rsidRPr="009063C9" w:rsidRDefault="004C1EB7" w:rsidP="00584796">
            <w:pPr>
              <w:snapToGrid w:val="0"/>
              <w:spacing w:before="60" w:after="60" w:line="240" w:lineRule="auto"/>
              <w:jc w:val="center"/>
              <w:rPr>
                <w:ins w:id="4438" w:author="Greenblue" w:date="2024-02-15T20:06:00Z"/>
                <w:sz w:val="18"/>
                <w:szCs w:val="18"/>
              </w:rPr>
            </w:pPr>
            <w:ins w:id="4439" w:author="Greenblue" w:date="2024-02-15T20:06:00Z">
              <w:r w:rsidRPr="009063C9">
                <w:rPr>
                  <w:sz w:val="18"/>
                  <w:szCs w:val="18"/>
                </w:rPr>
                <w:t>-</w:t>
              </w:r>
            </w:ins>
          </w:p>
        </w:tc>
        <w:tc>
          <w:tcPr>
            <w:tcW w:w="5925" w:type="dxa"/>
            <w:vAlign w:val="center"/>
          </w:tcPr>
          <w:p w14:paraId="2C26CD23" w14:textId="77777777" w:rsidR="004C1EB7" w:rsidRPr="009063C9" w:rsidRDefault="004C1EB7" w:rsidP="00584796">
            <w:pPr>
              <w:snapToGrid w:val="0"/>
              <w:spacing w:before="60" w:after="60" w:line="240" w:lineRule="auto"/>
              <w:jc w:val="left"/>
              <w:rPr>
                <w:ins w:id="4440" w:author="Greenblue" w:date="2024-02-15T20:06:00Z"/>
                <w:sz w:val="18"/>
                <w:szCs w:val="18"/>
              </w:rPr>
            </w:pPr>
            <w:ins w:id="4441" w:author="Greenblue" w:date="2024-02-15T20:06:00Z">
              <w:r w:rsidRPr="009063C9">
                <w:rPr>
                  <w:sz w:val="18"/>
                  <w:szCs w:val="18"/>
                </w:rPr>
                <w:t>-</w:t>
              </w:r>
            </w:ins>
          </w:p>
        </w:tc>
      </w:tr>
      <w:tr w:rsidR="004C1EB7" w:rsidRPr="009063C9" w14:paraId="6563B4A1" w14:textId="77777777" w:rsidTr="00584796">
        <w:trPr>
          <w:cantSplit/>
          <w:ins w:id="4442" w:author="Greenblue" w:date="2024-02-15T20:06:00Z"/>
        </w:trPr>
        <w:tc>
          <w:tcPr>
            <w:tcW w:w="3034" w:type="dxa"/>
            <w:vAlign w:val="center"/>
          </w:tcPr>
          <w:p w14:paraId="638AA0F4" w14:textId="77777777" w:rsidR="004C1EB7" w:rsidRPr="009063C9" w:rsidRDefault="004C1EB7" w:rsidP="00584796">
            <w:pPr>
              <w:snapToGrid w:val="0"/>
              <w:spacing w:before="60" w:after="60" w:line="240" w:lineRule="auto"/>
              <w:jc w:val="left"/>
              <w:rPr>
                <w:ins w:id="4443" w:author="Greenblue" w:date="2024-02-15T20:06:00Z"/>
                <w:sz w:val="18"/>
                <w:szCs w:val="18"/>
              </w:rPr>
            </w:pPr>
            <w:ins w:id="4444" w:author="Greenblue" w:date="2024-02-15T20:06:00Z">
              <w:r w:rsidRPr="009063C9">
                <w:rPr>
                  <w:sz w:val="18"/>
                  <w:szCs w:val="18"/>
                </w:rPr>
                <w:t>new</w:t>
              </w:r>
            </w:ins>
          </w:p>
        </w:tc>
        <w:tc>
          <w:tcPr>
            <w:tcW w:w="3420" w:type="dxa"/>
            <w:vAlign w:val="center"/>
          </w:tcPr>
          <w:p w14:paraId="584DA0E2" w14:textId="77777777" w:rsidR="004C1EB7" w:rsidRPr="009063C9" w:rsidRDefault="004C1EB7" w:rsidP="00584796">
            <w:pPr>
              <w:snapToGrid w:val="0"/>
              <w:spacing w:before="60" w:after="60" w:line="240" w:lineRule="auto"/>
              <w:jc w:val="left"/>
              <w:rPr>
                <w:ins w:id="4445" w:author="Greenblue" w:date="2024-02-15T20:06:00Z"/>
                <w:sz w:val="18"/>
                <w:szCs w:val="18"/>
              </w:rPr>
            </w:pPr>
            <w:ins w:id="4446" w:author="Greenblue" w:date="2024-02-15T20:06:00Z">
              <w:r w:rsidRPr="009063C9">
                <w:rPr>
                  <w:sz w:val="18"/>
                  <w:szCs w:val="18"/>
                </w:rPr>
                <w:t>A file which is new</w:t>
              </w:r>
            </w:ins>
          </w:p>
        </w:tc>
        <w:tc>
          <w:tcPr>
            <w:tcW w:w="804" w:type="dxa"/>
            <w:vAlign w:val="center"/>
          </w:tcPr>
          <w:p w14:paraId="3521DBB0" w14:textId="58F73E57" w:rsidR="004C1EB7" w:rsidRPr="009063C9" w:rsidRDefault="004C1EB7" w:rsidP="00584796">
            <w:pPr>
              <w:snapToGrid w:val="0"/>
              <w:spacing w:before="60" w:after="60" w:line="240" w:lineRule="auto"/>
              <w:jc w:val="center"/>
              <w:rPr>
                <w:ins w:id="4447" w:author="Greenblue" w:date="2024-02-15T20:06:00Z"/>
                <w:sz w:val="18"/>
                <w:szCs w:val="18"/>
              </w:rPr>
            </w:pPr>
            <w:ins w:id="4448" w:author="Greenblue" w:date="2024-02-15T20:06:00Z">
              <w:del w:id="4449" w:author="USER" w:date="2024-03-27T22:15:00Z">
                <w:r w:rsidRPr="009063C9" w:rsidDel="006D04FD">
                  <w:rPr>
                    <w:sz w:val="18"/>
                    <w:szCs w:val="18"/>
                  </w:rPr>
                  <w:delText>-</w:delText>
                </w:r>
              </w:del>
            </w:ins>
            <w:ins w:id="4450" w:author="USER" w:date="2024-03-27T22:15:00Z">
              <w:r w:rsidR="006D04FD">
                <w:rPr>
                  <w:sz w:val="18"/>
                  <w:szCs w:val="18"/>
                </w:rPr>
                <w:t>1</w:t>
              </w:r>
            </w:ins>
          </w:p>
        </w:tc>
        <w:tc>
          <w:tcPr>
            <w:tcW w:w="5925" w:type="dxa"/>
            <w:vAlign w:val="center"/>
          </w:tcPr>
          <w:p w14:paraId="6EF5C3C1" w14:textId="77777777" w:rsidR="004C1EB7" w:rsidRPr="009063C9" w:rsidRDefault="004C1EB7" w:rsidP="00584796">
            <w:pPr>
              <w:snapToGrid w:val="0"/>
              <w:spacing w:before="60" w:after="60" w:line="240" w:lineRule="auto"/>
              <w:jc w:val="left"/>
              <w:rPr>
                <w:ins w:id="4451" w:author="Greenblue" w:date="2024-02-15T20:06:00Z"/>
                <w:sz w:val="18"/>
                <w:szCs w:val="18"/>
              </w:rPr>
            </w:pPr>
            <w:ins w:id="4452" w:author="Greenblue" w:date="2024-02-15T20:06:00Z">
              <w:r w:rsidRPr="009063C9">
                <w:rPr>
                  <w:sz w:val="18"/>
                  <w:szCs w:val="18"/>
                </w:rPr>
                <w:t>Signifies a new file</w:t>
              </w:r>
            </w:ins>
          </w:p>
        </w:tc>
      </w:tr>
      <w:tr w:rsidR="004C1EB7" w:rsidRPr="009063C9" w14:paraId="688DC0A5" w14:textId="77777777" w:rsidTr="00584796">
        <w:trPr>
          <w:cantSplit/>
          <w:ins w:id="4453" w:author="Greenblue" w:date="2024-02-15T20:06:00Z"/>
        </w:trPr>
        <w:tc>
          <w:tcPr>
            <w:tcW w:w="3034" w:type="dxa"/>
            <w:vAlign w:val="center"/>
          </w:tcPr>
          <w:p w14:paraId="3D156585" w14:textId="77777777" w:rsidR="004C1EB7" w:rsidRPr="009063C9" w:rsidRDefault="004C1EB7" w:rsidP="00584796">
            <w:pPr>
              <w:snapToGrid w:val="0"/>
              <w:spacing w:before="60" w:after="60" w:line="240" w:lineRule="auto"/>
              <w:jc w:val="left"/>
              <w:rPr>
                <w:ins w:id="4454" w:author="Greenblue" w:date="2024-02-15T20:06:00Z"/>
                <w:sz w:val="18"/>
                <w:szCs w:val="18"/>
              </w:rPr>
            </w:pPr>
            <w:ins w:id="4455" w:author="Greenblue" w:date="2024-02-15T20:06:00Z">
              <w:r w:rsidRPr="009063C9">
                <w:rPr>
                  <w:sz w:val="18"/>
                  <w:szCs w:val="18"/>
                </w:rPr>
                <w:t>replacement</w:t>
              </w:r>
            </w:ins>
          </w:p>
        </w:tc>
        <w:tc>
          <w:tcPr>
            <w:tcW w:w="3420" w:type="dxa"/>
            <w:vAlign w:val="center"/>
          </w:tcPr>
          <w:p w14:paraId="78E481C5" w14:textId="77777777" w:rsidR="004C1EB7" w:rsidRPr="009063C9" w:rsidRDefault="004C1EB7" w:rsidP="00584796">
            <w:pPr>
              <w:snapToGrid w:val="0"/>
              <w:spacing w:before="60" w:after="60" w:line="240" w:lineRule="auto"/>
              <w:jc w:val="left"/>
              <w:rPr>
                <w:ins w:id="4456" w:author="Greenblue" w:date="2024-02-15T20:06:00Z"/>
                <w:sz w:val="18"/>
                <w:szCs w:val="18"/>
              </w:rPr>
            </w:pPr>
            <w:ins w:id="4457" w:author="Greenblue" w:date="2024-02-15T20:06:00Z">
              <w:r w:rsidRPr="009063C9">
                <w:rPr>
                  <w:sz w:val="18"/>
                  <w:szCs w:val="18"/>
                </w:rPr>
                <w:t>A file which replaces an existing file</w:t>
              </w:r>
            </w:ins>
          </w:p>
        </w:tc>
        <w:tc>
          <w:tcPr>
            <w:tcW w:w="804" w:type="dxa"/>
            <w:vAlign w:val="center"/>
          </w:tcPr>
          <w:p w14:paraId="71535654" w14:textId="71FD167C" w:rsidR="004C1EB7" w:rsidRPr="009063C9" w:rsidRDefault="004C1EB7" w:rsidP="00584796">
            <w:pPr>
              <w:snapToGrid w:val="0"/>
              <w:spacing w:before="60" w:after="60" w:line="240" w:lineRule="auto"/>
              <w:jc w:val="center"/>
              <w:rPr>
                <w:ins w:id="4458" w:author="Greenblue" w:date="2024-02-15T20:06:00Z"/>
                <w:sz w:val="18"/>
                <w:szCs w:val="18"/>
              </w:rPr>
            </w:pPr>
            <w:ins w:id="4459" w:author="Greenblue" w:date="2024-02-15T20:06:00Z">
              <w:del w:id="4460" w:author="USER" w:date="2024-03-27T22:15:00Z">
                <w:r w:rsidRPr="009063C9" w:rsidDel="006D04FD">
                  <w:rPr>
                    <w:sz w:val="18"/>
                    <w:szCs w:val="18"/>
                  </w:rPr>
                  <w:delText>-</w:delText>
                </w:r>
              </w:del>
            </w:ins>
            <w:ins w:id="4461" w:author="USER" w:date="2024-03-27T22:15:00Z">
              <w:r w:rsidR="006D04FD">
                <w:rPr>
                  <w:sz w:val="18"/>
                  <w:szCs w:val="18"/>
                </w:rPr>
                <w:t>2</w:t>
              </w:r>
            </w:ins>
          </w:p>
        </w:tc>
        <w:tc>
          <w:tcPr>
            <w:tcW w:w="5925" w:type="dxa"/>
            <w:vAlign w:val="center"/>
          </w:tcPr>
          <w:p w14:paraId="2523C6C9" w14:textId="77777777" w:rsidR="004C1EB7" w:rsidRPr="009063C9" w:rsidRDefault="004C1EB7" w:rsidP="00584796">
            <w:pPr>
              <w:snapToGrid w:val="0"/>
              <w:spacing w:before="60" w:after="60" w:line="240" w:lineRule="auto"/>
              <w:jc w:val="left"/>
              <w:rPr>
                <w:ins w:id="4462" w:author="Greenblue" w:date="2024-02-15T20:06:00Z"/>
                <w:sz w:val="18"/>
                <w:szCs w:val="18"/>
              </w:rPr>
            </w:pPr>
            <w:ins w:id="4463" w:author="Greenblue" w:date="2024-02-15T20:06:00Z">
              <w:r w:rsidRPr="009063C9">
                <w:rPr>
                  <w:sz w:val="18"/>
                  <w:szCs w:val="18"/>
                </w:rPr>
                <w:t>Signifies a replacement for a file of the same name</w:t>
              </w:r>
            </w:ins>
          </w:p>
        </w:tc>
      </w:tr>
      <w:tr w:rsidR="004C1EB7" w:rsidRPr="009063C9" w14:paraId="6812F464" w14:textId="77777777" w:rsidTr="00584796">
        <w:trPr>
          <w:cantSplit/>
          <w:ins w:id="4464" w:author="Greenblue" w:date="2024-02-15T20:06:00Z"/>
        </w:trPr>
        <w:tc>
          <w:tcPr>
            <w:tcW w:w="3034" w:type="dxa"/>
            <w:vAlign w:val="center"/>
          </w:tcPr>
          <w:p w14:paraId="2124598D" w14:textId="77777777" w:rsidR="004C1EB7" w:rsidRPr="009063C9" w:rsidRDefault="004C1EB7" w:rsidP="00584796">
            <w:pPr>
              <w:snapToGrid w:val="0"/>
              <w:spacing w:before="60" w:after="60" w:line="240" w:lineRule="auto"/>
              <w:jc w:val="left"/>
              <w:rPr>
                <w:ins w:id="4465" w:author="Greenblue" w:date="2024-02-15T20:06:00Z"/>
                <w:sz w:val="18"/>
                <w:szCs w:val="18"/>
              </w:rPr>
            </w:pPr>
            <w:ins w:id="4466" w:author="Greenblue" w:date="2024-02-15T20:06:00Z">
              <w:r w:rsidRPr="009063C9">
                <w:rPr>
                  <w:sz w:val="18"/>
                  <w:szCs w:val="18"/>
                </w:rPr>
                <w:t>deletion</w:t>
              </w:r>
            </w:ins>
          </w:p>
        </w:tc>
        <w:tc>
          <w:tcPr>
            <w:tcW w:w="3420" w:type="dxa"/>
            <w:vAlign w:val="center"/>
          </w:tcPr>
          <w:p w14:paraId="0A8C4760" w14:textId="77777777" w:rsidR="004C1EB7" w:rsidRPr="009063C9" w:rsidRDefault="004C1EB7" w:rsidP="00584796">
            <w:pPr>
              <w:snapToGrid w:val="0"/>
              <w:spacing w:before="60" w:after="60" w:line="240" w:lineRule="auto"/>
              <w:jc w:val="left"/>
              <w:rPr>
                <w:ins w:id="4467" w:author="Greenblue" w:date="2024-02-15T20:06:00Z"/>
                <w:sz w:val="18"/>
                <w:szCs w:val="18"/>
              </w:rPr>
            </w:pPr>
            <w:ins w:id="4468" w:author="Greenblue" w:date="2024-02-15T20:06:00Z">
              <w:r w:rsidRPr="009063C9">
                <w:rPr>
                  <w:sz w:val="18"/>
                  <w:szCs w:val="18"/>
                </w:rPr>
                <w:t>Deletes an existing file</w:t>
              </w:r>
            </w:ins>
          </w:p>
        </w:tc>
        <w:tc>
          <w:tcPr>
            <w:tcW w:w="804" w:type="dxa"/>
            <w:vAlign w:val="center"/>
          </w:tcPr>
          <w:p w14:paraId="429AD67C" w14:textId="68E9ACB0" w:rsidR="004C1EB7" w:rsidRPr="009063C9" w:rsidRDefault="004C1EB7" w:rsidP="00584796">
            <w:pPr>
              <w:snapToGrid w:val="0"/>
              <w:spacing w:before="60" w:after="60" w:line="240" w:lineRule="auto"/>
              <w:jc w:val="center"/>
              <w:rPr>
                <w:ins w:id="4469" w:author="Greenblue" w:date="2024-02-15T20:06:00Z"/>
                <w:sz w:val="18"/>
                <w:szCs w:val="18"/>
              </w:rPr>
            </w:pPr>
            <w:ins w:id="4470" w:author="Greenblue" w:date="2024-02-15T20:06:00Z">
              <w:del w:id="4471" w:author="USER" w:date="2024-03-27T22:15:00Z">
                <w:r w:rsidRPr="009063C9" w:rsidDel="006D04FD">
                  <w:rPr>
                    <w:sz w:val="18"/>
                    <w:szCs w:val="18"/>
                  </w:rPr>
                  <w:delText>-</w:delText>
                </w:r>
              </w:del>
            </w:ins>
            <w:ins w:id="4472" w:author="USER" w:date="2024-03-27T22:15:00Z">
              <w:r w:rsidR="006D04FD">
                <w:rPr>
                  <w:sz w:val="18"/>
                  <w:szCs w:val="18"/>
                </w:rPr>
                <w:t>3</w:t>
              </w:r>
            </w:ins>
          </w:p>
        </w:tc>
        <w:tc>
          <w:tcPr>
            <w:tcW w:w="5925" w:type="dxa"/>
            <w:vAlign w:val="center"/>
          </w:tcPr>
          <w:p w14:paraId="49233E1F" w14:textId="77777777" w:rsidR="004C1EB7" w:rsidRPr="009063C9" w:rsidRDefault="004C1EB7" w:rsidP="00584796">
            <w:pPr>
              <w:snapToGrid w:val="0"/>
              <w:spacing w:before="60" w:after="60" w:line="240" w:lineRule="auto"/>
              <w:jc w:val="left"/>
              <w:rPr>
                <w:ins w:id="4473" w:author="Greenblue" w:date="2024-02-15T20:06:00Z"/>
                <w:sz w:val="18"/>
                <w:szCs w:val="18"/>
              </w:rPr>
            </w:pPr>
            <w:ins w:id="4474" w:author="Greenblue" w:date="2024-02-15T20:06:00Z">
              <w:r w:rsidRPr="009063C9">
                <w:rPr>
                  <w:sz w:val="18"/>
                  <w:szCs w:val="18"/>
                </w:rPr>
                <w:t>Signifies deletion of a file of that name</w:t>
              </w:r>
            </w:ins>
          </w:p>
        </w:tc>
      </w:tr>
    </w:tbl>
    <w:p w14:paraId="61D3C234" w14:textId="77777777" w:rsidR="00D963CF" w:rsidRPr="00D963CF" w:rsidRDefault="00D963CF" w:rsidP="00DE48FB">
      <w:pPr>
        <w:pStyle w:val="AppendixD2"/>
      </w:pPr>
    </w:p>
    <w:p w14:paraId="640583E0" w14:textId="3A98F335" w:rsidR="00152A33" w:rsidRPr="009063C9" w:rsidRDefault="00152A33" w:rsidP="004C1EB7">
      <w:pPr>
        <w:pStyle w:val="41"/>
      </w:pPr>
      <w:bookmarkStart w:id="4475" w:name="_Toc152232624"/>
      <w:bookmarkEnd w:id="4371"/>
      <w:r w:rsidRPr="009063C9">
        <w:t>S100_SupportFileSpecification</w:t>
      </w:r>
      <w:bookmarkEnd w:id="447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2436"/>
        <w:gridCol w:w="3489"/>
      </w:tblGrid>
      <w:tr w:rsidR="00152A33" w:rsidRPr="009063C9" w14:paraId="58743A33" w14:textId="77777777" w:rsidTr="004C1EB7">
        <w:trPr>
          <w:cantSplit/>
          <w:trHeight w:val="457"/>
        </w:trPr>
        <w:tc>
          <w:tcPr>
            <w:tcW w:w="3034" w:type="dxa"/>
            <w:shd w:val="clear" w:color="auto" w:fill="E7E6E6"/>
            <w:vAlign w:val="center"/>
          </w:tcPr>
          <w:p w14:paraId="2D4280F0" w14:textId="77777777" w:rsidR="00152A33" w:rsidRPr="009063C9" w:rsidRDefault="00152A33" w:rsidP="00CE0CBC">
            <w:pPr>
              <w:snapToGrid w:val="0"/>
              <w:spacing w:before="60" w:after="60" w:line="240" w:lineRule="auto"/>
              <w:jc w:val="left"/>
              <w:rPr>
                <w:b/>
                <w:sz w:val="18"/>
                <w:szCs w:val="18"/>
              </w:rPr>
            </w:pPr>
            <w:r w:rsidRPr="009063C9">
              <w:rPr>
                <w:b/>
                <w:sz w:val="18"/>
                <w:szCs w:val="18"/>
              </w:rPr>
              <w:t>Name</w:t>
            </w:r>
          </w:p>
        </w:tc>
        <w:tc>
          <w:tcPr>
            <w:tcW w:w="3420" w:type="dxa"/>
            <w:shd w:val="clear" w:color="auto" w:fill="E7E6E6"/>
            <w:vAlign w:val="center"/>
          </w:tcPr>
          <w:p w14:paraId="6B595093" w14:textId="77777777" w:rsidR="00152A33" w:rsidRPr="009063C9" w:rsidRDefault="00152A33" w:rsidP="00CE0CBC">
            <w:pPr>
              <w:snapToGrid w:val="0"/>
              <w:spacing w:before="60" w:after="60" w:line="240" w:lineRule="auto"/>
              <w:jc w:val="left"/>
              <w:rPr>
                <w:b/>
                <w:sz w:val="18"/>
                <w:szCs w:val="18"/>
              </w:rPr>
            </w:pPr>
            <w:r w:rsidRPr="009063C9">
              <w:rPr>
                <w:b/>
                <w:sz w:val="18"/>
                <w:szCs w:val="18"/>
              </w:rPr>
              <w:t>Description</w:t>
            </w:r>
          </w:p>
        </w:tc>
        <w:tc>
          <w:tcPr>
            <w:tcW w:w="804" w:type="dxa"/>
            <w:shd w:val="clear" w:color="auto" w:fill="E7E6E6"/>
            <w:vAlign w:val="center"/>
          </w:tcPr>
          <w:p w14:paraId="5C750BFD" w14:textId="13BF10C5" w:rsidR="00152A33" w:rsidRPr="009063C9" w:rsidRDefault="00152A33" w:rsidP="00CE0CBC">
            <w:pPr>
              <w:snapToGrid w:val="0"/>
              <w:spacing w:before="60" w:after="60" w:line="240" w:lineRule="auto"/>
              <w:jc w:val="center"/>
              <w:rPr>
                <w:b/>
                <w:sz w:val="18"/>
                <w:szCs w:val="18"/>
              </w:rPr>
            </w:pPr>
            <w:r w:rsidRPr="009063C9">
              <w:rPr>
                <w:b/>
                <w:sz w:val="18"/>
                <w:szCs w:val="18"/>
              </w:rPr>
              <w:t>Mult</w:t>
            </w:r>
          </w:p>
        </w:tc>
        <w:tc>
          <w:tcPr>
            <w:tcW w:w="2436" w:type="dxa"/>
            <w:shd w:val="clear" w:color="auto" w:fill="E7E6E6"/>
            <w:vAlign w:val="center"/>
          </w:tcPr>
          <w:p w14:paraId="1159DB07" w14:textId="77777777" w:rsidR="00152A33" w:rsidRPr="009063C9" w:rsidRDefault="00152A33" w:rsidP="00CE0CBC">
            <w:pPr>
              <w:snapToGrid w:val="0"/>
              <w:spacing w:before="60" w:after="60" w:line="240" w:lineRule="auto"/>
              <w:jc w:val="left"/>
              <w:rPr>
                <w:b/>
                <w:sz w:val="18"/>
                <w:szCs w:val="18"/>
              </w:rPr>
            </w:pPr>
            <w:r w:rsidRPr="009063C9">
              <w:rPr>
                <w:b/>
                <w:sz w:val="18"/>
                <w:szCs w:val="18"/>
              </w:rPr>
              <w:t>Type</w:t>
            </w:r>
          </w:p>
        </w:tc>
        <w:tc>
          <w:tcPr>
            <w:tcW w:w="3489" w:type="dxa"/>
            <w:shd w:val="clear" w:color="auto" w:fill="E7E6E6"/>
            <w:vAlign w:val="center"/>
          </w:tcPr>
          <w:p w14:paraId="3F346785" w14:textId="77777777" w:rsidR="00152A33" w:rsidRPr="009063C9" w:rsidRDefault="00152A33" w:rsidP="00CE0CBC">
            <w:pPr>
              <w:snapToGrid w:val="0"/>
              <w:spacing w:before="60" w:after="60" w:line="240" w:lineRule="auto"/>
              <w:jc w:val="left"/>
              <w:rPr>
                <w:b/>
                <w:sz w:val="18"/>
                <w:szCs w:val="18"/>
              </w:rPr>
            </w:pPr>
            <w:r w:rsidRPr="009063C9">
              <w:rPr>
                <w:b/>
                <w:sz w:val="18"/>
                <w:szCs w:val="18"/>
              </w:rPr>
              <w:t>Remarks</w:t>
            </w:r>
          </w:p>
        </w:tc>
      </w:tr>
      <w:tr w:rsidR="00152A33" w:rsidRPr="009063C9" w14:paraId="616F65DF" w14:textId="77777777" w:rsidTr="003D073E">
        <w:trPr>
          <w:cantSplit/>
        </w:trPr>
        <w:tc>
          <w:tcPr>
            <w:tcW w:w="3034" w:type="dxa"/>
            <w:vAlign w:val="center"/>
          </w:tcPr>
          <w:p w14:paraId="7DE98B0B" w14:textId="67208C2B" w:rsidR="00152A33" w:rsidRPr="009063C9" w:rsidRDefault="00152A33" w:rsidP="00152A33">
            <w:pPr>
              <w:snapToGrid w:val="0"/>
              <w:spacing w:before="60" w:after="60" w:line="240" w:lineRule="auto"/>
              <w:jc w:val="left"/>
              <w:rPr>
                <w:sz w:val="18"/>
                <w:szCs w:val="18"/>
              </w:rPr>
            </w:pPr>
            <w:r w:rsidRPr="009063C9">
              <w:rPr>
                <w:sz w:val="18"/>
                <w:szCs w:val="18"/>
              </w:rPr>
              <w:t>S100_SupportFileSpecification</w:t>
            </w:r>
          </w:p>
        </w:tc>
        <w:tc>
          <w:tcPr>
            <w:tcW w:w="3420" w:type="dxa"/>
            <w:vAlign w:val="center"/>
          </w:tcPr>
          <w:p w14:paraId="03882102" w14:textId="75D86556" w:rsidR="00152A33" w:rsidRPr="009063C9" w:rsidRDefault="00152A33" w:rsidP="00152A33">
            <w:pPr>
              <w:snapToGrid w:val="0"/>
              <w:spacing w:before="60" w:after="60" w:line="240" w:lineRule="auto"/>
              <w:jc w:val="left"/>
              <w:rPr>
                <w:sz w:val="18"/>
                <w:szCs w:val="18"/>
              </w:rPr>
            </w:pPr>
            <w:r w:rsidRPr="009063C9">
              <w:rPr>
                <w:sz w:val="18"/>
                <w:szCs w:val="18"/>
              </w:rPr>
              <w:t>The standard or specification to which a support file conforms</w:t>
            </w:r>
          </w:p>
        </w:tc>
        <w:tc>
          <w:tcPr>
            <w:tcW w:w="804" w:type="dxa"/>
            <w:vAlign w:val="center"/>
          </w:tcPr>
          <w:p w14:paraId="1866EE85" w14:textId="6CE9AB07" w:rsidR="00152A33" w:rsidRPr="009063C9" w:rsidRDefault="00152A33" w:rsidP="003D0F80">
            <w:pPr>
              <w:snapToGrid w:val="0"/>
              <w:spacing w:before="60" w:after="60" w:line="240" w:lineRule="auto"/>
              <w:jc w:val="center"/>
              <w:rPr>
                <w:sz w:val="18"/>
                <w:szCs w:val="18"/>
              </w:rPr>
            </w:pPr>
            <w:r w:rsidRPr="009063C9">
              <w:rPr>
                <w:sz w:val="18"/>
                <w:szCs w:val="18"/>
              </w:rPr>
              <w:t>-</w:t>
            </w:r>
          </w:p>
        </w:tc>
        <w:tc>
          <w:tcPr>
            <w:tcW w:w="2436" w:type="dxa"/>
            <w:vAlign w:val="center"/>
          </w:tcPr>
          <w:p w14:paraId="3FD91EE9" w14:textId="1E01CFE5" w:rsidR="00152A33" w:rsidRPr="009063C9" w:rsidRDefault="00152A33" w:rsidP="00152A33">
            <w:pPr>
              <w:snapToGrid w:val="0"/>
              <w:spacing w:before="60" w:after="60" w:line="240" w:lineRule="auto"/>
              <w:jc w:val="left"/>
              <w:rPr>
                <w:sz w:val="18"/>
                <w:szCs w:val="18"/>
              </w:rPr>
            </w:pPr>
            <w:r w:rsidRPr="009063C9">
              <w:rPr>
                <w:sz w:val="18"/>
                <w:szCs w:val="18"/>
              </w:rPr>
              <w:t>-</w:t>
            </w:r>
          </w:p>
        </w:tc>
        <w:tc>
          <w:tcPr>
            <w:tcW w:w="3489" w:type="dxa"/>
            <w:vAlign w:val="center"/>
          </w:tcPr>
          <w:p w14:paraId="0783AC23" w14:textId="4FEB606F" w:rsidR="00152A33" w:rsidRPr="009063C9" w:rsidRDefault="00152A33" w:rsidP="00152A33">
            <w:pPr>
              <w:snapToGrid w:val="0"/>
              <w:spacing w:before="60" w:after="60" w:line="240" w:lineRule="auto"/>
              <w:jc w:val="left"/>
              <w:rPr>
                <w:sz w:val="18"/>
                <w:szCs w:val="18"/>
              </w:rPr>
            </w:pPr>
            <w:r w:rsidRPr="009063C9">
              <w:rPr>
                <w:sz w:val="18"/>
                <w:szCs w:val="18"/>
              </w:rPr>
              <w:t>-</w:t>
            </w:r>
          </w:p>
        </w:tc>
      </w:tr>
      <w:tr w:rsidR="00152A33" w:rsidRPr="009063C9" w14:paraId="14FB93A6" w14:textId="77777777" w:rsidTr="003D073E">
        <w:trPr>
          <w:cantSplit/>
        </w:trPr>
        <w:tc>
          <w:tcPr>
            <w:tcW w:w="3034" w:type="dxa"/>
            <w:vAlign w:val="center"/>
          </w:tcPr>
          <w:p w14:paraId="09A40DD5" w14:textId="7BB15F7C" w:rsidR="00152A33" w:rsidRPr="009063C9" w:rsidRDefault="00152A33" w:rsidP="00152A33">
            <w:pPr>
              <w:snapToGrid w:val="0"/>
              <w:spacing w:before="60" w:after="60" w:line="240" w:lineRule="auto"/>
              <w:jc w:val="left"/>
              <w:rPr>
                <w:sz w:val="18"/>
                <w:szCs w:val="18"/>
              </w:rPr>
            </w:pPr>
            <w:r w:rsidRPr="009063C9">
              <w:rPr>
                <w:sz w:val="18"/>
                <w:szCs w:val="18"/>
              </w:rPr>
              <w:t>name</w:t>
            </w:r>
          </w:p>
        </w:tc>
        <w:tc>
          <w:tcPr>
            <w:tcW w:w="3420" w:type="dxa"/>
            <w:vAlign w:val="center"/>
          </w:tcPr>
          <w:p w14:paraId="75B3547B" w14:textId="18EBB760" w:rsidR="00152A33" w:rsidRPr="009063C9" w:rsidRDefault="00152A33" w:rsidP="00152A33">
            <w:pPr>
              <w:snapToGrid w:val="0"/>
              <w:spacing w:before="60" w:after="60" w:line="240" w:lineRule="auto"/>
              <w:jc w:val="left"/>
              <w:rPr>
                <w:sz w:val="18"/>
                <w:szCs w:val="18"/>
              </w:rPr>
            </w:pPr>
            <w:r w:rsidRPr="009063C9">
              <w:rPr>
                <w:sz w:val="18"/>
                <w:szCs w:val="18"/>
              </w:rPr>
              <w:t>The name of the specification used to create the support file</w:t>
            </w:r>
          </w:p>
        </w:tc>
        <w:tc>
          <w:tcPr>
            <w:tcW w:w="804" w:type="dxa"/>
            <w:vAlign w:val="center"/>
          </w:tcPr>
          <w:p w14:paraId="7BBCE40C" w14:textId="1B1507D7" w:rsidR="00152A33" w:rsidRPr="009063C9" w:rsidRDefault="00152A33" w:rsidP="003D0F80">
            <w:pPr>
              <w:snapToGrid w:val="0"/>
              <w:spacing w:before="60" w:after="60" w:line="240" w:lineRule="auto"/>
              <w:jc w:val="center"/>
              <w:rPr>
                <w:sz w:val="18"/>
                <w:szCs w:val="18"/>
              </w:rPr>
            </w:pPr>
            <w:r w:rsidRPr="009063C9">
              <w:rPr>
                <w:sz w:val="18"/>
                <w:szCs w:val="18"/>
              </w:rPr>
              <w:t>1</w:t>
            </w:r>
          </w:p>
        </w:tc>
        <w:tc>
          <w:tcPr>
            <w:tcW w:w="2436" w:type="dxa"/>
            <w:vAlign w:val="center"/>
          </w:tcPr>
          <w:p w14:paraId="188599D2" w14:textId="2C6DB0FA" w:rsidR="00152A33" w:rsidRPr="009063C9" w:rsidRDefault="00152A33" w:rsidP="00152A33">
            <w:pPr>
              <w:snapToGrid w:val="0"/>
              <w:spacing w:before="60" w:after="60" w:line="240" w:lineRule="auto"/>
              <w:jc w:val="left"/>
              <w:rPr>
                <w:sz w:val="18"/>
                <w:szCs w:val="18"/>
              </w:rPr>
            </w:pPr>
            <w:r w:rsidRPr="009063C9">
              <w:rPr>
                <w:sz w:val="18"/>
                <w:szCs w:val="18"/>
              </w:rPr>
              <w:t>CharacterString</w:t>
            </w:r>
          </w:p>
        </w:tc>
        <w:tc>
          <w:tcPr>
            <w:tcW w:w="3489" w:type="dxa"/>
            <w:vAlign w:val="center"/>
          </w:tcPr>
          <w:p w14:paraId="586AD1B3" w14:textId="072B37E6" w:rsidR="00152A33" w:rsidRPr="009063C9" w:rsidRDefault="00152A33" w:rsidP="00152A33">
            <w:pPr>
              <w:snapToGrid w:val="0"/>
              <w:spacing w:before="60" w:after="60" w:line="240" w:lineRule="auto"/>
              <w:jc w:val="left"/>
              <w:rPr>
                <w:sz w:val="18"/>
                <w:szCs w:val="18"/>
              </w:rPr>
            </w:pPr>
          </w:p>
        </w:tc>
      </w:tr>
      <w:tr w:rsidR="00152A33" w:rsidRPr="009063C9" w14:paraId="044E6BDF" w14:textId="77777777" w:rsidTr="003D073E">
        <w:trPr>
          <w:cantSplit/>
        </w:trPr>
        <w:tc>
          <w:tcPr>
            <w:tcW w:w="3034" w:type="dxa"/>
            <w:vAlign w:val="center"/>
          </w:tcPr>
          <w:p w14:paraId="125C160F" w14:textId="0A6FB15C" w:rsidR="00152A33" w:rsidRPr="009063C9" w:rsidRDefault="00152A33" w:rsidP="00152A33">
            <w:pPr>
              <w:snapToGrid w:val="0"/>
              <w:spacing w:before="60" w:after="60" w:line="240" w:lineRule="auto"/>
              <w:jc w:val="left"/>
              <w:rPr>
                <w:sz w:val="18"/>
                <w:szCs w:val="18"/>
              </w:rPr>
            </w:pPr>
            <w:r w:rsidRPr="009063C9">
              <w:rPr>
                <w:sz w:val="18"/>
                <w:szCs w:val="18"/>
              </w:rPr>
              <w:t>version</w:t>
            </w:r>
          </w:p>
        </w:tc>
        <w:tc>
          <w:tcPr>
            <w:tcW w:w="3420" w:type="dxa"/>
            <w:vAlign w:val="center"/>
          </w:tcPr>
          <w:p w14:paraId="71C6ED40" w14:textId="1BC5A980" w:rsidR="00152A33" w:rsidRPr="009063C9" w:rsidRDefault="00152A33" w:rsidP="00152A33">
            <w:pPr>
              <w:snapToGrid w:val="0"/>
              <w:spacing w:before="60" w:after="60" w:line="240" w:lineRule="auto"/>
              <w:jc w:val="left"/>
              <w:rPr>
                <w:sz w:val="18"/>
                <w:szCs w:val="18"/>
              </w:rPr>
            </w:pPr>
            <w:r w:rsidRPr="009063C9">
              <w:rPr>
                <w:sz w:val="18"/>
                <w:szCs w:val="18"/>
              </w:rPr>
              <w:t>The version number of the specification</w:t>
            </w:r>
          </w:p>
        </w:tc>
        <w:tc>
          <w:tcPr>
            <w:tcW w:w="804" w:type="dxa"/>
            <w:vAlign w:val="center"/>
          </w:tcPr>
          <w:p w14:paraId="7788AC1A" w14:textId="06EC966C" w:rsidR="00152A33" w:rsidRPr="009063C9" w:rsidRDefault="00152A33" w:rsidP="003D0F80">
            <w:pPr>
              <w:snapToGrid w:val="0"/>
              <w:spacing w:before="60" w:after="60" w:line="240" w:lineRule="auto"/>
              <w:jc w:val="center"/>
              <w:rPr>
                <w:sz w:val="18"/>
                <w:szCs w:val="18"/>
              </w:rPr>
            </w:pPr>
            <w:r w:rsidRPr="009063C9">
              <w:rPr>
                <w:sz w:val="18"/>
                <w:szCs w:val="18"/>
              </w:rPr>
              <w:t>0..1</w:t>
            </w:r>
          </w:p>
        </w:tc>
        <w:tc>
          <w:tcPr>
            <w:tcW w:w="2436" w:type="dxa"/>
            <w:vAlign w:val="center"/>
          </w:tcPr>
          <w:p w14:paraId="513F6B63" w14:textId="44B1A0C5" w:rsidR="00152A33" w:rsidRPr="009063C9" w:rsidRDefault="00152A33" w:rsidP="00152A33">
            <w:pPr>
              <w:snapToGrid w:val="0"/>
              <w:spacing w:before="60" w:after="60" w:line="240" w:lineRule="auto"/>
              <w:jc w:val="left"/>
              <w:rPr>
                <w:sz w:val="18"/>
                <w:szCs w:val="18"/>
              </w:rPr>
            </w:pPr>
            <w:r w:rsidRPr="009063C9">
              <w:rPr>
                <w:sz w:val="18"/>
                <w:szCs w:val="18"/>
              </w:rPr>
              <w:t>CharacterString</w:t>
            </w:r>
          </w:p>
        </w:tc>
        <w:tc>
          <w:tcPr>
            <w:tcW w:w="3489" w:type="dxa"/>
            <w:vAlign w:val="center"/>
          </w:tcPr>
          <w:p w14:paraId="09079E3E" w14:textId="6D717A4F" w:rsidR="00152A33" w:rsidRPr="009063C9" w:rsidRDefault="00152A33" w:rsidP="00152A33">
            <w:pPr>
              <w:snapToGrid w:val="0"/>
              <w:spacing w:before="60" w:after="60" w:line="240" w:lineRule="auto"/>
              <w:jc w:val="left"/>
              <w:rPr>
                <w:sz w:val="18"/>
                <w:szCs w:val="18"/>
              </w:rPr>
            </w:pPr>
          </w:p>
        </w:tc>
      </w:tr>
      <w:tr w:rsidR="00152A33" w:rsidRPr="009063C9" w14:paraId="2686E63A" w14:textId="77777777" w:rsidTr="003D073E">
        <w:trPr>
          <w:cantSplit/>
        </w:trPr>
        <w:tc>
          <w:tcPr>
            <w:tcW w:w="3034" w:type="dxa"/>
            <w:vAlign w:val="center"/>
          </w:tcPr>
          <w:p w14:paraId="4F8CF818" w14:textId="5AE53D1D" w:rsidR="00152A33" w:rsidRPr="009063C9" w:rsidRDefault="00152A33" w:rsidP="00152A33">
            <w:pPr>
              <w:snapToGrid w:val="0"/>
              <w:spacing w:before="60" w:after="60" w:line="240" w:lineRule="auto"/>
              <w:jc w:val="left"/>
              <w:rPr>
                <w:sz w:val="18"/>
                <w:szCs w:val="18"/>
              </w:rPr>
            </w:pPr>
            <w:r w:rsidRPr="009063C9">
              <w:rPr>
                <w:sz w:val="18"/>
                <w:szCs w:val="18"/>
              </w:rPr>
              <w:t>date</w:t>
            </w:r>
          </w:p>
        </w:tc>
        <w:tc>
          <w:tcPr>
            <w:tcW w:w="3420" w:type="dxa"/>
            <w:vAlign w:val="center"/>
          </w:tcPr>
          <w:p w14:paraId="6E167F64" w14:textId="1F13C94C" w:rsidR="00152A33" w:rsidRPr="009063C9" w:rsidRDefault="00152A33" w:rsidP="00152A33">
            <w:pPr>
              <w:snapToGrid w:val="0"/>
              <w:spacing w:before="60" w:after="60" w:line="240" w:lineRule="auto"/>
              <w:jc w:val="left"/>
              <w:rPr>
                <w:sz w:val="18"/>
                <w:szCs w:val="18"/>
              </w:rPr>
            </w:pPr>
            <w:r w:rsidRPr="009063C9">
              <w:rPr>
                <w:sz w:val="18"/>
                <w:szCs w:val="18"/>
              </w:rPr>
              <w:t>The version date of the specification</w:t>
            </w:r>
          </w:p>
        </w:tc>
        <w:tc>
          <w:tcPr>
            <w:tcW w:w="804" w:type="dxa"/>
            <w:vAlign w:val="center"/>
          </w:tcPr>
          <w:p w14:paraId="702214E3" w14:textId="00339DA4" w:rsidR="00152A33" w:rsidRPr="009063C9" w:rsidRDefault="00152A33" w:rsidP="003D0F80">
            <w:pPr>
              <w:snapToGrid w:val="0"/>
              <w:spacing w:before="60" w:after="60" w:line="240" w:lineRule="auto"/>
              <w:jc w:val="center"/>
              <w:rPr>
                <w:sz w:val="18"/>
                <w:szCs w:val="18"/>
              </w:rPr>
            </w:pPr>
            <w:r w:rsidRPr="009063C9">
              <w:rPr>
                <w:sz w:val="18"/>
                <w:szCs w:val="18"/>
              </w:rPr>
              <w:t>0..1</w:t>
            </w:r>
          </w:p>
        </w:tc>
        <w:tc>
          <w:tcPr>
            <w:tcW w:w="2436" w:type="dxa"/>
            <w:vAlign w:val="center"/>
          </w:tcPr>
          <w:p w14:paraId="66884884" w14:textId="66901AE3" w:rsidR="00152A33" w:rsidRPr="009063C9" w:rsidRDefault="00152A33" w:rsidP="00152A33">
            <w:pPr>
              <w:snapToGrid w:val="0"/>
              <w:spacing w:before="60" w:after="60" w:line="240" w:lineRule="auto"/>
              <w:jc w:val="left"/>
              <w:rPr>
                <w:sz w:val="18"/>
                <w:szCs w:val="18"/>
              </w:rPr>
            </w:pPr>
            <w:r w:rsidRPr="009063C9">
              <w:rPr>
                <w:sz w:val="18"/>
                <w:szCs w:val="18"/>
              </w:rPr>
              <w:t>Date</w:t>
            </w:r>
          </w:p>
        </w:tc>
        <w:tc>
          <w:tcPr>
            <w:tcW w:w="3489" w:type="dxa"/>
            <w:vAlign w:val="center"/>
          </w:tcPr>
          <w:p w14:paraId="1552DA21" w14:textId="4164625D" w:rsidR="00152A33" w:rsidRPr="009063C9" w:rsidRDefault="00152A33" w:rsidP="00152A33">
            <w:pPr>
              <w:snapToGrid w:val="0"/>
              <w:spacing w:before="60" w:after="60" w:line="240" w:lineRule="auto"/>
              <w:jc w:val="left"/>
              <w:rPr>
                <w:sz w:val="18"/>
                <w:szCs w:val="18"/>
              </w:rPr>
            </w:pPr>
          </w:p>
        </w:tc>
      </w:tr>
    </w:tbl>
    <w:p w14:paraId="542FA6AB" w14:textId="2C8FCB3C" w:rsidR="0045468E" w:rsidRDefault="0045468E">
      <w:pPr>
        <w:spacing w:after="0" w:line="240" w:lineRule="auto"/>
        <w:jc w:val="left"/>
        <w:rPr>
          <w:ins w:id="4476" w:author="Greenblue" w:date="2024-02-15T20:30:00Z"/>
          <w:rFonts w:eastAsiaTheme="minorEastAsia"/>
          <w:sz w:val="19"/>
          <w:szCs w:val="19"/>
        </w:rPr>
      </w:pPr>
    </w:p>
    <w:p w14:paraId="074ACE9C" w14:textId="1EEBA2FD" w:rsidR="00DB3E3F" w:rsidRPr="009063C9" w:rsidRDefault="00DB3E3F" w:rsidP="00DB3E3F">
      <w:pPr>
        <w:pStyle w:val="41"/>
        <w:rPr>
          <w:ins w:id="4477" w:author="Greenblue" w:date="2024-02-15T20:30:00Z"/>
        </w:rPr>
      </w:pPr>
      <w:ins w:id="4478" w:author="Greenblue" w:date="2024-02-15T20:30:00Z">
        <w:r w:rsidRPr="00DB3E3F">
          <w:lastRenderedPageBreak/>
          <w:t>ResourcePurpose</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
      <w:tr w:rsidR="00DB3E3F" w:rsidRPr="009063C9" w14:paraId="396F609E" w14:textId="77777777" w:rsidTr="00584796">
        <w:trPr>
          <w:cantSplit/>
          <w:ins w:id="4479" w:author="Greenblue" w:date="2024-02-15T20:31:00Z"/>
        </w:trPr>
        <w:tc>
          <w:tcPr>
            <w:tcW w:w="3034" w:type="dxa"/>
            <w:shd w:val="clear" w:color="auto" w:fill="E7E6E6"/>
            <w:vAlign w:val="center"/>
          </w:tcPr>
          <w:p w14:paraId="7FB63FED" w14:textId="77777777" w:rsidR="00DB3E3F" w:rsidRPr="009063C9" w:rsidRDefault="00DB3E3F" w:rsidP="00584796">
            <w:pPr>
              <w:snapToGrid w:val="0"/>
              <w:spacing w:before="60" w:after="60" w:line="240" w:lineRule="auto"/>
              <w:rPr>
                <w:ins w:id="4480" w:author="Greenblue" w:date="2024-02-15T20:31:00Z"/>
                <w:b/>
                <w:sz w:val="18"/>
                <w:szCs w:val="18"/>
              </w:rPr>
            </w:pPr>
            <w:ins w:id="4481" w:author="Greenblue" w:date="2024-02-15T20:31:00Z">
              <w:r w:rsidRPr="009063C9">
                <w:rPr>
                  <w:b/>
                  <w:sz w:val="18"/>
                  <w:szCs w:val="18"/>
                </w:rPr>
                <w:t>Name</w:t>
              </w:r>
            </w:ins>
          </w:p>
        </w:tc>
        <w:tc>
          <w:tcPr>
            <w:tcW w:w="3420" w:type="dxa"/>
            <w:shd w:val="clear" w:color="auto" w:fill="E7E6E6"/>
            <w:vAlign w:val="center"/>
          </w:tcPr>
          <w:p w14:paraId="0DBF5CD1" w14:textId="77777777" w:rsidR="00DB3E3F" w:rsidRPr="009063C9" w:rsidRDefault="00DB3E3F" w:rsidP="00584796">
            <w:pPr>
              <w:snapToGrid w:val="0"/>
              <w:spacing w:before="60" w:after="60" w:line="240" w:lineRule="auto"/>
              <w:rPr>
                <w:ins w:id="4482" w:author="Greenblue" w:date="2024-02-15T20:31:00Z"/>
                <w:b/>
                <w:sz w:val="18"/>
                <w:szCs w:val="18"/>
              </w:rPr>
            </w:pPr>
            <w:ins w:id="4483" w:author="Greenblue" w:date="2024-02-15T20:31:00Z">
              <w:r w:rsidRPr="009063C9">
                <w:rPr>
                  <w:b/>
                  <w:sz w:val="18"/>
                  <w:szCs w:val="18"/>
                </w:rPr>
                <w:t>Description</w:t>
              </w:r>
            </w:ins>
          </w:p>
        </w:tc>
        <w:tc>
          <w:tcPr>
            <w:tcW w:w="804" w:type="dxa"/>
            <w:shd w:val="clear" w:color="auto" w:fill="E7E6E6"/>
            <w:vAlign w:val="center"/>
          </w:tcPr>
          <w:p w14:paraId="01586737" w14:textId="77777777" w:rsidR="00DB3E3F" w:rsidRPr="009063C9" w:rsidRDefault="00DB3E3F" w:rsidP="00584796">
            <w:pPr>
              <w:snapToGrid w:val="0"/>
              <w:spacing w:before="60" w:after="60" w:line="240" w:lineRule="auto"/>
              <w:jc w:val="center"/>
              <w:rPr>
                <w:ins w:id="4484" w:author="Greenblue" w:date="2024-02-15T20:31:00Z"/>
                <w:b/>
                <w:sz w:val="18"/>
                <w:szCs w:val="18"/>
              </w:rPr>
            </w:pPr>
            <w:ins w:id="4485" w:author="Greenblue" w:date="2024-02-15T20:31:00Z">
              <w:r w:rsidRPr="009063C9">
                <w:rPr>
                  <w:b/>
                  <w:sz w:val="18"/>
                  <w:szCs w:val="18"/>
                </w:rPr>
                <w:t>Code</w:t>
              </w:r>
            </w:ins>
          </w:p>
        </w:tc>
        <w:tc>
          <w:tcPr>
            <w:tcW w:w="5925" w:type="dxa"/>
            <w:shd w:val="clear" w:color="auto" w:fill="E7E6E6"/>
            <w:vAlign w:val="center"/>
          </w:tcPr>
          <w:p w14:paraId="377C5FAE" w14:textId="77777777" w:rsidR="00DB3E3F" w:rsidRPr="009063C9" w:rsidRDefault="00DB3E3F" w:rsidP="00584796">
            <w:pPr>
              <w:snapToGrid w:val="0"/>
              <w:spacing w:before="60" w:after="60" w:line="240" w:lineRule="auto"/>
              <w:rPr>
                <w:ins w:id="4486" w:author="Greenblue" w:date="2024-02-15T20:31:00Z"/>
                <w:b/>
                <w:sz w:val="18"/>
                <w:szCs w:val="18"/>
              </w:rPr>
            </w:pPr>
            <w:ins w:id="4487" w:author="Greenblue" w:date="2024-02-15T20:31:00Z">
              <w:r w:rsidRPr="009063C9">
                <w:rPr>
                  <w:b/>
                  <w:sz w:val="18"/>
                  <w:szCs w:val="18"/>
                </w:rPr>
                <w:t>Remarks</w:t>
              </w:r>
            </w:ins>
          </w:p>
        </w:tc>
      </w:tr>
      <w:tr w:rsidR="00DB3E3F" w:rsidRPr="009063C9" w14:paraId="0B34E9FC" w14:textId="77777777" w:rsidTr="00584796">
        <w:trPr>
          <w:cantSplit/>
          <w:ins w:id="4488" w:author="Greenblue" w:date="2024-02-15T20:31:00Z"/>
        </w:trPr>
        <w:tc>
          <w:tcPr>
            <w:tcW w:w="3034" w:type="dxa"/>
            <w:vAlign w:val="center"/>
          </w:tcPr>
          <w:p w14:paraId="00DA5A81" w14:textId="594C324B" w:rsidR="00DB3E3F" w:rsidRPr="009063C9" w:rsidRDefault="00DB3E3F" w:rsidP="00584796">
            <w:pPr>
              <w:snapToGrid w:val="0"/>
              <w:spacing w:before="60" w:after="60" w:line="240" w:lineRule="auto"/>
              <w:rPr>
                <w:ins w:id="4489" w:author="Greenblue" w:date="2024-02-15T20:31:00Z"/>
                <w:sz w:val="18"/>
                <w:szCs w:val="18"/>
              </w:rPr>
            </w:pPr>
            <w:ins w:id="4490" w:author="Greenblue" w:date="2024-02-15T20:31:00Z">
              <w:r w:rsidRPr="00DB3E3F">
                <w:rPr>
                  <w:sz w:val="18"/>
                  <w:szCs w:val="18"/>
                </w:rPr>
                <w:t>S100_ResourcePurpose</w:t>
              </w:r>
            </w:ins>
          </w:p>
        </w:tc>
        <w:tc>
          <w:tcPr>
            <w:tcW w:w="3420" w:type="dxa"/>
          </w:tcPr>
          <w:p w14:paraId="53CEB6D1" w14:textId="2F7E0618" w:rsidR="00DB3E3F" w:rsidRPr="009063C9" w:rsidRDefault="00DB3E3F" w:rsidP="00584796">
            <w:pPr>
              <w:snapToGrid w:val="0"/>
              <w:spacing w:before="60" w:after="60" w:line="240" w:lineRule="auto"/>
              <w:rPr>
                <w:ins w:id="4491" w:author="Greenblue" w:date="2024-02-15T20:31:00Z"/>
                <w:sz w:val="18"/>
                <w:szCs w:val="18"/>
              </w:rPr>
            </w:pPr>
            <w:ins w:id="4492" w:author="Greenblue" w:date="2024-02-15T20:32:00Z">
              <w:r w:rsidRPr="00DB3E3F">
                <w:rPr>
                  <w:sz w:val="18"/>
                  <w:szCs w:val="18"/>
                </w:rPr>
                <w:t>Defines the purpose of the supporting resource</w:t>
              </w:r>
            </w:ins>
          </w:p>
        </w:tc>
        <w:tc>
          <w:tcPr>
            <w:tcW w:w="804" w:type="dxa"/>
            <w:vAlign w:val="center"/>
          </w:tcPr>
          <w:p w14:paraId="3C48535B" w14:textId="5EA6309F" w:rsidR="00DB3E3F" w:rsidRPr="009063C9" w:rsidRDefault="00DB3E3F" w:rsidP="00584796">
            <w:pPr>
              <w:snapToGrid w:val="0"/>
              <w:spacing w:before="60" w:after="60" w:line="240" w:lineRule="auto"/>
              <w:jc w:val="center"/>
              <w:rPr>
                <w:ins w:id="4493" w:author="Greenblue" w:date="2024-02-15T20:31:00Z"/>
                <w:sz w:val="18"/>
                <w:szCs w:val="18"/>
              </w:rPr>
            </w:pPr>
            <w:ins w:id="4494" w:author="Greenblue" w:date="2024-02-15T20:32:00Z">
              <w:r>
                <w:rPr>
                  <w:rFonts w:asciiTheme="minorEastAsia" w:eastAsiaTheme="minorEastAsia" w:hAnsiTheme="minorEastAsia" w:hint="eastAsia"/>
                  <w:sz w:val="18"/>
                  <w:szCs w:val="18"/>
                </w:rPr>
                <w:t>-</w:t>
              </w:r>
            </w:ins>
          </w:p>
        </w:tc>
        <w:tc>
          <w:tcPr>
            <w:tcW w:w="5925" w:type="dxa"/>
            <w:vAlign w:val="center"/>
          </w:tcPr>
          <w:p w14:paraId="3DB2B0C9" w14:textId="13625E8C" w:rsidR="00DB3E3F" w:rsidRPr="009063C9" w:rsidRDefault="00DB3E3F" w:rsidP="00584796">
            <w:pPr>
              <w:snapToGrid w:val="0"/>
              <w:spacing w:before="60" w:after="60" w:line="240" w:lineRule="auto"/>
              <w:rPr>
                <w:ins w:id="4495" w:author="Greenblue" w:date="2024-02-15T20:31:00Z"/>
                <w:sz w:val="18"/>
                <w:szCs w:val="18"/>
              </w:rPr>
            </w:pPr>
            <w:ins w:id="4496" w:author="Greenblue" w:date="2024-02-15T20:32:00Z">
              <w:r>
                <w:rPr>
                  <w:rFonts w:asciiTheme="minorEastAsia" w:eastAsiaTheme="minorEastAsia" w:hAnsiTheme="minorEastAsia" w:hint="eastAsia"/>
                  <w:sz w:val="18"/>
                  <w:szCs w:val="18"/>
                </w:rPr>
                <w:t>-</w:t>
              </w:r>
            </w:ins>
          </w:p>
        </w:tc>
      </w:tr>
      <w:tr w:rsidR="00DB3E3F" w:rsidRPr="009063C9" w14:paraId="52069772" w14:textId="77777777" w:rsidTr="00584796">
        <w:trPr>
          <w:cantSplit/>
          <w:ins w:id="4497" w:author="Greenblue" w:date="2024-02-15T20:31:00Z"/>
        </w:trPr>
        <w:tc>
          <w:tcPr>
            <w:tcW w:w="3034" w:type="dxa"/>
            <w:vAlign w:val="center"/>
          </w:tcPr>
          <w:p w14:paraId="50F35CD9" w14:textId="2EC7DA78" w:rsidR="00DB3E3F" w:rsidRPr="009063C9" w:rsidRDefault="00DB3E3F" w:rsidP="00584796">
            <w:pPr>
              <w:snapToGrid w:val="0"/>
              <w:spacing w:before="60" w:after="60" w:line="240" w:lineRule="auto"/>
              <w:rPr>
                <w:ins w:id="4498" w:author="Greenblue" w:date="2024-02-15T20:31:00Z"/>
                <w:sz w:val="18"/>
                <w:szCs w:val="18"/>
              </w:rPr>
            </w:pPr>
            <w:ins w:id="4499" w:author="Greenblue" w:date="2024-02-15T20:31:00Z">
              <w:r w:rsidRPr="00DB3E3F">
                <w:rPr>
                  <w:sz w:val="18"/>
                  <w:szCs w:val="18"/>
                </w:rPr>
                <w:t>dataset</w:t>
              </w:r>
            </w:ins>
          </w:p>
        </w:tc>
        <w:tc>
          <w:tcPr>
            <w:tcW w:w="3420" w:type="dxa"/>
          </w:tcPr>
          <w:p w14:paraId="233DCD12" w14:textId="7F750295" w:rsidR="00DB3E3F" w:rsidRPr="009063C9" w:rsidRDefault="00DB3E3F" w:rsidP="00584796">
            <w:pPr>
              <w:snapToGrid w:val="0"/>
              <w:spacing w:before="60" w:after="60" w:line="240" w:lineRule="auto"/>
              <w:rPr>
                <w:ins w:id="4500" w:author="Greenblue" w:date="2024-02-15T20:31:00Z"/>
                <w:sz w:val="18"/>
                <w:szCs w:val="18"/>
              </w:rPr>
            </w:pPr>
            <w:ins w:id="4501" w:author="Greenblue" w:date="2024-02-15T20:32:00Z">
              <w:r w:rsidRPr="00DB3E3F">
                <w:rPr>
                  <w:sz w:val="18"/>
                  <w:szCs w:val="18"/>
                </w:rPr>
                <w:t>A dataset</w:t>
              </w:r>
            </w:ins>
          </w:p>
        </w:tc>
        <w:tc>
          <w:tcPr>
            <w:tcW w:w="804" w:type="dxa"/>
            <w:vAlign w:val="center"/>
          </w:tcPr>
          <w:p w14:paraId="14F0F605" w14:textId="7A27F710" w:rsidR="00DB3E3F" w:rsidRPr="009063C9" w:rsidRDefault="00DB3E3F" w:rsidP="00584796">
            <w:pPr>
              <w:snapToGrid w:val="0"/>
              <w:spacing w:before="60" w:after="60" w:line="240" w:lineRule="auto"/>
              <w:jc w:val="center"/>
              <w:rPr>
                <w:ins w:id="4502" w:author="Greenblue" w:date="2024-02-15T20:31:00Z"/>
                <w:sz w:val="18"/>
                <w:szCs w:val="18"/>
              </w:rPr>
            </w:pPr>
            <w:ins w:id="4503" w:author="Greenblue" w:date="2024-02-15T20:32:00Z">
              <w:r>
                <w:rPr>
                  <w:rFonts w:asciiTheme="minorEastAsia" w:eastAsiaTheme="minorEastAsia" w:hAnsiTheme="minorEastAsia" w:hint="eastAsia"/>
                  <w:sz w:val="18"/>
                  <w:szCs w:val="18"/>
                </w:rPr>
                <w:t>1</w:t>
              </w:r>
            </w:ins>
          </w:p>
        </w:tc>
        <w:tc>
          <w:tcPr>
            <w:tcW w:w="5925" w:type="dxa"/>
            <w:vAlign w:val="center"/>
          </w:tcPr>
          <w:p w14:paraId="7B1AE66B" w14:textId="77777777" w:rsidR="00DB3E3F" w:rsidRPr="009063C9" w:rsidRDefault="00DB3E3F" w:rsidP="00584796">
            <w:pPr>
              <w:snapToGrid w:val="0"/>
              <w:spacing w:before="60" w:after="60" w:line="240" w:lineRule="auto"/>
              <w:rPr>
                <w:ins w:id="4504" w:author="Greenblue" w:date="2024-02-15T20:31:00Z"/>
                <w:sz w:val="18"/>
                <w:szCs w:val="18"/>
              </w:rPr>
            </w:pPr>
          </w:p>
        </w:tc>
      </w:tr>
      <w:tr w:rsidR="00DB3E3F" w:rsidRPr="009063C9" w14:paraId="08E03F36" w14:textId="77777777" w:rsidTr="00584796">
        <w:trPr>
          <w:cantSplit/>
          <w:ins w:id="4505" w:author="Greenblue" w:date="2024-02-15T20:31:00Z"/>
        </w:trPr>
        <w:tc>
          <w:tcPr>
            <w:tcW w:w="3034" w:type="dxa"/>
            <w:vAlign w:val="center"/>
          </w:tcPr>
          <w:p w14:paraId="33BC61D4" w14:textId="36016A64" w:rsidR="00DB3E3F" w:rsidRPr="009063C9" w:rsidRDefault="00DB3E3F" w:rsidP="00584796">
            <w:pPr>
              <w:snapToGrid w:val="0"/>
              <w:spacing w:before="60" w:after="60" w:line="240" w:lineRule="auto"/>
              <w:rPr>
                <w:ins w:id="4506" w:author="Greenblue" w:date="2024-02-15T20:31:00Z"/>
                <w:sz w:val="18"/>
                <w:szCs w:val="18"/>
              </w:rPr>
            </w:pPr>
            <w:ins w:id="4507" w:author="Greenblue" w:date="2024-02-15T20:31:00Z">
              <w:r w:rsidRPr="00DB3E3F">
                <w:rPr>
                  <w:sz w:val="18"/>
                  <w:szCs w:val="18"/>
                </w:rPr>
                <w:t>featureCatalogue</w:t>
              </w:r>
            </w:ins>
          </w:p>
        </w:tc>
        <w:tc>
          <w:tcPr>
            <w:tcW w:w="3420" w:type="dxa"/>
          </w:tcPr>
          <w:p w14:paraId="5D01C453" w14:textId="36DDBCFC" w:rsidR="00DB3E3F" w:rsidRPr="009063C9" w:rsidRDefault="00DB3E3F" w:rsidP="00584796">
            <w:pPr>
              <w:snapToGrid w:val="0"/>
              <w:spacing w:before="60" w:after="60" w:line="240" w:lineRule="auto"/>
              <w:rPr>
                <w:ins w:id="4508" w:author="Greenblue" w:date="2024-02-15T20:31:00Z"/>
                <w:sz w:val="18"/>
                <w:szCs w:val="18"/>
              </w:rPr>
            </w:pPr>
            <w:ins w:id="4509" w:author="Greenblue" w:date="2024-02-15T20:32:00Z">
              <w:r w:rsidRPr="00DB3E3F">
                <w:rPr>
                  <w:sz w:val="18"/>
                  <w:szCs w:val="18"/>
                </w:rPr>
                <w:t>A Feature Catalogue for an S-100 data product</w:t>
              </w:r>
            </w:ins>
          </w:p>
        </w:tc>
        <w:tc>
          <w:tcPr>
            <w:tcW w:w="804" w:type="dxa"/>
            <w:vAlign w:val="center"/>
          </w:tcPr>
          <w:p w14:paraId="27D59AD7" w14:textId="1DA66E28" w:rsidR="00DB3E3F" w:rsidRPr="009063C9" w:rsidRDefault="00DB3E3F" w:rsidP="00584796">
            <w:pPr>
              <w:snapToGrid w:val="0"/>
              <w:spacing w:before="60" w:after="60" w:line="240" w:lineRule="auto"/>
              <w:jc w:val="center"/>
              <w:rPr>
                <w:ins w:id="4510" w:author="Greenblue" w:date="2024-02-15T20:31:00Z"/>
                <w:sz w:val="18"/>
                <w:szCs w:val="18"/>
              </w:rPr>
            </w:pPr>
            <w:ins w:id="4511" w:author="Greenblue" w:date="2024-02-15T20:32:00Z">
              <w:r>
                <w:rPr>
                  <w:rFonts w:asciiTheme="minorEastAsia" w:eastAsiaTheme="minorEastAsia" w:hAnsiTheme="minorEastAsia" w:hint="eastAsia"/>
                  <w:sz w:val="18"/>
                  <w:szCs w:val="18"/>
                </w:rPr>
                <w:t>2</w:t>
              </w:r>
            </w:ins>
          </w:p>
        </w:tc>
        <w:tc>
          <w:tcPr>
            <w:tcW w:w="5925" w:type="dxa"/>
            <w:vAlign w:val="center"/>
          </w:tcPr>
          <w:p w14:paraId="48A1F928" w14:textId="77777777" w:rsidR="00DB3E3F" w:rsidRPr="009063C9" w:rsidRDefault="00DB3E3F" w:rsidP="00584796">
            <w:pPr>
              <w:snapToGrid w:val="0"/>
              <w:spacing w:before="60" w:after="60" w:line="240" w:lineRule="auto"/>
              <w:rPr>
                <w:ins w:id="4512" w:author="Greenblue" w:date="2024-02-15T20:31:00Z"/>
                <w:sz w:val="18"/>
                <w:szCs w:val="18"/>
              </w:rPr>
            </w:pPr>
          </w:p>
        </w:tc>
      </w:tr>
      <w:tr w:rsidR="00DB3E3F" w:rsidRPr="009063C9" w14:paraId="4BA075E8" w14:textId="77777777" w:rsidTr="00584796">
        <w:trPr>
          <w:cantSplit/>
          <w:ins w:id="4513" w:author="Greenblue" w:date="2024-02-15T20:31:00Z"/>
        </w:trPr>
        <w:tc>
          <w:tcPr>
            <w:tcW w:w="3034" w:type="dxa"/>
            <w:vAlign w:val="center"/>
          </w:tcPr>
          <w:p w14:paraId="6C1EBE25" w14:textId="74E47801" w:rsidR="00DB3E3F" w:rsidRPr="009063C9" w:rsidRDefault="00DB3E3F" w:rsidP="00584796">
            <w:pPr>
              <w:snapToGrid w:val="0"/>
              <w:spacing w:before="60" w:after="60" w:line="240" w:lineRule="auto"/>
              <w:rPr>
                <w:ins w:id="4514" w:author="Greenblue" w:date="2024-02-15T20:31:00Z"/>
                <w:sz w:val="18"/>
                <w:szCs w:val="18"/>
              </w:rPr>
            </w:pPr>
            <w:ins w:id="4515" w:author="Greenblue" w:date="2024-02-15T20:31:00Z">
              <w:r w:rsidRPr="00DB3E3F">
                <w:rPr>
                  <w:sz w:val="18"/>
                  <w:szCs w:val="18"/>
                </w:rPr>
                <w:t>portrayalCatalogue</w:t>
              </w:r>
            </w:ins>
          </w:p>
        </w:tc>
        <w:tc>
          <w:tcPr>
            <w:tcW w:w="3420" w:type="dxa"/>
          </w:tcPr>
          <w:p w14:paraId="72718248" w14:textId="7D012553" w:rsidR="00DB3E3F" w:rsidRPr="009063C9" w:rsidRDefault="00DB3E3F" w:rsidP="00584796">
            <w:pPr>
              <w:snapToGrid w:val="0"/>
              <w:spacing w:before="60" w:after="60" w:line="240" w:lineRule="auto"/>
              <w:rPr>
                <w:ins w:id="4516" w:author="Greenblue" w:date="2024-02-15T20:31:00Z"/>
                <w:sz w:val="18"/>
                <w:szCs w:val="18"/>
              </w:rPr>
            </w:pPr>
            <w:ins w:id="4517" w:author="Greenblue" w:date="2024-02-15T20:32:00Z">
              <w:r w:rsidRPr="00DB3E3F">
                <w:rPr>
                  <w:sz w:val="18"/>
                  <w:szCs w:val="18"/>
                </w:rPr>
                <w:t>A Portrayal Catalogue for an S-100 data product</w:t>
              </w:r>
            </w:ins>
          </w:p>
        </w:tc>
        <w:tc>
          <w:tcPr>
            <w:tcW w:w="804" w:type="dxa"/>
            <w:vAlign w:val="center"/>
          </w:tcPr>
          <w:p w14:paraId="079FF347" w14:textId="598E82CF" w:rsidR="00DB3E3F" w:rsidRPr="009063C9" w:rsidRDefault="00DB3E3F" w:rsidP="00584796">
            <w:pPr>
              <w:snapToGrid w:val="0"/>
              <w:spacing w:before="60" w:after="60" w:line="240" w:lineRule="auto"/>
              <w:jc w:val="center"/>
              <w:rPr>
                <w:ins w:id="4518" w:author="Greenblue" w:date="2024-02-15T20:31:00Z"/>
                <w:sz w:val="18"/>
                <w:szCs w:val="18"/>
              </w:rPr>
            </w:pPr>
            <w:ins w:id="4519" w:author="Greenblue" w:date="2024-02-15T20:32:00Z">
              <w:r>
                <w:rPr>
                  <w:rFonts w:asciiTheme="minorEastAsia" w:eastAsiaTheme="minorEastAsia" w:hAnsiTheme="minorEastAsia" w:hint="eastAsia"/>
                  <w:sz w:val="18"/>
                  <w:szCs w:val="18"/>
                </w:rPr>
                <w:t>3</w:t>
              </w:r>
            </w:ins>
          </w:p>
        </w:tc>
        <w:tc>
          <w:tcPr>
            <w:tcW w:w="5925" w:type="dxa"/>
            <w:vAlign w:val="center"/>
          </w:tcPr>
          <w:p w14:paraId="1E44ACA8" w14:textId="77777777" w:rsidR="00DB3E3F" w:rsidRPr="009063C9" w:rsidRDefault="00DB3E3F" w:rsidP="00584796">
            <w:pPr>
              <w:snapToGrid w:val="0"/>
              <w:spacing w:before="60" w:after="60" w:line="240" w:lineRule="auto"/>
              <w:rPr>
                <w:ins w:id="4520" w:author="Greenblue" w:date="2024-02-15T20:31:00Z"/>
                <w:sz w:val="18"/>
                <w:szCs w:val="18"/>
              </w:rPr>
            </w:pPr>
          </w:p>
        </w:tc>
      </w:tr>
      <w:tr w:rsidR="00DB3E3F" w:rsidRPr="009063C9" w14:paraId="3800A8AD" w14:textId="77777777" w:rsidTr="00584796">
        <w:trPr>
          <w:cantSplit/>
          <w:ins w:id="4521" w:author="Greenblue" w:date="2024-02-15T20:31:00Z"/>
        </w:trPr>
        <w:tc>
          <w:tcPr>
            <w:tcW w:w="3034" w:type="dxa"/>
            <w:vAlign w:val="center"/>
          </w:tcPr>
          <w:p w14:paraId="6373AB8B" w14:textId="55A3D916" w:rsidR="00DB3E3F" w:rsidRPr="009063C9" w:rsidRDefault="00DB3E3F" w:rsidP="00584796">
            <w:pPr>
              <w:snapToGrid w:val="0"/>
              <w:spacing w:before="60" w:after="60" w:line="240" w:lineRule="auto"/>
              <w:rPr>
                <w:ins w:id="4522" w:author="Greenblue" w:date="2024-02-15T20:31:00Z"/>
                <w:sz w:val="18"/>
                <w:szCs w:val="18"/>
              </w:rPr>
            </w:pPr>
            <w:ins w:id="4523" w:author="Greenblue" w:date="2024-02-15T20:32:00Z">
              <w:r w:rsidRPr="00DB3E3F">
                <w:rPr>
                  <w:sz w:val="18"/>
                  <w:szCs w:val="18"/>
                </w:rPr>
                <w:t>interoperabilityCatalogue</w:t>
              </w:r>
            </w:ins>
          </w:p>
        </w:tc>
        <w:tc>
          <w:tcPr>
            <w:tcW w:w="3420" w:type="dxa"/>
          </w:tcPr>
          <w:p w14:paraId="6788E2EA" w14:textId="55919F96" w:rsidR="00DB3E3F" w:rsidRPr="009063C9" w:rsidRDefault="00DB3E3F" w:rsidP="00584796">
            <w:pPr>
              <w:snapToGrid w:val="0"/>
              <w:spacing w:before="60" w:after="60" w:line="240" w:lineRule="auto"/>
              <w:rPr>
                <w:ins w:id="4524" w:author="Greenblue" w:date="2024-02-15T20:31:00Z"/>
                <w:sz w:val="18"/>
                <w:szCs w:val="18"/>
              </w:rPr>
            </w:pPr>
            <w:ins w:id="4525" w:author="Greenblue" w:date="2024-02-15T20:32:00Z">
              <w:r w:rsidRPr="00DB3E3F">
                <w:rPr>
                  <w:sz w:val="18"/>
                  <w:szCs w:val="18"/>
                </w:rPr>
                <w:t>An Interoperability Catalogue</w:t>
              </w:r>
            </w:ins>
          </w:p>
        </w:tc>
        <w:tc>
          <w:tcPr>
            <w:tcW w:w="804" w:type="dxa"/>
            <w:vAlign w:val="center"/>
          </w:tcPr>
          <w:p w14:paraId="097608AC" w14:textId="44BAEB79" w:rsidR="00DB3E3F" w:rsidRPr="009063C9" w:rsidRDefault="00DB3E3F" w:rsidP="00584796">
            <w:pPr>
              <w:snapToGrid w:val="0"/>
              <w:spacing w:before="60" w:after="60" w:line="240" w:lineRule="auto"/>
              <w:jc w:val="center"/>
              <w:rPr>
                <w:ins w:id="4526" w:author="Greenblue" w:date="2024-02-15T20:31:00Z"/>
                <w:sz w:val="18"/>
                <w:szCs w:val="18"/>
              </w:rPr>
            </w:pPr>
            <w:ins w:id="4527" w:author="Greenblue" w:date="2024-02-15T20:32:00Z">
              <w:r>
                <w:rPr>
                  <w:rFonts w:asciiTheme="minorEastAsia" w:eastAsiaTheme="minorEastAsia" w:hAnsiTheme="minorEastAsia" w:hint="eastAsia"/>
                  <w:sz w:val="18"/>
                  <w:szCs w:val="18"/>
                </w:rPr>
                <w:t>4</w:t>
              </w:r>
            </w:ins>
          </w:p>
        </w:tc>
        <w:tc>
          <w:tcPr>
            <w:tcW w:w="5925" w:type="dxa"/>
            <w:vAlign w:val="center"/>
          </w:tcPr>
          <w:p w14:paraId="103763E9" w14:textId="77777777" w:rsidR="00DB3E3F" w:rsidRPr="009063C9" w:rsidRDefault="00DB3E3F" w:rsidP="00584796">
            <w:pPr>
              <w:snapToGrid w:val="0"/>
              <w:spacing w:before="60" w:after="60" w:line="240" w:lineRule="auto"/>
              <w:rPr>
                <w:ins w:id="4528" w:author="Greenblue" w:date="2024-02-15T20:31:00Z"/>
                <w:sz w:val="18"/>
                <w:szCs w:val="18"/>
              </w:rPr>
            </w:pPr>
          </w:p>
        </w:tc>
      </w:tr>
      <w:tr w:rsidR="00DB3E3F" w:rsidRPr="009063C9" w14:paraId="3CE5061E" w14:textId="77777777" w:rsidTr="00584796">
        <w:trPr>
          <w:cantSplit/>
          <w:ins w:id="4529" w:author="Greenblue" w:date="2024-02-15T20:31:00Z"/>
        </w:trPr>
        <w:tc>
          <w:tcPr>
            <w:tcW w:w="3034" w:type="dxa"/>
            <w:vAlign w:val="center"/>
          </w:tcPr>
          <w:p w14:paraId="704616C5" w14:textId="5EE55538" w:rsidR="00DB3E3F" w:rsidRPr="009063C9" w:rsidRDefault="00DB3E3F" w:rsidP="00584796">
            <w:pPr>
              <w:snapToGrid w:val="0"/>
              <w:spacing w:before="60" w:after="60" w:line="240" w:lineRule="auto"/>
              <w:rPr>
                <w:ins w:id="4530" w:author="Greenblue" w:date="2024-02-15T20:31:00Z"/>
                <w:sz w:val="18"/>
                <w:szCs w:val="18"/>
              </w:rPr>
            </w:pPr>
            <w:ins w:id="4531" w:author="Greenblue" w:date="2024-02-15T20:32:00Z">
              <w:r w:rsidRPr="00DB3E3F">
                <w:rPr>
                  <w:sz w:val="18"/>
                  <w:szCs w:val="18"/>
                </w:rPr>
                <w:t>supportFile</w:t>
              </w:r>
            </w:ins>
          </w:p>
        </w:tc>
        <w:tc>
          <w:tcPr>
            <w:tcW w:w="3420" w:type="dxa"/>
          </w:tcPr>
          <w:p w14:paraId="4BE47083" w14:textId="1A413098" w:rsidR="00DB3E3F" w:rsidRPr="009063C9" w:rsidRDefault="00DB3E3F" w:rsidP="00584796">
            <w:pPr>
              <w:snapToGrid w:val="0"/>
              <w:spacing w:before="60" w:after="60" w:line="240" w:lineRule="auto"/>
              <w:rPr>
                <w:ins w:id="4532" w:author="Greenblue" w:date="2024-02-15T20:31:00Z"/>
                <w:sz w:val="18"/>
                <w:szCs w:val="18"/>
              </w:rPr>
            </w:pPr>
            <w:ins w:id="4533" w:author="Greenblue" w:date="2024-02-15T20:33:00Z">
              <w:r w:rsidRPr="00DB3E3F">
                <w:rPr>
                  <w:sz w:val="18"/>
                  <w:szCs w:val="18"/>
                </w:rPr>
                <w:t>A support file</w:t>
              </w:r>
            </w:ins>
          </w:p>
        </w:tc>
        <w:tc>
          <w:tcPr>
            <w:tcW w:w="804" w:type="dxa"/>
            <w:vAlign w:val="center"/>
          </w:tcPr>
          <w:p w14:paraId="15BD2FA1" w14:textId="39DAE46F" w:rsidR="00DB3E3F" w:rsidRPr="009063C9" w:rsidRDefault="00DB3E3F" w:rsidP="00584796">
            <w:pPr>
              <w:snapToGrid w:val="0"/>
              <w:spacing w:before="60" w:after="60" w:line="240" w:lineRule="auto"/>
              <w:jc w:val="center"/>
              <w:rPr>
                <w:ins w:id="4534" w:author="Greenblue" w:date="2024-02-15T20:31:00Z"/>
                <w:sz w:val="18"/>
                <w:szCs w:val="18"/>
              </w:rPr>
            </w:pPr>
            <w:ins w:id="4535" w:author="Greenblue" w:date="2024-02-15T20:34:00Z">
              <w:r>
                <w:rPr>
                  <w:rFonts w:asciiTheme="minorEastAsia" w:eastAsiaTheme="minorEastAsia" w:hAnsiTheme="minorEastAsia" w:hint="eastAsia"/>
                  <w:sz w:val="18"/>
                  <w:szCs w:val="18"/>
                </w:rPr>
                <w:t>5</w:t>
              </w:r>
            </w:ins>
          </w:p>
        </w:tc>
        <w:tc>
          <w:tcPr>
            <w:tcW w:w="5925" w:type="dxa"/>
            <w:vAlign w:val="center"/>
          </w:tcPr>
          <w:p w14:paraId="15D8E565" w14:textId="77777777" w:rsidR="00DB3E3F" w:rsidRPr="009063C9" w:rsidRDefault="00DB3E3F" w:rsidP="00584796">
            <w:pPr>
              <w:snapToGrid w:val="0"/>
              <w:spacing w:before="60" w:after="60" w:line="240" w:lineRule="auto"/>
              <w:rPr>
                <w:ins w:id="4536" w:author="Greenblue" w:date="2024-02-15T20:31:00Z"/>
                <w:sz w:val="18"/>
                <w:szCs w:val="18"/>
              </w:rPr>
            </w:pPr>
          </w:p>
        </w:tc>
      </w:tr>
      <w:tr w:rsidR="00DB3E3F" w:rsidRPr="009063C9" w14:paraId="0CDF4C52" w14:textId="77777777" w:rsidTr="00584796">
        <w:trPr>
          <w:cantSplit/>
          <w:ins w:id="4537" w:author="Greenblue" w:date="2024-02-15T20:31:00Z"/>
        </w:trPr>
        <w:tc>
          <w:tcPr>
            <w:tcW w:w="3034" w:type="dxa"/>
            <w:vAlign w:val="center"/>
          </w:tcPr>
          <w:p w14:paraId="409E2E3A" w14:textId="5B2AD047" w:rsidR="00DB3E3F" w:rsidRPr="009063C9" w:rsidRDefault="00DB3E3F" w:rsidP="00584796">
            <w:pPr>
              <w:snapToGrid w:val="0"/>
              <w:spacing w:before="60" w:after="60" w:line="240" w:lineRule="auto"/>
              <w:rPr>
                <w:ins w:id="4538" w:author="Greenblue" w:date="2024-02-15T20:31:00Z"/>
                <w:sz w:val="18"/>
                <w:szCs w:val="18"/>
              </w:rPr>
            </w:pPr>
            <w:ins w:id="4539" w:author="Greenblue" w:date="2024-02-15T20:32:00Z">
              <w:r w:rsidRPr="00DB3E3F">
                <w:rPr>
                  <w:sz w:val="18"/>
                  <w:szCs w:val="18"/>
                </w:rPr>
                <w:t>productVersion</w:t>
              </w:r>
            </w:ins>
          </w:p>
        </w:tc>
        <w:tc>
          <w:tcPr>
            <w:tcW w:w="3420" w:type="dxa"/>
          </w:tcPr>
          <w:p w14:paraId="0F604E40" w14:textId="459A5B9F" w:rsidR="00DB3E3F" w:rsidRPr="00DB3E3F" w:rsidRDefault="00DB3E3F" w:rsidP="00DB3E3F">
            <w:pPr>
              <w:snapToGrid w:val="0"/>
              <w:spacing w:before="60" w:after="60" w:line="240" w:lineRule="auto"/>
              <w:rPr>
                <w:ins w:id="4540" w:author="Greenblue" w:date="2024-02-15T20:31:00Z"/>
                <w:spacing w:val="-6"/>
                <w:sz w:val="18"/>
                <w:szCs w:val="18"/>
              </w:rPr>
            </w:pPr>
            <w:ins w:id="4541" w:author="Greenblue" w:date="2024-02-15T20:33:00Z">
              <w:r w:rsidRPr="00DB3E3F">
                <w:rPr>
                  <w:spacing w:val="-6"/>
                  <w:sz w:val="18"/>
                  <w:szCs w:val="18"/>
                </w:rPr>
                <w:t>All datasets conforming to a specific version of an S-100 Product Specification</w:t>
              </w:r>
            </w:ins>
          </w:p>
        </w:tc>
        <w:tc>
          <w:tcPr>
            <w:tcW w:w="804" w:type="dxa"/>
            <w:vAlign w:val="center"/>
          </w:tcPr>
          <w:p w14:paraId="7CA6A54B" w14:textId="7BA05EFE" w:rsidR="00DB3E3F" w:rsidRPr="009063C9" w:rsidRDefault="00DB3E3F" w:rsidP="00584796">
            <w:pPr>
              <w:snapToGrid w:val="0"/>
              <w:spacing w:before="60" w:after="60" w:line="240" w:lineRule="auto"/>
              <w:jc w:val="center"/>
              <w:rPr>
                <w:ins w:id="4542" w:author="Greenblue" w:date="2024-02-15T20:31:00Z"/>
                <w:sz w:val="18"/>
                <w:szCs w:val="18"/>
              </w:rPr>
            </w:pPr>
            <w:ins w:id="4543" w:author="Greenblue" w:date="2024-02-15T20:34:00Z">
              <w:r>
                <w:rPr>
                  <w:rFonts w:asciiTheme="minorEastAsia" w:eastAsiaTheme="minorEastAsia" w:hAnsiTheme="minorEastAsia" w:hint="eastAsia"/>
                  <w:sz w:val="18"/>
                  <w:szCs w:val="18"/>
                </w:rPr>
                <w:t>6</w:t>
              </w:r>
            </w:ins>
          </w:p>
        </w:tc>
        <w:tc>
          <w:tcPr>
            <w:tcW w:w="5925" w:type="dxa"/>
            <w:vAlign w:val="center"/>
          </w:tcPr>
          <w:p w14:paraId="2020295B" w14:textId="77777777" w:rsidR="00DB3E3F" w:rsidRPr="009063C9" w:rsidRDefault="00DB3E3F" w:rsidP="00584796">
            <w:pPr>
              <w:snapToGrid w:val="0"/>
              <w:spacing w:before="60" w:after="60" w:line="240" w:lineRule="auto"/>
              <w:rPr>
                <w:ins w:id="4544" w:author="Greenblue" w:date="2024-02-15T20:31:00Z"/>
                <w:sz w:val="18"/>
                <w:szCs w:val="18"/>
              </w:rPr>
            </w:pPr>
          </w:p>
        </w:tc>
      </w:tr>
      <w:tr w:rsidR="00DB3E3F" w:rsidRPr="009063C9" w14:paraId="16595A84" w14:textId="77777777" w:rsidTr="00584796">
        <w:trPr>
          <w:cantSplit/>
          <w:ins w:id="4545" w:author="Greenblue" w:date="2024-02-15T20:31:00Z"/>
        </w:trPr>
        <w:tc>
          <w:tcPr>
            <w:tcW w:w="3034" w:type="dxa"/>
            <w:vAlign w:val="center"/>
          </w:tcPr>
          <w:p w14:paraId="3AD4FAB9" w14:textId="28F049DE" w:rsidR="00DB3E3F" w:rsidRPr="009063C9" w:rsidRDefault="00DB3E3F" w:rsidP="00584796">
            <w:pPr>
              <w:snapToGrid w:val="0"/>
              <w:spacing w:before="60" w:after="60" w:line="240" w:lineRule="auto"/>
              <w:rPr>
                <w:ins w:id="4546" w:author="Greenblue" w:date="2024-02-15T20:31:00Z"/>
                <w:sz w:val="18"/>
                <w:szCs w:val="18"/>
              </w:rPr>
            </w:pPr>
            <w:ins w:id="4547" w:author="Greenblue" w:date="2024-02-15T20:32:00Z">
              <w:r w:rsidRPr="00DB3E3F">
                <w:rPr>
                  <w:sz w:val="18"/>
                  <w:szCs w:val="18"/>
                </w:rPr>
                <w:t>productFamily</w:t>
              </w:r>
            </w:ins>
          </w:p>
        </w:tc>
        <w:tc>
          <w:tcPr>
            <w:tcW w:w="3420" w:type="dxa"/>
          </w:tcPr>
          <w:p w14:paraId="17A34F78" w14:textId="777BD0EA" w:rsidR="00DB3E3F" w:rsidRPr="009063C9" w:rsidRDefault="00DB3E3F" w:rsidP="00DB3E3F">
            <w:pPr>
              <w:snapToGrid w:val="0"/>
              <w:spacing w:before="60" w:after="60" w:line="240" w:lineRule="auto"/>
              <w:rPr>
                <w:ins w:id="4548" w:author="Greenblue" w:date="2024-02-15T20:31:00Z"/>
                <w:sz w:val="18"/>
                <w:szCs w:val="18"/>
              </w:rPr>
            </w:pPr>
            <w:ins w:id="4549" w:author="Greenblue" w:date="2024-02-15T20:33:00Z">
              <w:r w:rsidRPr="00DB3E3F">
                <w:rPr>
                  <w:spacing w:val="-6"/>
                  <w:sz w:val="18"/>
                  <w:szCs w:val="18"/>
                </w:rPr>
                <w:t>All datasets conforming to any active version of an S-100 Product Specification</w:t>
              </w:r>
            </w:ins>
          </w:p>
        </w:tc>
        <w:tc>
          <w:tcPr>
            <w:tcW w:w="804" w:type="dxa"/>
            <w:vAlign w:val="center"/>
          </w:tcPr>
          <w:p w14:paraId="6F2C7446" w14:textId="38C9DCD8" w:rsidR="00DB3E3F" w:rsidRPr="009063C9" w:rsidRDefault="00DB3E3F" w:rsidP="00584796">
            <w:pPr>
              <w:snapToGrid w:val="0"/>
              <w:spacing w:before="60" w:after="60" w:line="240" w:lineRule="auto"/>
              <w:jc w:val="center"/>
              <w:rPr>
                <w:ins w:id="4550" w:author="Greenblue" w:date="2024-02-15T20:31:00Z"/>
                <w:sz w:val="18"/>
                <w:szCs w:val="18"/>
              </w:rPr>
            </w:pPr>
            <w:ins w:id="4551" w:author="Greenblue" w:date="2024-02-15T20:34:00Z">
              <w:r>
                <w:rPr>
                  <w:rFonts w:asciiTheme="minorEastAsia" w:eastAsiaTheme="minorEastAsia" w:hAnsiTheme="minorEastAsia" w:hint="eastAsia"/>
                  <w:sz w:val="18"/>
                  <w:szCs w:val="18"/>
                </w:rPr>
                <w:t>7</w:t>
              </w:r>
            </w:ins>
          </w:p>
        </w:tc>
        <w:tc>
          <w:tcPr>
            <w:tcW w:w="5925" w:type="dxa"/>
            <w:vAlign w:val="center"/>
          </w:tcPr>
          <w:p w14:paraId="17759ECA" w14:textId="77777777" w:rsidR="00DB3E3F" w:rsidRPr="009063C9" w:rsidRDefault="00DB3E3F" w:rsidP="00584796">
            <w:pPr>
              <w:snapToGrid w:val="0"/>
              <w:spacing w:before="60" w:after="60" w:line="240" w:lineRule="auto"/>
              <w:rPr>
                <w:ins w:id="4552" w:author="Greenblue" w:date="2024-02-15T20:31:00Z"/>
                <w:sz w:val="18"/>
                <w:szCs w:val="18"/>
              </w:rPr>
            </w:pPr>
          </w:p>
        </w:tc>
      </w:tr>
      <w:tr w:rsidR="00DB3E3F" w:rsidRPr="009063C9" w14:paraId="2295DEA3" w14:textId="77777777" w:rsidTr="00584796">
        <w:trPr>
          <w:cantSplit/>
          <w:ins w:id="4553" w:author="Greenblue" w:date="2024-02-15T20:31:00Z"/>
        </w:trPr>
        <w:tc>
          <w:tcPr>
            <w:tcW w:w="3034" w:type="dxa"/>
            <w:vAlign w:val="center"/>
          </w:tcPr>
          <w:p w14:paraId="7FB50888" w14:textId="179C5FF0" w:rsidR="00DB3E3F" w:rsidRPr="009063C9" w:rsidRDefault="00DB3E3F" w:rsidP="00584796">
            <w:pPr>
              <w:snapToGrid w:val="0"/>
              <w:spacing w:before="60" w:after="60" w:line="240" w:lineRule="auto"/>
              <w:rPr>
                <w:ins w:id="4554" w:author="Greenblue" w:date="2024-02-15T20:31:00Z"/>
                <w:sz w:val="18"/>
                <w:szCs w:val="18"/>
              </w:rPr>
            </w:pPr>
            <w:ins w:id="4555" w:author="Greenblue" w:date="2024-02-15T20:32:00Z">
              <w:r w:rsidRPr="00DB3E3F">
                <w:rPr>
                  <w:sz w:val="18"/>
                  <w:szCs w:val="18"/>
                </w:rPr>
                <w:t>software</w:t>
              </w:r>
            </w:ins>
          </w:p>
        </w:tc>
        <w:tc>
          <w:tcPr>
            <w:tcW w:w="3420" w:type="dxa"/>
          </w:tcPr>
          <w:p w14:paraId="5F154F3A" w14:textId="73C5FA1F" w:rsidR="00DB3E3F" w:rsidRPr="009063C9" w:rsidRDefault="00DB3E3F" w:rsidP="00584796">
            <w:pPr>
              <w:snapToGrid w:val="0"/>
              <w:spacing w:before="60" w:after="60" w:line="240" w:lineRule="auto"/>
              <w:rPr>
                <w:ins w:id="4556" w:author="Greenblue" w:date="2024-02-15T20:31:00Z"/>
                <w:sz w:val="18"/>
                <w:szCs w:val="18"/>
              </w:rPr>
            </w:pPr>
            <w:ins w:id="4557" w:author="Greenblue" w:date="2024-02-15T20:33:00Z">
              <w:r w:rsidRPr="00DB3E3F">
                <w:rPr>
                  <w:sz w:val="18"/>
                  <w:szCs w:val="18"/>
                </w:rPr>
                <w:t>Application software</w:t>
              </w:r>
            </w:ins>
          </w:p>
        </w:tc>
        <w:tc>
          <w:tcPr>
            <w:tcW w:w="804" w:type="dxa"/>
            <w:vAlign w:val="center"/>
          </w:tcPr>
          <w:p w14:paraId="4F8D4DCB" w14:textId="2FBDEA42" w:rsidR="00DB3E3F" w:rsidRPr="009063C9" w:rsidRDefault="00DB3E3F" w:rsidP="00584796">
            <w:pPr>
              <w:snapToGrid w:val="0"/>
              <w:spacing w:before="60" w:after="60" w:line="240" w:lineRule="auto"/>
              <w:jc w:val="center"/>
              <w:rPr>
                <w:ins w:id="4558" w:author="Greenblue" w:date="2024-02-15T20:31:00Z"/>
                <w:sz w:val="18"/>
                <w:szCs w:val="18"/>
              </w:rPr>
            </w:pPr>
            <w:ins w:id="4559" w:author="Greenblue" w:date="2024-02-15T20:34:00Z">
              <w:r>
                <w:rPr>
                  <w:rFonts w:asciiTheme="minorEastAsia" w:eastAsiaTheme="minorEastAsia" w:hAnsiTheme="minorEastAsia" w:hint="eastAsia"/>
                  <w:sz w:val="18"/>
                  <w:szCs w:val="18"/>
                </w:rPr>
                <w:t>8</w:t>
              </w:r>
            </w:ins>
          </w:p>
        </w:tc>
        <w:tc>
          <w:tcPr>
            <w:tcW w:w="5925" w:type="dxa"/>
            <w:vAlign w:val="center"/>
          </w:tcPr>
          <w:p w14:paraId="7AEE49E5" w14:textId="77777777" w:rsidR="00DB3E3F" w:rsidRPr="009063C9" w:rsidRDefault="00DB3E3F" w:rsidP="00584796">
            <w:pPr>
              <w:snapToGrid w:val="0"/>
              <w:spacing w:before="60" w:after="60" w:line="240" w:lineRule="auto"/>
              <w:rPr>
                <w:ins w:id="4560" w:author="Greenblue" w:date="2024-02-15T20:31:00Z"/>
                <w:sz w:val="18"/>
                <w:szCs w:val="18"/>
              </w:rPr>
            </w:pPr>
          </w:p>
        </w:tc>
      </w:tr>
      <w:tr w:rsidR="00DB3E3F" w:rsidRPr="009063C9" w14:paraId="1BD68590" w14:textId="77777777" w:rsidTr="00584796">
        <w:trPr>
          <w:cantSplit/>
          <w:ins w:id="4561" w:author="Greenblue" w:date="2024-02-15T20:31:00Z"/>
        </w:trPr>
        <w:tc>
          <w:tcPr>
            <w:tcW w:w="3034" w:type="dxa"/>
            <w:vAlign w:val="center"/>
          </w:tcPr>
          <w:p w14:paraId="0C71AA75" w14:textId="63DEFCDD" w:rsidR="00DB3E3F" w:rsidRPr="009063C9" w:rsidRDefault="00DB3E3F" w:rsidP="00584796">
            <w:pPr>
              <w:snapToGrid w:val="0"/>
              <w:spacing w:before="60" w:after="60" w:line="240" w:lineRule="auto"/>
              <w:rPr>
                <w:ins w:id="4562" w:author="Greenblue" w:date="2024-02-15T20:31:00Z"/>
                <w:sz w:val="18"/>
                <w:szCs w:val="18"/>
              </w:rPr>
            </w:pPr>
            <w:ins w:id="4563" w:author="Greenblue" w:date="2024-02-15T20:32:00Z">
              <w:r w:rsidRPr="00DB3E3F">
                <w:rPr>
                  <w:sz w:val="18"/>
                  <w:szCs w:val="18"/>
                </w:rPr>
                <w:t>system</w:t>
              </w:r>
            </w:ins>
          </w:p>
        </w:tc>
        <w:tc>
          <w:tcPr>
            <w:tcW w:w="3420" w:type="dxa"/>
          </w:tcPr>
          <w:p w14:paraId="7FA50851" w14:textId="40BC31CB" w:rsidR="00DB3E3F" w:rsidRPr="009063C9" w:rsidRDefault="00DB3E3F" w:rsidP="00DB3E3F">
            <w:pPr>
              <w:snapToGrid w:val="0"/>
              <w:spacing w:before="60" w:after="60" w:line="240" w:lineRule="auto"/>
              <w:rPr>
                <w:ins w:id="4564" w:author="Greenblue" w:date="2024-02-15T20:31:00Z"/>
                <w:sz w:val="18"/>
                <w:szCs w:val="18"/>
              </w:rPr>
            </w:pPr>
            <w:ins w:id="4565" w:author="Greenblue" w:date="2024-02-15T20:34:00Z">
              <w:r w:rsidRPr="00DB3E3F">
                <w:rPr>
                  <w:sz w:val="18"/>
                  <w:szCs w:val="18"/>
                </w:rPr>
                <w:t>Provides support or common information for a variety of applications and products</w:t>
              </w:r>
            </w:ins>
          </w:p>
        </w:tc>
        <w:tc>
          <w:tcPr>
            <w:tcW w:w="804" w:type="dxa"/>
            <w:vAlign w:val="center"/>
          </w:tcPr>
          <w:p w14:paraId="793D0601" w14:textId="26E3139A" w:rsidR="00DB3E3F" w:rsidRPr="009063C9" w:rsidRDefault="00DB3E3F" w:rsidP="00584796">
            <w:pPr>
              <w:snapToGrid w:val="0"/>
              <w:spacing w:before="60" w:after="60" w:line="240" w:lineRule="auto"/>
              <w:jc w:val="center"/>
              <w:rPr>
                <w:ins w:id="4566" w:author="Greenblue" w:date="2024-02-15T20:31:00Z"/>
                <w:sz w:val="18"/>
                <w:szCs w:val="18"/>
              </w:rPr>
            </w:pPr>
            <w:ins w:id="4567" w:author="Greenblue" w:date="2024-02-15T20:34:00Z">
              <w:r>
                <w:rPr>
                  <w:rFonts w:asciiTheme="minorEastAsia" w:eastAsiaTheme="minorEastAsia" w:hAnsiTheme="minorEastAsia" w:hint="eastAsia"/>
                  <w:sz w:val="18"/>
                  <w:szCs w:val="18"/>
                </w:rPr>
                <w:t>9</w:t>
              </w:r>
            </w:ins>
          </w:p>
        </w:tc>
        <w:tc>
          <w:tcPr>
            <w:tcW w:w="5925" w:type="dxa"/>
            <w:vAlign w:val="center"/>
          </w:tcPr>
          <w:p w14:paraId="351C5ADC" w14:textId="77777777" w:rsidR="00DB3E3F" w:rsidRPr="009063C9" w:rsidRDefault="00DB3E3F" w:rsidP="00584796">
            <w:pPr>
              <w:snapToGrid w:val="0"/>
              <w:spacing w:before="60" w:after="60" w:line="240" w:lineRule="auto"/>
              <w:rPr>
                <w:ins w:id="4568" w:author="Greenblue" w:date="2024-02-15T20:31:00Z"/>
                <w:sz w:val="18"/>
                <w:szCs w:val="18"/>
              </w:rPr>
            </w:pPr>
          </w:p>
        </w:tc>
      </w:tr>
      <w:tr w:rsidR="00DB3E3F" w:rsidRPr="009063C9" w14:paraId="77DF0445" w14:textId="77777777" w:rsidTr="00584796">
        <w:trPr>
          <w:cantSplit/>
          <w:ins w:id="4569" w:author="Greenblue" w:date="2024-02-15T20:31:00Z"/>
        </w:trPr>
        <w:tc>
          <w:tcPr>
            <w:tcW w:w="3034" w:type="dxa"/>
            <w:vAlign w:val="center"/>
          </w:tcPr>
          <w:p w14:paraId="08012FA8" w14:textId="6208DC41" w:rsidR="00DB3E3F" w:rsidRPr="009063C9" w:rsidRDefault="00DB3E3F" w:rsidP="00584796">
            <w:pPr>
              <w:snapToGrid w:val="0"/>
              <w:spacing w:before="60" w:after="60" w:line="240" w:lineRule="auto"/>
              <w:rPr>
                <w:ins w:id="4570" w:author="Greenblue" w:date="2024-02-15T20:31:00Z"/>
                <w:sz w:val="18"/>
                <w:szCs w:val="18"/>
              </w:rPr>
            </w:pPr>
            <w:ins w:id="4571" w:author="Greenblue" w:date="2024-02-15T20:32:00Z">
              <w:r w:rsidRPr="00DB3E3F">
                <w:rPr>
                  <w:sz w:val="18"/>
                  <w:szCs w:val="18"/>
                </w:rPr>
                <w:t>exchangeCatalogue</w:t>
              </w:r>
            </w:ins>
          </w:p>
        </w:tc>
        <w:tc>
          <w:tcPr>
            <w:tcW w:w="3420" w:type="dxa"/>
          </w:tcPr>
          <w:p w14:paraId="308E01F8" w14:textId="69A56714" w:rsidR="00DB3E3F" w:rsidRPr="009063C9" w:rsidRDefault="00DB3E3F" w:rsidP="00584796">
            <w:pPr>
              <w:snapToGrid w:val="0"/>
              <w:spacing w:before="60" w:after="60" w:line="240" w:lineRule="auto"/>
              <w:rPr>
                <w:ins w:id="4572" w:author="Greenblue" w:date="2024-02-15T20:31:00Z"/>
                <w:sz w:val="18"/>
                <w:szCs w:val="18"/>
              </w:rPr>
            </w:pPr>
            <w:ins w:id="4573" w:author="Greenblue" w:date="2024-02-15T20:34:00Z">
              <w:r w:rsidRPr="00DB3E3F">
                <w:rPr>
                  <w:sz w:val="18"/>
                  <w:szCs w:val="18"/>
                </w:rPr>
                <w:t>An Exchange Catalogue</w:t>
              </w:r>
            </w:ins>
          </w:p>
        </w:tc>
        <w:tc>
          <w:tcPr>
            <w:tcW w:w="804" w:type="dxa"/>
            <w:vAlign w:val="center"/>
          </w:tcPr>
          <w:p w14:paraId="52EE5AF0" w14:textId="367AF2B7" w:rsidR="00DB3E3F" w:rsidRPr="009063C9" w:rsidRDefault="00DB3E3F" w:rsidP="00584796">
            <w:pPr>
              <w:snapToGrid w:val="0"/>
              <w:spacing w:before="60" w:after="60" w:line="240" w:lineRule="auto"/>
              <w:jc w:val="center"/>
              <w:rPr>
                <w:ins w:id="4574" w:author="Greenblue" w:date="2024-02-15T20:31:00Z"/>
                <w:sz w:val="18"/>
                <w:szCs w:val="18"/>
              </w:rPr>
            </w:pPr>
            <w:ins w:id="4575" w:author="Greenblue" w:date="2024-02-15T20:34:00Z">
              <w:r>
                <w:rPr>
                  <w:rFonts w:asciiTheme="minorEastAsia" w:eastAsiaTheme="minorEastAsia" w:hAnsiTheme="minorEastAsia" w:hint="eastAsia"/>
                  <w:sz w:val="18"/>
                  <w:szCs w:val="18"/>
                </w:rPr>
                <w:t>10</w:t>
              </w:r>
            </w:ins>
          </w:p>
        </w:tc>
        <w:tc>
          <w:tcPr>
            <w:tcW w:w="5925" w:type="dxa"/>
            <w:vAlign w:val="center"/>
          </w:tcPr>
          <w:p w14:paraId="1D238CD8" w14:textId="77777777" w:rsidR="00DB3E3F" w:rsidRPr="009063C9" w:rsidRDefault="00DB3E3F" w:rsidP="00584796">
            <w:pPr>
              <w:snapToGrid w:val="0"/>
              <w:spacing w:before="60" w:after="60" w:line="240" w:lineRule="auto"/>
              <w:rPr>
                <w:ins w:id="4576" w:author="Greenblue" w:date="2024-02-15T20:31:00Z"/>
                <w:sz w:val="18"/>
                <w:szCs w:val="18"/>
              </w:rPr>
            </w:pPr>
          </w:p>
        </w:tc>
      </w:tr>
      <w:tr w:rsidR="00DB3E3F" w:rsidRPr="009063C9" w14:paraId="0101D82B" w14:textId="77777777" w:rsidTr="00584796">
        <w:trPr>
          <w:cantSplit/>
          <w:ins w:id="4577" w:author="Greenblue" w:date="2024-02-15T20:31:00Z"/>
        </w:trPr>
        <w:tc>
          <w:tcPr>
            <w:tcW w:w="3034" w:type="dxa"/>
            <w:vAlign w:val="center"/>
          </w:tcPr>
          <w:p w14:paraId="41B3C80C" w14:textId="6C9DD443" w:rsidR="00DB3E3F" w:rsidRPr="009063C9" w:rsidRDefault="00DB3E3F" w:rsidP="00584796">
            <w:pPr>
              <w:snapToGrid w:val="0"/>
              <w:spacing w:before="60" w:after="60" w:line="240" w:lineRule="auto"/>
              <w:rPr>
                <w:ins w:id="4578" w:author="Greenblue" w:date="2024-02-15T20:31:00Z"/>
                <w:sz w:val="18"/>
                <w:szCs w:val="18"/>
              </w:rPr>
            </w:pPr>
            <w:ins w:id="4579" w:author="Greenblue" w:date="2024-02-15T20:32:00Z">
              <w:r w:rsidRPr="00DB3E3F">
                <w:rPr>
                  <w:sz w:val="18"/>
                  <w:szCs w:val="18"/>
                </w:rPr>
                <w:t>ISOMetadata</w:t>
              </w:r>
            </w:ins>
          </w:p>
        </w:tc>
        <w:tc>
          <w:tcPr>
            <w:tcW w:w="3420" w:type="dxa"/>
          </w:tcPr>
          <w:p w14:paraId="290E4D4D" w14:textId="232475F7" w:rsidR="00DB3E3F" w:rsidRPr="009063C9" w:rsidRDefault="00DB3E3F" w:rsidP="00584796">
            <w:pPr>
              <w:snapToGrid w:val="0"/>
              <w:spacing w:before="60" w:after="60" w:line="240" w:lineRule="auto"/>
              <w:rPr>
                <w:ins w:id="4580" w:author="Greenblue" w:date="2024-02-15T20:31:00Z"/>
                <w:sz w:val="18"/>
                <w:szCs w:val="18"/>
              </w:rPr>
            </w:pPr>
            <w:ins w:id="4581" w:author="Greenblue" w:date="2024-02-15T20:34:00Z">
              <w:r w:rsidRPr="00DB3E3F">
                <w:rPr>
                  <w:sz w:val="18"/>
                  <w:szCs w:val="18"/>
                </w:rPr>
                <w:t>Dataset metadata in ISO format</w:t>
              </w:r>
            </w:ins>
          </w:p>
        </w:tc>
        <w:tc>
          <w:tcPr>
            <w:tcW w:w="804" w:type="dxa"/>
            <w:vAlign w:val="center"/>
          </w:tcPr>
          <w:p w14:paraId="24B84DC1" w14:textId="364192B5" w:rsidR="00DB3E3F" w:rsidRPr="009063C9" w:rsidRDefault="00DB3E3F" w:rsidP="00584796">
            <w:pPr>
              <w:snapToGrid w:val="0"/>
              <w:spacing w:before="60" w:after="60" w:line="240" w:lineRule="auto"/>
              <w:jc w:val="center"/>
              <w:rPr>
                <w:ins w:id="4582" w:author="Greenblue" w:date="2024-02-15T20:31:00Z"/>
                <w:sz w:val="18"/>
                <w:szCs w:val="18"/>
              </w:rPr>
            </w:pPr>
            <w:ins w:id="4583" w:author="Greenblue" w:date="2024-02-15T20:34:00Z">
              <w:r>
                <w:rPr>
                  <w:rFonts w:asciiTheme="minorEastAsia" w:eastAsiaTheme="minorEastAsia" w:hAnsiTheme="minorEastAsia" w:hint="eastAsia"/>
                  <w:sz w:val="18"/>
                  <w:szCs w:val="18"/>
                </w:rPr>
                <w:t>11</w:t>
              </w:r>
            </w:ins>
          </w:p>
        </w:tc>
        <w:tc>
          <w:tcPr>
            <w:tcW w:w="5925" w:type="dxa"/>
            <w:vAlign w:val="center"/>
          </w:tcPr>
          <w:p w14:paraId="4D8BA33A" w14:textId="77777777" w:rsidR="00DB3E3F" w:rsidRPr="009063C9" w:rsidRDefault="00DB3E3F" w:rsidP="00584796">
            <w:pPr>
              <w:snapToGrid w:val="0"/>
              <w:spacing w:before="60" w:after="60" w:line="240" w:lineRule="auto"/>
              <w:rPr>
                <w:ins w:id="4584" w:author="Greenblue" w:date="2024-02-15T20:31:00Z"/>
                <w:sz w:val="18"/>
                <w:szCs w:val="18"/>
              </w:rPr>
            </w:pPr>
          </w:p>
        </w:tc>
      </w:tr>
      <w:tr w:rsidR="00DB3E3F" w:rsidRPr="009063C9" w14:paraId="727A7E31" w14:textId="77777777" w:rsidTr="00584796">
        <w:trPr>
          <w:cantSplit/>
          <w:ins w:id="4585" w:author="Greenblue" w:date="2024-02-15T20:31:00Z"/>
        </w:trPr>
        <w:tc>
          <w:tcPr>
            <w:tcW w:w="3034" w:type="dxa"/>
          </w:tcPr>
          <w:p w14:paraId="3ECE92E8" w14:textId="690D4BF0" w:rsidR="00DB3E3F" w:rsidRPr="009063C9" w:rsidRDefault="00DB3E3F" w:rsidP="00584796">
            <w:pPr>
              <w:snapToGrid w:val="0"/>
              <w:spacing w:before="60" w:after="60" w:line="240" w:lineRule="auto"/>
              <w:rPr>
                <w:ins w:id="4586" w:author="Greenblue" w:date="2024-02-15T20:31:00Z"/>
                <w:sz w:val="18"/>
                <w:szCs w:val="18"/>
              </w:rPr>
            </w:pPr>
            <w:ins w:id="4587" w:author="Greenblue" w:date="2024-02-15T20:33:00Z">
              <w:r w:rsidRPr="00DB3E3F">
                <w:rPr>
                  <w:sz w:val="18"/>
                  <w:szCs w:val="18"/>
                </w:rPr>
                <w:t>languagePack</w:t>
              </w:r>
            </w:ins>
          </w:p>
        </w:tc>
        <w:tc>
          <w:tcPr>
            <w:tcW w:w="3420" w:type="dxa"/>
          </w:tcPr>
          <w:p w14:paraId="15E6AB59" w14:textId="1CE6454F" w:rsidR="00DB3E3F" w:rsidRPr="009063C9" w:rsidRDefault="00DB3E3F" w:rsidP="00584796">
            <w:pPr>
              <w:snapToGrid w:val="0"/>
              <w:spacing w:before="60" w:after="60" w:line="240" w:lineRule="auto"/>
              <w:rPr>
                <w:ins w:id="4588" w:author="Greenblue" w:date="2024-02-15T20:31:00Z"/>
                <w:sz w:val="18"/>
                <w:szCs w:val="18"/>
              </w:rPr>
            </w:pPr>
            <w:ins w:id="4589" w:author="Greenblue" w:date="2024-02-15T20:34:00Z">
              <w:r w:rsidRPr="00DB3E3F">
                <w:rPr>
                  <w:sz w:val="18"/>
                  <w:szCs w:val="18"/>
                </w:rPr>
                <w:t>A Language pack</w:t>
              </w:r>
            </w:ins>
          </w:p>
        </w:tc>
        <w:tc>
          <w:tcPr>
            <w:tcW w:w="804" w:type="dxa"/>
            <w:vAlign w:val="center"/>
          </w:tcPr>
          <w:p w14:paraId="4D4824D6" w14:textId="1B95B008" w:rsidR="00DB3E3F" w:rsidRPr="009063C9" w:rsidRDefault="00DB3E3F" w:rsidP="00584796">
            <w:pPr>
              <w:snapToGrid w:val="0"/>
              <w:spacing w:before="60" w:after="60" w:line="240" w:lineRule="auto"/>
              <w:jc w:val="center"/>
              <w:rPr>
                <w:ins w:id="4590" w:author="Greenblue" w:date="2024-02-15T20:31:00Z"/>
                <w:sz w:val="18"/>
                <w:szCs w:val="18"/>
              </w:rPr>
            </w:pPr>
            <w:ins w:id="4591" w:author="Greenblue" w:date="2024-02-15T20:34:00Z">
              <w:r>
                <w:rPr>
                  <w:rFonts w:asciiTheme="minorEastAsia" w:eastAsiaTheme="minorEastAsia" w:hAnsiTheme="minorEastAsia" w:hint="eastAsia"/>
                  <w:sz w:val="18"/>
                  <w:szCs w:val="18"/>
                </w:rPr>
                <w:t>12</w:t>
              </w:r>
            </w:ins>
          </w:p>
        </w:tc>
        <w:tc>
          <w:tcPr>
            <w:tcW w:w="5925" w:type="dxa"/>
            <w:vAlign w:val="center"/>
          </w:tcPr>
          <w:p w14:paraId="63BA05B9" w14:textId="77777777" w:rsidR="00DB3E3F" w:rsidRPr="009063C9" w:rsidRDefault="00DB3E3F" w:rsidP="00584796">
            <w:pPr>
              <w:snapToGrid w:val="0"/>
              <w:spacing w:before="60" w:after="60" w:line="240" w:lineRule="auto"/>
              <w:rPr>
                <w:ins w:id="4592" w:author="Greenblue" w:date="2024-02-15T20:31:00Z"/>
                <w:sz w:val="18"/>
                <w:szCs w:val="18"/>
              </w:rPr>
            </w:pPr>
          </w:p>
        </w:tc>
      </w:tr>
      <w:tr w:rsidR="00DB3E3F" w:rsidRPr="009063C9" w14:paraId="74757FB5" w14:textId="77777777" w:rsidTr="00584796">
        <w:trPr>
          <w:cantSplit/>
          <w:ins w:id="4593" w:author="Greenblue" w:date="2024-02-15T20:33:00Z"/>
        </w:trPr>
        <w:tc>
          <w:tcPr>
            <w:tcW w:w="3034" w:type="dxa"/>
          </w:tcPr>
          <w:p w14:paraId="38ED1285" w14:textId="3BEC3CD8" w:rsidR="00DB3E3F" w:rsidRPr="009063C9" w:rsidRDefault="00DB3E3F" w:rsidP="00584796">
            <w:pPr>
              <w:snapToGrid w:val="0"/>
              <w:spacing w:before="60" w:after="60" w:line="240" w:lineRule="auto"/>
              <w:rPr>
                <w:ins w:id="4594" w:author="Greenblue" w:date="2024-02-15T20:33:00Z"/>
                <w:sz w:val="18"/>
                <w:szCs w:val="18"/>
              </w:rPr>
            </w:pPr>
            <w:ins w:id="4595" w:author="Greenblue" w:date="2024-02-15T20:33:00Z">
              <w:r w:rsidRPr="00DB3E3F">
                <w:rPr>
                  <w:sz w:val="18"/>
                  <w:szCs w:val="18"/>
                </w:rPr>
                <w:t>GMLSchema</w:t>
              </w:r>
            </w:ins>
          </w:p>
        </w:tc>
        <w:tc>
          <w:tcPr>
            <w:tcW w:w="3420" w:type="dxa"/>
          </w:tcPr>
          <w:p w14:paraId="79EC3DEC" w14:textId="5A0AEACA" w:rsidR="00DB3E3F" w:rsidRPr="009063C9" w:rsidRDefault="00DB3E3F" w:rsidP="00584796">
            <w:pPr>
              <w:snapToGrid w:val="0"/>
              <w:spacing w:before="60" w:after="60" w:line="240" w:lineRule="auto"/>
              <w:rPr>
                <w:ins w:id="4596" w:author="Greenblue" w:date="2024-02-15T20:33:00Z"/>
                <w:sz w:val="18"/>
                <w:szCs w:val="18"/>
              </w:rPr>
            </w:pPr>
            <w:ins w:id="4597" w:author="Greenblue" w:date="2024-02-15T20:34:00Z">
              <w:r w:rsidRPr="00DB3E3F">
                <w:rPr>
                  <w:sz w:val="18"/>
                  <w:szCs w:val="18"/>
                </w:rPr>
                <w:t>GML Application Schema</w:t>
              </w:r>
            </w:ins>
          </w:p>
        </w:tc>
        <w:tc>
          <w:tcPr>
            <w:tcW w:w="804" w:type="dxa"/>
            <w:vAlign w:val="center"/>
          </w:tcPr>
          <w:p w14:paraId="77107D1E" w14:textId="268B84CD" w:rsidR="00DB3E3F" w:rsidRPr="009063C9" w:rsidRDefault="00DB3E3F" w:rsidP="00584796">
            <w:pPr>
              <w:snapToGrid w:val="0"/>
              <w:spacing w:before="60" w:after="60" w:line="240" w:lineRule="auto"/>
              <w:jc w:val="center"/>
              <w:rPr>
                <w:ins w:id="4598" w:author="Greenblue" w:date="2024-02-15T20:33:00Z"/>
                <w:sz w:val="18"/>
                <w:szCs w:val="18"/>
              </w:rPr>
            </w:pPr>
            <w:ins w:id="4599" w:author="Greenblue" w:date="2024-02-15T20:34:00Z">
              <w:r>
                <w:rPr>
                  <w:rFonts w:asciiTheme="minorEastAsia" w:eastAsiaTheme="minorEastAsia" w:hAnsiTheme="minorEastAsia" w:hint="eastAsia"/>
                  <w:sz w:val="18"/>
                  <w:szCs w:val="18"/>
                </w:rPr>
                <w:t>13</w:t>
              </w:r>
            </w:ins>
          </w:p>
        </w:tc>
        <w:tc>
          <w:tcPr>
            <w:tcW w:w="5925" w:type="dxa"/>
            <w:vAlign w:val="center"/>
          </w:tcPr>
          <w:p w14:paraId="4E9CE7CD" w14:textId="77777777" w:rsidR="00DB3E3F" w:rsidRPr="009063C9" w:rsidRDefault="00DB3E3F" w:rsidP="00584796">
            <w:pPr>
              <w:snapToGrid w:val="0"/>
              <w:spacing w:before="60" w:after="60" w:line="240" w:lineRule="auto"/>
              <w:rPr>
                <w:ins w:id="4600" w:author="Greenblue" w:date="2024-02-15T20:33:00Z"/>
                <w:sz w:val="18"/>
                <w:szCs w:val="18"/>
              </w:rPr>
            </w:pPr>
          </w:p>
        </w:tc>
      </w:tr>
      <w:tr w:rsidR="00DB3E3F" w:rsidRPr="009063C9" w14:paraId="7587B811" w14:textId="77777777" w:rsidTr="00584796">
        <w:trPr>
          <w:cantSplit/>
          <w:ins w:id="4601" w:author="Greenblue" w:date="2024-02-15T20:33:00Z"/>
        </w:trPr>
        <w:tc>
          <w:tcPr>
            <w:tcW w:w="3034" w:type="dxa"/>
          </w:tcPr>
          <w:p w14:paraId="5ADD1F8C" w14:textId="5BED5BEB" w:rsidR="00DB3E3F" w:rsidRPr="009063C9" w:rsidRDefault="00DB3E3F" w:rsidP="00584796">
            <w:pPr>
              <w:snapToGrid w:val="0"/>
              <w:spacing w:before="60" w:after="60" w:line="240" w:lineRule="auto"/>
              <w:rPr>
                <w:ins w:id="4602" w:author="Greenblue" w:date="2024-02-15T20:33:00Z"/>
                <w:sz w:val="18"/>
                <w:szCs w:val="18"/>
              </w:rPr>
            </w:pPr>
            <w:ins w:id="4603" w:author="Greenblue" w:date="2024-02-15T20:33:00Z">
              <w:r w:rsidRPr="00DB3E3F">
                <w:rPr>
                  <w:sz w:val="18"/>
                  <w:szCs w:val="18"/>
                </w:rPr>
                <w:t>other</w:t>
              </w:r>
            </w:ins>
          </w:p>
        </w:tc>
        <w:tc>
          <w:tcPr>
            <w:tcW w:w="3420" w:type="dxa"/>
          </w:tcPr>
          <w:p w14:paraId="701028C8" w14:textId="37A11C95" w:rsidR="00DB3E3F" w:rsidRPr="009063C9" w:rsidRDefault="00DB3E3F" w:rsidP="00584796">
            <w:pPr>
              <w:snapToGrid w:val="0"/>
              <w:spacing w:before="60" w:after="60" w:line="240" w:lineRule="auto"/>
              <w:rPr>
                <w:ins w:id="4604" w:author="Greenblue" w:date="2024-02-15T20:33:00Z"/>
                <w:sz w:val="18"/>
                <w:szCs w:val="18"/>
              </w:rPr>
            </w:pPr>
            <w:ins w:id="4605" w:author="Greenblue" w:date="2024-02-15T20:34:00Z">
              <w:r w:rsidRPr="00DB3E3F">
                <w:rPr>
                  <w:spacing w:val="-6"/>
                  <w:sz w:val="18"/>
                  <w:szCs w:val="18"/>
                </w:rPr>
                <w:t>A type of resource not otherwise described</w:t>
              </w:r>
            </w:ins>
          </w:p>
        </w:tc>
        <w:tc>
          <w:tcPr>
            <w:tcW w:w="804" w:type="dxa"/>
            <w:vAlign w:val="center"/>
          </w:tcPr>
          <w:p w14:paraId="36F96237" w14:textId="59C39739" w:rsidR="00DB3E3F" w:rsidRPr="009063C9" w:rsidRDefault="00DB3E3F" w:rsidP="00584796">
            <w:pPr>
              <w:snapToGrid w:val="0"/>
              <w:spacing w:before="60" w:after="60" w:line="240" w:lineRule="auto"/>
              <w:jc w:val="center"/>
              <w:rPr>
                <w:ins w:id="4606" w:author="Greenblue" w:date="2024-02-15T20:33:00Z"/>
                <w:sz w:val="18"/>
                <w:szCs w:val="18"/>
              </w:rPr>
            </w:pPr>
            <w:ins w:id="4607" w:author="Greenblue" w:date="2024-02-15T20:34:00Z">
              <w:r>
                <w:rPr>
                  <w:rFonts w:asciiTheme="minorEastAsia" w:eastAsiaTheme="minorEastAsia" w:hAnsiTheme="minorEastAsia" w:hint="eastAsia"/>
                  <w:sz w:val="18"/>
                  <w:szCs w:val="18"/>
                </w:rPr>
                <w:t>100</w:t>
              </w:r>
            </w:ins>
          </w:p>
        </w:tc>
        <w:tc>
          <w:tcPr>
            <w:tcW w:w="5925" w:type="dxa"/>
            <w:vAlign w:val="center"/>
          </w:tcPr>
          <w:p w14:paraId="18399EA4" w14:textId="77777777" w:rsidR="00DB3E3F" w:rsidRPr="009063C9" w:rsidRDefault="00DB3E3F" w:rsidP="00584796">
            <w:pPr>
              <w:snapToGrid w:val="0"/>
              <w:spacing w:before="60" w:after="60" w:line="240" w:lineRule="auto"/>
              <w:rPr>
                <w:ins w:id="4608" w:author="Greenblue" w:date="2024-02-15T20:33:00Z"/>
                <w:sz w:val="18"/>
                <w:szCs w:val="18"/>
              </w:rPr>
            </w:pPr>
          </w:p>
        </w:tc>
      </w:tr>
    </w:tbl>
    <w:p w14:paraId="23748661" w14:textId="77777777" w:rsidR="00DB3E3F" w:rsidRPr="00DB3E3F" w:rsidRDefault="00DB3E3F">
      <w:pPr>
        <w:spacing w:after="0" w:line="240" w:lineRule="auto"/>
        <w:jc w:val="left"/>
        <w:rPr>
          <w:rFonts w:eastAsiaTheme="minorEastAsia"/>
          <w:sz w:val="19"/>
          <w:szCs w:val="19"/>
        </w:rPr>
      </w:pPr>
    </w:p>
    <w:p w14:paraId="7F4B6E54" w14:textId="624C5C18" w:rsidR="00B413FE" w:rsidRPr="009063C9" w:rsidRDefault="00B413FE" w:rsidP="00B8413D">
      <w:pPr>
        <w:pStyle w:val="30"/>
        <w:ind w:hanging="7950"/>
      </w:pPr>
      <w:bookmarkStart w:id="4609" w:name="_Toc403560576"/>
      <w:bookmarkStart w:id="4610" w:name="_Toc152232625"/>
      <w:bookmarkStart w:id="4611" w:name="_Toc170717314"/>
      <w:r w:rsidRPr="009063C9">
        <w:lastRenderedPageBreak/>
        <w:t>S100_Catalogue</w:t>
      </w:r>
      <w:bookmarkEnd w:id="4609"/>
      <w:ins w:id="4612" w:author="Greenblue" w:date="2024-02-15T20:16:00Z">
        <w:r w:rsidR="00D963CF">
          <w:rPr>
            <w:rFonts w:asciiTheme="minorEastAsia" w:eastAsiaTheme="minorEastAsia" w:hAnsiTheme="minorEastAsia" w:hint="eastAsia"/>
          </w:rPr>
          <w:t>Discovery</w:t>
        </w:r>
      </w:ins>
      <w:r w:rsidRPr="009063C9">
        <w:t>Metadata</w:t>
      </w:r>
      <w:bookmarkEnd w:id="4610"/>
      <w:bookmarkEnd w:id="461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2436"/>
        <w:gridCol w:w="3489"/>
        <w:tblGridChange w:id="4613">
          <w:tblGrid>
            <w:gridCol w:w="3034"/>
            <w:gridCol w:w="3420"/>
            <w:gridCol w:w="804"/>
            <w:gridCol w:w="2436"/>
            <w:gridCol w:w="3489"/>
          </w:tblGrid>
        </w:tblGridChange>
      </w:tblGrid>
      <w:tr w:rsidR="007767D1" w:rsidRPr="009063C9" w14:paraId="25A637AD" w14:textId="77777777" w:rsidTr="003D073E">
        <w:trPr>
          <w:cantSplit/>
        </w:trPr>
        <w:tc>
          <w:tcPr>
            <w:tcW w:w="3034" w:type="dxa"/>
            <w:shd w:val="clear" w:color="auto" w:fill="D9D9D9"/>
            <w:vAlign w:val="center"/>
          </w:tcPr>
          <w:p w14:paraId="0BD491E4" w14:textId="77777777" w:rsidR="00B413FE" w:rsidRPr="009063C9" w:rsidRDefault="00B413FE" w:rsidP="00934C8B">
            <w:pPr>
              <w:snapToGrid w:val="0"/>
              <w:spacing w:before="60" w:after="60" w:line="240" w:lineRule="auto"/>
              <w:jc w:val="left"/>
              <w:rPr>
                <w:b/>
                <w:sz w:val="18"/>
                <w:szCs w:val="18"/>
              </w:rPr>
            </w:pPr>
            <w:r w:rsidRPr="009063C9">
              <w:rPr>
                <w:b/>
                <w:sz w:val="18"/>
                <w:szCs w:val="18"/>
              </w:rPr>
              <w:t>Name</w:t>
            </w:r>
          </w:p>
        </w:tc>
        <w:tc>
          <w:tcPr>
            <w:tcW w:w="3420" w:type="dxa"/>
            <w:shd w:val="clear" w:color="auto" w:fill="D9D9D9"/>
            <w:vAlign w:val="center"/>
          </w:tcPr>
          <w:p w14:paraId="74ED9797" w14:textId="77777777" w:rsidR="00B413FE" w:rsidRPr="009063C9" w:rsidRDefault="00B413FE" w:rsidP="00934C8B">
            <w:pPr>
              <w:snapToGrid w:val="0"/>
              <w:spacing w:before="60" w:after="60" w:line="240" w:lineRule="auto"/>
              <w:jc w:val="left"/>
              <w:rPr>
                <w:b/>
                <w:sz w:val="18"/>
                <w:szCs w:val="18"/>
              </w:rPr>
            </w:pPr>
            <w:r w:rsidRPr="009063C9">
              <w:rPr>
                <w:b/>
                <w:sz w:val="18"/>
                <w:szCs w:val="18"/>
              </w:rPr>
              <w:t>Description</w:t>
            </w:r>
          </w:p>
        </w:tc>
        <w:tc>
          <w:tcPr>
            <w:tcW w:w="804" w:type="dxa"/>
            <w:shd w:val="clear" w:color="auto" w:fill="D9D9D9"/>
            <w:vAlign w:val="center"/>
          </w:tcPr>
          <w:p w14:paraId="59DD6BCC" w14:textId="77777777" w:rsidR="00B413FE" w:rsidRPr="009063C9" w:rsidRDefault="00B413FE" w:rsidP="00934C8B">
            <w:pPr>
              <w:snapToGrid w:val="0"/>
              <w:spacing w:before="60" w:after="60" w:line="240" w:lineRule="auto"/>
              <w:jc w:val="center"/>
              <w:rPr>
                <w:b/>
                <w:sz w:val="18"/>
                <w:szCs w:val="18"/>
              </w:rPr>
            </w:pPr>
            <w:r w:rsidRPr="009063C9">
              <w:rPr>
                <w:b/>
                <w:sz w:val="18"/>
                <w:szCs w:val="18"/>
              </w:rPr>
              <w:t>Mult</w:t>
            </w:r>
          </w:p>
        </w:tc>
        <w:tc>
          <w:tcPr>
            <w:tcW w:w="2436" w:type="dxa"/>
            <w:shd w:val="clear" w:color="auto" w:fill="D9D9D9"/>
            <w:vAlign w:val="center"/>
          </w:tcPr>
          <w:p w14:paraId="1E7D5956" w14:textId="77777777" w:rsidR="00B413FE" w:rsidRPr="009063C9" w:rsidRDefault="00B413FE" w:rsidP="00934C8B">
            <w:pPr>
              <w:snapToGrid w:val="0"/>
              <w:spacing w:before="60" w:after="60" w:line="240" w:lineRule="auto"/>
              <w:jc w:val="left"/>
              <w:rPr>
                <w:b/>
                <w:sz w:val="18"/>
                <w:szCs w:val="18"/>
              </w:rPr>
            </w:pPr>
            <w:r w:rsidRPr="009063C9">
              <w:rPr>
                <w:b/>
                <w:sz w:val="18"/>
                <w:szCs w:val="18"/>
              </w:rPr>
              <w:t>Type</w:t>
            </w:r>
          </w:p>
        </w:tc>
        <w:tc>
          <w:tcPr>
            <w:tcW w:w="3489" w:type="dxa"/>
            <w:shd w:val="clear" w:color="auto" w:fill="D9D9D9"/>
            <w:vAlign w:val="center"/>
          </w:tcPr>
          <w:p w14:paraId="49D9051E" w14:textId="77777777" w:rsidR="00B413FE" w:rsidRPr="009063C9" w:rsidRDefault="00B413FE" w:rsidP="00934C8B">
            <w:pPr>
              <w:snapToGrid w:val="0"/>
              <w:spacing w:before="60" w:after="60" w:line="240" w:lineRule="auto"/>
              <w:jc w:val="left"/>
              <w:rPr>
                <w:b/>
                <w:sz w:val="18"/>
                <w:szCs w:val="18"/>
              </w:rPr>
            </w:pPr>
            <w:r w:rsidRPr="009063C9">
              <w:rPr>
                <w:b/>
                <w:sz w:val="18"/>
                <w:szCs w:val="18"/>
              </w:rPr>
              <w:t>Remarks</w:t>
            </w:r>
          </w:p>
        </w:tc>
      </w:tr>
      <w:tr w:rsidR="00B413FE" w:rsidRPr="009063C9" w14:paraId="168798A3" w14:textId="77777777" w:rsidTr="003D073E">
        <w:trPr>
          <w:cantSplit/>
        </w:trPr>
        <w:tc>
          <w:tcPr>
            <w:tcW w:w="3034" w:type="dxa"/>
            <w:vAlign w:val="center"/>
          </w:tcPr>
          <w:p w14:paraId="74B2B146" w14:textId="64F1B21D" w:rsidR="00B413FE" w:rsidRPr="009063C9" w:rsidRDefault="00B413FE" w:rsidP="00934C8B">
            <w:pPr>
              <w:snapToGrid w:val="0"/>
              <w:spacing w:before="60" w:after="60" w:line="240" w:lineRule="auto"/>
              <w:jc w:val="left"/>
              <w:rPr>
                <w:sz w:val="18"/>
                <w:szCs w:val="18"/>
              </w:rPr>
            </w:pPr>
            <w:r w:rsidRPr="009063C9">
              <w:rPr>
                <w:sz w:val="18"/>
                <w:szCs w:val="18"/>
              </w:rPr>
              <w:t>S100_Catalogue</w:t>
            </w:r>
            <w:r w:rsidR="003D0F80" w:rsidRPr="009063C9">
              <w:rPr>
                <w:sz w:val="18"/>
                <w:szCs w:val="18"/>
              </w:rPr>
              <w:t>Metadata</w:t>
            </w:r>
          </w:p>
        </w:tc>
        <w:tc>
          <w:tcPr>
            <w:tcW w:w="3420" w:type="dxa"/>
            <w:vAlign w:val="center"/>
          </w:tcPr>
          <w:p w14:paraId="0647CAF0" w14:textId="7E53FC47" w:rsidR="00B413FE" w:rsidRPr="009063C9" w:rsidRDefault="003D0F80" w:rsidP="00934C8B">
            <w:pPr>
              <w:snapToGrid w:val="0"/>
              <w:spacing w:before="60" w:after="60" w:line="240" w:lineRule="auto"/>
              <w:jc w:val="left"/>
              <w:rPr>
                <w:sz w:val="18"/>
                <w:szCs w:val="18"/>
              </w:rPr>
            </w:pPr>
            <w:r w:rsidRPr="009063C9">
              <w:rPr>
                <w:sz w:val="18"/>
                <w:szCs w:val="18"/>
              </w:rPr>
              <w:t>Class for S-100 catalogue metadata</w:t>
            </w:r>
          </w:p>
        </w:tc>
        <w:tc>
          <w:tcPr>
            <w:tcW w:w="804" w:type="dxa"/>
            <w:vAlign w:val="center"/>
          </w:tcPr>
          <w:p w14:paraId="0B40FA16" w14:textId="77777777" w:rsidR="00B413FE" w:rsidRPr="009063C9" w:rsidRDefault="00B413FE" w:rsidP="00934C8B">
            <w:pPr>
              <w:snapToGrid w:val="0"/>
              <w:spacing w:before="60" w:after="60" w:line="240" w:lineRule="auto"/>
              <w:jc w:val="center"/>
              <w:rPr>
                <w:sz w:val="18"/>
                <w:szCs w:val="18"/>
              </w:rPr>
            </w:pPr>
            <w:r w:rsidRPr="009063C9">
              <w:rPr>
                <w:sz w:val="18"/>
                <w:szCs w:val="18"/>
              </w:rPr>
              <w:t>-</w:t>
            </w:r>
          </w:p>
        </w:tc>
        <w:tc>
          <w:tcPr>
            <w:tcW w:w="2436" w:type="dxa"/>
            <w:vAlign w:val="center"/>
          </w:tcPr>
          <w:p w14:paraId="56C6C780" w14:textId="77777777" w:rsidR="00B413FE" w:rsidRPr="009063C9" w:rsidRDefault="00B413FE" w:rsidP="00934C8B">
            <w:pPr>
              <w:snapToGrid w:val="0"/>
              <w:spacing w:before="60" w:after="60" w:line="240" w:lineRule="auto"/>
              <w:jc w:val="left"/>
              <w:rPr>
                <w:sz w:val="18"/>
                <w:szCs w:val="18"/>
              </w:rPr>
            </w:pPr>
            <w:r w:rsidRPr="009063C9">
              <w:rPr>
                <w:sz w:val="18"/>
                <w:szCs w:val="18"/>
              </w:rPr>
              <w:t>-</w:t>
            </w:r>
          </w:p>
        </w:tc>
        <w:tc>
          <w:tcPr>
            <w:tcW w:w="3489" w:type="dxa"/>
            <w:vAlign w:val="center"/>
          </w:tcPr>
          <w:p w14:paraId="22E06B78" w14:textId="77777777" w:rsidR="00B413FE" w:rsidRPr="009063C9" w:rsidRDefault="00B413FE" w:rsidP="00934C8B">
            <w:pPr>
              <w:snapToGrid w:val="0"/>
              <w:spacing w:before="60" w:after="60" w:line="240" w:lineRule="auto"/>
              <w:jc w:val="left"/>
              <w:rPr>
                <w:sz w:val="18"/>
                <w:szCs w:val="18"/>
              </w:rPr>
            </w:pPr>
            <w:r w:rsidRPr="009063C9">
              <w:rPr>
                <w:sz w:val="18"/>
                <w:szCs w:val="18"/>
              </w:rPr>
              <w:t>-</w:t>
            </w:r>
          </w:p>
        </w:tc>
      </w:tr>
      <w:tr w:rsidR="00B413FE" w:rsidRPr="009063C9" w14:paraId="7AE4BDED" w14:textId="77777777" w:rsidTr="003D073E">
        <w:trPr>
          <w:cantSplit/>
        </w:trPr>
        <w:tc>
          <w:tcPr>
            <w:tcW w:w="3034" w:type="dxa"/>
            <w:vAlign w:val="center"/>
          </w:tcPr>
          <w:p w14:paraId="6AF767F9" w14:textId="77777777" w:rsidR="00B413FE" w:rsidRPr="009063C9" w:rsidRDefault="00B413FE" w:rsidP="00934C8B">
            <w:pPr>
              <w:snapToGrid w:val="0"/>
              <w:spacing w:before="60" w:after="60" w:line="240" w:lineRule="auto"/>
              <w:jc w:val="left"/>
              <w:rPr>
                <w:sz w:val="18"/>
                <w:szCs w:val="18"/>
              </w:rPr>
            </w:pPr>
            <w:r w:rsidRPr="009063C9">
              <w:rPr>
                <w:sz w:val="18"/>
                <w:szCs w:val="18"/>
              </w:rPr>
              <w:t>filename</w:t>
            </w:r>
          </w:p>
        </w:tc>
        <w:tc>
          <w:tcPr>
            <w:tcW w:w="3420" w:type="dxa"/>
            <w:vAlign w:val="center"/>
          </w:tcPr>
          <w:p w14:paraId="305CB597" w14:textId="77777777" w:rsidR="00B413FE" w:rsidRPr="009063C9" w:rsidRDefault="00B413FE" w:rsidP="00934C8B">
            <w:pPr>
              <w:snapToGrid w:val="0"/>
              <w:spacing w:before="60" w:after="60" w:line="240" w:lineRule="auto"/>
              <w:jc w:val="left"/>
              <w:rPr>
                <w:sz w:val="18"/>
                <w:szCs w:val="18"/>
              </w:rPr>
            </w:pPr>
            <w:r w:rsidRPr="009063C9">
              <w:rPr>
                <w:sz w:val="18"/>
                <w:szCs w:val="18"/>
              </w:rPr>
              <w:t>The name for the catalogue</w:t>
            </w:r>
          </w:p>
        </w:tc>
        <w:tc>
          <w:tcPr>
            <w:tcW w:w="804" w:type="dxa"/>
            <w:vAlign w:val="center"/>
          </w:tcPr>
          <w:p w14:paraId="6FAF3EB0" w14:textId="77777777" w:rsidR="00B413FE" w:rsidRPr="009063C9" w:rsidRDefault="00B413FE" w:rsidP="00934C8B">
            <w:pPr>
              <w:snapToGrid w:val="0"/>
              <w:spacing w:before="60" w:after="60" w:line="240" w:lineRule="auto"/>
              <w:jc w:val="center"/>
              <w:rPr>
                <w:sz w:val="18"/>
                <w:szCs w:val="18"/>
              </w:rPr>
            </w:pPr>
            <w:r w:rsidRPr="009063C9">
              <w:rPr>
                <w:sz w:val="18"/>
                <w:szCs w:val="18"/>
              </w:rPr>
              <w:t>1..*</w:t>
            </w:r>
          </w:p>
        </w:tc>
        <w:tc>
          <w:tcPr>
            <w:tcW w:w="2436" w:type="dxa"/>
            <w:vAlign w:val="center"/>
          </w:tcPr>
          <w:p w14:paraId="3104E82A" w14:textId="77777777" w:rsidR="00B413FE" w:rsidRPr="009063C9" w:rsidRDefault="00B413FE" w:rsidP="00934C8B">
            <w:pPr>
              <w:snapToGrid w:val="0"/>
              <w:spacing w:before="60" w:after="60" w:line="240" w:lineRule="auto"/>
              <w:jc w:val="left"/>
              <w:rPr>
                <w:sz w:val="18"/>
                <w:szCs w:val="18"/>
              </w:rPr>
            </w:pPr>
            <w:r w:rsidRPr="009063C9">
              <w:rPr>
                <w:sz w:val="18"/>
                <w:szCs w:val="18"/>
              </w:rPr>
              <w:t>CharacterString</w:t>
            </w:r>
          </w:p>
        </w:tc>
        <w:tc>
          <w:tcPr>
            <w:tcW w:w="3489" w:type="dxa"/>
            <w:vAlign w:val="center"/>
          </w:tcPr>
          <w:p w14:paraId="244B6169" w14:textId="77777777" w:rsidR="00B413FE" w:rsidRPr="009063C9" w:rsidRDefault="00B413FE" w:rsidP="00934C8B">
            <w:pPr>
              <w:snapToGrid w:val="0"/>
              <w:spacing w:before="60" w:after="60" w:line="240" w:lineRule="auto"/>
              <w:jc w:val="left"/>
              <w:rPr>
                <w:sz w:val="18"/>
                <w:szCs w:val="18"/>
              </w:rPr>
            </w:pPr>
          </w:p>
        </w:tc>
      </w:tr>
      <w:tr w:rsidR="009C5E3F" w:rsidRPr="009063C9" w14:paraId="7208EE1E" w14:textId="77777777" w:rsidTr="003D073E">
        <w:trPr>
          <w:cantSplit/>
          <w:ins w:id="4614" w:author="Greenblue" w:date="2024-02-15T20:16:00Z"/>
        </w:trPr>
        <w:tc>
          <w:tcPr>
            <w:tcW w:w="3034" w:type="dxa"/>
            <w:vAlign w:val="center"/>
          </w:tcPr>
          <w:p w14:paraId="26A76B14" w14:textId="7BB2F77C" w:rsidR="009C5E3F" w:rsidRPr="009C5E3F" w:rsidRDefault="009C5E3F" w:rsidP="009C5E3F">
            <w:pPr>
              <w:snapToGrid w:val="0"/>
              <w:spacing w:before="60" w:after="60" w:line="240" w:lineRule="auto"/>
              <w:jc w:val="left"/>
              <w:rPr>
                <w:ins w:id="4615" w:author="Greenblue" w:date="2024-02-15T20:16:00Z"/>
                <w:sz w:val="18"/>
                <w:szCs w:val="18"/>
              </w:rPr>
            </w:pPr>
            <w:ins w:id="4616" w:author="Greenblue" w:date="2024-02-15T20:16:00Z">
              <w:r w:rsidRPr="009C5E3F">
                <w:rPr>
                  <w:rFonts w:eastAsiaTheme="minorEastAsia"/>
                  <w:sz w:val="18"/>
                  <w:szCs w:val="18"/>
                </w:rPr>
                <w:t>purpose</w:t>
              </w:r>
            </w:ins>
          </w:p>
        </w:tc>
        <w:tc>
          <w:tcPr>
            <w:tcW w:w="3420" w:type="dxa"/>
            <w:vAlign w:val="center"/>
          </w:tcPr>
          <w:p w14:paraId="7FC39782" w14:textId="1BCD3AAC" w:rsidR="009C5E3F" w:rsidRPr="009C5E3F" w:rsidRDefault="009C5E3F" w:rsidP="009C5E3F">
            <w:pPr>
              <w:snapToGrid w:val="0"/>
              <w:spacing w:before="60" w:after="60" w:line="240" w:lineRule="auto"/>
              <w:jc w:val="left"/>
              <w:rPr>
                <w:ins w:id="4617" w:author="Greenblue" w:date="2024-02-15T20:16:00Z"/>
                <w:sz w:val="18"/>
                <w:szCs w:val="18"/>
              </w:rPr>
            </w:pPr>
            <w:ins w:id="4618" w:author="Greenblue" w:date="2024-02-15T20:16:00Z">
              <w:r w:rsidRPr="009C5E3F">
                <w:rPr>
                  <w:rFonts w:eastAsiaTheme="minorEastAsia" w:hint="eastAsia"/>
                  <w:sz w:val="18"/>
                  <w:szCs w:val="18"/>
                </w:rPr>
                <w:t>T</w:t>
              </w:r>
              <w:r w:rsidRPr="009C5E3F">
                <w:rPr>
                  <w:rFonts w:eastAsiaTheme="minorEastAsia"/>
                  <w:sz w:val="18"/>
                  <w:szCs w:val="18"/>
                </w:rPr>
                <w:t>he purpose for which the Catalogue has been issued</w:t>
              </w:r>
            </w:ins>
          </w:p>
        </w:tc>
        <w:tc>
          <w:tcPr>
            <w:tcW w:w="804" w:type="dxa"/>
            <w:vAlign w:val="center"/>
          </w:tcPr>
          <w:p w14:paraId="0D984DBE" w14:textId="2B509E3F" w:rsidR="009C5E3F" w:rsidRPr="009C5E3F" w:rsidRDefault="009C5E3F" w:rsidP="009C5E3F">
            <w:pPr>
              <w:snapToGrid w:val="0"/>
              <w:spacing w:before="60" w:after="60" w:line="240" w:lineRule="auto"/>
              <w:jc w:val="center"/>
              <w:rPr>
                <w:ins w:id="4619" w:author="Greenblue" w:date="2024-02-15T20:16:00Z"/>
                <w:sz w:val="18"/>
                <w:szCs w:val="18"/>
              </w:rPr>
            </w:pPr>
            <w:ins w:id="4620" w:author="Greenblue" w:date="2024-02-15T20:16:00Z">
              <w:r w:rsidRPr="009C5E3F">
                <w:rPr>
                  <w:rFonts w:eastAsiaTheme="minorEastAsia" w:hint="eastAsia"/>
                  <w:sz w:val="18"/>
                  <w:szCs w:val="18"/>
                </w:rPr>
                <w:t>0</w:t>
              </w:r>
              <w:r w:rsidRPr="009C5E3F">
                <w:rPr>
                  <w:rFonts w:eastAsiaTheme="minorEastAsia"/>
                  <w:sz w:val="18"/>
                  <w:szCs w:val="18"/>
                </w:rPr>
                <w:t>..1</w:t>
              </w:r>
            </w:ins>
          </w:p>
        </w:tc>
        <w:tc>
          <w:tcPr>
            <w:tcW w:w="2436" w:type="dxa"/>
            <w:vAlign w:val="center"/>
          </w:tcPr>
          <w:p w14:paraId="26EB1AB6" w14:textId="4ED38E7C" w:rsidR="009C5E3F" w:rsidRPr="009C5E3F" w:rsidRDefault="009C5E3F" w:rsidP="009C5E3F">
            <w:pPr>
              <w:snapToGrid w:val="0"/>
              <w:spacing w:before="60" w:after="60" w:line="240" w:lineRule="auto"/>
              <w:jc w:val="left"/>
              <w:rPr>
                <w:ins w:id="4621" w:author="Greenblue" w:date="2024-02-15T20:16:00Z"/>
                <w:sz w:val="18"/>
                <w:szCs w:val="18"/>
              </w:rPr>
            </w:pPr>
            <w:ins w:id="4622" w:author="Greenblue" w:date="2024-02-15T20:16:00Z">
              <w:r w:rsidRPr="009C5E3F">
                <w:rPr>
                  <w:rFonts w:eastAsiaTheme="minorEastAsia" w:hint="eastAsia"/>
                  <w:sz w:val="18"/>
                  <w:szCs w:val="18"/>
                </w:rPr>
                <w:t>S</w:t>
              </w:r>
              <w:r w:rsidRPr="009C5E3F">
                <w:rPr>
                  <w:rFonts w:eastAsiaTheme="minorEastAsia"/>
                  <w:sz w:val="18"/>
                  <w:szCs w:val="18"/>
                </w:rPr>
                <w:t>100_Purpose (codelist)</w:t>
              </w:r>
            </w:ins>
          </w:p>
        </w:tc>
        <w:tc>
          <w:tcPr>
            <w:tcW w:w="3489" w:type="dxa"/>
            <w:vAlign w:val="center"/>
          </w:tcPr>
          <w:p w14:paraId="246C83CC" w14:textId="250DFC59" w:rsidR="009C5E3F" w:rsidRPr="009C5E3F" w:rsidRDefault="009C5E3F" w:rsidP="009C5E3F">
            <w:pPr>
              <w:snapToGrid w:val="0"/>
              <w:spacing w:before="60" w:after="60" w:line="240" w:lineRule="auto"/>
              <w:jc w:val="left"/>
              <w:rPr>
                <w:ins w:id="4623" w:author="Greenblue" w:date="2024-02-15T20:16:00Z"/>
                <w:sz w:val="18"/>
                <w:szCs w:val="18"/>
              </w:rPr>
            </w:pPr>
            <w:ins w:id="4624" w:author="Greenblue" w:date="2024-02-15T20:16:00Z">
              <w:r w:rsidRPr="009C5E3F">
                <w:rPr>
                  <w:rFonts w:eastAsiaTheme="minorEastAsia" w:hint="eastAsia"/>
                  <w:sz w:val="18"/>
                  <w:szCs w:val="18"/>
                </w:rPr>
                <w:t>T</w:t>
              </w:r>
              <w:r w:rsidRPr="009C5E3F">
                <w:rPr>
                  <w:rFonts w:eastAsiaTheme="minorEastAsia"/>
                  <w:sz w:val="18"/>
                  <w:szCs w:val="18"/>
                </w:rPr>
                <w:t>he values must be on of the following:</w:t>
              </w:r>
              <w:r w:rsidRPr="009C5E3F">
                <w:rPr>
                  <w:rFonts w:eastAsiaTheme="minorEastAsia"/>
                  <w:sz w:val="18"/>
                  <w:szCs w:val="18"/>
                </w:rPr>
                <w:br/>
                <w:t>2 new edition</w:t>
              </w:r>
              <w:r w:rsidRPr="009C5E3F">
                <w:rPr>
                  <w:rFonts w:eastAsiaTheme="minorEastAsia"/>
                  <w:sz w:val="18"/>
                  <w:szCs w:val="18"/>
                </w:rPr>
                <w:br/>
                <w:t>5 cancellation</w:t>
              </w:r>
              <w:r w:rsidRPr="009C5E3F">
                <w:rPr>
                  <w:rFonts w:eastAsiaTheme="minorEastAsia"/>
                  <w:sz w:val="18"/>
                  <w:szCs w:val="18"/>
                </w:rPr>
                <w:br/>
                <w:t>Default is new edition</w:t>
              </w:r>
            </w:ins>
          </w:p>
        </w:tc>
      </w:tr>
      <w:tr w:rsidR="009C5E3F" w:rsidRPr="009063C9" w14:paraId="0AED3CF7" w14:textId="77777777" w:rsidTr="003D073E">
        <w:trPr>
          <w:cantSplit/>
          <w:ins w:id="4625" w:author="Greenblue" w:date="2024-02-15T20:16:00Z"/>
        </w:trPr>
        <w:tc>
          <w:tcPr>
            <w:tcW w:w="3034" w:type="dxa"/>
            <w:vAlign w:val="center"/>
          </w:tcPr>
          <w:p w14:paraId="3D5B1CD8" w14:textId="249698E2" w:rsidR="009C5E3F" w:rsidRPr="009C5E3F" w:rsidRDefault="009C5E3F" w:rsidP="009C5E3F">
            <w:pPr>
              <w:snapToGrid w:val="0"/>
              <w:spacing w:before="60" w:after="60" w:line="240" w:lineRule="auto"/>
              <w:jc w:val="left"/>
              <w:rPr>
                <w:ins w:id="4626" w:author="Greenblue" w:date="2024-02-15T20:16:00Z"/>
                <w:sz w:val="18"/>
                <w:szCs w:val="18"/>
              </w:rPr>
            </w:pPr>
            <w:ins w:id="4627" w:author="Greenblue" w:date="2024-02-15T20:16:00Z">
              <w:r w:rsidRPr="009C5E3F">
                <w:rPr>
                  <w:rFonts w:ascii="맑은 고딕" w:eastAsia="맑은 고딕" w:hAnsi="맑은 고딕" w:cs="맑은 고딕" w:hint="eastAsia"/>
                  <w:sz w:val="18"/>
                  <w:szCs w:val="18"/>
                </w:rPr>
                <w:t>e</w:t>
              </w:r>
              <w:r w:rsidRPr="009C5E3F">
                <w:rPr>
                  <w:rFonts w:ascii="맑은 고딕" w:eastAsia="맑은 고딕" w:hAnsi="맑은 고딕" w:cs="맑은 고딕"/>
                  <w:sz w:val="18"/>
                  <w:szCs w:val="18"/>
                </w:rPr>
                <w:t>ditionNumber</w:t>
              </w:r>
            </w:ins>
          </w:p>
        </w:tc>
        <w:tc>
          <w:tcPr>
            <w:tcW w:w="3420" w:type="dxa"/>
            <w:vAlign w:val="center"/>
          </w:tcPr>
          <w:p w14:paraId="6B6E5AF0" w14:textId="4073D292" w:rsidR="009C5E3F" w:rsidRPr="009C5E3F" w:rsidRDefault="009C5E3F" w:rsidP="009C5E3F">
            <w:pPr>
              <w:snapToGrid w:val="0"/>
              <w:spacing w:before="60" w:after="60" w:line="240" w:lineRule="auto"/>
              <w:jc w:val="left"/>
              <w:rPr>
                <w:ins w:id="4628" w:author="Greenblue" w:date="2024-02-15T20:16:00Z"/>
                <w:sz w:val="18"/>
                <w:szCs w:val="18"/>
              </w:rPr>
            </w:pPr>
            <w:ins w:id="4629" w:author="Greenblue" w:date="2024-02-15T20:16:00Z">
              <w:r w:rsidRPr="009C5E3F">
                <w:rPr>
                  <w:rFonts w:eastAsiaTheme="minorEastAsia" w:hint="eastAsia"/>
                  <w:sz w:val="18"/>
                  <w:szCs w:val="18"/>
                </w:rPr>
                <w:t>T</w:t>
              </w:r>
              <w:r w:rsidRPr="009C5E3F">
                <w:rPr>
                  <w:rFonts w:eastAsiaTheme="minorEastAsia"/>
                  <w:sz w:val="18"/>
                  <w:szCs w:val="18"/>
                </w:rPr>
                <w:t>he Edition number of the Catalogue</w:t>
              </w:r>
            </w:ins>
          </w:p>
        </w:tc>
        <w:tc>
          <w:tcPr>
            <w:tcW w:w="804" w:type="dxa"/>
            <w:vAlign w:val="center"/>
          </w:tcPr>
          <w:p w14:paraId="03A3AC8A" w14:textId="3661F4EB" w:rsidR="009C5E3F" w:rsidRPr="009C5E3F" w:rsidRDefault="009C5E3F" w:rsidP="009C5E3F">
            <w:pPr>
              <w:snapToGrid w:val="0"/>
              <w:spacing w:before="60" w:after="60" w:line="240" w:lineRule="auto"/>
              <w:jc w:val="center"/>
              <w:rPr>
                <w:ins w:id="4630" w:author="Greenblue" w:date="2024-02-15T20:16:00Z"/>
                <w:sz w:val="18"/>
                <w:szCs w:val="18"/>
              </w:rPr>
            </w:pPr>
            <w:ins w:id="4631" w:author="Greenblue" w:date="2024-02-15T20:16:00Z">
              <w:r w:rsidRPr="009C5E3F">
                <w:rPr>
                  <w:rFonts w:eastAsiaTheme="minorEastAsia" w:hint="eastAsia"/>
                  <w:sz w:val="18"/>
                  <w:szCs w:val="18"/>
                </w:rPr>
                <w:t>1</w:t>
              </w:r>
            </w:ins>
          </w:p>
        </w:tc>
        <w:tc>
          <w:tcPr>
            <w:tcW w:w="2436" w:type="dxa"/>
            <w:vAlign w:val="center"/>
          </w:tcPr>
          <w:p w14:paraId="391EEDA5" w14:textId="66FDB8F4" w:rsidR="009C5E3F" w:rsidRPr="009C5E3F" w:rsidRDefault="009C5E3F" w:rsidP="009C5E3F">
            <w:pPr>
              <w:snapToGrid w:val="0"/>
              <w:spacing w:before="60" w:after="60" w:line="240" w:lineRule="auto"/>
              <w:jc w:val="left"/>
              <w:rPr>
                <w:ins w:id="4632" w:author="Greenblue" w:date="2024-02-15T20:16:00Z"/>
                <w:sz w:val="18"/>
                <w:szCs w:val="18"/>
              </w:rPr>
            </w:pPr>
            <w:ins w:id="4633" w:author="Greenblue" w:date="2024-02-15T20:16:00Z">
              <w:r w:rsidRPr="009C5E3F">
                <w:rPr>
                  <w:rFonts w:eastAsiaTheme="minorEastAsia" w:hint="eastAsia"/>
                  <w:sz w:val="18"/>
                  <w:szCs w:val="18"/>
                </w:rPr>
                <w:t>I</w:t>
              </w:r>
              <w:r w:rsidRPr="009C5E3F">
                <w:rPr>
                  <w:rFonts w:eastAsiaTheme="minorEastAsia"/>
                  <w:sz w:val="18"/>
                  <w:szCs w:val="18"/>
                </w:rPr>
                <w:t>nteger</w:t>
              </w:r>
            </w:ins>
          </w:p>
        </w:tc>
        <w:tc>
          <w:tcPr>
            <w:tcW w:w="3489" w:type="dxa"/>
            <w:vAlign w:val="center"/>
          </w:tcPr>
          <w:p w14:paraId="728F9FAA" w14:textId="2EAD63D3" w:rsidR="009C5E3F" w:rsidRPr="009C5E3F" w:rsidRDefault="009C5E3F" w:rsidP="00567D7F">
            <w:pPr>
              <w:snapToGrid w:val="0"/>
              <w:spacing w:before="60" w:after="60" w:line="240" w:lineRule="auto"/>
              <w:rPr>
                <w:ins w:id="4634" w:author="Greenblue" w:date="2024-02-15T20:16:00Z"/>
                <w:sz w:val="18"/>
                <w:szCs w:val="18"/>
              </w:rPr>
            </w:pPr>
            <w:ins w:id="4635" w:author="Greenblue" w:date="2024-02-15T20:16:00Z">
              <w:r w:rsidRPr="00567D7F">
                <w:rPr>
                  <w:rFonts w:hint="eastAsia"/>
                  <w:spacing w:val="-6"/>
                  <w:sz w:val="18"/>
                  <w:szCs w:val="18"/>
                </w:rPr>
                <w:t>I</w:t>
              </w:r>
              <w:r w:rsidRPr="00567D7F">
                <w:rPr>
                  <w:spacing w:val="-6"/>
                  <w:sz w:val="18"/>
                  <w:szCs w:val="18"/>
                </w:rPr>
                <w:t>nitially set to 1 for a given productSpecification.number Increased by 1 for each subsequent new Edition Uniquely identifies the version of the Catalogue</w:t>
              </w:r>
            </w:ins>
          </w:p>
        </w:tc>
      </w:tr>
      <w:tr w:rsidR="009C5E3F" w:rsidRPr="009063C9" w:rsidDel="009C5E3F" w14:paraId="715E4ED2" w14:textId="0D710EF9" w:rsidTr="003D073E">
        <w:trPr>
          <w:cantSplit/>
          <w:del w:id="4636" w:author="Greenblue" w:date="2024-02-15T20:16:00Z"/>
        </w:trPr>
        <w:tc>
          <w:tcPr>
            <w:tcW w:w="3034" w:type="dxa"/>
            <w:vAlign w:val="center"/>
          </w:tcPr>
          <w:p w14:paraId="3457238F" w14:textId="729A6A97" w:rsidR="009C5E3F" w:rsidRPr="009063C9" w:rsidDel="009C5E3F" w:rsidRDefault="009C5E3F" w:rsidP="009C5E3F">
            <w:pPr>
              <w:snapToGrid w:val="0"/>
              <w:spacing w:before="60" w:after="60" w:line="240" w:lineRule="auto"/>
              <w:jc w:val="left"/>
              <w:rPr>
                <w:del w:id="4637" w:author="Greenblue" w:date="2024-02-15T20:16:00Z"/>
                <w:sz w:val="18"/>
                <w:szCs w:val="18"/>
              </w:rPr>
            </w:pPr>
            <w:del w:id="4638" w:author="Greenblue" w:date="2024-02-15T20:16:00Z">
              <w:r w:rsidRPr="009063C9" w:rsidDel="009C5E3F">
                <w:rPr>
                  <w:sz w:val="18"/>
                  <w:szCs w:val="18"/>
                </w:rPr>
                <w:delText>fileLocation</w:delText>
              </w:r>
            </w:del>
          </w:p>
        </w:tc>
        <w:tc>
          <w:tcPr>
            <w:tcW w:w="3420" w:type="dxa"/>
            <w:vAlign w:val="center"/>
          </w:tcPr>
          <w:p w14:paraId="0DFC0589" w14:textId="28F80490" w:rsidR="009C5E3F" w:rsidRPr="009063C9" w:rsidDel="009C5E3F" w:rsidRDefault="009C5E3F" w:rsidP="009C5E3F">
            <w:pPr>
              <w:snapToGrid w:val="0"/>
              <w:spacing w:before="60" w:after="60" w:line="240" w:lineRule="auto"/>
              <w:jc w:val="left"/>
              <w:rPr>
                <w:del w:id="4639" w:author="Greenblue" w:date="2024-02-15T20:16:00Z"/>
                <w:sz w:val="18"/>
                <w:szCs w:val="18"/>
              </w:rPr>
            </w:pPr>
            <w:del w:id="4640" w:author="Greenblue" w:date="2024-02-15T20:16:00Z">
              <w:r w:rsidRPr="009063C9" w:rsidDel="009C5E3F">
                <w:rPr>
                  <w:sz w:val="18"/>
                  <w:szCs w:val="18"/>
                </w:rPr>
                <w:delText>Full location from the exchange set root director</w:delText>
              </w:r>
            </w:del>
          </w:p>
        </w:tc>
        <w:tc>
          <w:tcPr>
            <w:tcW w:w="804" w:type="dxa"/>
            <w:vAlign w:val="center"/>
          </w:tcPr>
          <w:p w14:paraId="186D116B" w14:textId="4DD3DCC2" w:rsidR="009C5E3F" w:rsidRPr="009063C9" w:rsidDel="009C5E3F" w:rsidRDefault="009C5E3F" w:rsidP="009C5E3F">
            <w:pPr>
              <w:snapToGrid w:val="0"/>
              <w:spacing w:before="60" w:after="60" w:line="240" w:lineRule="auto"/>
              <w:jc w:val="center"/>
              <w:rPr>
                <w:del w:id="4641" w:author="Greenblue" w:date="2024-02-15T20:16:00Z"/>
                <w:sz w:val="18"/>
                <w:szCs w:val="18"/>
              </w:rPr>
            </w:pPr>
            <w:del w:id="4642" w:author="Greenblue" w:date="2024-02-15T20:16:00Z">
              <w:r w:rsidRPr="009063C9" w:rsidDel="009C5E3F">
                <w:rPr>
                  <w:sz w:val="18"/>
                  <w:szCs w:val="18"/>
                </w:rPr>
                <w:delText>1..*</w:delText>
              </w:r>
            </w:del>
          </w:p>
        </w:tc>
        <w:tc>
          <w:tcPr>
            <w:tcW w:w="2436" w:type="dxa"/>
            <w:vAlign w:val="center"/>
          </w:tcPr>
          <w:p w14:paraId="2B41F5A3" w14:textId="53C8CD26" w:rsidR="009C5E3F" w:rsidRPr="009063C9" w:rsidDel="009C5E3F" w:rsidRDefault="009C5E3F" w:rsidP="009C5E3F">
            <w:pPr>
              <w:snapToGrid w:val="0"/>
              <w:spacing w:before="60" w:after="60" w:line="240" w:lineRule="auto"/>
              <w:jc w:val="left"/>
              <w:rPr>
                <w:del w:id="4643" w:author="Greenblue" w:date="2024-02-15T20:16:00Z"/>
                <w:sz w:val="18"/>
                <w:szCs w:val="18"/>
              </w:rPr>
            </w:pPr>
            <w:del w:id="4644" w:author="Greenblue" w:date="2024-02-15T20:16:00Z">
              <w:r w:rsidRPr="009063C9" w:rsidDel="009C5E3F">
                <w:rPr>
                  <w:sz w:val="18"/>
                  <w:szCs w:val="18"/>
                </w:rPr>
                <w:delText>CharacterString</w:delText>
              </w:r>
            </w:del>
          </w:p>
        </w:tc>
        <w:tc>
          <w:tcPr>
            <w:tcW w:w="3489" w:type="dxa"/>
            <w:vAlign w:val="center"/>
          </w:tcPr>
          <w:p w14:paraId="1C7937CC" w14:textId="30AD8FC4" w:rsidR="009C5E3F" w:rsidRPr="009063C9" w:rsidDel="009C5E3F" w:rsidRDefault="009C5E3F" w:rsidP="009C5E3F">
            <w:pPr>
              <w:snapToGrid w:val="0"/>
              <w:spacing w:before="60" w:after="60" w:line="240" w:lineRule="auto"/>
              <w:jc w:val="left"/>
              <w:rPr>
                <w:del w:id="4645" w:author="Greenblue" w:date="2024-02-15T20:16:00Z"/>
                <w:sz w:val="18"/>
                <w:szCs w:val="18"/>
              </w:rPr>
            </w:pPr>
            <w:del w:id="4646" w:author="Greenblue" w:date="2024-02-15T20:16:00Z">
              <w:r w:rsidRPr="009063C9" w:rsidDel="009C5E3F">
                <w:rPr>
                  <w:sz w:val="18"/>
                  <w:szCs w:val="18"/>
                </w:rPr>
                <w:delText>Path relative to the root directory of the exchange set.  The location of the file after the exchange set is unpacked into directory &lt;EXCH_ROOT&gt; will be &lt;EXCH_ROOT&gt;/&lt;filePath&gt;/&lt;filename&gt;</w:delText>
              </w:r>
            </w:del>
          </w:p>
        </w:tc>
      </w:tr>
      <w:tr w:rsidR="009C5E3F" w:rsidRPr="009063C9" w14:paraId="41D5D43E" w14:textId="77777777" w:rsidTr="00584796">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647" w:author="Greenblue" w:date="2024-02-15T20:17: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cantSplit/>
          <w:trPrChange w:id="4648" w:author="Greenblue" w:date="2024-02-15T20:17:00Z">
            <w:trPr>
              <w:cantSplit/>
            </w:trPr>
          </w:trPrChange>
        </w:trPr>
        <w:tc>
          <w:tcPr>
            <w:tcW w:w="3034" w:type="dxa"/>
            <w:vAlign w:val="center"/>
            <w:tcPrChange w:id="4649" w:author="Greenblue" w:date="2024-02-15T20:17:00Z">
              <w:tcPr>
                <w:tcW w:w="3034" w:type="dxa"/>
                <w:vAlign w:val="center"/>
              </w:tcPr>
            </w:tcPrChange>
          </w:tcPr>
          <w:p w14:paraId="4A02B398" w14:textId="77777777" w:rsidR="009C5E3F" w:rsidRPr="009063C9" w:rsidRDefault="009C5E3F" w:rsidP="009C5E3F">
            <w:pPr>
              <w:snapToGrid w:val="0"/>
              <w:spacing w:before="60" w:after="60" w:line="240" w:lineRule="auto"/>
              <w:jc w:val="left"/>
              <w:rPr>
                <w:sz w:val="18"/>
                <w:szCs w:val="18"/>
              </w:rPr>
            </w:pPr>
            <w:r w:rsidRPr="009063C9">
              <w:rPr>
                <w:sz w:val="18"/>
                <w:szCs w:val="18"/>
              </w:rPr>
              <w:t>scope</w:t>
            </w:r>
          </w:p>
        </w:tc>
        <w:tc>
          <w:tcPr>
            <w:tcW w:w="3420" w:type="dxa"/>
            <w:vAlign w:val="center"/>
            <w:tcPrChange w:id="4650" w:author="Greenblue" w:date="2024-02-15T20:17:00Z">
              <w:tcPr>
                <w:tcW w:w="3420" w:type="dxa"/>
                <w:vAlign w:val="center"/>
              </w:tcPr>
            </w:tcPrChange>
          </w:tcPr>
          <w:p w14:paraId="64B097DF" w14:textId="77777777" w:rsidR="009C5E3F" w:rsidRPr="009063C9" w:rsidRDefault="009C5E3F" w:rsidP="009C5E3F">
            <w:pPr>
              <w:snapToGrid w:val="0"/>
              <w:spacing w:before="60" w:after="60" w:line="240" w:lineRule="auto"/>
              <w:jc w:val="left"/>
              <w:rPr>
                <w:sz w:val="18"/>
                <w:szCs w:val="18"/>
              </w:rPr>
            </w:pPr>
            <w:r w:rsidRPr="009063C9">
              <w:rPr>
                <w:sz w:val="18"/>
                <w:szCs w:val="18"/>
              </w:rPr>
              <w:t>Subject domain of the catalogue</w:t>
            </w:r>
          </w:p>
        </w:tc>
        <w:tc>
          <w:tcPr>
            <w:tcW w:w="804" w:type="dxa"/>
            <w:tcPrChange w:id="4651" w:author="Greenblue" w:date="2024-02-15T20:17:00Z">
              <w:tcPr>
                <w:tcW w:w="804" w:type="dxa"/>
                <w:vAlign w:val="center"/>
              </w:tcPr>
            </w:tcPrChange>
          </w:tcPr>
          <w:p w14:paraId="65BF350E" w14:textId="6895E992" w:rsidR="009C5E3F" w:rsidRPr="009063C9" w:rsidRDefault="009C5E3F" w:rsidP="009C5E3F">
            <w:pPr>
              <w:snapToGrid w:val="0"/>
              <w:spacing w:before="60" w:after="60" w:line="240" w:lineRule="auto"/>
              <w:jc w:val="center"/>
              <w:rPr>
                <w:sz w:val="18"/>
                <w:szCs w:val="18"/>
              </w:rPr>
            </w:pPr>
            <w:ins w:id="4652" w:author="Greenblue" w:date="2024-02-15T20:17:00Z">
              <w:r w:rsidRPr="002227BB">
                <w:rPr>
                  <w:rFonts w:eastAsiaTheme="minorEastAsia" w:hint="eastAsia"/>
                  <w:sz w:val="18"/>
                  <w:szCs w:val="18"/>
                </w:rPr>
                <w:t>1</w:t>
              </w:r>
            </w:ins>
            <w:del w:id="4653" w:author="Greenblue" w:date="2024-02-15T20:17:00Z">
              <w:r w:rsidRPr="009063C9" w:rsidDel="001A2140">
                <w:rPr>
                  <w:sz w:val="18"/>
                  <w:szCs w:val="18"/>
                </w:rPr>
                <w:delText>1..*</w:delText>
              </w:r>
            </w:del>
          </w:p>
        </w:tc>
        <w:tc>
          <w:tcPr>
            <w:tcW w:w="2436" w:type="dxa"/>
            <w:vAlign w:val="center"/>
            <w:tcPrChange w:id="4654" w:author="Greenblue" w:date="2024-02-15T20:17:00Z">
              <w:tcPr>
                <w:tcW w:w="2436" w:type="dxa"/>
                <w:vAlign w:val="center"/>
              </w:tcPr>
            </w:tcPrChange>
          </w:tcPr>
          <w:p w14:paraId="73633B44" w14:textId="77777777" w:rsidR="009C5E3F" w:rsidRPr="009063C9" w:rsidRDefault="009C5E3F" w:rsidP="009C5E3F">
            <w:pPr>
              <w:snapToGrid w:val="0"/>
              <w:spacing w:before="60" w:after="60" w:line="240" w:lineRule="auto"/>
              <w:jc w:val="left"/>
              <w:rPr>
                <w:sz w:val="18"/>
                <w:szCs w:val="18"/>
              </w:rPr>
            </w:pPr>
            <w:r w:rsidRPr="009063C9">
              <w:rPr>
                <w:sz w:val="18"/>
                <w:szCs w:val="18"/>
              </w:rPr>
              <w:t>S100_CatalogueScope</w:t>
            </w:r>
          </w:p>
        </w:tc>
        <w:tc>
          <w:tcPr>
            <w:tcW w:w="3489" w:type="dxa"/>
            <w:vAlign w:val="center"/>
            <w:tcPrChange w:id="4655" w:author="Greenblue" w:date="2024-02-15T20:17:00Z">
              <w:tcPr>
                <w:tcW w:w="3489" w:type="dxa"/>
                <w:vAlign w:val="center"/>
              </w:tcPr>
            </w:tcPrChange>
          </w:tcPr>
          <w:p w14:paraId="40E59019" w14:textId="77777777" w:rsidR="009C5E3F" w:rsidRPr="009063C9" w:rsidRDefault="009C5E3F" w:rsidP="009C5E3F">
            <w:pPr>
              <w:snapToGrid w:val="0"/>
              <w:spacing w:before="60" w:after="60" w:line="240" w:lineRule="auto"/>
              <w:jc w:val="left"/>
              <w:rPr>
                <w:sz w:val="18"/>
                <w:szCs w:val="18"/>
              </w:rPr>
            </w:pPr>
          </w:p>
        </w:tc>
      </w:tr>
      <w:tr w:rsidR="009C5E3F" w:rsidRPr="009063C9" w14:paraId="47335CD0" w14:textId="77777777" w:rsidTr="00584796">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656" w:author="Greenblue" w:date="2024-02-15T20:17: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cantSplit/>
          <w:trPrChange w:id="4657" w:author="Greenblue" w:date="2024-02-15T20:17:00Z">
            <w:trPr>
              <w:cantSplit/>
            </w:trPr>
          </w:trPrChange>
        </w:trPr>
        <w:tc>
          <w:tcPr>
            <w:tcW w:w="3034" w:type="dxa"/>
            <w:vAlign w:val="center"/>
            <w:tcPrChange w:id="4658" w:author="Greenblue" w:date="2024-02-15T20:17:00Z">
              <w:tcPr>
                <w:tcW w:w="3034" w:type="dxa"/>
                <w:vAlign w:val="center"/>
              </w:tcPr>
            </w:tcPrChange>
          </w:tcPr>
          <w:p w14:paraId="433C1B1A" w14:textId="77777777" w:rsidR="009C5E3F" w:rsidRPr="009063C9" w:rsidRDefault="009C5E3F" w:rsidP="009C5E3F">
            <w:pPr>
              <w:snapToGrid w:val="0"/>
              <w:spacing w:before="60" w:after="60" w:line="240" w:lineRule="auto"/>
              <w:jc w:val="left"/>
              <w:rPr>
                <w:sz w:val="18"/>
                <w:szCs w:val="18"/>
              </w:rPr>
            </w:pPr>
            <w:r w:rsidRPr="009063C9">
              <w:rPr>
                <w:sz w:val="18"/>
                <w:szCs w:val="18"/>
              </w:rPr>
              <w:t>versionNumber</w:t>
            </w:r>
          </w:p>
        </w:tc>
        <w:tc>
          <w:tcPr>
            <w:tcW w:w="3420" w:type="dxa"/>
            <w:vAlign w:val="center"/>
            <w:tcPrChange w:id="4659" w:author="Greenblue" w:date="2024-02-15T20:17:00Z">
              <w:tcPr>
                <w:tcW w:w="3420" w:type="dxa"/>
                <w:vAlign w:val="center"/>
              </w:tcPr>
            </w:tcPrChange>
          </w:tcPr>
          <w:p w14:paraId="73E88058" w14:textId="4A5CD620" w:rsidR="009C5E3F" w:rsidRPr="009C5E3F" w:rsidRDefault="009C5E3F" w:rsidP="009C5E3F">
            <w:pPr>
              <w:snapToGrid w:val="0"/>
              <w:spacing w:before="60" w:after="60" w:line="240" w:lineRule="auto"/>
              <w:jc w:val="left"/>
              <w:rPr>
                <w:sz w:val="18"/>
                <w:szCs w:val="18"/>
              </w:rPr>
            </w:pPr>
            <w:ins w:id="4660" w:author="Greenblue" w:date="2024-02-15T20:17:00Z">
              <w:r w:rsidRPr="009C5E3F">
                <w:rPr>
                  <w:sz w:val="18"/>
                  <w:szCs w:val="18"/>
                </w:rPr>
                <w:t>The version identifier of the catalogue</w:t>
              </w:r>
            </w:ins>
            <w:del w:id="4661" w:author="Greenblue" w:date="2024-02-15T20:17:00Z">
              <w:r w:rsidRPr="009C5E3F" w:rsidDel="00BD1A62">
                <w:rPr>
                  <w:sz w:val="18"/>
                  <w:szCs w:val="18"/>
                </w:rPr>
                <w:delText>The version number of the product specification</w:delText>
              </w:r>
            </w:del>
          </w:p>
        </w:tc>
        <w:tc>
          <w:tcPr>
            <w:tcW w:w="804" w:type="dxa"/>
            <w:tcPrChange w:id="4662" w:author="Greenblue" w:date="2024-02-15T20:17:00Z">
              <w:tcPr>
                <w:tcW w:w="804" w:type="dxa"/>
                <w:vAlign w:val="center"/>
              </w:tcPr>
            </w:tcPrChange>
          </w:tcPr>
          <w:p w14:paraId="3990B03F" w14:textId="434E87D0" w:rsidR="009C5E3F" w:rsidRPr="009C5E3F" w:rsidRDefault="009C5E3F" w:rsidP="009C5E3F">
            <w:pPr>
              <w:snapToGrid w:val="0"/>
              <w:spacing w:before="60" w:after="60" w:line="240" w:lineRule="auto"/>
              <w:jc w:val="center"/>
              <w:rPr>
                <w:sz w:val="18"/>
                <w:szCs w:val="18"/>
              </w:rPr>
            </w:pPr>
            <w:ins w:id="4663" w:author="Greenblue" w:date="2024-02-15T20:17:00Z">
              <w:r w:rsidRPr="009C5E3F">
                <w:rPr>
                  <w:rFonts w:eastAsiaTheme="minorEastAsia" w:hint="eastAsia"/>
                  <w:sz w:val="18"/>
                  <w:szCs w:val="18"/>
                </w:rPr>
                <w:t>1</w:t>
              </w:r>
            </w:ins>
            <w:del w:id="4664" w:author="Greenblue" w:date="2024-02-15T20:17:00Z">
              <w:r w:rsidRPr="009C5E3F" w:rsidDel="001A2140">
                <w:rPr>
                  <w:sz w:val="18"/>
                  <w:szCs w:val="18"/>
                </w:rPr>
                <w:delText>1..*</w:delText>
              </w:r>
            </w:del>
          </w:p>
        </w:tc>
        <w:tc>
          <w:tcPr>
            <w:tcW w:w="2436" w:type="dxa"/>
            <w:vAlign w:val="center"/>
            <w:tcPrChange w:id="4665" w:author="Greenblue" w:date="2024-02-15T20:17:00Z">
              <w:tcPr>
                <w:tcW w:w="2436" w:type="dxa"/>
                <w:vAlign w:val="center"/>
              </w:tcPr>
            </w:tcPrChange>
          </w:tcPr>
          <w:p w14:paraId="7EC63986" w14:textId="77777777" w:rsidR="009C5E3F" w:rsidRPr="009C5E3F" w:rsidRDefault="009C5E3F" w:rsidP="009C5E3F">
            <w:pPr>
              <w:snapToGrid w:val="0"/>
              <w:spacing w:before="60" w:after="60" w:line="240" w:lineRule="auto"/>
              <w:jc w:val="left"/>
              <w:rPr>
                <w:sz w:val="18"/>
                <w:szCs w:val="18"/>
              </w:rPr>
            </w:pPr>
            <w:r w:rsidRPr="009C5E3F">
              <w:rPr>
                <w:sz w:val="18"/>
                <w:szCs w:val="18"/>
              </w:rPr>
              <w:t>CharacterString</w:t>
            </w:r>
          </w:p>
        </w:tc>
        <w:tc>
          <w:tcPr>
            <w:tcW w:w="3489" w:type="dxa"/>
            <w:vAlign w:val="center"/>
            <w:tcPrChange w:id="4666" w:author="Greenblue" w:date="2024-02-15T20:17:00Z">
              <w:tcPr>
                <w:tcW w:w="3489" w:type="dxa"/>
                <w:vAlign w:val="center"/>
              </w:tcPr>
            </w:tcPrChange>
          </w:tcPr>
          <w:p w14:paraId="1599C550" w14:textId="0A8B84A6" w:rsidR="009C5E3F" w:rsidRPr="009C5E3F" w:rsidRDefault="009C5E3F" w:rsidP="009C5E3F">
            <w:pPr>
              <w:snapToGrid w:val="0"/>
              <w:spacing w:before="60" w:after="60" w:line="240" w:lineRule="auto"/>
              <w:jc w:val="left"/>
              <w:rPr>
                <w:sz w:val="18"/>
                <w:szCs w:val="18"/>
              </w:rPr>
            </w:pPr>
            <w:ins w:id="4667" w:author="Greenblue" w:date="2024-02-15T20:17:00Z">
              <w:r w:rsidRPr="009C5E3F">
                <w:rPr>
                  <w:rFonts w:eastAsiaTheme="minorEastAsia" w:hint="eastAsia"/>
                  <w:sz w:val="18"/>
                  <w:szCs w:val="18"/>
                </w:rPr>
                <w:t>H</w:t>
              </w:r>
              <w:r w:rsidRPr="009C5E3F">
                <w:rPr>
                  <w:rFonts w:eastAsiaTheme="minorEastAsia"/>
                  <w:sz w:val="18"/>
                  <w:szCs w:val="18"/>
                </w:rPr>
                <w:t>uman readable version identifier</w:t>
              </w:r>
            </w:ins>
          </w:p>
        </w:tc>
      </w:tr>
      <w:tr w:rsidR="009C5E3F" w:rsidRPr="009063C9" w14:paraId="4B4AA6D1" w14:textId="77777777" w:rsidTr="00584796">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668" w:author="Greenblue" w:date="2024-02-15T20:17: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cantSplit/>
          <w:trPrChange w:id="4669" w:author="Greenblue" w:date="2024-02-15T20:17:00Z">
            <w:trPr>
              <w:cantSplit/>
            </w:trPr>
          </w:trPrChange>
        </w:trPr>
        <w:tc>
          <w:tcPr>
            <w:tcW w:w="3034" w:type="dxa"/>
            <w:vAlign w:val="center"/>
            <w:tcPrChange w:id="4670" w:author="Greenblue" w:date="2024-02-15T20:17:00Z">
              <w:tcPr>
                <w:tcW w:w="3034" w:type="dxa"/>
                <w:vAlign w:val="center"/>
              </w:tcPr>
            </w:tcPrChange>
          </w:tcPr>
          <w:p w14:paraId="187C6DBC" w14:textId="77777777" w:rsidR="009C5E3F" w:rsidRPr="009063C9" w:rsidRDefault="009C5E3F" w:rsidP="009C5E3F">
            <w:pPr>
              <w:snapToGrid w:val="0"/>
              <w:spacing w:before="60" w:after="60" w:line="240" w:lineRule="auto"/>
              <w:jc w:val="left"/>
              <w:rPr>
                <w:sz w:val="18"/>
                <w:szCs w:val="18"/>
              </w:rPr>
            </w:pPr>
            <w:r w:rsidRPr="009063C9">
              <w:rPr>
                <w:sz w:val="18"/>
                <w:szCs w:val="18"/>
              </w:rPr>
              <w:t>issueDate</w:t>
            </w:r>
          </w:p>
        </w:tc>
        <w:tc>
          <w:tcPr>
            <w:tcW w:w="3420" w:type="dxa"/>
            <w:vAlign w:val="center"/>
            <w:tcPrChange w:id="4671" w:author="Greenblue" w:date="2024-02-15T20:17:00Z">
              <w:tcPr>
                <w:tcW w:w="3420" w:type="dxa"/>
                <w:vAlign w:val="center"/>
              </w:tcPr>
            </w:tcPrChange>
          </w:tcPr>
          <w:p w14:paraId="788A746C" w14:textId="2BFB04F7" w:rsidR="009C5E3F" w:rsidRPr="009C5E3F" w:rsidRDefault="009C5E3F" w:rsidP="009C5E3F">
            <w:pPr>
              <w:snapToGrid w:val="0"/>
              <w:spacing w:before="60" w:after="60" w:line="240" w:lineRule="auto"/>
              <w:jc w:val="left"/>
              <w:rPr>
                <w:sz w:val="18"/>
                <w:szCs w:val="18"/>
              </w:rPr>
            </w:pPr>
            <w:ins w:id="4672" w:author="Greenblue" w:date="2024-02-15T20:17:00Z">
              <w:r w:rsidRPr="009C5E3F">
                <w:rPr>
                  <w:sz w:val="18"/>
                  <w:szCs w:val="18"/>
                </w:rPr>
                <w:t>The issue date of the catalogue</w:t>
              </w:r>
            </w:ins>
            <w:del w:id="4673" w:author="Greenblue" w:date="2024-02-15T20:17:00Z">
              <w:r w:rsidRPr="009C5E3F" w:rsidDel="00BD1A62">
                <w:rPr>
                  <w:sz w:val="18"/>
                  <w:szCs w:val="18"/>
                </w:rPr>
                <w:delText>The version date of the product specification</w:delText>
              </w:r>
            </w:del>
          </w:p>
        </w:tc>
        <w:tc>
          <w:tcPr>
            <w:tcW w:w="804" w:type="dxa"/>
            <w:tcPrChange w:id="4674" w:author="Greenblue" w:date="2024-02-15T20:17:00Z">
              <w:tcPr>
                <w:tcW w:w="804" w:type="dxa"/>
                <w:vAlign w:val="center"/>
              </w:tcPr>
            </w:tcPrChange>
          </w:tcPr>
          <w:p w14:paraId="72A15D1A" w14:textId="0BCC8C62" w:rsidR="009C5E3F" w:rsidRPr="009C5E3F" w:rsidRDefault="009C5E3F" w:rsidP="009C5E3F">
            <w:pPr>
              <w:snapToGrid w:val="0"/>
              <w:spacing w:before="60" w:after="60" w:line="240" w:lineRule="auto"/>
              <w:jc w:val="center"/>
              <w:rPr>
                <w:sz w:val="18"/>
                <w:szCs w:val="18"/>
              </w:rPr>
            </w:pPr>
            <w:ins w:id="4675" w:author="Greenblue" w:date="2024-02-15T20:17:00Z">
              <w:r w:rsidRPr="009C5E3F">
                <w:rPr>
                  <w:rFonts w:eastAsiaTheme="minorEastAsia" w:hint="eastAsia"/>
                  <w:sz w:val="18"/>
                  <w:szCs w:val="18"/>
                </w:rPr>
                <w:t>1</w:t>
              </w:r>
            </w:ins>
            <w:del w:id="4676" w:author="Greenblue" w:date="2024-02-15T20:17:00Z">
              <w:r w:rsidRPr="009C5E3F" w:rsidDel="001A2140">
                <w:rPr>
                  <w:sz w:val="18"/>
                  <w:szCs w:val="18"/>
                </w:rPr>
                <w:delText>1..*</w:delText>
              </w:r>
            </w:del>
          </w:p>
        </w:tc>
        <w:tc>
          <w:tcPr>
            <w:tcW w:w="2436" w:type="dxa"/>
            <w:vAlign w:val="center"/>
            <w:tcPrChange w:id="4677" w:author="Greenblue" w:date="2024-02-15T20:17:00Z">
              <w:tcPr>
                <w:tcW w:w="2436" w:type="dxa"/>
                <w:vAlign w:val="center"/>
              </w:tcPr>
            </w:tcPrChange>
          </w:tcPr>
          <w:p w14:paraId="337D90AD" w14:textId="77777777" w:rsidR="009C5E3F" w:rsidRPr="009C5E3F" w:rsidRDefault="009C5E3F" w:rsidP="009C5E3F">
            <w:pPr>
              <w:snapToGrid w:val="0"/>
              <w:spacing w:before="60" w:after="60" w:line="240" w:lineRule="auto"/>
              <w:jc w:val="left"/>
              <w:rPr>
                <w:sz w:val="18"/>
                <w:szCs w:val="18"/>
              </w:rPr>
            </w:pPr>
            <w:r w:rsidRPr="009C5E3F">
              <w:rPr>
                <w:sz w:val="18"/>
                <w:szCs w:val="18"/>
              </w:rPr>
              <w:t>Date</w:t>
            </w:r>
          </w:p>
        </w:tc>
        <w:tc>
          <w:tcPr>
            <w:tcW w:w="3489" w:type="dxa"/>
            <w:vAlign w:val="center"/>
            <w:tcPrChange w:id="4678" w:author="Greenblue" w:date="2024-02-15T20:17:00Z">
              <w:tcPr>
                <w:tcW w:w="3489" w:type="dxa"/>
                <w:vAlign w:val="center"/>
              </w:tcPr>
            </w:tcPrChange>
          </w:tcPr>
          <w:p w14:paraId="73241BC7" w14:textId="77777777" w:rsidR="009C5E3F" w:rsidRPr="009C5E3F" w:rsidRDefault="009C5E3F" w:rsidP="009C5E3F">
            <w:pPr>
              <w:snapToGrid w:val="0"/>
              <w:spacing w:before="60" w:after="60" w:line="240" w:lineRule="auto"/>
              <w:jc w:val="left"/>
              <w:rPr>
                <w:sz w:val="18"/>
                <w:szCs w:val="18"/>
              </w:rPr>
            </w:pPr>
          </w:p>
        </w:tc>
      </w:tr>
      <w:tr w:rsidR="009C5E3F" w:rsidRPr="009063C9" w14:paraId="77DCCE6D" w14:textId="77777777" w:rsidTr="003D073E">
        <w:trPr>
          <w:cantSplit/>
        </w:trPr>
        <w:tc>
          <w:tcPr>
            <w:tcW w:w="3034" w:type="dxa"/>
            <w:vAlign w:val="center"/>
          </w:tcPr>
          <w:p w14:paraId="09EE6DC8" w14:textId="77777777" w:rsidR="009C5E3F" w:rsidRPr="009063C9" w:rsidRDefault="009C5E3F" w:rsidP="009C5E3F">
            <w:pPr>
              <w:snapToGrid w:val="0"/>
              <w:spacing w:before="60" w:after="60" w:line="240" w:lineRule="auto"/>
              <w:jc w:val="left"/>
              <w:rPr>
                <w:sz w:val="18"/>
                <w:szCs w:val="18"/>
              </w:rPr>
            </w:pPr>
            <w:r w:rsidRPr="009063C9">
              <w:rPr>
                <w:sz w:val="18"/>
                <w:szCs w:val="18"/>
              </w:rPr>
              <w:t>productSpecification</w:t>
            </w:r>
          </w:p>
        </w:tc>
        <w:tc>
          <w:tcPr>
            <w:tcW w:w="3420" w:type="dxa"/>
            <w:vAlign w:val="center"/>
          </w:tcPr>
          <w:p w14:paraId="1AF63A92" w14:textId="77777777" w:rsidR="009C5E3F" w:rsidRPr="009063C9" w:rsidRDefault="009C5E3F" w:rsidP="009C5E3F">
            <w:pPr>
              <w:snapToGrid w:val="0"/>
              <w:spacing w:before="60" w:after="60" w:line="240" w:lineRule="auto"/>
              <w:jc w:val="left"/>
              <w:rPr>
                <w:sz w:val="18"/>
                <w:szCs w:val="18"/>
              </w:rPr>
            </w:pPr>
            <w:r w:rsidRPr="009063C9">
              <w:rPr>
                <w:sz w:val="18"/>
                <w:szCs w:val="18"/>
              </w:rPr>
              <w:t>The product specification used to create this file</w:t>
            </w:r>
          </w:p>
        </w:tc>
        <w:tc>
          <w:tcPr>
            <w:tcW w:w="804" w:type="dxa"/>
            <w:vAlign w:val="center"/>
          </w:tcPr>
          <w:p w14:paraId="7331AD41" w14:textId="77777777" w:rsidR="009C5E3F" w:rsidRPr="009063C9" w:rsidRDefault="009C5E3F" w:rsidP="009C5E3F">
            <w:pPr>
              <w:snapToGrid w:val="0"/>
              <w:spacing w:before="60" w:after="60" w:line="240" w:lineRule="auto"/>
              <w:jc w:val="center"/>
              <w:rPr>
                <w:sz w:val="18"/>
                <w:szCs w:val="18"/>
              </w:rPr>
            </w:pPr>
            <w:r w:rsidRPr="009063C9">
              <w:rPr>
                <w:sz w:val="18"/>
                <w:szCs w:val="18"/>
              </w:rPr>
              <w:t>1..*</w:t>
            </w:r>
          </w:p>
        </w:tc>
        <w:tc>
          <w:tcPr>
            <w:tcW w:w="2436" w:type="dxa"/>
            <w:vAlign w:val="center"/>
          </w:tcPr>
          <w:p w14:paraId="53D09BFC" w14:textId="77777777" w:rsidR="009C5E3F" w:rsidRPr="009063C9" w:rsidRDefault="009C5E3F" w:rsidP="009C5E3F">
            <w:pPr>
              <w:snapToGrid w:val="0"/>
              <w:spacing w:before="60" w:after="60" w:line="240" w:lineRule="auto"/>
              <w:jc w:val="left"/>
              <w:rPr>
                <w:sz w:val="18"/>
                <w:szCs w:val="18"/>
              </w:rPr>
            </w:pPr>
            <w:r w:rsidRPr="009063C9">
              <w:rPr>
                <w:sz w:val="18"/>
                <w:szCs w:val="18"/>
              </w:rPr>
              <w:t>S100_ProductSpecification</w:t>
            </w:r>
          </w:p>
        </w:tc>
        <w:tc>
          <w:tcPr>
            <w:tcW w:w="3489" w:type="dxa"/>
            <w:vAlign w:val="center"/>
          </w:tcPr>
          <w:p w14:paraId="04FCF8AE" w14:textId="77777777" w:rsidR="009C5E3F" w:rsidRPr="009063C9" w:rsidRDefault="009C5E3F" w:rsidP="009C5E3F">
            <w:pPr>
              <w:snapToGrid w:val="0"/>
              <w:spacing w:before="60" w:after="60" w:line="240" w:lineRule="auto"/>
              <w:jc w:val="left"/>
              <w:rPr>
                <w:sz w:val="18"/>
                <w:szCs w:val="18"/>
              </w:rPr>
            </w:pPr>
          </w:p>
        </w:tc>
      </w:tr>
      <w:tr w:rsidR="009C5E3F" w:rsidRPr="009063C9" w14:paraId="7C1A0D7C" w14:textId="77777777" w:rsidTr="003D073E">
        <w:trPr>
          <w:cantSplit/>
        </w:trPr>
        <w:tc>
          <w:tcPr>
            <w:tcW w:w="3034" w:type="dxa"/>
            <w:vAlign w:val="center"/>
          </w:tcPr>
          <w:p w14:paraId="6CE813AC" w14:textId="77777777" w:rsidR="009C5E3F" w:rsidRPr="009063C9" w:rsidRDefault="009C5E3F" w:rsidP="009C5E3F">
            <w:pPr>
              <w:snapToGrid w:val="0"/>
              <w:spacing w:before="60" w:after="60" w:line="240" w:lineRule="auto"/>
              <w:jc w:val="left"/>
              <w:rPr>
                <w:sz w:val="18"/>
                <w:szCs w:val="18"/>
              </w:rPr>
            </w:pPr>
            <w:r w:rsidRPr="009063C9">
              <w:rPr>
                <w:sz w:val="18"/>
                <w:szCs w:val="18"/>
              </w:rPr>
              <w:t>digitalSignatureReference</w:t>
            </w:r>
          </w:p>
        </w:tc>
        <w:tc>
          <w:tcPr>
            <w:tcW w:w="3420" w:type="dxa"/>
            <w:vAlign w:val="center"/>
          </w:tcPr>
          <w:p w14:paraId="1E4792DD" w14:textId="77777777" w:rsidR="009C5E3F" w:rsidRPr="009063C9" w:rsidRDefault="009C5E3F" w:rsidP="009C5E3F">
            <w:pPr>
              <w:snapToGrid w:val="0"/>
              <w:spacing w:before="60" w:after="60" w:line="240" w:lineRule="auto"/>
              <w:jc w:val="left"/>
              <w:rPr>
                <w:sz w:val="18"/>
                <w:szCs w:val="18"/>
              </w:rPr>
            </w:pPr>
            <w:r w:rsidRPr="009063C9">
              <w:rPr>
                <w:sz w:val="18"/>
                <w:szCs w:val="18"/>
              </w:rPr>
              <w:t>Digital Signature of the file</w:t>
            </w:r>
          </w:p>
        </w:tc>
        <w:tc>
          <w:tcPr>
            <w:tcW w:w="804" w:type="dxa"/>
            <w:vAlign w:val="center"/>
          </w:tcPr>
          <w:p w14:paraId="3AD9F8FC" w14:textId="77777777" w:rsidR="009C5E3F" w:rsidRPr="009063C9" w:rsidRDefault="009C5E3F" w:rsidP="009C5E3F">
            <w:pPr>
              <w:snapToGrid w:val="0"/>
              <w:spacing w:before="60" w:after="60" w:line="240" w:lineRule="auto"/>
              <w:jc w:val="center"/>
              <w:rPr>
                <w:sz w:val="18"/>
                <w:szCs w:val="18"/>
              </w:rPr>
            </w:pPr>
            <w:r w:rsidRPr="009063C9">
              <w:rPr>
                <w:sz w:val="18"/>
                <w:szCs w:val="18"/>
              </w:rPr>
              <w:t>1</w:t>
            </w:r>
          </w:p>
        </w:tc>
        <w:tc>
          <w:tcPr>
            <w:tcW w:w="2436" w:type="dxa"/>
            <w:vAlign w:val="center"/>
          </w:tcPr>
          <w:p w14:paraId="5731A713" w14:textId="7124720C" w:rsidR="009C5E3F" w:rsidRPr="009063C9" w:rsidRDefault="009C5E3F" w:rsidP="009C5E3F">
            <w:pPr>
              <w:snapToGrid w:val="0"/>
              <w:spacing w:before="60" w:after="60" w:line="240" w:lineRule="auto"/>
              <w:jc w:val="left"/>
              <w:rPr>
                <w:sz w:val="18"/>
                <w:szCs w:val="18"/>
              </w:rPr>
            </w:pPr>
            <w:r w:rsidRPr="009063C9">
              <w:rPr>
                <w:sz w:val="18"/>
                <w:szCs w:val="18"/>
              </w:rPr>
              <w:t>S100_DigitalSignature</w:t>
            </w:r>
          </w:p>
        </w:tc>
        <w:tc>
          <w:tcPr>
            <w:tcW w:w="3489" w:type="dxa"/>
            <w:vAlign w:val="center"/>
          </w:tcPr>
          <w:p w14:paraId="26E36157" w14:textId="77777777" w:rsidR="009C5E3F" w:rsidRPr="009063C9" w:rsidRDefault="009C5E3F" w:rsidP="009C5E3F">
            <w:pPr>
              <w:snapToGrid w:val="0"/>
              <w:spacing w:before="60" w:after="60" w:line="240" w:lineRule="auto"/>
              <w:jc w:val="left"/>
              <w:rPr>
                <w:sz w:val="18"/>
                <w:szCs w:val="18"/>
              </w:rPr>
            </w:pPr>
            <w:r w:rsidRPr="009063C9">
              <w:rPr>
                <w:sz w:val="18"/>
                <w:szCs w:val="18"/>
              </w:rPr>
              <w:t>Reference to the appropriate digital signature algorithm</w:t>
            </w:r>
          </w:p>
        </w:tc>
      </w:tr>
      <w:tr w:rsidR="009C5E3F" w:rsidRPr="009063C9" w14:paraId="1B18A38B" w14:textId="77777777" w:rsidTr="003D073E">
        <w:trPr>
          <w:cantSplit/>
        </w:trPr>
        <w:tc>
          <w:tcPr>
            <w:tcW w:w="3034" w:type="dxa"/>
            <w:vAlign w:val="center"/>
          </w:tcPr>
          <w:p w14:paraId="0E8447CF" w14:textId="77777777" w:rsidR="009C5E3F" w:rsidRPr="009063C9" w:rsidRDefault="009C5E3F" w:rsidP="009C5E3F">
            <w:pPr>
              <w:snapToGrid w:val="0"/>
              <w:spacing w:before="60" w:after="60" w:line="240" w:lineRule="auto"/>
              <w:jc w:val="left"/>
              <w:rPr>
                <w:sz w:val="18"/>
                <w:szCs w:val="18"/>
              </w:rPr>
            </w:pPr>
            <w:r w:rsidRPr="009063C9">
              <w:rPr>
                <w:sz w:val="18"/>
                <w:szCs w:val="18"/>
              </w:rPr>
              <w:t>digitalSignatureValue</w:t>
            </w:r>
          </w:p>
        </w:tc>
        <w:tc>
          <w:tcPr>
            <w:tcW w:w="3420" w:type="dxa"/>
            <w:vAlign w:val="center"/>
          </w:tcPr>
          <w:p w14:paraId="03C38A1F" w14:textId="77777777" w:rsidR="009C5E3F" w:rsidRPr="009063C9" w:rsidRDefault="009C5E3F" w:rsidP="009C5E3F">
            <w:pPr>
              <w:snapToGrid w:val="0"/>
              <w:spacing w:before="60" w:after="60" w:line="240" w:lineRule="auto"/>
              <w:jc w:val="left"/>
              <w:rPr>
                <w:sz w:val="18"/>
                <w:szCs w:val="18"/>
              </w:rPr>
            </w:pPr>
            <w:r w:rsidRPr="009063C9">
              <w:rPr>
                <w:sz w:val="18"/>
                <w:szCs w:val="18"/>
              </w:rPr>
              <w:t>Value derived from the digital signature</w:t>
            </w:r>
          </w:p>
        </w:tc>
        <w:tc>
          <w:tcPr>
            <w:tcW w:w="804" w:type="dxa"/>
            <w:vAlign w:val="center"/>
          </w:tcPr>
          <w:p w14:paraId="7F968A65" w14:textId="56E7A2DB" w:rsidR="009C5E3F" w:rsidRPr="009063C9" w:rsidRDefault="009C5E3F" w:rsidP="009C5E3F">
            <w:pPr>
              <w:snapToGrid w:val="0"/>
              <w:spacing w:before="60" w:after="60" w:line="240" w:lineRule="auto"/>
              <w:jc w:val="center"/>
              <w:rPr>
                <w:sz w:val="18"/>
                <w:szCs w:val="18"/>
              </w:rPr>
            </w:pPr>
            <w:ins w:id="4679" w:author="Greenblue" w:date="2024-02-15T20:17:00Z">
              <w:r w:rsidRPr="009063C9">
                <w:rPr>
                  <w:sz w:val="18"/>
                  <w:szCs w:val="18"/>
                </w:rPr>
                <w:t>1..*</w:t>
              </w:r>
            </w:ins>
            <w:del w:id="4680" w:author="Greenblue" w:date="2024-02-15T20:17:00Z">
              <w:r w:rsidRPr="009063C9" w:rsidDel="009C5E3F">
                <w:rPr>
                  <w:sz w:val="18"/>
                  <w:szCs w:val="18"/>
                </w:rPr>
                <w:delText>1</w:delText>
              </w:r>
            </w:del>
          </w:p>
        </w:tc>
        <w:tc>
          <w:tcPr>
            <w:tcW w:w="2436" w:type="dxa"/>
            <w:vAlign w:val="center"/>
          </w:tcPr>
          <w:p w14:paraId="4D483B4D" w14:textId="1E382688" w:rsidR="009C5E3F" w:rsidRPr="009063C9" w:rsidRDefault="009C5E3F" w:rsidP="009C5E3F">
            <w:pPr>
              <w:snapToGrid w:val="0"/>
              <w:spacing w:before="60" w:after="60" w:line="240" w:lineRule="auto"/>
              <w:jc w:val="left"/>
              <w:rPr>
                <w:sz w:val="18"/>
                <w:szCs w:val="18"/>
              </w:rPr>
            </w:pPr>
            <w:r w:rsidRPr="009063C9">
              <w:rPr>
                <w:sz w:val="18"/>
                <w:szCs w:val="18"/>
              </w:rPr>
              <w:t>S100_DigitalSignatureValue</w:t>
            </w:r>
          </w:p>
        </w:tc>
        <w:tc>
          <w:tcPr>
            <w:tcW w:w="3489" w:type="dxa"/>
            <w:vAlign w:val="center"/>
          </w:tcPr>
          <w:p w14:paraId="51109706" w14:textId="77777777" w:rsidR="009C5E3F" w:rsidRPr="009063C9" w:rsidRDefault="009C5E3F" w:rsidP="009C5E3F">
            <w:pPr>
              <w:snapToGrid w:val="0"/>
              <w:spacing w:before="60" w:after="60"/>
              <w:jc w:val="left"/>
              <w:rPr>
                <w:sz w:val="18"/>
                <w:szCs w:val="18"/>
              </w:rPr>
            </w:pPr>
            <w:r w:rsidRPr="009063C9">
              <w:rPr>
                <w:sz w:val="18"/>
                <w:szCs w:val="18"/>
              </w:rPr>
              <w:t>The value resulting from application of digitalSignatureReference</w:t>
            </w:r>
          </w:p>
          <w:p w14:paraId="6717E77D" w14:textId="0BAE56B8" w:rsidR="009C5E3F" w:rsidRPr="009063C9" w:rsidRDefault="009C5E3F" w:rsidP="009C5E3F">
            <w:pPr>
              <w:snapToGrid w:val="0"/>
              <w:spacing w:before="60" w:after="60" w:line="240" w:lineRule="auto"/>
              <w:jc w:val="left"/>
              <w:rPr>
                <w:sz w:val="18"/>
                <w:szCs w:val="18"/>
              </w:rPr>
            </w:pPr>
            <w:r w:rsidRPr="009063C9">
              <w:rPr>
                <w:sz w:val="18"/>
                <w:szCs w:val="18"/>
              </w:rPr>
              <w:t>Implemented as the digital signature format specified in S-100 Part 15</w:t>
            </w:r>
          </w:p>
        </w:tc>
      </w:tr>
      <w:tr w:rsidR="009C5E3F" w:rsidRPr="009063C9" w14:paraId="241E4016" w14:textId="77777777" w:rsidTr="003D073E">
        <w:trPr>
          <w:cantSplit/>
          <w:ins w:id="4681" w:author="Greenblue" w:date="2024-02-15T20:17:00Z"/>
        </w:trPr>
        <w:tc>
          <w:tcPr>
            <w:tcW w:w="3034" w:type="dxa"/>
            <w:vAlign w:val="center"/>
          </w:tcPr>
          <w:p w14:paraId="638D814B" w14:textId="0F5AA37B" w:rsidR="009C5E3F" w:rsidRPr="009C5E3F" w:rsidRDefault="009C5E3F" w:rsidP="009C5E3F">
            <w:pPr>
              <w:snapToGrid w:val="0"/>
              <w:spacing w:before="60" w:after="60" w:line="240" w:lineRule="auto"/>
              <w:jc w:val="left"/>
              <w:rPr>
                <w:ins w:id="4682" w:author="Greenblue" w:date="2024-02-15T20:17:00Z"/>
                <w:sz w:val="18"/>
                <w:szCs w:val="18"/>
              </w:rPr>
            </w:pPr>
            <w:ins w:id="4683" w:author="Greenblue" w:date="2024-02-15T20:17:00Z">
              <w:r w:rsidRPr="009C5E3F">
                <w:rPr>
                  <w:rFonts w:eastAsiaTheme="minorEastAsia" w:hint="eastAsia"/>
                  <w:sz w:val="18"/>
                  <w:szCs w:val="18"/>
                </w:rPr>
                <w:t>c</w:t>
              </w:r>
              <w:r w:rsidRPr="009C5E3F">
                <w:rPr>
                  <w:rFonts w:eastAsiaTheme="minorEastAsia"/>
                  <w:sz w:val="18"/>
                  <w:szCs w:val="18"/>
                </w:rPr>
                <w:t>ompressionFlag</w:t>
              </w:r>
            </w:ins>
          </w:p>
        </w:tc>
        <w:tc>
          <w:tcPr>
            <w:tcW w:w="3420" w:type="dxa"/>
            <w:vAlign w:val="center"/>
          </w:tcPr>
          <w:p w14:paraId="46A60F6F" w14:textId="233E5CC2" w:rsidR="009C5E3F" w:rsidRPr="009C5E3F" w:rsidRDefault="009C5E3F" w:rsidP="009C5E3F">
            <w:pPr>
              <w:snapToGrid w:val="0"/>
              <w:spacing w:before="60" w:after="60" w:line="240" w:lineRule="auto"/>
              <w:jc w:val="left"/>
              <w:rPr>
                <w:ins w:id="4684" w:author="Greenblue" w:date="2024-02-15T20:17:00Z"/>
                <w:sz w:val="18"/>
                <w:szCs w:val="18"/>
              </w:rPr>
            </w:pPr>
            <w:ins w:id="4685" w:author="Greenblue" w:date="2024-02-15T20:17:00Z">
              <w:r w:rsidRPr="009C5E3F">
                <w:rPr>
                  <w:rFonts w:eastAsiaTheme="minorEastAsia" w:hint="eastAsia"/>
                  <w:sz w:val="18"/>
                  <w:szCs w:val="18"/>
                </w:rPr>
                <w:t>I</w:t>
              </w:r>
              <w:r w:rsidRPr="009C5E3F">
                <w:rPr>
                  <w:rFonts w:eastAsiaTheme="minorEastAsia"/>
                  <w:sz w:val="18"/>
                  <w:szCs w:val="18"/>
                </w:rPr>
                <w:t>ndicates if the resource is compressed</w:t>
              </w:r>
            </w:ins>
          </w:p>
        </w:tc>
        <w:tc>
          <w:tcPr>
            <w:tcW w:w="804" w:type="dxa"/>
            <w:vAlign w:val="center"/>
          </w:tcPr>
          <w:p w14:paraId="6BAAF275" w14:textId="2A79455C" w:rsidR="009C5E3F" w:rsidRPr="009C5E3F" w:rsidRDefault="009C5E3F" w:rsidP="009C5E3F">
            <w:pPr>
              <w:snapToGrid w:val="0"/>
              <w:spacing w:before="60" w:after="60" w:line="240" w:lineRule="auto"/>
              <w:jc w:val="center"/>
              <w:rPr>
                <w:ins w:id="4686" w:author="Greenblue" w:date="2024-02-15T20:17:00Z"/>
                <w:sz w:val="18"/>
                <w:szCs w:val="18"/>
              </w:rPr>
            </w:pPr>
            <w:ins w:id="4687" w:author="Greenblue" w:date="2024-02-15T20:17:00Z">
              <w:r w:rsidRPr="009C5E3F">
                <w:rPr>
                  <w:sz w:val="18"/>
                  <w:szCs w:val="18"/>
                </w:rPr>
                <w:t>1</w:t>
              </w:r>
            </w:ins>
          </w:p>
        </w:tc>
        <w:tc>
          <w:tcPr>
            <w:tcW w:w="2436" w:type="dxa"/>
            <w:vAlign w:val="center"/>
          </w:tcPr>
          <w:p w14:paraId="18246A3E" w14:textId="0966ADD2" w:rsidR="009C5E3F" w:rsidRPr="009C5E3F" w:rsidRDefault="009C5E3F" w:rsidP="009C5E3F">
            <w:pPr>
              <w:snapToGrid w:val="0"/>
              <w:spacing w:before="60" w:after="60" w:line="240" w:lineRule="auto"/>
              <w:jc w:val="left"/>
              <w:rPr>
                <w:ins w:id="4688" w:author="Greenblue" w:date="2024-02-15T20:17:00Z"/>
                <w:sz w:val="18"/>
                <w:szCs w:val="18"/>
              </w:rPr>
            </w:pPr>
            <w:ins w:id="4689" w:author="Greenblue" w:date="2024-02-15T20:17:00Z">
              <w:r w:rsidRPr="009C5E3F">
                <w:rPr>
                  <w:rFonts w:eastAsiaTheme="minorEastAsia" w:hint="eastAsia"/>
                  <w:sz w:val="18"/>
                  <w:szCs w:val="18"/>
                </w:rPr>
                <w:t>B</w:t>
              </w:r>
              <w:r w:rsidRPr="009C5E3F">
                <w:rPr>
                  <w:rFonts w:eastAsiaTheme="minorEastAsia"/>
                  <w:sz w:val="18"/>
                  <w:szCs w:val="18"/>
                </w:rPr>
                <w:t>oolean</w:t>
              </w:r>
            </w:ins>
          </w:p>
        </w:tc>
        <w:tc>
          <w:tcPr>
            <w:tcW w:w="3489" w:type="dxa"/>
            <w:vAlign w:val="center"/>
          </w:tcPr>
          <w:p w14:paraId="480C8A30" w14:textId="43270B22" w:rsidR="009C5E3F" w:rsidRPr="009C5E3F" w:rsidRDefault="009C5E3F" w:rsidP="009C5E3F">
            <w:pPr>
              <w:snapToGrid w:val="0"/>
              <w:spacing w:before="60" w:after="60"/>
              <w:jc w:val="left"/>
              <w:rPr>
                <w:ins w:id="4690" w:author="Greenblue" w:date="2024-02-15T20:17:00Z"/>
                <w:sz w:val="18"/>
                <w:szCs w:val="18"/>
              </w:rPr>
            </w:pPr>
            <w:ins w:id="4691" w:author="Greenblue" w:date="2024-02-15T20:17:00Z">
              <w:r w:rsidRPr="009C5E3F">
                <w:rPr>
                  <w:rFonts w:eastAsiaTheme="minorEastAsia" w:hint="eastAsia"/>
                  <w:i/>
                  <w:sz w:val="18"/>
                  <w:szCs w:val="18"/>
                </w:rPr>
                <w:t>T</w:t>
              </w:r>
              <w:r w:rsidRPr="009C5E3F">
                <w:rPr>
                  <w:rFonts w:eastAsiaTheme="minorEastAsia"/>
                  <w:i/>
                  <w:sz w:val="18"/>
                  <w:szCs w:val="18"/>
                </w:rPr>
                <w:t>rue</w:t>
              </w:r>
              <w:r w:rsidRPr="009C5E3F">
                <w:rPr>
                  <w:rFonts w:eastAsiaTheme="minorEastAsia"/>
                  <w:sz w:val="18"/>
                  <w:szCs w:val="18"/>
                </w:rPr>
                <w:t xml:space="preserve"> indicates a compressed resource</w:t>
              </w:r>
              <w:r w:rsidRPr="009C5E3F">
                <w:rPr>
                  <w:rFonts w:eastAsiaTheme="minorEastAsia"/>
                  <w:sz w:val="18"/>
                  <w:szCs w:val="18"/>
                </w:rPr>
                <w:br/>
              </w:r>
              <w:r w:rsidRPr="009C5E3F">
                <w:rPr>
                  <w:rFonts w:eastAsiaTheme="minorEastAsia"/>
                  <w:i/>
                  <w:sz w:val="18"/>
                  <w:szCs w:val="18"/>
                </w:rPr>
                <w:t>False</w:t>
              </w:r>
              <w:r w:rsidRPr="009C5E3F">
                <w:rPr>
                  <w:rFonts w:eastAsiaTheme="minorEastAsia"/>
                  <w:sz w:val="18"/>
                  <w:szCs w:val="18"/>
                </w:rPr>
                <w:t xml:space="preserve"> indicates an uncompressed resource</w:t>
              </w:r>
            </w:ins>
          </w:p>
        </w:tc>
      </w:tr>
      <w:tr w:rsidR="009C5E3F" w:rsidRPr="009063C9" w14:paraId="4C97EEE8" w14:textId="77777777" w:rsidTr="003D073E">
        <w:trPr>
          <w:cantSplit/>
        </w:trPr>
        <w:tc>
          <w:tcPr>
            <w:tcW w:w="3034" w:type="dxa"/>
            <w:vAlign w:val="center"/>
          </w:tcPr>
          <w:p w14:paraId="1D85E88F" w14:textId="5DE08882" w:rsidR="009C5E3F" w:rsidRPr="009063C9" w:rsidRDefault="009C5E3F" w:rsidP="009C5E3F">
            <w:pPr>
              <w:snapToGrid w:val="0"/>
              <w:spacing w:before="60" w:after="60" w:line="240" w:lineRule="auto"/>
              <w:jc w:val="left"/>
              <w:rPr>
                <w:sz w:val="18"/>
                <w:szCs w:val="18"/>
              </w:rPr>
            </w:pPr>
            <w:r w:rsidRPr="009063C9">
              <w:rPr>
                <w:sz w:val="18"/>
                <w:szCs w:val="18"/>
              </w:rPr>
              <w:t>defaultLocale</w:t>
            </w:r>
          </w:p>
        </w:tc>
        <w:tc>
          <w:tcPr>
            <w:tcW w:w="3420" w:type="dxa"/>
            <w:vAlign w:val="center"/>
          </w:tcPr>
          <w:p w14:paraId="35377198" w14:textId="6CEB2C94" w:rsidR="009C5E3F" w:rsidRPr="009C5E3F" w:rsidRDefault="009C5E3F" w:rsidP="009C5E3F">
            <w:pPr>
              <w:snapToGrid w:val="0"/>
              <w:spacing w:before="60" w:after="60" w:line="240" w:lineRule="auto"/>
              <w:jc w:val="left"/>
              <w:rPr>
                <w:sz w:val="18"/>
                <w:szCs w:val="18"/>
              </w:rPr>
            </w:pPr>
            <w:ins w:id="4692" w:author="Greenblue" w:date="2024-02-15T20:18:00Z">
              <w:r w:rsidRPr="009C5E3F">
                <w:rPr>
                  <w:sz w:val="18"/>
                  <w:szCs w:val="18"/>
                </w:rPr>
                <w:t>Default language and character set used in the catalogue</w:t>
              </w:r>
            </w:ins>
            <w:del w:id="4693" w:author="Greenblue" w:date="2024-02-15T20:18:00Z">
              <w:r w:rsidRPr="009C5E3F" w:rsidDel="00FE7115">
                <w:rPr>
                  <w:sz w:val="18"/>
                  <w:szCs w:val="18"/>
                </w:rPr>
                <w:delText>Default language and character set used in the exchange catalogue</w:delText>
              </w:r>
            </w:del>
          </w:p>
        </w:tc>
        <w:tc>
          <w:tcPr>
            <w:tcW w:w="804" w:type="dxa"/>
            <w:vAlign w:val="center"/>
          </w:tcPr>
          <w:p w14:paraId="2B0D9E2D" w14:textId="22D819BF" w:rsidR="009C5E3F" w:rsidRPr="009C5E3F" w:rsidRDefault="009C5E3F" w:rsidP="009C5E3F">
            <w:pPr>
              <w:snapToGrid w:val="0"/>
              <w:spacing w:before="60" w:after="60" w:line="240" w:lineRule="auto"/>
              <w:jc w:val="center"/>
              <w:rPr>
                <w:sz w:val="18"/>
                <w:szCs w:val="18"/>
              </w:rPr>
            </w:pPr>
            <w:ins w:id="4694" w:author="Greenblue" w:date="2024-02-15T20:18:00Z">
              <w:r w:rsidRPr="009C5E3F">
                <w:rPr>
                  <w:sz w:val="18"/>
                  <w:szCs w:val="18"/>
                </w:rPr>
                <w:t>0..1</w:t>
              </w:r>
            </w:ins>
            <w:del w:id="4695" w:author="Greenblue" w:date="2024-02-15T20:18:00Z">
              <w:r w:rsidRPr="009C5E3F" w:rsidDel="00FE7115">
                <w:rPr>
                  <w:sz w:val="18"/>
                  <w:szCs w:val="18"/>
                </w:rPr>
                <w:delText>1</w:delText>
              </w:r>
            </w:del>
          </w:p>
        </w:tc>
        <w:tc>
          <w:tcPr>
            <w:tcW w:w="2436" w:type="dxa"/>
            <w:vAlign w:val="center"/>
          </w:tcPr>
          <w:p w14:paraId="4479E28A" w14:textId="7FDD5ED4" w:rsidR="009C5E3F" w:rsidRPr="009C5E3F" w:rsidRDefault="009C5E3F" w:rsidP="009C5E3F">
            <w:pPr>
              <w:snapToGrid w:val="0"/>
              <w:spacing w:before="60" w:after="60" w:line="240" w:lineRule="auto"/>
              <w:jc w:val="left"/>
              <w:rPr>
                <w:i/>
                <w:sz w:val="18"/>
                <w:szCs w:val="18"/>
              </w:rPr>
            </w:pPr>
            <w:r w:rsidRPr="009C5E3F">
              <w:rPr>
                <w:sz w:val="18"/>
                <w:szCs w:val="18"/>
              </w:rPr>
              <w:t>PT_Locale</w:t>
            </w:r>
          </w:p>
        </w:tc>
        <w:tc>
          <w:tcPr>
            <w:tcW w:w="3489" w:type="dxa"/>
            <w:vAlign w:val="center"/>
          </w:tcPr>
          <w:p w14:paraId="12F498D5" w14:textId="26610D97" w:rsidR="009C5E3F" w:rsidRPr="009C5E3F" w:rsidRDefault="009C5E3F" w:rsidP="009C5E3F">
            <w:pPr>
              <w:snapToGrid w:val="0"/>
              <w:spacing w:before="60" w:after="60"/>
              <w:jc w:val="left"/>
              <w:rPr>
                <w:sz w:val="18"/>
                <w:szCs w:val="18"/>
              </w:rPr>
            </w:pPr>
            <w:ins w:id="4696" w:author="Greenblue" w:date="2024-02-15T20:18:00Z">
              <w:r w:rsidRPr="009C5E3F">
                <w:rPr>
                  <w:rFonts w:eastAsiaTheme="minorEastAsia" w:hint="eastAsia"/>
                  <w:sz w:val="18"/>
                  <w:szCs w:val="18"/>
                </w:rPr>
                <w:t>I</w:t>
              </w:r>
              <w:r w:rsidRPr="009C5E3F">
                <w:rPr>
                  <w:rFonts w:eastAsiaTheme="minorEastAsia"/>
                  <w:sz w:val="18"/>
                  <w:szCs w:val="18"/>
                </w:rPr>
                <w:t>n absence of defaultLocale the language is English in UTF-8</w:t>
              </w:r>
            </w:ins>
          </w:p>
        </w:tc>
      </w:tr>
      <w:tr w:rsidR="009C5E3F" w:rsidRPr="009063C9" w14:paraId="6B3531B8" w14:textId="77777777" w:rsidTr="003D073E">
        <w:trPr>
          <w:cantSplit/>
        </w:trPr>
        <w:tc>
          <w:tcPr>
            <w:tcW w:w="3034" w:type="dxa"/>
            <w:vAlign w:val="center"/>
          </w:tcPr>
          <w:p w14:paraId="72E6CF61" w14:textId="6A8BEB37" w:rsidR="009C5E3F" w:rsidRPr="009063C9" w:rsidRDefault="009C5E3F" w:rsidP="009C5E3F">
            <w:pPr>
              <w:snapToGrid w:val="0"/>
              <w:spacing w:before="60" w:after="60" w:line="240" w:lineRule="auto"/>
              <w:jc w:val="left"/>
              <w:rPr>
                <w:sz w:val="18"/>
                <w:szCs w:val="18"/>
              </w:rPr>
            </w:pPr>
            <w:r w:rsidRPr="009063C9">
              <w:rPr>
                <w:sz w:val="18"/>
                <w:szCs w:val="18"/>
              </w:rPr>
              <w:t>otherLocale</w:t>
            </w:r>
          </w:p>
        </w:tc>
        <w:tc>
          <w:tcPr>
            <w:tcW w:w="3420" w:type="dxa"/>
            <w:vAlign w:val="center"/>
          </w:tcPr>
          <w:p w14:paraId="1BAE9F85" w14:textId="57EBB06C" w:rsidR="009C5E3F" w:rsidRPr="009C5E3F" w:rsidRDefault="009C5E3F" w:rsidP="009C5E3F">
            <w:pPr>
              <w:snapToGrid w:val="0"/>
              <w:spacing w:before="60" w:after="60" w:line="240" w:lineRule="auto"/>
              <w:jc w:val="left"/>
              <w:rPr>
                <w:sz w:val="18"/>
                <w:szCs w:val="18"/>
              </w:rPr>
            </w:pPr>
            <w:ins w:id="4697" w:author="Greenblue" w:date="2024-02-15T20:18:00Z">
              <w:r w:rsidRPr="009C5E3F">
                <w:rPr>
                  <w:sz w:val="18"/>
                  <w:szCs w:val="18"/>
                </w:rPr>
                <w:t>Other languages and character sets used in the catalogue</w:t>
              </w:r>
            </w:ins>
            <w:del w:id="4698" w:author="Greenblue" w:date="2024-02-15T20:18:00Z">
              <w:r w:rsidRPr="009C5E3F" w:rsidDel="009C5E3F">
                <w:rPr>
                  <w:sz w:val="18"/>
                  <w:szCs w:val="18"/>
                </w:rPr>
                <w:delText>Other languages and character sets used in the exchange catalogue</w:delText>
              </w:r>
            </w:del>
          </w:p>
        </w:tc>
        <w:tc>
          <w:tcPr>
            <w:tcW w:w="804" w:type="dxa"/>
            <w:vAlign w:val="center"/>
          </w:tcPr>
          <w:p w14:paraId="152A7EB8" w14:textId="612373B6" w:rsidR="009C5E3F" w:rsidRPr="009C5E3F" w:rsidRDefault="009C5E3F" w:rsidP="009C5E3F">
            <w:pPr>
              <w:snapToGrid w:val="0"/>
              <w:spacing w:before="60" w:after="60" w:line="240" w:lineRule="auto"/>
              <w:jc w:val="center"/>
              <w:rPr>
                <w:sz w:val="18"/>
                <w:szCs w:val="18"/>
              </w:rPr>
            </w:pPr>
            <w:r w:rsidRPr="009C5E3F">
              <w:rPr>
                <w:sz w:val="18"/>
                <w:szCs w:val="18"/>
              </w:rPr>
              <w:t>0..*</w:t>
            </w:r>
          </w:p>
        </w:tc>
        <w:tc>
          <w:tcPr>
            <w:tcW w:w="2436" w:type="dxa"/>
            <w:vAlign w:val="center"/>
          </w:tcPr>
          <w:p w14:paraId="1A4C24AC" w14:textId="281AFD96" w:rsidR="009C5E3F" w:rsidRPr="009C5E3F" w:rsidRDefault="009C5E3F" w:rsidP="009C5E3F">
            <w:pPr>
              <w:snapToGrid w:val="0"/>
              <w:spacing w:before="60" w:after="60" w:line="240" w:lineRule="auto"/>
              <w:jc w:val="left"/>
              <w:rPr>
                <w:i/>
                <w:sz w:val="18"/>
                <w:szCs w:val="18"/>
              </w:rPr>
            </w:pPr>
            <w:r w:rsidRPr="009C5E3F">
              <w:rPr>
                <w:sz w:val="18"/>
                <w:szCs w:val="18"/>
              </w:rPr>
              <w:t>PT_Locale</w:t>
            </w:r>
          </w:p>
        </w:tc>
        <w:tc>
          <w:tcPr>
            <w:tcW w:w="3489" w:type="dxa"/>
            <w:vAlign w:val="center"/>
          </w:tcPr>
          <w:p w14:paraId="7627AD6D" w14:textId="77777777" w:rsidR="009C5E3F" w:rsidRPr="009C5E3F" w:rsidRDefault="009C5E3F" w:rsidP="009C5E3F">
            <w:pPr>
              <w:snapToGrid w:val="0"/>
              <w:spacing w:before="60" w:after="60"/>
              <w:jc w:val="left"/>
              <w:rPr>
                <w:sz w:val="18"/>
                <w:szCs w:val="18"/>
              </w:rPr>
            </w:pPr>
          </w:p>
        </w:tc>
      </w:tr>
    </w:tbl>
    <w:p w14:paraId="48014C5A" w14:textId="77777777" w:rsidR="00B413FE" w:rsidRPr="009063C9" w:rsidRDefault="00B413FE" w:rsidP="009C5E3F">
      <w:pPr>
        <w:pStyle w:val="41"/>
      </w:pPr>
      <w:bookmarkStart w:id="4699" w:name="_Toc152232626"/>
      <w:r w:rsidRPr="009063C9">
        <w:lastRenderedPageBreak/>
        <w:t>S100_CatalogueScope</w:t>
      </w:r>
      <w:bookmarkEnd w:id="469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4700" w:author="Greenblue" w:date="2024-02-13T20:42: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34"/>
        <w:gridCol w:w="3420"/>
        <w:gridCol w:w="804"/>
        <w:gridCol w:w="5925"/>
        <w:tblGridChange w:id="4701">
          <w:tblGrid>
            <w:gridCol w:w="3034"/>
            <w:gridCol w:w="3420"/>
            <w:gridCol w:w="804"/>
            <w:gridCol w:w="5925"/>
          </w:tblGrid>
        </w:tblGridChange>
      </w:tblGrid>
      <w:tr w:rsidR="009063C9" w:rsidRPr="009063C9" w14:paraId="64AC780C" w14:textId="77777777" w:rsidTr="006073E9">
        <w:trPr>
          <w:cantSplit/>
          <w:trPrChange w:id="4702" w:author="Greenblue" w:date="2024-02-13T20:42:00Z">
            <w:trPr>
              <w:cantSplit/>
            </w:trPr>
          </w:trPrChange>
        </w:trPr>
        <w:tc>
          <w:tcPr>
            <w:tcW w:w="3034" w:type="dxa"/>
            <w:shd w:val="clear" w:color="auto" w:fill="E7E6E6"/>
            <w:vAlign w:val="center"/>
            <w:tcPrChange w:id="4703" w:author="Greenblue" w:date="2024-02-13T20:42:00Z">
              <w:tcPr>
                <w:tcW w:w="3034" w:type="dxa"/>
                <w:vAlign w:val="center"/>
              </w:tcPr>
            </w:tcPrChange>
          </w:tcPr>
          <w:p w14:paraId="74DB01BE" w14:textId="77777777" w:rsidR="00AE0212" w:rsidRPr="009063C9" w:rsidRDefault="00AE0212" w:rsidP="009063C9">
            <w:pPr>
              <w:snapToGrid w:val="0"/>
              <w:spacing w:before="60" w:after="60" w:line="240" w:lineRule="auto"/>
              <w:rPr>
                <w:b/>
                <w:sz w:val="18"/>
                <w:szCs w:val="18"/>
              </w:rPr>
            </w:pPr>
            <w:r w:rsidRPr="009063C9">
              <w:rPr>
                <w:b/>
                <w:sz w:val="18"/>
                <w:szCs w:val="18"/>
              </w:rPr>
              <w:t>Name</w:t>
            </w:r>
          </w:p>
        </w:tc>
        <w:tc>
          <w:tcPr>
            <w:tcW w:w="3420" w:type="dxa"/>
            <w:shd w:val="clear" w:color="auto" w:fill="E7E6E6"/>
            <w:vAlign w:val="center"/>
            <w:tcPrChange w:id="4704" w:author="Greenblue" w:date="2024-02-13T20:42:00Z">
              <w:tcPr>
                <w:tcW w:w="3420" w:type="dxa"/>
                <w:vAlign w:val="center"/>
              </w:tcPr>
            </w:tcPrChange>
          </w:tcPr>
          <w:p w14:paraId="10DEC931" w14:textId="77777777" w:rsidR="00AE0212" w:rsidRPr="009063C9" w:rsidRDefault="00AE0212" w:rsidP="009063C9">
            <w:pPr>
              <w:snapToGrid w:val="0"/>
              <w:spacing w:before="60" w:after="60" w:line="240" w:lineRule="auto"/>
              <w:rPr>
                <w:b/>
                <w:sz w:val="18"/>
                <w:szCs w:val="18"/>
              </w:rPr>
            </w:pPr>
            <w:r w:rsidRPr="009063C9">
              <w:rPr>
                <w:b/>
                <w:sz w:val="18"/>
                <w:szCs w:val="18"/>
              </w:rPr>
              <w:t>Description</w:t>
            </w:r>
          </w:p>
        </w:tc>
        <w:tc>
          <w:tcPr>
            <w:tcW w:w="804" w:type="dxa"/>
            <w:shd w:val="clear" w:color="auto" w:fill="E7E6E6"/>
            <w:vAlign w:val="center"/>
            <w:tcPrChange w:id="4705" w:author="Greenblue" w:date="2024-02-13T20:42:00Z">
              <w:tcPr>
                <w:tcW w:w="804" w:type="dxa"/>
                <w:vAlign w:val="center"/>
              </w:tcPr>
            </w:tcPrChange>
          </w:tcPr>
          <w:p w14:paraId="4DD91752" w14:textId="6B2ADFBC" w:rsidR="00AE0212" w:rsidRPr="009063C9" w:rsidRDefault="00AE0212" w:rsidP="009063C9">
            <w:pPr>
              <w:snapToGrid w:val="0"/>
              <w:spacing w:before="60" w:after="60" w:line="240" w:lineRule="auto"/>
              <w:jc w:val="center"/>
              <w:rPr>
                <w:b/>
                <w:sz w:val="18"/>
                <w:szCs w:val="18"/>
              </w:rPr>
            </w:pPr>
            <w:r w:rsidRPr="009063C9">
              <w:rPr>
                <w:b/>
                <w:sz w:val="18"/>
                <w:szCs w:val="18"/>
              </w:rPr>
              <w:t>Code</w:t>
            </w:r>
          </w:p>
        </w:tc>
        <w:tc>
          <w:tcPr>
            <w:tcW w:w="5925" w:type="dxa"/>
            <w:shd w:val="clear" w:color="auto" w:fill="E7E6E6"/>
            <w:vAlign w:val="center"/>
            <w:tcPrChange w:id="4706" w:author="Greenblue" w:date="2024-02-13T20:42:00Z">
              <w:tcPr>
                <w:tcW w:w="5925" w:type="dxa"/>
                <w:vAlign w:val="center"/>
              </w:tcPr>
            </w:tcPrChange>
          </w:tcPr>
          <w:p w14:paraId="3C1AA158" w14:textId="77777777" w:rsidR="00AE0212" w:rsidRPr="009063C9" w:rsidRDefault="00AE0212" w:rsidP="009063C9">
            <w:pPr>
              <w:snapToGrid w:val="0"/>
              <w:spacing w:before="60" w:after="60" w:line="240" w:lineRule="auto"/>
              <w:rPr>
                <w:b/>
                <w:sz w:val="18"/>
                <w:szCs w:val="18"/>
              </w:rPr>
            </w:pPr>
            <w:r w:rsidRPr="009063C9">
              <w:rPr>
                <w:b/>
                <w:sz w:val="18"/>
                <w:szCs w:val="18"/>
              </w:rPr>
              <w:t>Remarks</w:t>
            </w:r>
          </w:p>
        </w:tc>
      </w:tr>
      <w:tr w:rsidR="009063C9" w:rsidRPr="009063C9" w14:paraId="74C78408" w14:textId="77777777" w:rsidTr="003D073E">
        <w:trPr>
          <w:cantSplit/>
        </w:trPr>
        <w:tc>
          <w:tcPr>
            <w:tcW w:w="3034" w:type="dxa"/>
            <w:vAlign w:val="center"/>
          </w:tcPr>
          <w:p w14:paraId="47863E59" w14:textId="77777777" w:rsidR="00AE0212" w:rsidRPr="009063C9" w:rsidRDefault="00AE0212" w:rsidP="009063C9">
            <w:pPr>
              <w:snapToGrid w:val="0"/>
              <w:spacing w:before="60" w:after="60" w:line="240" w:lineRule="auto"/>
              <w:rPr>
                <w:sz w:val="18"/>
                <w:szCs w:val="18"/>
              </w:rPr>
            </w:pPr>
            <w:r w:rsidRPr="009063C9">
              <w:rPr>
                <w:sz w:val="18"/>
                <w:szCs w:val="18"/>
              </w:rPr>
              <w:t>S100_CatalogueScope</w:t>
            </w:r>
          </w:p>
        </w:tc>
        <w:tc>
          <w:tcPr>
            <w:tcW w:w="3420" w:type="dxa"/>
          </w:tcPr>
          <w:p w14:paraId="0412BBF2" w14:textId="4C9E7A97" w:rsidR="00AE0212" w:rsidRPr="009063C9" w:rsidRDefault="00AE0212" w:rsidP="009063C9">
            <w:pPr>
              <w:snapToGrid w:val="0"/>
              <w:spacing w:before="60" w:after="60" w:line="240" w:lineRule="auto"/>
              <w:rPr>
                <w:sz w:val="18"/>
                <w:szCs w:val="18"/>
              </w:rPr>
            </w:pPr>
            <w:r w:rsidRPr="009063C9">
              <w:rPr>
                <w:sz w:val="18"/>
                <w:szCs w:val="18"/>
              </w:rPr>
              <w:t>The scope of the catalogue</w:t>
            </w:r>
          </w:p>
        </w:tc>
        <w:tc>
          <w:tcPr>
            <w:tcW w:w="804" w:type="dxa"/>
            <w:vAlign w:val="center"/>
          </w:tcPr>
          <w:p w14:paraId="5DC0DDB2" w14:textId="77777777" w:rsidR="00AE0212" w:rsidRPr="009063C9" w:rsidRDefault="00AE0212" w:rsidP="009063C9">
            <w:pPr>
              <w:snapToGrid w:val="0"/>
              <w:spacing w:before="60" w:after="60" w:line="240" w:lineRule="auto"/>
              <w:jc w:val="center"/>
              <w:rPr>
                <w:sz w:val="18"/>
                <w:szCs w:val="18"/>
              </w:rPr>
            </w:pPr>
            <w:r w:rsidRPr="009063C9">
              <w:rPr>
                <w:sz w:val="18"/>
                <w:szCs w:val="18"/>
              </w:rPr>
              <w:t>-</w:t>
            </w:r>
          </w:p>
        </w:tc>
        <w:tc>
          <w:tcPr>
            <w:tcW w:w="5925" w:type="dxa"/>
            <w:vAlign w:val="center"/>
          </w:tcPr>
          <w:p w14:paraId="3D154A13" w14:textId="77777777" w:rsidR="00AE0212" w:rsidRPr="009063C9" w:rsidRDefault="00AE0212" w:rsidP="009063C9">
            <w:pPr>
              <w:snapToGrid w:val="0"/>
              <w:spacing w:before="60" w:after="60" w:line="240" w:lineRule="auto"/>
              <w:rPr>
                <w:sz w:val="18"/>
                <w:szCs w:val="18"/>
              </w:rPr>
            </w:pPr>
            <w:r w:rsidRPr="009063C9">
              <w:rPr>
                <w:sz w:val="18"/>
                <w:szCs w:val="18"/>
              </w:rPr>
              <w:t>-</w:t>
            </w:r>
          </w:p>
        </w:tc>
      </w:tr>
      <w:tr w:rsidR="009063C9" w:rsidRPr="009063C9" w14:paraId="16FB3782" w14:textId="77777777" w:rsidTr="003D073E">
        <w:trPr>
          <w:cantSplit/>
        </w:trPr>
        <w:tc>
          <w:tcPr>
            <w:tcW w:w="3034" w:type="dxa"/>
            <w:vAlign w:val="center"/>
          </w:tcPr>
          <w:p w14:paraId="25210B89" w14:textId="77777777" w:rsidR="00AE0212" w:rsidRPr="009063C9" w:rsidRDefault="00AE0212" w:rsidP="009063C9">
            <w:pPr>
              <w:snapToGrid w:val="0"/>
              <w:spacing w:before="60" w:after="60" w:line="240" w:lineRule="auto"/>
              <w:rPr>
                <w:sz w:val="18"/>
                <w:szCs w:val="18"/>
              </w:rPr>
            </w:pPr>
            <w:r w:rsidRPr="009063C9">
              <w:rPr>
                <w:sz w:val="18"/>
                <w:szCs w:val="18"/>
              </w:rPr>
              <w:t>featureCatalogue</w:t>
            </w:r>
          </w:p>
        </w:tc>
        <w:tc>
          <w:tcPr>
            <w:tcW w:w="3420" w:type="dxa"/>
          </w:tcPr>
          <w:p w14:paraId="7FC45E82" w14:textId="76D1DE00" w:rsidR="00AE0212" w:rsidRPr="009063C9" w:rsidRDefault="00AE0212" w:rsidP="009063C9">
            <w:pPr>
              <w:snapToGrid w:val="0"/>
              <w:spacing w:before="60" w:after="60" w:line="240" w:lineRule="auto"/>
              <w:rPr>
                <w:sz w:val="18"/>
                <w:szCs w:val="18"/>
              </w:rPr>
            </w:pPr>
            <w:r w:rsidRPr="009063C9">
              <w:rPr>
                <w:sz w:val="18"/>
                <w:szCs w:val="18"/>
              </w:rPr>
              <w:t>S-100 feature catalogue</w:t>
            </w:r>
          </w:p>
        </w:tc>
        <w:tc>
          <w:tcPr>
            <w:tcW w:w="804" w:type="dxa"/>
            <w:vAlign w:val="center"/>
          </w:tcPr>
          <w:p w14:paraId="2B6A95F7" w14:textId="2786CB95" w:rsidR="00AE0212" w:rsidRPr="009063C9" w:rsidRDefault="009C5E3F" w:rsidP="009063C9">
            <w:pPr>
              <w:snapToGrid w:val="0"/>
              <w:spacing w:before="60" w:after="60" w:line="240" w:lineRule="auto"/>
              <w:jc w:val="center"/>
              <w:rPr>
                <w:sz w:val="18"/>
                <w:szCs w:val="18"/>
              </w:rPr>
            </w:pPr>
            <w:ins w:id="4707" w:author="Greenblue" w:date="2024-02-15T20:19:00Z">
              <w:r>
                <w:rPr>
                  <w:rFonts w:asciiTheme="minorEastAsia" w:eastAsiaTheme="minorEastAsia" w:hAnsiTheme="minorEastAsia" w:hint="eastAsia"/>
                  <w:sz w:val="18"/>
                  <w:szCs w:val="18"/>
                </w:rPr>
                <w:t>1</w:t>
              </w:r>
            </w:ins>
          </w:p>
        </w:tc>
        <w:tc>
          <w:tcPr>
            <w:tcW w:w="5925" w:type="dxa"/>
            <w:vAlign w:val="center"/>
          </w:tcPr>
          <w:p w14:paraId="54BDF8B6" w14:textId="77777777" w:rsidR="00AE0212" w:rsidRPr="009063C9" w:rsidRDefault="00AE0212" w:rsidP="009063C9">
            <w:pPr>
              <w:snapToGrid w:val="0"/>
              <w:spacing w:before="60" w:after="60" w:line="240" w:lineRule="auto"/>
              <w:rPr>
                <w:sz w:val="18"/>
                <w:szCs w:val="18"/>
              </w:rPr>
            </w:pPr>
          </w:p>
        </w:tc>
      </w:tr>
      <w:tr w:rsidR="009063C9" w:rsidRPr="009063C9" w14:paraId="739F0E3E" w14:textId="77777777" w:rsidTr="003D073E">
        <w:trPr>
          <w:cantSplit/>
        </w:trPr>
        <w:tc>
          <w:tcPr>
            <w:tcW w:w="3034" w:type="dxa"/>
            <w:vAlign w:val="center"/>
          </w:tcPr>
          <w:p w14:paraId="3E8D4474" w14:textId="77777777" w:rsidR="00AE0212" w:rsidRPr="009063C9" w:rsidRDefault="00AE0212" w:rsidP="009063C9">
            <w:pPr>
              <w:snapToGrid w:val="0"/>
              <w:spacing w:before="60" w:after="60" w:line="240" w:lineRule="auto"/>
              <w:rPr>
                <w:sz w:val="18"/>
                <w:szCs w:val="18"/>
              </w:rPr>
            </w:pPr>
            <w:r w:rsidRPr="009063C9">
              <w:rPr>
                <w:sz w:val="18"/>
                <w:szCs w:val="18"/>
              </w:rPr>
              <w:t>portrayalCatalogue</w:t>
            </w:r>
          </w:p>
        </w:tc>
        <w:tc>
          <w:tcPr>
            <w:tcW w:w="3420" w:type="dxa"/>
          </w:tcPr>
          <w:p w14:paraId="4C87E1E5" w14:textId="6C3E9C76" w:rsidR="00AE0212" w:rsidRPr="009063C9" w:rsidRDefault="00AE0212" w:rsidP="009063C9">
            <w:pPr>
              <w:snapToGrid w:val="0"/>
              <w:spacing w:before="60" w:after="60" w:line="240" w:lineRule="auto"/>
              <w:rPr>
                <w:sz w:val="18"/>
                <w:szCs w:val="18"/>
              </w:rPr>
            </w:pPr>
            <w:r w:rsidRPr="009063C9">
              <w:rPr>
                <w:sz w:val="18"/>
                <w:szCs w:val="18"/>
              </w:rPr>
              <w:t>S-100 portrayal catalogue</w:t>
            </w:r>
          </w:p>
        </w:tc>
        <w:tc>
          <w:tcPr>
            <w:tcW w:w="804" w:type="dxa"/>
            <w:vAlign w:val="center"/>
          </w:tcPr>
          <w:p w14:paraId="13F1DA2C" w14:textId="1159BBDF" w:rsidR="00AE0212" w:rsidRPr="009063C9" w:rsidRDefault="009C5E3F" w:rsidP="009063C9">
            <w:pPr>
              <w:snapToGrid w:val="0"/>
              <w:spacing w:before="60" w:after="60" w:line="240" w:lineRule="auto"/>
              <w:jc w:val="center"/>
              <w:rPr>
                <w:sz w:val="18"/>
                <w:szCs w:val="18"/>
              </w:rPr>
            </w:pPr>
            <w:ins w:id="4708" w:author="Greenblue" w:date="2024-02-15T20:19:00Z">
              <w:r>
                <w:rPr>
                  <w:rFonts w:asciiTheme="minorEastAsia" w:eastAsiaTheme="minorEastAsia" w:hAnsiTheme="minorEastAsia" w:hint="eastAsia"/>
                  <w:sz w:val="18"/>
                  <w:szCs w:val="18"/>
                </w:rPr>
                <w:t>2</w:t>
              </w:r>
            </w:ins>
          </w:p>
        </w:tc>
        <w:tc>
          <w:tcPr>
            <w:tcW w:w="5925" w:type="dxa"/>
            <w:vAlign w:val="center"/>
          </w:tcPr>
          <w:p w14:paraId="2C271D62" w14:textId="77777777" w:rsidR="00AE0212" w:rsidRPr="009063C9" w:rsidRDefault="00AE0212" w:rsidP="009063C9">
            <w:pPr>
              <w:snapToGrid w:val="0"/>
              <w:spacing w:before="60" w:after="60" w:line="240" w:lineRule="auto"/>
              <w:rPr>
                <w:sz w:val="18"/>
                <w:szCs w:val="18"/>
              </w:rPr>
            </w:pPr>
          </w:p>
        </w:tc>
      </w:tr>
      <w:tr w:rsidR="009063C9" w:rsidRPr="009063C9" w14:paraId="762B9464" w14:textId="77777777" w:rsidTr="003D073E">
        <w:trPr>
          <w:cantSplit/>
        </w:trPr>
        <w:tc>
          <w:tcPr>
            <w:tcW w:w="3034" w:type="dxa"/>
          </w:tcPr>
          <w:p w14:paraId="58B8E67C" w14:textId="7C18DB6B" w:rsidR="00AE0212" w:rsidRPr="009063C9" w:rsidRDefault="00AE0212" w:rsidP="00B50285">
            <w:pPr>
              <w:snapToGrid w:val="0"/>
              <w:spacing w:before="60" w:after="60" w:line="240" w:lineRule="auto"/>
              <w:rPr>
                <w:sz w:val="18"/>
                <w:szCs w:val="18"/>
              </w:rPr>
            </w:pPr>
            <w:r w:rsidRPr="009063C9">
              <w:rPr>
                <w:sz w:val="18"/>
                <w:szCs w:val="18"/>
              </w:rPr>
              <w:t>interoperabilityCatalogue</w:t>
            </w:r>
          </w:p>
        </w:tc>
        <w:tc>
          <w:tcPr>
            <w:tcW w:w="3420" w:type="dxa"/>
          </w:tcPr>
          <w:p w14:paraId="486F18FC" w14:textId="60A6A2DD" w:rsidR="00AE0212" w:rsidRPr="009063C9" w:rsidRDefault="00AE0212" w:rsidP="00B50285">
            <w:pPr>
              <w:snapToGrid w:val="0"/>
              <w:spacing w:before="60" w:after="60" w:line="240" w:lineRule="auto"/>
              <w:rPr>
                <w:sz w:val="18"/>
                <w:szCs w:val="18"/>
              </w:rPr>
            </w:pPr>
            <w:r w:rsidRPr="009063C9">
              <w:rPr>
                <w:sz w:val="18"/>
                <w:szCs w:val="18"/>
              </w:rPr>
              <w:t>S-100 interoperability information</w:t>
            </w:r>
          </w:p>
        </w:tc>
        <w:tc>
          <w:tcPr>
            <w:tcW w:w="804" w:type="dxa"/>
            <w:vAlign w:val="center"/>
          </w:tcPr>
          <w:p w14:paraId="691E51A3" w14:textId="7CAF291F" w:rsidR="00AE0212" w:rsidRPr="009063C9" w:rsidRDefault="009C5E3F" w:rsidP="00B50285">
            <w:pPr>
              <w:snapToGrid w:val="0"/>
              <w:spacing w:before="60" w:after="60" w:line="240" w:lineRule="auto"/>
              <w:jc w:val="center"/>
              <w:rPr>
                <w:sz w:val="18"/>
                <w:szCs w:val="18"/>
              </w:rPr>
            </w:pPr>
            <w:ins w:id="4709" w:author="Greenblue" w:date="2024-02-15T20:19:00Z">
              <w:r>
                <w:rPr>
                  <w:rFonts w:asciiTheme="minorEastAsia" w:eastAsiaTheme="minorEastAsia" w:hAnsiTheme="minorEastAsia" w:hint="eastAsia"/>
                  <w:sz w:val="18"/>
                  <w:szCs w:val="18"/>
                </w:rPr>
                <w:t>3</w:t>
              </w:r>
            </w:ins>
          </w:p>
        </w:tc>
        <w:tc>
          <w:tcPr>
            <w:tcW w:w="5925" w:type="dxa"/>
            <w:vAlign w:val="center"/>
          </w:tcPr>
          <w:p w14:paraId="5DCC0012" w14:textId="77777777" w:rsidR="00AE0212" w:rsidRPr="009063C9" w:rsidRDefault="00AE0212" w:rsidP="00B50285">
            <w:pPr>
              <w:snapToGrid w:val="0"/>
              <w:spacing w:before="60" w:after="60" w:line="240" w:lineRule="auto"/>
              <w:rPr>
                <w:sz w:val="18"/>
                <w:szCs w:val="18"/>
              </w:rPr>
            </w:pPr>
          </w:p>
        </w:tc>
      </w:tr>
    </w:tbl>
    <w:p w14:paraId="296B4B41" w14:textId="34D6B783" w:rsidR="0045468E" w:rsidRDefault="0045468E" w:rsidP="0045468E">
      <w:pPr>
        <w:spacing w:before="40" w:after="40" w:line="240" w:lineRule="auto"/>
        <w:rPr>
          <w:ins w:id="4710" w:author="Greenblue" w:date="2024-02-15T20:39:00Z"/>
          <w:rFonts w:eastAsiaTheme="minorEastAsia"/>
          <w:sz w:val="19"/>
          <w:szCs w:val="19"/>
        </w:rPr>
      </w:pPr>
      <w:bookmarkStart w:id="4711" w:name="_Toc152232627"/>
    </w:p>
    <w:p w14:paraId="2C4ADFE1" w14:textId="2BDD5A1B" w:rsidR="00567D7F" w:rsidRPr="0068617C" w:rsidRDefault="00584796" w:rsidP="0068617C">
      <w:pPr>
        <w:pStyle w:val="30"/>
        <w:ind w:hanging="8092"/>
        <w:rPr>
          <w:ins w:id="4712" w:author="Greenblue" w:date="2024-02-15T20:36:00Z"/>
        </w:rPr>
      </w:pPr>
      <w:bookmarkStart w:id="4713" w:name="_Toc170717315"/>
      <w:ins w:id="4714" w:author="Greenblue" w:date="2024-02-15T21:06:00Z">
        <w:r w:rsidRPr="00584796">
          <w:t>Miscellaneous metadata types</w:t>
        </w:r>
      </w:ins>
      <w:bookmarkEnd w:id="4713"/>
    </w:p>
    <w:p w14:paraId="50E7F649" w14:textId="480820D9" w:rsidR="00567D7F" w:rsidRPr="009063C9" w:rsidRDefault="00584796" w:rsidP="00567D7F">
      <w:pPr>
        <w:pStyle w:val="41"/>
        <w:rPr>
          <w:ins w:id="4715" w:author="Greenblue" w:date="2024-02-15T20:36:00Z"/>
        </w:rPr>
      </w:pPr>
      <w:ins w:id="4716" w:author="Greenblue" w:date="2024-02-15T21:06:00Z">
        <w:r w:rsidRPr="00584796">
          <w:t>MD_MaintenanceInformation</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2436"/>
        <w:gridCol w:w="3489"/>
      </w:tblGrid>
      <w:tr w:rsidR="00584796" w:rsidRPr="009063C9" w14:paraId="6AF7972F" w14:textId="77777777" w:rsidTr="00584796">
        <w:trPr>
          <w:cantSplit/>
          <w:ins w:id="4717" w:author="Greenblue" w:date="2024-02-15T21:07:00Z"/>
        </w:trPr>
        <w:tc>
          <w:tcPr>
            <w:tcW w:w="3034" w:type="dxa"/>
            <w:shd w:val="clear" w:color="auto" w:fill="D9D9D9"/>
            <w:vAlign w:val="center"/>
          </w:tcPr>
          <w:p w14:paraId="1F3A4BE4" w14:textId="77777777" w:rsidR="00584796" w:rsidRPr="009063C9" w:rsidRDefault="00584796" w:rsidP="00584796">
            <w:pPr>
              <w:snapToGrid w:val="0"/>
              <w:spacing w:before="60" w:after="60" w:line="240" w:lineRule="auto"/>
              <w:jc w:val="left"/>
              <w:rPr>
                <w:ins w:id="4718" w:author="Greenblue" w:date="2024-02-15T21:07:00Z"/>
                <w:b/>
                <w:sz w:val="18"/>
                <w:szCs w:val="18"/>
              </w:rPr>
            </w:pPr>
            <w:ins w:id="4719" w:author="Greenblue" w:date="2024-02-15T21:07:00Z">
              <w:r w:rsidRPr="009063C9">
                <w:rPr>
                  <w:b/>
                  <w:sz w:val="18"/>
                  <w:szCs w:val="18"/>
                </w:rPr>
                <w:t>Name</w:t>
              </w:r>
            </w:ins>
          </w:p>
        </w:tc>
        <w:tc>
          <w:tcPr>
            <w:tcW w:w="3420" w:type="dxa"/>
            <w:shd w:val="clear" w:color="auto" w:fill="D9D9D9"/>
            <w:vAlign w:val="center"/>
          </w:tcPr>
          <w:p w14:paraId="1A7E33DC" w14:textId="77777777" w:rsidR="00584796" w:rsidRPr="009063C9" w:rsidRDefault="00584796" w:rsidP="00584796">
            <w:pPr>
              <w:snapToGrid w:val="0"/>
              <w:spacing w:before="60" w:after="60" w:line="240" w:lineRule="auto"/>
              <w:jc w:val="left"/>
              <w:rPr>
                <w:ins w:id="4720" w:author="Greenblue" w:date="2024-02-15T21:07:00Z"/>
                <w:b/>
                <w:sz w:val="18"/>
                <w:szCs w:val="18"/>
              </w:rPr>
            </w:pPr>
            <w:ins w:id="4721" w:author="Greenblue" w:date="2024-02-15T21:07:00Z">
              <w:r w:rsidRPr="009063C9">
                <w:rPr>
                  <w:b/>
                  <w:sz w:val="18"/>
                  <w:szCs w:val="18"/>
                </w:rPr>
                <w:t>Description</w:t>
              </w:r>
            </w:ins>
          </w:p>
        </w:tc>
        <w:tc>
          <w:tcPr>
            <w:tcW w:w="804" w:type="dxa"/>
            <w:shd w:val="clear" w:color="auto" w:fill="D9D9D9"/>
            <w:vAlign w:val="center"/>
          </w:tcPr>
          <w:p w14:paraId="76984414" w14:textId="77777777" w:rsidR="00584796" w:rsidRPr="009063C9" w:rsidRDefault="00584796" w:rsidP="00584796">
            <w:pPr>
              <w:snapToGrid w:val="0"/>
              <w:spacing w:before="60" w:after="60" w:line="240" w:lineRule="auto"/>
              <w:jc w:val="center"/>
              <w:rPr>
                <w:ins w:id="4722" w:author="Greenblue" w:date="2024-02-15T21:07:00Z"/>
                <w:b/>
                <w:sz w:val="18"/>
                <w:szCs w:val="18"/>
              </w:rPr>
            </w:pPr>
            <w:ins w:id="4723" w:author="Greenblue" w:date="2024-02-15T21:07:00Z">
              <w:r w:rsidRPr="009063C9">
                <w:rPr>
                  <w:b/>
                  <w:sz w:val="18"/>
                  <w:szCs w:val="18"/>
                </w:rPr>
                <w:t>Mult</w:t>
              </w:r>
            </w:ins>
          </w:p>
        </w:tc>
        <w:tc>
          <w:tcPr>
            <w:tcW w:w="2436" w:type="dxa"/>
            <w:shd w:val="clear" w:color="auto" w:fill="D9D9D9"/>
            <w:vAlign w:val="center"/>
          </w:tcPr>
          <w:p w14:paraId="4A78A635" w14:textId="77777777" w:rsidR="00584796" w:rsidRPr="009063C9" w:rsidRDefault="00584796" w:rsidP="00584796">
            <w:pPr>
              <w:snapToGrid w:val="0"/>
              <w:spacing w:before="60" w:after="60" w:line="240" w:lineRule="auto"/>
              <w:jc w:val="left"/>
              <w:rPr>
                <w:ins w:id="4724" w:author="Greenblue" w:date="2024-02-15T21:07:00Z"/>
                <w:b/>
                <w:sz w:val="18"/>
                <w:szCs w:val="18"/>
              </w:rPr>
            </w:pPr>
            <w:ins w:id="4725" w:author="Greenblue" w:date="2024-02-15T21:07:00Z">
              <w:r w:rsidRPr="009063C9">
                <w:rPr>
                  <w:b/>
                  <w:sz w:val="18"/>
                  <w:szCs w:val="18"/>
                </w:rPr>
                <w:t>Type</w:t>
              </w:r>
            </w:ins>
          </w:p>
        </w:tc>
        <w:tc>
          <w:tcPr>
            <w:tcW w:w="3489" w:type="dxa"/>
            <w:shd w:val="clear" w:color="auto" w:fill="D9D9D9"/>
            <w:vAlign w:val="center"/>
          </w:tcPr>
          <w:p w14:paraId="118D0B4F" w14:textId="77777777" w:rsidR="00584796" w:rsidRPr="009063C9" w:rsidRDefault="00584796" w:rsidP="00584796">
            <w:pPr>
              <w:snapToGrid w:val="0"/>
              <w:spacing w:before="60" w:after="60" w:line="240" w:lineRule="auto"/>
              <w:jc w:val="left"/>
              <w:rPr>
                <w:ins w:id="4726" w:author="Greenblue" w:date="2024-02-15T21:07:00Z"/>
                <w:b/>
                <w:sz w:val="18"/>
                <w:szCs w:val="18"/>
              </w:rPr>
            </w:pPr>
            <w:ins w:id="4727" w:author="Greenblue" w:date="2024-02-15T21:07:00Z">
              <w:r w:rsidRPr="009063C9">
                <w:rPr>
                  <w:b/>
                  <w:sz w:val="18"/>
                  <w:szCs w:val="18"/>
                </w:rPr>
                <w:t>Remarks</w:t>
              </w:r>
            </w:ins>
          </w:p>
        </w:tc>
      </w:tr>
      <w:tr w:rsidR="00584796" w:rsidRPr="009063C9" w14:paraId="4C9E31E4" w14:textId="77777777" w:rsidTr="00584796">
        <w:trPr>
          <w:cantSplit/>
          <w:ins w:id="4728" w:author="Greenblue" w:date="2024-02-15T21:07:00Z"/>
        </w:trPr>
        <w:tc>
          <w:tcPr>
            <w:tcW w:w="3034" w:type="dxa"/>
            <w:vAlign w:val="center"/>
          </w:tcPr>
          <w:p w14:paraId="376FDCD6" w14:textId="1E3AAD4F" w:rsidR="00584796" w:rsidRPr="009063C9" w:rsidRDefault="00584796" w:rsidP="00584796">
            <w:pPr>
              <w:snapToGrid w:val="0"/>
              <w:spacing w:before="60" w:after="60" w:line="240" w:lineRule="auto"/>
              <w:jc w:val="left"/>
              <w:rPr>
                <w:ins w:id="4729" w:author="Greenblue" w:date="2024-02-15T21:07:00Z"/>
                <w:sz w:val="18"/>
                <w:szCs w:val="18"/>
              </w:rPr>
            </w:pPr>
            <w:ins w:id="4730" w:author="Greenblue" w:date="2024-02-15T21:08:00Z">
              <w:r w:rsidRPr="00584796">
                <w:rPr>
                  <w:sz w:val="18"/>
                  <w:szCs w:val="18"/>
                </w:rPr>
                <w:t>MD_MaintenanceInformation</w:t>
              </w:r>
            </w:ins>
          </w:p>
        </w:tc>
        <w:tc>
          <w:tcPr>
            <w:tcW w:w="3420" w:type="dxa"/>
            <w:vAlign w:val="center"/>
          </w:tcPr>
          <w:p w14:paraId="5977D3D5" w14:textId="2EF651D9" w:rsidR="00584796" w:rsidRPr="009063C9" w:rsidRDefault="00584796" w:rsidP="00584796">
            <w:pPr>
              <w:snapToGrid w:val="0"/>
              <w:spacing w:before="60" w:after="60" w:line="240" w:lineRule="auto"/>
              <w:jc w:val="left"/>
              <w:rPr>
                <w:ins w:id="4731" w:author="Greenblue" w:date="2024-02-15T21:07:00Z"/>
                <w:sz w:val="18"/>
                <w:szCs w:val="18"/>
              </w:rPr>
            </w:pPr>
            <w:ins w:id="4732" w:author="Greenblue" w:date="2024-02-15T21:08:00Z">
              <w:r w:rsidRPr="00584796">
                <w:rPr>
                  <w:sz w:val="18"/>
                  <w:szCs w:val="18"/>
                </w:rPr>
                <w:t>Information about the scope and frequency of updating</w:t>
              </w:r>
            </w:ins>
          </w:p>
        </w:tc>
        <w:tc>
          <w:tcPr>
            <w:tcW w:w="804" w:type="dxa"/>
            <w:vAlign w:val="center"/>
          </w:tcPr>
          <w:p w14:paraId="65068744" w14:textId="45445543" w:rsidR="00584796" w:rsidRPr="009063C9" w:rsidRDefault="00584796" w:rsidP="00584796">
            <w:pPr>
              <w:snapToGrid w:val="0"/>
              <w:spacing w:before="60" w:after="60" w:line="240" w:lineRule="auto"/>
              <w:jc w:val="center"/>
              <w:rPr>
                <w:ins w:id="4733" w:author="Greenblue" w:date="2024-02-15T21:07:00Z"/>
                <w:sz w:val="18"/>
                <w:szCs w:val="18"/>
              </w:rPr>
            </w:pPr>
            <w:ins w:id="4734" w:author="Greenblue" w:date="2024-02-15T21:08:00Z">
              <w:r>
                <w:rPr>
                  <w:rFonts w:asciiTheme="minorEastAsia" w:eastAsiaTheme="minorEastAsia" w:hAnsiTheme="minorEastAsia" w:hint="eastAsia"/>
                  <w:sz w:val="18"/>
                  <w:szCs w:val="18"/>
                </w:rPr>
                <w:t>-</w:t>
              </w:r>
            </w:ins>
          </w:p>
        </w:tc>
        <w:tc>
          <w:tcPr>
            <w:tcW w:w="2436" w:type="dxa"/>
            <w:vAlign w:val="center"/>
          </w:tcPr>
          <w:p w14:paraId="46802354" w14:textId="619FE201" w:rsidR="00584796" w:rsidRPr="009063C9" w:rsidRDefault="00584796" w:rsidP="00584796">
            <w:pPr>
              <w:snapToGrid w:val="0"/>
              <w:spacing w:before="60" w:after="60" w:line="240" w:lineRule="auto"/>
              <w:jc w:val="left"/>
              <w:rPr>
                <w:ins w:id="4735" w:author="Greenblue" w:date="2024-02-15T21:07:00Z"/>
                <w:sz w:val="18"/>
                <w:szCs w:val="18"/>
              </w:rPr>
            </w:pPr>
            <w:ins w:id="4736" w:author="Greenblue" w:date="2024-02-15T21:08:00Z">
              <w:r>
                <w:rPr>
                  <w:rFonts w:asciiTheme="minorEastAsia" w:eastAsiaTheme="minorEastAsia" w:hAnsiTheme="minorEastAsia" w:hint="eastAsia"/>
                  <w:sz w:val="18"/>
                  <w:szCs w:val="18"/>
                </w:rPr>
                <w:t>-</w:t>
              </w:r>
            </w:ins>
          </w:p>
        </w:tc>
        <w:tc>
          <w:tcPr>
            <w:tcW w:w="3489" w:type="dxa"/>
            <w:vAlign w:val="center"/>
          </w:tcPr>
          <w:p w14:paraId="5B917271" w14:textId="7CB41D71" w:rsidR="00584796" w:rsidRPr="00584796" w:rsidRDefault="00584796" w:rsidP="00584796">
            <w:pPr>
              <w:snapToGrid w:val="0"/>
              <w:spacing w:before="60" w:after="60" w:line="240" w:lineRule="auto"/>
              <w:jc w:val="left"/>
              <w:rPr>
                <w:ins w:id="4737" w:author="Greenblue" w:date="2024-02-15T21:08:00Z"/>
                <w:sz w:val="18"/>
                <w:szCs w:val="18"/>
              </w:rPr>
            </w:pPr>
            <w:ins w:id="4738" w:author="Greenblue" w:date="2024-02-15T21:08:00Z">
              <w:r w:rsidRPr="00584796">
                <w:rPr>
                  <w:sz w:val="18"/>
                  <w:szCs w:val="18"/>
                </w:rPr>
                <w:t>S-100 restricts the ISO 19115-class to:</w:t>
              </w:r>
              <w:r>
                <w:rPr>
                  <w:sz w:val="18"/>
                  <w:szCs w:val="18"/>
                </w:rPr>
                <w:br/>
              </w:r>
              <w:r w:rsidRPr="00584796">
                <w:rPr>
                  <w:rFonts w:hint="eastAsia"/>
                  <w:sz w:val="18"/>
                  <w:szCs w:val="18"/>
                </w:rPr>
                <w:t>•</w:t>
              </w:r>
              <w:r w:rsidRPr="00584796">
                <w:rPr>
                  <w:sz w:val="18"/>
                  <w:szCs w:val="18"/>
                </w:rPr>
                <w:t>prohibit maintenanceScope,</w:t>
              </w:r>
              <w:r>
                <w:rPr>
                  <w:sz w:val="18"/>
                  <w:szCs w:val="18"/>
                </w:rPr>
                <w:br/>
              </w:r>
              <w:r w:rsidRPr="00FD33A8">
                <w:rPr>
                  <w:spacing w:val="-12"/>
                  <w:sz w:val="18"/>
                  <w:szCs w:val="18"/>
                </w:rPr>
                <w:t xml:space="preserve"> maintenanceNote, and contact attributes;</w:t>
              </w:r>
            </w:ins>
          </w:p>
          <w:p w14:paraId="3CD82F5F" w14:textId="683EE71C" w:rsidR="00584796" w:rsidRPr="009063C9" w:rsidRDefault="00584796" w:rsidP="00FD33A8">
            <w:pPr>
              <w:snapToGrid w:val="0"/>
              <w:spacing w:before="60" w:after="60" w:line="240" w:lineRule="auto"/>
              <w:ind w:left="180" w:hangingChars="100" w:hanging="180"/>
              <w:jc w:val="left"/>
              <w:rPr>
                <w:ins w:id="4739" w:author="Greenblue" w:date="2024-02-15T21:07:00Z"/>
                <w:sz w:val="18"/>
                <w:szCs w:val="18"/>
              </w:rPr>
            </w:pPr>
            <w:ins w:id="4740" w:author="Greenblue" w:date="2024-02-15T21:08:00Z">
              <w:r w:rsidRPr="00584796">
                <w:rPr>
                  <w:rFonts w:hint="eastAsia"/>
                  <w:sz w:val="18"/>
                  <w:szCs w:val="18"/>
                </w:rPr>
                <w:t>•</w:t>
              </w:r>
              <w:r w:rsidRPr="00584796">
                <w:rPr>
                  <w:sz w:val="18"/>
                  <w:szCs w:val="18"/>
                </w:rPr>
                <w:t xml:space="preserve"> define restrictions on</w:t>
              </w:r>
            </w:ins>
            <w:ins w:id="4741" w:author="Greenblue" w:date="2024-02-15T21:09:00Z">
              <w:r w:rsidR="00FD33A8">
                <w:rPr>
                  <w:sz w:val="18"/>
                  <w:szCs w:val="18"/>
                </w:rPr>
                <w:br/>
              </w:r>
            </w:ins>
            <w:ins w:id="4742" w:author="Greenblue" w:date="2024-02-15T21:08:00Z">
              <w:r w:rsidRPr="00584796">
                <w:rPr>
                  <w:sz w:val="18"/>
                  <w:szCs w:val="18"/>
                </w:rPr>
                <w:t>maintenanceAndUpdate</w:t>
              </w:r>
            </w:ins>
            <w:ins w:id="4743" w:author="Greenblue" w:date="2024-02-15T21:09:00Z">
              <w:r w:rsidR="00FD33A8">
                <w:rPr>
                  <w:sz w:val="18"/>
                  <w:szCs w:val="18"/>
                </w:rPr>
                <w:br/>
              </w:r>
            </w:ins>
            <w:ins w:id="4744" w:author="Greenblue" w:date="2024-02-15T21:08:00Z">
              <w:r w:rsidRPr="00584796">
                <w:rPr>
                  <w:sz w:val="18"/>
                  <w:szCs w:val="18"/>
                </w:rPr>
                <w:t>Frequency, maintenanceDate,</w:t>
              </w:r>
            </w:ins>
            <w:ins w:id="4745" w:author="Greenblue" w:date="2024-02-15T21:09:00Z">
              <w:r w:rsidR="00FD33A8">
                <w:rPr>
                  <w:sz w:val="18"/>
                  <w:szCs w:val="18"/>
                </w:rPr>
                <w:br/>
              </w:r>
            </w:ins>
            <w:ins w:id="4746" w:author="Greenblue" w:date="2024-02-15T21:08:00Z">
              <w:r w:rsidRPr="00584796">
                <w:rPr>
                  <w:sz w:val="18"/>
                  <w:szCs w:val="18"/>
                </w:rPr>
                <w:t>and userDefinedMaintenance</w:t>
              </w:r>
            </w:ins>
            <w:ins w:id="4747" w:author="Greenblue" w:date="2024-02-15T21:09:00Z">
              <w:r w:rsidR="00FD33A8">
                <w:rPr>
                  <w:sz w:val="18"/>
                  <w:szCs w:val="18"/>
                </w:rPr>
                <w:br/>
              </w:r>
            </w:ins>
            <w:ins w:id="4748" w:author="Greenblue" w:date="2024-02-15T21:08:00Z">
              <w:r w:rsidRPr="00584796">
                <w:rPr>
                  <w:sz w:val="18"/>
                  <w:szCs w:val="18"/>
                </w:rPr>
                <w:t>Frequency attributes</w:t>
              </w:r>
            </w:ins>
          </w:p>
        </w:tc>
      </w:tr>
      <w:tr w:rsidR="00584796" w:rsidRPr="009063C9" w14:paraId="1D707DBD" w14:textId="77777777" w:rsidTr="00584796">
        <w:trPr>
          <w:cantSplit/>
          <w:ins w:id="4749" w:author="Greenblue" w:date="2024-02-15T21:07:00Z"/>
        </w:trPr>
        <w:tc>
          <w:tcPr>
            <w:tcW w:w="3034" w:type="dxa"/>
            <w:vAlign w:val="center"/>
          </w:tcPr>
          <w:p w14:paraId="6BECE49F" w14:textId="784D1E7F" w:rsidR="00584796" w:rsidRPr="009063C9" w:rsidRDefault="00584796" w:rsidP="00584796">
            <w:pPr>
              <w:snapToGrid w:val="0"/>
              <w:spacing w:before="60" w:after="60" w:line="240" w:lineRule="auto"/>
              <w:jc w:val="left"/>
              <w:rPr>
                <w:ins w:id="4750" w:author="Greenblue" w:date="2024-02-15T21:07:00Z"/>
                <w:sz w:val="18"/>
                <w:szCs w:val="18"/>
              </w:rPr>
            </w:pPr>
            <w:ins w:id="4751" w:author="Greenblue" w:date="2024-02-15T21:08:00Z">
              <w:r w:rsidRPr="00584796">
                <w:rPr>
                  <w:sz w:val="18"/>
                  <w:szCs w:val="18"/>
                </w:rPr>
                <w:t>maintenanceAndUpdateFrequency</w:t>
              </w:r>
            </w:ins>
          </w:p>
        </w:tc>
        <w:tc>
          <w:tcPr>
            <w:tcW w:w="3420" w:type="dxa"/>
            <w:vAlign w:val="center"/>
          </w:tcPr>
          <w:p w14:paraId="7A0B9E12" w14:textId="5D5EE3C5" w:rsidR="00584796" w:rsidRPr="009063C9" w:rsidRDefault="00584796" w:rsidP="00584796">
            <w:pPr>
              <w:snapToGrid w:val="0"/>
              <w:spacing w:before="60" w:after="60" w:line="240" w:lineRule="auto"/>
              <w:jc w:val="left"/>
              <w:rPr>
                <w:ins w:id="4752" w:author="Greenblue" w:date="2024-02-15T21:07:00Z"/>
                <w:sz w:val="18"/>
                <w:szCs w:val="18"/>
              </w:rPr>
            </w:pPr>
            <w:ins w:id="4753" w:author="Greenblue" w:date="2024-02-15T21:08:00Z">
              <w:r w:rsidRPr="00584796">
                <w:rPr>
                  <w:sz w:val="18"/>
                  <w:szCs w:val="18"/>
                </w:rPr>
                <w:t>Frequency with which changes and additions are made to the resource after the initial resource is completed</w:t>
              </w:r>
            </w:ins>
          </w:p>
        </w:tc>
        <w:tc>
          <w:tcPr>
            <w:tcW w:w="804" w:type="dxa"/>
            <w:vAlign w:val="center"/>
          </w:tcPr>
          <w:p w14:paraId="2ABC118D" w14:textId="23D0D285" w:rsidR="00584796" w:rsidRPr="009063C9" w:rsidRDefault="00584796" w:rsidP="00584796">
            <w:pPr>
              <w:snapToGrid w:val="0"/>
              <w:spacing w:before="60" w:after="60" w:line="240" w:lineRule="auto"/>
              <w:jc w:val="center"/>
              <w:rPr>
                <w:ins w:id="4754" w:author="Greenblue" w:date="2024-02-15T21:07:00Z"/>
                <w:sz w:val="18"/>
                <w:szCs w:val="18"/>
              </w:rPr>
            </w:pPr>
            <w:ins w:id="4755" w:author="Greenblue" w:date="2024-02-15T21:08:00Z">
              <w:r>
                <w:rPr>
                  <w:rFonts w:asciiTheme="minorEastAsia" w:eastAsiaTheme="minorEastAsia" w:hAnsiTheme="minorEastAsia" w:hint="eastAsia"/>
                  <w:sz w:val="18"/>
                  <w:szCs w:val="18"/>
                </w:rPr>
                <w:t>0..1</w:t>
              </w:r>
            </w:ins>
          </w:p>
        </w:tc>
        <w:tc>
          <w:tcPr>
            <w:tcW w:w="2436" w:type="dxa"/>
            <w:vAlign w:val="center"/>
          </w:tcPr>
          <w:p w14:paraId="0BFA0F30" w14:textId="0AAF46C5" w:rsidR="00584796" w:rsidRPr="009063C9" w:rsidRDefault="00584796" w:rsidP="00584796">
            <w:pPr>
              <w:snapToGrid w:val="0"/>
              <w:spacing w:before="60" w:after="60" w:line="240" w:lineRule="auto"/>
              <w:jc w:val="left"/>
              <w:rPr>
                <w:ins w:id="4756" w:author="Greenblue" w:date="2024-02-15T21:07:00Z"/>
                <w:sz w:val="18"/>
                <w:szCs w:val="18"/>
              </w:rPr>
            </w:pPr>
            <w:ins w:id="4757" w:author="Greenblue" w:date="2024-02-15T21:08:00Z">
              <w:r w:rsidRPr="00584796">
                <w:rPr>
                  <w:sz w:val="18"/>
                  <w:szCs w:val="18"/>
                </w:rPr>
                <w:t>MD_MaintenanceFrequencyCode (codelist)</w:t>
              </w:r>
            </w:ins>
          </w:p>
        </w:tc>
        <w:tc>
          <w:tcPr>
            <w:tcW w:w="3489" w:type="dxa"/>
            <w:vAlign w:val="center"/>
          </w:tcPr>
          <w:p w14:paraId="13256A6C" w14:textId="3BFAF560" w:rsidR="00584796" w:rsidRPr="009063C9" w:rsidRDefault="00FD33A8" w:rsidP="00FD33A8">
            <w:pPr>
              <w:snapToGrid w:val="0"/>
              <w:spacing w:before="60" w:after="60" w:line="240" w:lineRule="auto"/>
              <w:jc w:val="left"/>
              <w:rPr>
                <w:ins w:id="4758" w:author="Greenblue" w:date="2024-02-15T21:07:00Z"/>
                <w:sz w:val="18"/>
                <w:szCs w:val="18"/>
              </w:rPr>
            </w:pPr>
            <w:ins w:id="4759" w:author="Greenblue" w:date="2024-02-15T21:09:00Z">
              <w:r w:rsidRPr="00FD33A8">
                <w:rPr>
                  <w:sz w:val="18"/>
                  <w:szCs w:val="18"/>
                </w:rPr>
                <w:t xml:space="preserve">Must be populated if userDefinedMaintenanceFrequency is not present, otherwise optional. </w:t>
              </w:r>
              <w:r>
                <w:rPr>
                  <w:sz w:val="18"/>
                  <w:szCs w:val="18"/>
                </w:rPr>
                <w:br/>
              </w:r>
              <w:r w:rsidRPr="00FD33A8">
                <w:rPr>
                  <w:sz w:val="18"/>
                  <w:szCs w:val="18"/>
                </w:rPr>
                <w:t>See Table MD_Maintenance FrequencyCode in this Part for values allowed in S-100 metadata</w:t>
              </w:r>
            </w:ins>
          </w:p>
        </w:tc>
      </w:tr>
      <w:tr w:rsidR="00584796" w:rsidRPr="009063C9" w14:paraId="3ED42BB4" w14:textId="77777777" w:rsidTr="00584796">
        <w:trPr>
          <w:cantSplit/>
          <w:ins w:id="4760" w:author="Greenblue" w:date="2024-02-15T21:07:00Z"/>
        </w:trPr>
        <w:tc>
          <w:tcPr>
            <w:tcW w:w="3034" w:type="dxa"/>
            <w:vAlign w:val="center"/>
          </w:tcPr>
          <w:p w14:paraId="7F948097" w14:textId="7319CAF2" w:rsidR="00584796" w:rsidRPr="00FD33A8" w:rsidRDefault="00FD33A8" w:rsidP="00584796">
            <w:pPr>
              <w:snapToGrid w:val="0"/>
              <w:spacing w:before="60" w:after="60" w:line="240" w:lineRule="auto"/>
              <w:jc w:val="left"/>
              <w:rPr>
                <w:ins w:id="4761" w:author="Greenblue" w:date="2024-02-15T21:07:00Z"/>
                <w:sz w:val="18"/>
                <w:szCs w:val="18"/>
              </w:rPr>
            </w:pPr>
            <w:ins w:id="4762" w:author="Greenblue" w:date="2024-02-15T21:10:00Z">
              <w:r w:rsidRPr="00FD33A8">
                <w:rPr>
                  <w:sz w:val="18"/>
                  <w:szCs w:val="18"/>
                </w:rPr>
                <w:t>maintenanceDate</w:t>
              </w:r>
            </w:ins>
          </w:p>
        </w:tc>
        <w:tc>
          <w:tcPr>
            <w:tcW w:w="3420" w:type="dxa"/>
            <w:vAlign w:val="center"/>
          </w:tcPr>
          <w:p w14:paraId="7F162540" w14:textId="1469D65A" w:rsidR="00584796" w:rsidRPr="009C5E3F" w:rsidRDefault="00FD33A8" w:rsidP="00FD33A8">
            <w:pPr>
              <w:snapToGrid w:val="0"/>
              <w:spacing w:before="60" w:after="60" w:line="240" w:lineRule="auto"/>
              <w:jc w:val="left"/>
              <w:rPr>
                <w:ins w:id="4763" w:author="Greenblue" w:date="2024-02-15T21:07:00Z"/>
                <w:sz w:val="18"/>
                <w:szCs w:val="18"/>
              </w:rPr>
            </w:pPr>
            <w:ins w:id="4764" w:author="Greenblue" w:date="2024-02-15T21:10:00Z">
              <w:r w:rsidRPr="00FD33A8">
                <w:rPr>
                  <w:sz w:val="18"/>
                  <w:szCs w:val="18"/>
                </w:rPr>
                <w:t>Date information associated with maintenance of the resource</w:t>
              </w:r>
              <w:r>
                <w:rPr>
                  <w:sz w:val="18"/>
                  <w:szCs w:val="18"/>
                </w:rPr>
                <w:t xml:space="preserve"> </w:t>
              </w:r>
            </w:ins>
          </w:p>
        </w:tc>
        <w:tc>
          <w:tcPr>
            <w:tcW w:w="804" w:type="dxa"/>
            <w:vAlign w:val="center"/>
          </w:tcPr>
          <w:p w14:paraId="0FA006F5" w14:textId="78EBD094" w:rsidR="00584796" w:rsidRPr="009C5E3F" w:rsidRDefault="00FD33A8" w:rsidP="00584796">
            <w:pPr>
              <w:snapToGrid w:val="0"/>
              <w:spacing w:before="60" w:after="60" w:line="240" w:lineRule="auto"/>
              <w:jc w:val="center"/>
              <w:rPr>
                <w:ins w:id="4765" w:author="Greenblue" w:date="2024-02-15T21:07:00Z"/>
                <w:sz w:val="18"/>
                <w:szCs w:val="18"/>
              </w:rPr>
            </w:pPr>
            <w:ins w:id="4766" w:author="Greenblue" w:date="2024-02-15T21:10:00Z">
              <w:r>
                <w:rPr>
                  <w:rFonts w:asciiTheme="minorEastAsia" w:eastAsiaTheme="minorEastAsia" w:hAnsiTheme="minorEastAsia" w:hint="eastAsia"/>
                  <w:sz w:val="18"/>
                  <w:szCs w:val="18"/>
                </w:rPr>
                <w:t>0..1</w:t>
              </w:r>
            </w:ins>
          </w:p>
        </w:tc>
        <w:tc>
          <w:tcPr>
            <w:tcW w:w="2436" w:type="dxa"/>
            <w:vAlign w:val="center"/>
          </w:tcPr>
          <w:p w14:paraId="09379E7A" w14:textId="52A6476F" w:rsidR="00584796" w:rsidRPr="009C5E3F" w:rsidRDefault="00FD33A8" w:rsidP="00584796">
            <w:pPr>
              <w:snapToGrid w:val="0"/>
              <w:spacing w:before="60" w:after="60" w:line="240" w:lineRule="auto"/>
              <w:jc w:val="left"/>
              <w:rPr>
                <w:ins w:id="4767" w:author="Greenblue" w:date="2024-02-15T21:07:00Z"/>
                <w:sz w:val="18"/>
                <w:szCs w:val="18"/>
              </w:rPr>
            </w:pPr>
            <w:ins w:id="4768" w:author="Greenblue" w:date="2024-02-15T21:10:00Z">
              <w:r w:rsidRPr="00FD33A8">
                <w:rPr>
                  <w:sz w:val="18"/>
                  <w:szCs w:val="18"/>
                </w:rPr>
                <w:t>CI_Date</w:t>
              </w:r>
            </w:ins>
          </w:p>
        </w:tc>
        <w:tc>
          <w:tcPr>
            <w:tcW w:w="3489" w:type="dxa"/>
            <w:vAlign w:val="center"/>
          </w:tcPr>
          <w:p w14:paraId="35C76E03" w14:textId="23D3C2FB" w:rsidR="00584796" w:rsidRPr="009C5E3F" w:rsidRDefault="00FD33A8" w:rsidP="00FD33A8">
            <w:pPr>
              <w:snapToGrid w:val="0"/>
              <w:spacing w:before="60" w:after="60" w:line="240" w:lineRule="auto"/>
              <w:jc w:val="left"/>
              <w:rPr>
                <w:ins w:id="4769" w:author="Greenblue" w:date="2024-02-15T21:07:00Z"/>
                <w:sz w:val="18"/>
                <w:szCs w:val="18"/>
              </w:rPr>
            </w:pPr>
            <w:ins w:id="4770" w:author="Greenblue" w:date="2024-02-15T21:11:00Z">
              <w:r w:rsidRPr="00FD33A8">
                <w:rPr>
                  <w:sz w:val="18"/>
                  <w:szCs w:val="18"/>
                </w:rPr>
                <w:t>Exactly  one  of  maintenanceDate and</w:t>
              </w:r>
              <w:r>
                <w:rPr>
                  <w:sz w:val="18"/>
                  <w:szCs w:val="18"/>
                </w:rPr>
                <w:t xml:space="preserve"> </w:t>
              </w:r>
              <w:r w:rsidRPr="00FD33A8">
                <w:rPr>
                  <w:sz w:val="18"/>
                  <w:szCs w:val="18"/>
                </w:rPr>
                <w:t>userDefinedMaintenanceFrequency must be populated</w:t>
              </w:r>
              <w:r>
                <w:rPr>
                  <w:sz w:val="18"/>
                  <w:szCs w:val="18"/>
                </w:rPr>
                <w:t xml:space="preserve"> </w:t>
              </w:r>
              <w:r w:rsidRPr="00FD33A8">
                <w:rPr>
                  <w:sz w:val="18"/>
                  <w:szCs w:val="18"/>
                </w:rPr>
                <w:t>Allowed value for dateType: nextUpdate</w:t>
              </w:r>
            </w:ins>
          </w:p>
        </w:tc>
      </w:tr>
      <w:tr w:rsidR="00584796" w:rsidRPr="009063C9" w14:paraId="1906FBDA" w14:textId="77777777" w:rsidTr="00584796">
        <w:trPr>
          <w:cantSplit/>
          <w:ins w:id="4771" w:author="Greenblue" w:date="2024-02-15T21:07:00Z"/>
        </w:trPr>
        <w:tc>
          <w:tcPr>
            <w:tcW w:w="3034" w:type="dxa"/>
            <w:vAlign w:val="center"/>
          </w:tcPr>
          <w:p w14:paraId="6C9D5E39" w14:textId="0D8F5036" w:rsidR="00584796" w:rsidRPr="00FD33A8" w:rsidRDefault="00FD33A8" w:rsidP="00584796">
            <w:pPr>
              <w:snapToGrid w:val="0"/>
              <w:spacing w:before="60" w:after="60" w:line="240" w:lineRule="auto"/>
              <w:jc w:val="left"/>
              <w:rPr>
                <w:ins w:id="4772" w:author="Greenblue" w:date="2024-02-15T21:07:00Z"/>
                <w:spacing w:val="-4"/>
                <w:sz w:val="18"/>
                <w:szCs w:val="18"/>
              </w:rPr>
            </w:pPr>
            <w:ins w:id="4773" w:author="Greenblue" w:date="2024-02-15T21:10:00Z">
              <w:r w:rsidRPr="00FD33A8">
                <w:rPr>
                  <w:spacing w:val="-4"/>
                  <w:sz w:val="18"/>
                  <w:szCs w:val="18"/>
                </w:rPr>
                <w:lastRenderedPageBreak/>
                <w:t>userDefinedMaintenanceFrequency</w:t>
              </w:r>
            </w:ins>
          </w:p>
        </w:tc>
        <w:tc>
          <w:tcPr>
            <w:tcW w:w="3420" w:type="dxa"/>
            <w:vAlign w:val="center"/>
          </w:tcPr>
          <w:p w14:paraId="6C3495A2" w14:textId="3C795D84" w:rsidR="00584796" w:rsidRPr="009C5E3F" w:rsidRDefault="00FD33A8" w:rsidP="00FD33A8">
            <w:pPr>
              <w:snapToGrid w:val="0"/>
              <w:spacing w:before="60" w:after="60" w:line="240" w:lineRule="auto"/>
              <w:jc w:val="left"/>
              <w:rPr>
                <w:ins w:id="4774" w:author="Greenblue" w:date="2024-02-15T21:07:00Z"/>
                <w:sz w:val="18"/>
                <w:szCs w:val="18"/>
              </w:rPr>
            </w:pPr>
            <w:ins w:id="4775" w:author="Greenblue" w:date="2024-02-15T21:10:00Z">
              <w:r w:rsidRPr="00FD33A8">
                <w:rPr>
                  <w:sz w:val="18"/>
                  <w:szCs w:val="18"/>
                </w:rPr>
                <w:t>Maintenance period other than those defined</w:t>
              </w:r>
            </w:ins>
          </w:p>
        </w:tc>
        <w:tc>
          <w:tcPr>
            <w:tcW w:w="804" w:type="dxa"/>
            <w:vAlign w:val="center"/>
          </w:tcPr>
          <w:p w14:paraId="385D5B77" w14:textId="2B3BB31E" w:rsidR="00584796" w:rsidRPr="009C5E3F" w:rsidRDefault="00FD33A8" w:rsidP="00584796">
            <w:pPr>
              <w:snapToGrid w:val="0"/>
              <w:spacing w:before="60" w:after="60" w:line="240" w:lineRule="auto"/>
              <w:jc w:val="center"/>
              <w:rPr>
                <w:ins w:id="4776" w:author="Greenblue" w:date="2024-02-15T21:07:00Z"/>
                <w:sz w:val="18"/>
                <w:szCs w:val="18"/>
              </w:rPr>
            </w:pPr>
            <w:ins w:id="4777" w:author="Greenblue" w:date="2024-02-15T21:10:00Z">
              <w:r>
                <w:rPr>
                  <w:rFonts w:asciiTheme="minorEastAsia" w:eastAsiaTheme="minorEastAsia" w:hAnsiTheme="minorEastAsia" w:hint="eastAsia"/>
                  <w:sz w:val="18"/>
                  <w:szCs w:val="18"/>
                </w:rPr>
                <w:t>0..1</w:t>
              </w:r>
            </w:ins>
          </w:p>
        </w:tc>
        <w:tc>
          <w:tcPr>
            <w:tcW w:w="2436" w:type="dxa"/>
            <w:vAlign w:val="center"/>
          </w:tcPr>
          <w:p w14:paraId="708AC88F" w14:textId="112579F1" w:rsidR="00584796" w:rsidRPr="009C5E3F" w:rsidRDefault="00FD33A8" w:rsidP="00584796">
            <w:pPr>
              <w:snapToGrid w:val="0"/>
              <w:spacing w:before="60" w:after="60" w:line="240" w:lineRule="auto"/>
              <w:jc w:val="left"/>
              <w:rPr>
                <w:ins w:id="4778" w:author="Greenblue" w:date="2024-02-15T21:07:00Z"/>
                <w:sz w:val="18"/>
                <w:szCs w:val="18"/>
              </w:rPr>
            </w:pPr>
            <w:ins w:id="4779" w:author="Greenblue" w:date="2024-02-15T21:10:00Z">
              <w:r w:rsidRPr="00FD33A8">
                <w:rPr>
                  <w:sz w:val="18"/>
                  <w:szCs w:val="18"/>
                </w:rPr>
                <w:t>TM_PeriodDuration</w:t>
              </w:r>
            </w:ins>
          </w:p>
        </w:tc>
        <w:tc>
          <w:tcPr>
            <w:tcW w:w="3489" w:type="dxa"/>
            <w:vAlign w:val="center"/>
          </w:tcPr>
          <w:p w14:paraId="173CF81C" w14:textId="1C7D0813" w:rsidR="00584796" w:rsidRPr="009C5E3F" w:rsidRDefault="00FD33A8" w:rsidP="00FD33A8">
            <w:pPr>
              <w:snapToGrid w:val="0"/>
              <w:spacing w:before="60" w:after="60" w:line="240" w:lineRule="auto"/>
              <w:rPr>
                <w:ins w:id="4780" w:author="Greenblue" w:date="2024-02-15T21:07:00Z"/>
                <w:sz w:val="18"/>
                <w:szCs w:val="18"/>
              </w:rPr>
            </w:pPr>
            <w:ins w:id="4781" w:author="Greenblue" w:date="2024-02-15T21:11:00Z">
              <w:r w:rsidRPr="00FD33A8">
                <w:rPr>
                  <w:sz w:val="18"/>
                  <w:szCs w:val="18"/>
                </w:rPr>
                <w:t>Exactly  one  of  maintenanceDate and</w:t>
              </w:r>
              <w:r>
                <w:rPr>
                  <w:sz w:val="18"/>
                  <w:szCs w:val="18"/>
                </w:rPr>
                <w:t xml:space="preserve"> </w:t>
              </w:r>
              <w:r w:rsidRPr="00FD33A8">
                <w:rPr>
                  <w:sz w:val="18"/>
                  <w:szCs w:val="18"/>
                </w:rPr>
                <w:t>userDefinedMaintenanceFrequency must be populated</w:t>
              </w:r>
              <w:r>
                <w:rPr>
                  <w:sz w:val="18"/>
                  <w:szCs w:val="18"/>
                </w:rPr>
                <w:t xml:space="preserve"> </w:t>
              </w:r>
              <w:r w:rsidRPr="00FD33A8">
                <w:rPr>
                  <w:sz w:val="18"/>
                  <w:szCs w:val="18"/>
                </w:rPr>
                <w:t>Only positive durations allowed</w:t>
              </w:r>
            </w:ins>
          </w:p>
        </w:tc>
      </w:tr>
    </w:tbl>
    <w:p w14:paraId="488F5FFA" w14:textId="75884AFA" w:rsidR="00584796" w:rsidRDefault="00584796" w:rsidP="0045468E">
      <w:pPr>
        <w:spacing w:before="40" w:after="40" w:line="240" w:lineRule="auto"/>
        <w:rPr>
          <w:ins w:id="4782" w:author="Greenblue" w:date="2024-02-15T21:06:00Z"/>
          <w:rFonts w:eastAsiaTheme="minorEastAsia"/>
          <w:sz w:val="19"/>
          <w:szCs w:val="19"/>
        </w:rPr>
      </w:pPr>
    </w:p>
    <w:p w14:paraId="690F0FEC" w14:textId="02A30D33" w:rsidR="00584796" w:rsidRPr="009063C9" w:rsidRDefault="00584796" w:rsidP="00584796">
      <w:pPr>
        <w:pStyle w:val="41"/>
        <w:rPr>
          <w:ins w:id="4783" w:author="Greenblue" w:date="2024-02-15T21:06:00Z"/>
        </w:rPr>
      </w:pPr>
      <w:ins w:id="4784" w:author="Greenblue" w:date="2024-02-15T21:07:00Z">
        <w:r w:rsidRPr="00584796">
          <w:t>MD_MaintenanceFrequencyCode</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
      <w:tr w:rsidR="00584796" w:rsidRPr="009063C9" w14:paraId="6A7DE180" w14:textId="77777777" w:rsidTr="00584796">
        <w:trPr>
          <w:cantSplit/>
          <w:ins w:id="4785" w:author="Greenblue" w:date="2024-02-15T21:06:00Z"/>
        </w:trPr>
        <w:tc>
          <w:tcPr>
            <w:tcW w:w="3034" w:type="dxa"/>
            <w:shd w:val="clear" w:color="auto" w:fill="E7E6E6"/>
            <w:vAlign w:val="center"/>
          </w:tcPr>
          <w:p w14:paraId="01E2B0CC" w14:textId="77777777" w:rsidR="00584796" w:rsidRPr="009063C9" w:rsidRDefault="00584796" w:rsidP="00584796">
            <w:pPr>
              <w:snapToGrid w:val="0"/>
              <w:spacing w:before="60" w:after="60" w:line="240" w:lineRule="auto"/>
              <w:rPr>
                <w:ins w:id="4786" w:author="Greenblue" w:date="2024-02-15T21:06:00Z"/>
                <w:b/>
                <w:sz w:val="18"/>
                <w:szCs w:val="18"/>
              </w:rPr>
            </w:pPr>
            <w:ins w:id="4787" w:author="Greenblue" w:date="2024-02-15T21:06:00Z">
              <w:r w:rsidRPr="009063C9">
                <w:rPr>
                  <w:b/>
                  <w:sz w:val="18"/>
                  <w:szCs w:val="18"/>
                </w:rPr>
                <w:t>Name</w:t>
              </w:r>
            </w:ins>
          </w:p>
        </w:tc>
        <w:tc>
          <w:tcPr>
            <w:tcW w:w="3420" w:type="dxa"/>
            <w:shd w:val="clear" w:color="auto" w:fill="E7E6E6"/>
            <w:vAlign w:val="center"/>
          </w:tcPr>
          <w:p w14:paraId="70A53056" w14:textId="77777777" w:rsidR="00584796" w:rsidRPr="009063C9" w:rsidRDefault="00584796" w:rsidP="00584796">
            <w:pPr>
              <w:snapToGrid w:val="0"/>
              <w:spacing w:before="60" w:after="60" w:line="240" w:lineRule="auto"/>
              <w:rPr>
                <w:ins w:id="4788" w:author="Greenblue" w:date="2024-02-15T21:06:00Z"/>
                <w:b/>
                <w:sz w:val="18"/>
                <w:szCs w:val="18"/>
              </w:rPr>
            </w:pPr>
            <w:ins w:id="4789" w:author="Greenblue" w:date="2024-02-15T21:06:00Z">
              <w:r w:rsidRPr="009063C9">
                <w:rPr>
                  <w:b/>
                  <w:sz w:val="18"/>
                  <w:szCs w:val="18"/>
                </w:rPr>
                <w:t>Description</w:t>
              </w:r>
            </w:ins>
          </w:p>
        </w:tc>
        <w:tc>
          <w:tcPr>
            <w:tcW w:w="804" w:type="dxa"/>
            <w:shd w:val="clear" w:color="auto" w:fill="E7E6E6"/>
            <w:vAlign w:val="center"/>
          </w:tcPr>
          <w:p w14:paraId="0C3C5639" w14:textId="77777777" w:rsidR="00584796" w:rsidRPr="009063C9" w:rsidRDefault="00584796" w:rsidP="00584796">
            <w:pPr>
              <w:snapToGrid w:val="0"/>
              <w:spacing w:before="60" w:after="60" w:line="240" w:lineRule="auto"/>
              <w:jc w:val="center"/>
              <w:rPr>
                <w:ins w:id="4790" w:author="Greenblue" w:date="2024-02-15T21:06:00Z"/>
                <w:b/>
                <w:sz w:val="18"/>
                <w:szCs w:val="18"/>
              </w:rPr>
            </w:pPr>
            <w:ins w:id="4791" w:author="Greenblue" w:date="2024-02-15T21:06:00Z">
              <w:r w:rsidRPr="009063C9">
                <w:rPr>
                  <w:b/>
                  <w:sz w:val="18"/>
                  <w:szCs w:val="18"/>
                </w:rPr>
                <w:t>Code</w:t>
              </w:r>
            </w:ins>
          </w:p>
        </w:tc>
        <w:tc>
          <w:tcPr>
            <w:tcW w:w="5925" w:type="dxa"/>
            <w:shd w:val="clear" w:color="auto" w:fill="E7E6E6"/>
            <w:vAlign w:val="center"/>
          </w:tcPr>
          <w:p w14:paraId="01C48062" w14:textId="77777777" w:rsidR="00584796" w:rsidRPr="009063C9" w:rsidRDefault="00584796" w:rsidP="00584796">
            <w:pPr>
              <w:snapToGrid w:val="0"/>
              <w:spacing w:before="60" w:after="60" w:line="240" w:lineRule="auto"/>
              <w:rPr>
                <w:ins w:id="4792" w:author="Greenblue" w:date="2024-02-15T21:06:00Z"/>
                <w:b/>
                <w:sz w:val="18"/>
                <w:szCs w:val="18"/>
              </w:rPr>
            </w:pPr>
            <w:ins w:id="4793" w:author="Greenblue" w:date="2024-02-15T21:06:00Z">
              <w:r w:rsidRPr="009063C9">
                <w:rPr>
                  <w:b/>
                  <w:sz w:val="18"/>
                  <w:szCs w:val="18"/>
                </w:rPr>
                <w:t>Remarks</w:t>
              </w:r>
            </w:ins>
          </w:p>
        </w:tc>
      </w:tr>
      <w:tr w:rsidR="00584796" w:rsidRPr="009063C9" w14:paraId="44A8F9A0" w14:textId="77777777" w:rsidTr="00584796">
        <w:trPr>
          <w:cantSplit/>
          <w:ins w:id="4794" w:author="Greenblue" w:date="2024-02-15T21:06:00Z"/>
        </w:trPr>
        <w:tc>
          <w:tcPr>
            <w:tcW w:w="3034" w:type="dxa"/>
          </w:tcPr>
          <w:p w14:paraId="7A40EAA7" w14:textId="77777777" w:rsidR="00584796" w:rsidRPr="00567D7F" w:rsidRDefault="00584796" w:rsidP="00584796">
            <w:pPr>
              <w:snapToGrid w:val="0"/>
              <w:spacing w:before="60" w:after="60" w:line="240" w:lineRule="auto"/>
              <w:rPr>
                <w:ins w:id="4795" w:author="Greenblue" w:date="2024-02-15T21:06:00Z"/>
                <w:spacing w:val="-12"/>
                <w:sz w:val="18"/>
                <w:szCs w:val="18"/>
              </w:rPr>
            </w:pPr>
            <w:ins w:id="4796" w:author="Greenblue" w:date="2024-02-15T21:06:00Z">
              <w:r w:rsidRPr="00567D7F">
                <w:rPr>
                  <w:rFonts w:eastAsia="맑은 고딕" w:hint="eastAsia"/>
                  <w:spacing w:val="-12"/>
                </w:rPr>
                <w:t>M</w:t>
              </w:r>
              <w:r w:rsidRPr="00567D7F">
                <w:rPr>
                  <w:rFonts w:eastAsia="맑은 고딕"/>
                  <w:spacing w:val="-12"/>
                </w:rPr>
                <w:t>D_MaintenanceFrequencyCode</w:t>
              </w:r>
            </w:ins>
          </w:p>
        </w:tc>
        <w:tc>
          <w:tcPr>
            <w:tcW w:w="3420" w:type="dxa"/>
          </w:tcPr>
          <w:p w14:paraId="277702E1" w14:textId="77777777" w:rsidR="00584796" w:rsidRPr="009063C9" w:rsidRDefault="00584796" w:rsidP="00584796">
            <w:pPr>
              <w:snapToGrid w:val="0"/>
              <w:spacing w:before="60" w:after="60" w:line="240" w:lineRule="auto"/>
              <w:rPr>
                <w:ins w:id="4797" w:author="Greenblue" w:date="2024-02-15T21:06:00Z"/>
                <w:sz w:val="18"/>
                <w:szCs w:val="18"/>
              </w:rPr>
            </w:pPr>
            <w:ins w:id="4798" w:author="Greenblue" w:date="2024-02-15T21:06:00Z">
              <w:r>
                <w:t>Frequency with which modifications and deletions are made to the data after it is first produced</w:t>
              </w:r>
            </w:ins>
          </w:p>
        </w:tc>
        <w:tc>
          <w:tcPr>
            <w:tcW w:w="804" w:type="dxa"/>
          </w:tcPr>
          <w:p w14:paraId="1BB62F1B" w14:textId="77777777" w:rsidR="00584796" w:rsidRPr="009063C9" w:rsidRDefault="00584796" w:rsidP="00584796">
            <w:pPr>
              <w:snapToGrid w:val="0"/>
              <w:spacing w:before="60" w:after="60" w:line="240" w:lineRule="auto"/>
              <w:jc w:val="center"/>
              <w:rPr>
                <w:ins w:id="4799" w:author="Greenblue" w:date="2024-02-15T21:06:00Z"/>
                <w:sz w:val="18"/>
                <w:szCs w:val="18"/>
              </w:rPr>
            </w:pPr>
            <w:ins w:id="4800" w:author="Greenblue" w:date="2024-02-15T21:06:00Z">
              <w:r>
                <w:rPr>
                  <w:rFonts w:eastAsia="맑은 고딕" w:hint="eastAsia"/>
                </w:rPr>
                <w:t>-</w:t>
              </w:r>
            </w:ins>
          </w:p>
        </w:tc>
        <w:tc>
          <w:tcPr>
            <w:tcW w:w="5925" w:type="dxa"/>
          </w:tcPr>
          <w:p w14:paraId="3739EF95" w14:textId="77777777" w:rsidR="00584796" w:rsidRPr="009063C9" w:rsidRDefault="00584796" w:rsidP="00584796">
            <w:pPr>
              <w:snapToGrid w:val="0"/>
              <w:spacing w:before="60" w:after="60" w:line="240" w:lineRule="auto"/>
              <w:rPr>
                <w:ins w:id="4801" w:author="Greenblue" w:date="2024-02-15T21:06:00Z"/>
                <w:sz w:val="18"/>
                <w:szCs w:val="18"/>
              </w:rPr>
            </w:pPr>
            <w:ins w:id="4802" w:author="Greenblue" w:date="2024-02-15T21:06:00Z">
              <w:r>
                <w:t>S-100 is restricted to only the following values from the ISO 19115-1 codelist. The conditions for the use of a particular value are described in its Remarks</w:t>
              </w:r>
            </w:ins>
          </w:p>
        </w:tc>
      </w:tr>
      <w:tr w:rsidR="00584796" w:rsidRPr="009063C9" w14:paraId="73F25DC4" w14:textId="77777777" w:rsidTr="00584796">
        <w:trPr>
          <w:cantSplit/>
          <w:ins w:id="4803" w:author="Greenblue" w:date="2024-02-15T21:06:00Z"/>
        </w:trPr>
        <w:tc>
          <w:tcPr>
            <w:tcW w:w="3034" w:type="dxa"/>
          </w:tcPr>
          <w:p w14:paraId="217D4871" w14:textId="77777777" w:rsidR="00584796" w:rsidRPr="009063C9" w:rsidRDefault="00584796" w:rsidP="00584796">
            <w:pPr>
              <w:snapToGrid w:val="0"/>
              <w:spacing w:before="60" w:after="60" w:line="240" w:lineRule="auto"/>
              <w:rPr>
                <w:ins w:id="4804" w:author="Greenblue" w:date="2024-02-15T21:06:00Z"/>
                <w:sz w:val="18"/>
                <w:szCs w:val="18"/>
              </w:rPr>
            </w:pPr>
            <w:ins w:id="4805" w:author="Greenblue" w:date="2024-02-15T21:06:00Z">
              <w:r>
                <w:t>asNeeded</w:t>
              </w:r>
            </w:ins>
          </w:p>
        </w:tc>
        <w:tc>
          <w:tcPr>
            <w:tcW w:w="3420" w:type="dxa"/>
          </w:tcPr>
          <w:p w14:paraId="5E50DE4E" w14:textId="77777777" w:rsidR="00584796" w:rsidRPr="009063C9" w:rsidRDefault="00584796" w:rsidP="00584796">
            <w:pPr>
              <w:snapToGrid w:val="0"/>
              <w:spacing w:before="60" w:after="60" w:line="240" w:lineRule="auto"/>
              <w:rPr>
                <w:ins w:id="4806" w:author="Greenblue" w:date="2024-02-15T21:06:00Z"/>
                <w:sz w:val="18"/>
                <w:szCs w:val="18"/>
              </w:rPr>
            </w:pPr>
            <w:ins w:id="4807" w:author="Greenblue" w:date="2024-02-15T21:06:00Z">
              <w:r>
                <w:t>Resource is updated as deemed necessary</w:t>
              </w:r>
            </w:ins>
          </w:p>
        </w:tc>
        <w:tc>
          <w:tcPr>
            <w:tcW w:w="804" w:type="dxa"/>
          </w:tcPr>
          <w:p w14:paraId="5F6D4C92" w14:textId="77777777" w:rsidR="00584796" w:rsidRPr="009063C9" w:rsidRDefault="00584796" w:rsidP="00584796">
            <w:pPr>
              <w:snapToGrid w:val="0"/>
              <w:spacing w:before="60" w:after="60" w:line="240" w:lineRule="auto"/>
              <w:jc w:val="center"/>
              <w:rPr>
                <w:ins w:id="4808" w:author="Greenblue" w:date="2024-02-15T21:06:00Z"/>
                <w:sz w:val="18"/>
                <w:szCs w:val="18"/>
              </w:rPr>
            </w:pPr>
            <w:ins w:id="4809" w:author="Greenblue" w:date="2024-02-15T21:06:00Z">
              <w:r>
                <w:rPr>
                  <w:rFonts w:eastAsia="맑은 고딕" w:hint="eastAsia"/>
                </w:rPr>
                <w:t>1</w:t>
              </w:r>
            </w:ins>
          </w:p>
        </w:tc>
        <w:tc>
          <w:tcPr>
            <w:tcW w:w="5925" w:type="dxa"/>
          </w:tcPr>
          <w:p w14:paraId="7F1F6F00" w14:textId="77777777" w:rsidR="00584796" w:rsidRPr="009063C9" w:rsidRDefault="00584796" w:rsidP="00584796">
            <w:pPr>
              <w:snapToGrid w:val="0"/>
              <w:spacing w:before="60" w:after="60" w:line="240" w:lineRule="auto"/>
              <w:rPr>
                <w:ins w:id="4810" w:author="Greenblue" w:date="2024-02-15T21:06:00Z"/>
                <w:sz w:val="18"/>
                <w:szCs w:val="18"/>
              </w:rPr>
            </w:pPr>
            <w:ins w:id="4811" w:author="Greenblue" w:date="2024-02-15T21:06:00Z">
              <w:r>
                <w:t>Use only for datasets which normally use a regular interval for update or supersession, but will have the next update issued at an interval different from the usual Allowed if and only if userDefinedMaintenanceFrequency is not populated</w:t>
              </w:r>
            </w:ins>
          </w:p>
        </w:tc>
      </w:tr>
      <w:tr w:rsidR="00584796" w:rsidRPr="009063C9" w14:paraId="4EC45628" w14:textId="77777777" w:rsidTr="00584796">
        <w:trPr>
          <w:cantSplit/>
          <w:ins w:id="4812" w:author="Greenblue" w:date="2024-02-15T21:06:00Z"/>
        </w:trPr>
        <w:tc>
          <w:tcPr>
            <w:tcW w:w="3034" w:type="dxa"/>
          </w:tcPr>
          <w:p w14:paraId="34041154" w14:textId="77777777" w:rsidR="00584796" w:rsidRPr="009063C9" w:rsidRDefault="00584796" w:rsidP="00584796">
            <w:pPr>
              <w:snapToGrid w:val="0"/>
              <w:spacing w:before="60" w:after="60" w:line="240" w:lineRule="auto"/>
              <w:rPr>
                <w:ins w:id="4813" w:author="Greenblue" w:date="2024-02-15T21:06:00Z"/>
                <w:sz w:val="18"/>
                <w:szCs w:val="18"/>
              </w:rPr>
            </w:pPr>
            <w:ins w:id="4814" w:author="Greenblue" w:date="2024-02-15T21:06:00Z">
              <w:r>
                <w:t>irregular</w:t>
              </w:r>
            </w:ins>
          </w:p>
        </w:tc>
        <w:tc>
          <w:tcPr>
            <w:tcW w:w="3420" w:type="dxa"/>
          </w:tcPr>
          <w:p w14:paraId="1B19975D" w14:textId="77777777" w:rsidR="00584796" w:rsidRPr="009063C9" w:rsidRDefault="00584796" w:rsidP="00584796">
            <w:pPr>
              <w:snapToGrid w:val="0"/>
              <w:spacing w:before="60" w:after="60" w:line="240" w:lineRule="auto"/>
              <w:rPr>
                <w:ins w:id="4815" w:author="Greenblue" w:date="2024-02-15T21:06:00Z"/>
                <w:sz w:val="18"/>
                <w:szCs w:val="18"/>
              </w:rPr>
            </w:pPr>
            <w:ins w:id="4816" w:author="Greenblue" w:date="2024-02-15T21:06:00Z">
              <w:r>
                <w:t>Resource is updated in intervals that are uneven in duration</w:t>
              </w:r>
            </w:ins>
          </w:p>
        </w:tc>
        <w:tc>
          <w:tcPr>
            <w:tcW w:w="804" w:type="dxa"/>
          </w:tcPr>
          <w:p w14:paraId="3FD08814" w14:textId="77777777" w:rsidR="00584796" w:rsidRPr="009063C9" w:rsidRDefault="00584796" w:rsidP="00584796">
            <w:pPr>
              <w:snapToGrid w:val="0"/>
              <w:spacing w:before="60" w:after="60" w:line="240" w:lineRule="auto"/>
              <w:jc w:val="center"/>
              <w:rPr>
                <w:ins w:id="4817" w:author="Greenblue" w:date="2024-02-15T21:06:00Z"/>
                <w:sz w:val="18"/>
                <w:szCs w:val="18"/>
              </w:rPr>
            </w:pPr>
            <w:ins w:id="4818" w:author="Greenblue" w:date="2024-02-15T21:06:00Z">
              <w:r>
                <w:rPr>
                  <w:rFonts w:eastAsia="맑은 고딕" w:hint="eastAsia"/>
                </w:rPr>
                <w:t>2</w:t>
              </w:r>
            </w:ins>
          </w:p>
        </w:tc>
        <w:tc>
          <w:tcPr>
            <w:tcW w:w="5925" w:type="dxa"/>
          </w:tcPr>
          <w:p w14:paraId="3E013112" w14:textId="77777777" w:rsidR="00584796" w:rsidRPr="009063C9" w:rsidRDefault="00584796" w:rsidP="00584796">
            <w:pPr>
              <w:snapToGrid w:val="0"/>
              <w:spacing w:before="60" w:after="60" w:line="240" w:lineRule="auto"/>
              <w:rPr>
                <w:ins w:id="4819" w:author="Greenblue" w:date="2024-02-15T21:06:00Z"/>
                <w:sz w:val="18"/>
                <w:szCs w:val="18"/>
              </w:rPr>
            </w:pPr>
            <w:ins w:id="4820" w:author="Greenblue" w:date="2024-02-15T21:06:00Z">
              <w:r>
                <w:t>Use only for datasets which do not use a regular schedule for update or supersession Allowed if and only if userDefinedMaintenanceFrequency is not populated</w:t>
              </w:r>
            </w:ins>
          </w:p>
        </w:tc>
      </w:tr>
    </w:tbl>
    <w:p w14:paraId="46012170" w14:textId="310FFA2B" w:rsidR="00584796" w:rsidRDefault="00584796">
      <w:pPr>
        <w:spacing w:after="0" w:line="240" w:lineRule="auto"/>
        <w:jc w:val="left"/>
        <w:rPr>
          <w:ins w:id="4821" w:author="Greenblue" w:date="2024-02-15T21:04:00Z"/>
          <w:rFonts w:eastAsiaTheme="minorEastAsia"/>
          <w:sz w:val="19"/>
          <w:szCs w:val="19"/>
        </w:rPr>
      </w:pPr>
    </w:p>
    <w:p w14:paraId="180AAE96" w14:textId="73B0B7D7" w:rsidR="00567D7F" w:rsidRPr="00567D7F" w:rsidDel="00584796" w:rsidRDefault="00567D7F" w:rsidP="0045468E">
      <w:pPr>
        <w:spacing w:before="40" w:after="40" w:line="240" w:lineRule="auto"/>
        <w:rPr>
          <w:del w:id="4822" w:author="Greenblue" w:date="2024-02-15T21:04:00Z"/>
          <w:rFonts w:eastAsiaTheme="minorEastAsia"/>
          <w:sz w:val="19"/>
          <w:szCs w:val="19"/>
        </w:rPr>
      </w:pPr>
    </w:p>
    <w:p w14:paraId="65522770" w14:textId="4D3DB9BB" w:rsidR="00B3510F" w:rsidRPr="009063C9" w:rsidRDefault="00B3510F" w:rsidP="009C5E3F">
      <w:pPr>
        <w:pStyle w:val="41"/>
      </w:pPr>
      <w:r w:rsidRPr="009063C9">
        <w:t>PT_Locale</w:t>
      </w:r>
      <w:bookmarkEnd w:id="471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4823" w:author="Greenblue" w:date="2024-02-13T20:42: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34"/>
        <w:gridCol w:w="3420"/>
        <w:gridCol w:w="804"/>
        <w:gridCol w:w="2436"/>
        <w:gridCol w:w="3489"/>
        <w:tblGridChange w:id="4824">
          <w:tblGrid>
            <w:gridCol w:w="3034"/>
            <w:gridCol w:w="3420"/>
            <w:gridCol w:w="804"/>
            <w:gridCol w:w="2436"/>
            <w:gridCol w:w="3489"/>
          </w:tblGrid>
        </w:tblGridChange>
      </w:tblGrid>
      <w:tr w:rsidR="002072EF" w:rsidRPr="009063C9" w14:paraId="63B6F3FC" w14:textId="77777777" w:rsidTr="006073E9">
        <w:trPr>
          <w:cantSplit/>
          <w:trPrChange w:id="4825" w:author="Greenblue" w:date="2024-02-13T20:42:00Z">
            <w:trPr>
              <w:cantSplit/>
            </w:trPr>
          </w:trPrChange>
        </w:trPr>
        <w:tc>
          <w:tcPr>
            <w:tcW w:w="3034" w:type="dxa"/>
            <w:shd w:val="clear" w:color="auto" w:fill="E7E6E6"/>
            <w:vAlign w:val="center"/>
            <w:tcPrChange w:id="4826" w:author="Greenblue" w:date="2024-02-13T20:42:00Z">
              <w:tcPr>
                <w:tcW w:w="3034" w:type="dxa"/>
                <w:vAlign w:val="center"/>
              </w:tcPr>
            </w:tcPrChange>
          </w:tcPr>
          <w:p w14:paraId="1160A9C7" w14:textId="77777777" w:rsidR="002072EF" w:rsidRPr="009063C9" w:rsidRDefault="002072EF" w:rsidP="009B2F93">
            <w:pPr>
              <w:keepNext/>
              <w:keepLines/>
              <w:snapToGrid w:val="0"/>
              <w:spacing w:before="60" w:after="60" w:line="240" w:lineRule="auto"/>
              <w:rPr>
                <w:b/>
                <w:sz w:val="18"/>
                <w:szCs w:val="18"/>
              </w:rPr>
            </w:pPr>
            <w:r w:rsidRPr="009063C9">
              <w:rPr>
                <w:b/>
                <w:sz w:val="18"/>
                <w:szCs w:val="18"/>
              </w:rPr>
              <w:t>Name</w:t>
            </w:r>
          </w:p>
        </w:tc>
        <w:tc>
          <w:tcPr>
            <w:tcW w:w="3420" w:type="dxa"/>
            <w:shd w:val="clear" w:color="auto" w:fill="E7E6E6"/>
            <w:vAlign w:val="center"/>
            <w:tcPrChange w:id="4827" w:author="Greenblue" w:date="2024-02-13T20:42:00Z">
              <w:tcPr>
                <w:tcW w:w="3420" w:type="dxa"/>
                <w:vAlign w:val="center"/>
              </w:tcPr>
            </w:tcPrChange>
          </w:tcPr>
          <w:p w14:paraId="445DF63C" w14:textId="77777777" w:rsidR="002072EF" w:rsidRPr="009063C9" w:rsidRDefault="002072EF" w:rsidP="009B2F93">
            <w:pPr>
              <w:keepNext/>
              <w:keepLines/>
              <w:snapToGrid w:val="0"/>
              <w:spacing w:before="60" w:after="60" w:line="240" w:lineRule="auto"/>
              <w:rPr>
                <w:b/>
                <w:sz w:val="18"/>
                <w:szCs w:val="18"/>
              </w:rPr>
            </w:pPr>
            <w:r w:rsidRPr="009063C9">
              <w:rPr>
                <w:b/>
                <w:sz w:val="18"/>
                <w:szCs w:val="18"/>
              </w:rPr>
              <w:t>Description</w:t>
            </w:r>
          </w:p>
        </w:tc>
        <w:tc>
          <w:tcPr>
            <w:tcW w:w="804" w:type="dxa"/>
            <w:shd w:val="clear" w:color="auto" w:fill="E7E6E6"/>
            <w:vAlign w:val="center"/>
            <w:tcPrChange w:id="4828" w:author="Greenblue" w:date="2024-02-13T20:42:00Z">
              <w:tcPr>
                <w:tcW w:w="804" w:type="dxa"/>
                <w:vAlign w:val="center"/>
              </w:tcPr>
            </w:tcPrChange>
          </w:tcPr>
          <w:p w14:paraId="63BC2573" w14:textId="77777777" w:rsidR="002072EF" w:rsidRPr="009063C9" w:rsidRDefault="002072EF" w:rsidP="009B2F93">
            <w:pPr>
              <w:keepNext/>
              <w:keepLines/>
              <w:snapToGrid w:val="0"/>
              <w:spacing w:before="60" w:after="60" w:line="240" w:lineRule="auto"/>
              <w:jc w:val="center"/>
              <w:rPr>
                <w:b/>
                <w:sz w:val="18"/>
                <w:szCs w:val="18"/>
              </w:rPr>
            </w:pPr>
            <w:r w:rsidRPr="009063C9">
              <w:rPr>
                <w:b/>
                <w:sz w:val="18"/>
                <w:szCs w:val="18"/>
              </w:rPr>
              <w:t>Mult</w:t>
            </w:r>
          </w:p>
        </w:tc>
        <w:tc>
          <w:tcPr>
            <w:tcW w:w="2436" w:type="dxa"/>
            <w:shd w:val="clear" w:color="auto" w:fill="E7E6E6"/>
            <w:vAlign w:val="center"/>
            <w:tcPrChange w:id="4829" w:author="Greenblue" w:date="2024-02-13T20:42:00Z">
              <w:tcPr>
                <w:tcW w:w="2436" w:type="dxa"/>
                <w:vAlign w:val="center"/>
              </w:tcPr>
            </w:tcPrChange>
          </w:tcPr>
          <w:p w14:paraId="43F59BD2" w14:textId="77777777" w:rsidR="002072EF" w:rsidRPr="009063C9" w:rsidRDefault="002072EF" w:rsidP="009B2F93">
            <w:pPr>
              <w:keepNext/>
              <w:keepLines/>
              <w:snapToGrid w:val="0"/>
              <w:spacing w:before="60" w:after="60" w:line="240" w:lineRule="auto"/>
              <w:rPr>
                <w:b/>
                <w:sz w:val="18"/>
                <w:szCs w:val="18"/>
              </w:rPr>
            </w:pPr>
            <w:r w:rsidRPr="009063C9">
              <w:rPr>
                <w:b/>
                <w:sz w:val="18"/>
                <w:szCs w:val="18"/>
              </w:rPr>
              <w:t>Type</w:t>
            </w:r>
          </w:p>
        </w:tc>
        <w:tc>
          <w:tcPr>
            <w:tcW w:w="3489" w:type="dxa"/>
            <w:shd w:val="clear" w:color="auto" w:fill="E7E6E6"/>
            <w:vAlign w:val="center"/>
            <w:tcPrChange w:id="4830" w:author="Greenblue" w:date="2024-02-13T20:42:00Z">
              <w:tcPr>
                <w:tcW w:w="3489" w:type="dxa"/>
                <w:vAlign w:val="center"/>
              </w:tcPr>
            </w:tcPrChange>
          </w:tcPr>
          <w:p w14:paraId="4067A879" w14:textId="77777777" w:rsidR="002072EF" w:rsidRPr="009063C9" w:rsidRDefault="002072EF" w:rsidP="009B2F93">
            <w:pPr>
              <w:keepNext/>
              <w:keepLines/>
              <w:snapToGrid w:val="0"/>
              <w:spacing w:before="60" w:after="60" w:line="240" w:lineRule="auto"/>
              <w:rPr>
                <w:b/>
                <w:sz w:val="18"/>
                <w:szCs w:val="18"/>
              </w:rPr>
            </w:pPr>
            <w:r w:rsidRPr="009063C9">
              <w:rPr>
                <w:b/>
                <w:sz w:val="18"/>
                <w:szCs w:val="18"/>
              </w:rPr>
              <w:t>Remarks</w:t>
            </w:r>
          </w:p>
        </w:tc>
      </w:tr>
      <w:tr w:rsidR="002072EF" w:rsidRPr="009063C9" w14:paraId="394266FC" w14:textId="77777777" w:rsidTr="003D073E">
        <w:trPr>
          <w:cantSplit/>
        </w:trPr>
        <w:tc>
          <w:tcPr>
            <w:tcW w:w="3034" w:type="dxa"/>
            <w:vAlign w:val="center"/>
          </w:tcPr>
          <w:p w14:paraId="7CBAF611" w14:textId="77777777" w:rsidR="002072EF" w:rsidRPr="009063C9" w:rsidRDefault="002072EF" w:rsidP="009B2F93">
            <w:pPr>
              <w:snapToGrid w:val="0"/>
              <w:spacing w:before="60" w:after="60" w:line="240" w:lineRule="auto"/>
              <w:jc w:val="left"/>
              <w:rPr>
                <w:sz w:val="18"/>
                <w:szCs w:val="18"/>
              </w:rPr>
            </w:pPr>
            <w:r w:rsidRPr="009063C9">
              <w:rPr>
                <w:sz w:val="18"/>
                <w:szCs w:val="18"/>
              </w:rPr>
              <w:t>PT_Locale</w:t>
            </w:r>
          </w:p>
        </w:tc>
        <w:tc>
          <w:tcPr>
            <w:tcW w:w="3420" w:type="dxa"/>
            <w:vAlign w:val="center"/>
          </w:tcPr>
          <w:p w14:paraId="2B7EDD1E" w14:textId="77777777" w:rsidR="002072EF" w:rsidRPr="009063C9" w:rsidRDefault="002072EF" w:rsidP="009B2F93">
            <w:pPr>
              <w:snapToGrid w:val="0"/>
              <w:spacing w:before="60" w:after="60" w:line="240" w:lineRule="auto"/>
              <w:jc w:val="left"/>
              <w:rPr>
                <w:sz w:val="18"/>
                <w:szCs w:val="18"/>
              </w:rPr>
            </w:pPr>
            <w:r w:rsidRPr="009063C9">
              <w:rPr>
                <w:sz w:val="18"/>
                <w:szCs w:val="18"/>
              </w:rPr>
              <w:t>Description of a locale</w:t>
            </w:r>
          </w:p>
        </w:tc>
        <w:tc>
          <w:tcPr>
            <w:tcW w:w="804" w:type="dxa"/>
            <w:vAlign w:val="center"/>
          </w:tcPr>
          <w:p w14:paraId="3CF593F3" w14:textId="77777777" w:rsidR="002072EF" w:rsidRPr="009063C9" w:rsidRDefault="002072EF" w:rsidP="009B2F93">
            <w:pPr>
              <w:snapToGrid w:val="0"/>
              <w:spacing w:before="60" w:after="60" w:line="240" w:lineRule="auto"/>
              <w:jc w:val="center"/>
              <w:rPr>
                <w:sz w:val="18"/>
                <w:szCs w:val="18"/>
              </w:rPr>
            </w:pPr>
            <w:r w:rsidRPr="009063C9">
              <w:rPr>
                <w:sz w:val="18"/>
                <w:szCs w:val="18"/>
              </w:rPr>
              <w:t>-</w:t>
            </w:r>
          </w:p>
        </w:tc>
        <w:tc>
          <w:tcPr>
            <w:tcW w:w="2436" w:type="dxa"/>
            <w:vAlign w:val="center"/>
          </w:tcPr>
          <w:p w14:paraId="3439B921" w14:textId="77777777" w:rsidR="002072EF" w:rsidRPr="009063C9" w:rsidRDefault="002072EF" w:rsidP="009B2F93">
            <w:pPr>
              <w:snapToGrid w:val="0"/>
              <w:spacing w:before="60" w:after="60" w:line="240" w:lineRule="auto"/>
              <w:jc w:val="left"/>
              <w:rPr>
                <w:sz w:val="18"/>
                <w:szCs w:val="18"/>
              </w:rPr>
            </w:pPr>
            <w:r w:rsidRPr="009063C9">
              <w:rPr>
                <w:sz w:val="18"/>
                <w:szCs w:val="18"/>
              </w:rPr>
              <w:t>-</w:t>
            </w:r>
          </w:p>
        </w:tc>
        <w:tc>
          <w:tcPr>
            <w:tcW w:w="3489" w:type="dxa"/>
            <w:vAlign w:val="center"/>
          </w:tcPr>
          <w:p w14:paraId="257FF763" w14:textId="77777777" w:rsidR="002072EF" w:rsidRPr="009063C9" w:rsidRDefault="002072EF" w:rsidP="009B2F93">
            <w:pPr>
              <w:snapToGrid w:val="0"/>
              <w:spacing w:before="60" w:after="60" w:line="240" w:lineRule="auto"/>
              <w:jc w:val="left"/>
              <w:rPr>
                <w:sz w:val="18"/>
                <w:szCs w:val="18"/>
              </w:rPr>
            </w:pPr>
            <w:r w:rsidRPr="009063C9">
              <w:rPr>
                <w:sz w:val="18"/>
                <w:szCs w:val="18"/>
              </w:rPr>
              <w:t>From ISO 19115-1</w:t>
            </w:r>
          </w:p>
        </w:tc>
      </w:tr>
      <w:tr w:rsidR="002072EF" w:rsidRPr="009063C9" w14:paraId="59FA8E7C" w14:textId="77777777" w:rsidTr="003D073E">
        <w:trPr>
          <w:cantSplit/>
        </w:trPr>
        <w:tc>
          <w:tcPr>
            <w:tcW w:w="3034" w:type="dxa"/>
            <w:vAlign w:val="center"/>
          </w:tcPr>
          <w:p w14:paraId="4375991A" w14:textId="77777777" w:rsidR="002072EF" w:rsidRPr="009063C9" w:rsidRDefault="002072EF" w:rsidP="009B2F93">
            <w:pPr>
              <w:snapToGrid w:val="0"/>
              <w:spacing w:before="60" w:after="60" w:line="240" w:lineRule="auto"/>
              <w:jc w:val="left"/>
              <w:rPr>
                <w:sz w:val="18"/>
                <w:szCs w:val="18"/>
              </w:rPr>
            </w:pPr>
            <w:r w:rsidRPr="009063C9">
              <w:rPr>
                <w:sz w:val="18"/>
                <w:szCs w:val="18"/>
              </w:rPr>
              <w:t>language</w:t>
            </w:r>
          </w:p>
        </w:tc>
        <w:tc>
          <w:tcPr>
            <w:tcW w:w="3420" w:type="dxa"/>
            <w:vAlign w:val="center"/>
          </w:tcPr>
          <w:p w14:paraId="117F6632" w14:textId="77777777" w:rsidR="002072EF" w:rsidRPr="009063C9" w:rsidRDefault="002072EF" w:rsidP="009B2F93">
            <w:pPr>
              <w:snapToGrid w:val="0"/>
              <w:spacing w:before="60" w:after="60" w:line="240" w:lineRule="auto"/>
              <w:jc w:val="left"/>
              <w:rPr>
                <w:sz w:val="18"/>
                <w:szCs w:val="18"/>
              </w:rPr>
            </w:pPr>
            <w:r w:rsidRPr="009063C9">
              <w:rPr>
                <w:sz w:val="18"/>
                <w:szCs w:val="18"/>
              </w:rPr>
              <w:t>Designation of the locale language</w:t>
            </w:r>
          </w:p>
        </w:tc>
        <w:tc>
          <w:tcPr>
            <w:tcW w:w="804" w:type="dxa"/>
            <w:vAlign w:val="center"/>
          </w:tcPr>
          <w:p w14:paraId="5F804748" w14:textId="77777777" w:rsidR="002072EF" w:rsidRPr="009063C9" w:rsidRDefault="002072EF" w:rsidP="009B2F93">
            <w:pPr>
              <w:snapToGrid w:val="0"/>
              <w:spacing w:before="60" w:after="60" w:line="240" w:lineRule="auto"/>
              <w:jc w:val="center"/>
              <w:rPr>
                <w:sz w:val="18"/>
                <w:szCs w:val="18"/>
              </w:rPr>
            </w:pPr>
            <w:r w:rsidRPr="009063C9">
              <w:rPr>
                <w:sz w:val="18"/>
                <w:szCs w:val="18"/>
              </w:rPr>
              <w:t>1</w:t>
            </w:r>
          </w:p>
        </w:tc>
        <w:tc>
          <w:tcPr>
            <w:tcW w:w="2436" w:type="dxa"/>
            <w:vAlign w:val="center"/>
          </w:tcPr>
          <w:p w14:paraId="573B7B0F" w14:textId="77777777" w:rsidR="002072EF" w:rsidRPr="009063C9" w:rsidRDefault="002072EF" w:rsidP="009B2F93">
            <w:pPr>
              <w:snapToGrid w:val="0"/>
              <w:spacing w:before="60" w:after="60" w:line="240" w:lineRule="auto"/>
              <w:jc w:val="left"/>
              <w:rPr>
                <w:sz w:val="18"/>
                <w:szCs w:val="18"/>
              </w:rPr>
            </w:pPr>
            <w:r w:rsidRPr="009063C9">
              <w:rPr>
                <w:sz w:val="18"/>
                <w:szCs w:val="18"/>
              </w:rPr>
              <w:t>LanguageCode</w:t>
            </w:r>
          </w:p>
        </w:tc>
        <w:tc>
          <w:tcPr>
            <w:tcW w:w="3489" w:type="dxa"/>
            <w:vAlign w:val="center"/>
          </w:tcPr>
          <w:p w14:paraId="1FECC97D" w14:textId="77777777" w:rsidR="002072EF" w:rsidRPr="009063C9" w:rsidRDefault="002072EF" w:rsidP="009B2F93">
            <w:pPr>
              <w:snapToGrid w:val="0"/>
              <w:spacing w:before="60" w:after="60" w:line="240" w:lineRule="auto"/>
              <w:jc w:val="left"/>
              <w:rPr>
                <w:sz w:val="18"/>
                <w:szCs w:val="18"/>
              </w:rPr>
            </w:pPr>
            <w:r w:rsidRPr="009063C9">
              <w:rPr>
                <w:sz w:val="18"/>
                <w:szCs w:val="18"/>
              </w:rPr>
              <w:t>ISO 639-2 3-letter language codes.</w:t>
            </w:r>
          </w:p>
        </w:tc>
      </w:tr>
      <w:tr w:rsidR="002072EF" w:rsidRPr="009063C9" w14:paraId="3A2BFFFD" w14:textId="77777777" w:rsidTr="003D073E">
        <w:trPr>
          <w:cantSplit/>
        </w:trPr>
        <w:tc>
          <w:tcPr>
            <w:tcW w:w="3034" w:type="dxa"/>
            <w:vAlign w:val="center"/>
          </w:tcPr>
          <w:p w14:paraId="7C390F39" w14:textId="77777777" w:rsidR="002072EF" w:rsidRPr="009063C9" w:rsidRDefault="002072EF" w:rsidP="009B2F93">
            <w:pPr>
              <w:snapToGrid w:val="0"/>
              <w:spacing w:before="60" w:after="60" w:line="240" w:lineRule="auto"/>
              <w:jc w:val="left"/>
              <w:rPr>
                <w:sz w:val="18"/>
                <w:szCs w:val="18"/>
              </w:rPr>
            </w:pPr>
            <w:r w:rsidRPr="009063C9">
              <w:rPr>
                <w:sz w:val="18"/>
                <w:szCs w:val="18"/>
              </w:rPr>
              <w:t>country</w:t>
            </w:r>
          </w:p>
        </w:tc>
        <w:tc>
          <w:tcPr>
            <w:tcW w:w="3420" w:type="dxa"/>
            <w:vAlign w:val="center"/>
          </w:tcPr>
          <w:p w14:paraId="3409F84A" w14:textId="77777777" w:rsidR="002072EF" w:rsidRPr="009063C9" w:rsidRDefault="002072EF" w:rsidP="009B2F93">
            <w:pPr>
              <w:snapToGrid w:val="0"/>
              <w:spacing w:before="60" w:after="60" w:line="240" w:lineRule="auto"/>
              <w:jc w:val="left"/>
              <w:rPr>
                <w:sz w:val="18"/>
                <w:szCs w:val="18"/>
              </w:rPr>
            </w:pPr>
            <w:r w:rsidRPr="009063C9">
              <w:rPr>
                <w:sz w:val="18"/>
                <w:szCs w:val="18"/>
              </w:rPr>
              <w:t>Designation of the specific country of the locale language</w:t>
            </w:r>
          </w:p>
        </w:tc>
        <w:tc>
          <w:tcPr>
            <w:tcW w:w="804" w:type="dxa"/>
            <w:vAlign w:val="center"/>
          </w:tcPr>
          <w:p w14:paraId="7D870F03" w14:textId="77777777" w:rsidR="002072EF" w:rsidRPr="009063C9" w:rsidRDefault="002072EF" w:rsidP="009B2F93">
            <w:pPr>
              <w:snapToGrid w:val="0"/>
              <w:spacing w:before="60" w:after="60" w:line="240" w:lineRule="auto"/>
              <w:jc w:val="center"/>
              <w:rPr>
                <w:sz w:val="18"/>
                <w:szCs w:val="18"/>
              </w:rPr>
            </w:pPr>
            <w:r w:rsidRPr="009063C9">
              <w:rPr>
                <w:sz w:val="18"/>
                <w:szCs w:val="18"/>
              </w:rPr>
              <w:t>0..1</w:t>
            </w:r>
          </w:p>
        </w:tc>
        <w:tc>
          <w:tcPr>
            <w:tcW w:w="2436" w:type="dxa"/>
            <w:vAlign w:val="center"/>
          </w:tcPr>
          <w:p w14:paraId="4157E804" w14:textId="77777777" w:rsidR="002072EF" w:rsidRPr="009063C9" w:rsidRDefault="002072EF" w:rsidP="009B2F93">
            <w:pPr>
              <w:snapToGrid w:val="0"/>
              <w:spacing w:before="60" w:after="60" w:line="240" w:lineRule="auto"/>
              <w:jc w:val="left"/>
              <w:rPr>
                <w:sz w:val="18"/>
                <w:szCs w:val="18"/>
              </w:rPr>
            </w:pPr>
            <w:r w:rsidRPr="009063C9">
              <w:rPr>
                <w:sz w:val="18"/>
                <w:szCs w:val="18"/>
              </w:rPr>
              <w:t>CountryCode</w:t>
            </w:r>
          </w:p>
        </w:tc>
        <w:tc>
          <w:tcPr>
            <w:tcW w:w="3489" w:type="dxa"/>
            <w:vAlign w:val="center"/>
          </w:tcPr>
          <w:p w14:paraId="646CBA17" w14:textId="77777777" w:rsidR="002072EF" w:rsidRPr="009063C9" w:rsidRDefault="002072EF" w:rsidP="009B2F93">
            <w:pPr>
              <w:snapToGrid w:val="0"/>
              <w:spacing w:before="60" w:after="60" w:line="240" w:lineRule="auto"/>
              <w:jc w:val="left"/>
              <w:rPr>
                <w:sz w:val="18"/>
                <w:szCs w:val="18"/>
              </w:rPr>
            </w:pPr>
            <w:r w:rsidRPr="009063C9">
              <w:rPr>
                <w:sz w:val="18"/>
                <w:szCs w:val="18"/>
              </w:rPr>
              <w:t>ISO 3166-2 2-letter country codes</w:t>
            </w:r>
          </w:p>
        </w:tc>
      </w:tr>
      <w:tr w:rsidR="002072EF" w:rsidRPr="00F53391" w14:paraId="0404D589" w14:textId="77777777" w:rsidTr="003D073E">
        <w:trPr>
          <w:cantSplit/>
        </w:trPr>
        <w:tc>
          <w:tcPr>
            <w:tcW w:w="3034" w:type="dxa"/>
            <w:vAlign w:val="center"/>
          </w:tcPr>
          <w:p w14:paraId="45085B83" w14:textId="77777777" w:rsidR="002072EF" w:rsidRPr="009C5E3F" w:rsidRDefault="002072EF" w:rsidP="009B2F93">
            <w:pPr>
              <w:snapToGrid w:val="0"/>
              <w:spacing w:before="60" w:after="60" w:line="240" w:lineRule="auto"/>
              <w:jc w:val="left"/>
              <w:rPr>
                <w:sz w:val="18"/>
                <w:szCs w:val="18"/>
              </w:rPr>
            </w:pPr>
            <w:r w:rsidRPr="009C5E3F">
              <w:rPr>
                <w:sz w:val="18"/>
                <w:szCs w:val="18"/>
              </w:rPr>
              <w:t>characterEncoding</w:t>
            </w:r>
          </w:p>
        </w:tc>
        <w:tc>
          <w:tcPr>
            <w:tcW w:w="3420" w:type="dxa"/>
            <w:vAlign w:val="center"/>
          </w:tcPr>
          <w:p w14:paraId="6CAB78D1" w14:textId="77777777" w:rsidR="002072EF" w:rsidRPr="009C5E3F" w:rsidRDefault="002072EF" w:rsidP="00567D7F">
            <w:pPr>
              <w:snapToGrid w:val="0"/>
              <w:spacing w:before="60" w:after="60" w:line="240" w:lineRule="auto"/>
              <w:rPr>
                <w:sz w:val="18"/>
                <w:szCs w:val="18"/>
              </w:rPr>
            </w:pPr>
            <w:r w:rsidRPr="00567D7F">
              <w:rPr>
                <w:spacing w:val="-6"/>
                <w:sz w:val="18"/>
                <w:szCs w:val="18"/>
              </w:rPr>
              <w:t>Designation of the character set to be used to encode the textual value of the locale</w:t>
            </w:r>
          </w:p>
        </w:tc>
        <w:tc>
          <w:tcPr>
            <w:tcW w:w="804" w:type="dxa"/>
            <w:vAlign w:val="center"/>
          </w:tcPr>
          <w:p w14:paraId="0946EE07" w14:textId="77777777" w:rsidR="002072EF" w:rsidRPr="009C5E3F" w:rsidRDefault="002072EF" w:rsidP="009B2F93">
            <w:pPr>
              <w:snapToGrid w:val="0"/>
              <w:spacing w:before="60" w:after="60" w:line="240" w:lineRule="auto"/>
              <w:jc w:val="center"/>
              <w:rPr>
                <w:sz w:val="18"/>
                <w:szCs w:val="18"/>
              </w:rPr>
            </w:pPr>
            <w:r w:rsidRPr="009C5E3F">
              <w:rPr>
                <w:sz w:val="18"/>
                <w:szCs w:val="18"/>
              </w:rPr>
              <w:t>1</w:t>
            </w:r>
          </w:p>
        </w:tc>
        <w:tc>
          <w:tcPr>
            <w:tcW w:w="2436" w:type="dxa"/>
            <w:vAlign w:val="center"/>
          </w:tcPr>
          <w:p w14:paraId="01263F04" w14:textId="77777777" w:rsidR="002072EF" w:rsidRPr="009C5E3F" w:rsidRDefault="002072EF" w:rsidP="009B2F93">
            <w:pPr>
              <w:snapToGrid w:val="0"/>
              <w:spacing w:before="60" w:after="60" w:line="240" w:lineRule="auto"/>
              <w:jc w:val="left"/>
              <w:rPr>
                <w:sz w:val="18"/>
                <w:szCs w:val="18"/>
              </w:rPr>
            </w:pPr>
            <w:r w:rsidRPr="009C5E3F">
              <w:rPr>
                <w:sz w:val="18"/>
                <w:szCs w:val="18"/>
              </w:rPr>
              <w:t>MD_CharacterSetCode</w:t>
            </w:r>
          </w:p>
        </w:tc>
        <w:tc>
          <w:tcPr>
            <w:tcW w:w="3489" w:type="dxa"/>
            <w:vAlign w:val="center"/>
          </w:tcPr>
          <w:p w14:paraId="334C1FF8" w14:textId="09EB8D16" w:rsidR="002072EF" w:rsidRPr="009C5E3F" w:rsidDel="009C5E3F" w:rsidRDefault="009C5E3F" w:rsidP="009B2F93">
            <w:pPr>
              <w:snapToGrid w:val="0"/>
              <w:spacing w:before="60" w:after="60"/>
              <w:jc w:val="left"/>
              <w:rPr>
                <w:del w:id="4831" w:author="Greenblue" w:date="2024-02-15T20:19:00Z"/>
                <w:sz w:val="18"/>
                <w:szCs w:val="18"/>
              </w:rPr>
            </w:pPr>
            <w:ins w:id="4832" w:author="Greenblue" w:date="2024-02-15T20:19:00Z">
              <w:r w:rsidRPr="009C5E3F">
                <w:rPr>
                  <w:sz w:val="18"/>
                  <w:szCs w:val="18"/>
                </w:rPr>
                <w:t>UTF-8 is used in S-100</w:t>
              </w:r>
            </w:ins>
            <w:del w:id="4833" w:author="Greenblue" w:date="2024-02-15T20:19:00Z">
              <w:r w:rsidR="002072EF" w:rsidRPr="009C5E3F" w:rsidDel="009C5E3F">
                <w:rPr>
                  <w:sz w:val="18"/>
                  <w:szCs w:val="18"/>
                </w:rPr>
                <w:delText>Use (the “Name” from the) IANA Character Set register:</w:delText>
              </w:r>
              <w:r w:rsidR="002072EF" w:rsidRPr="009C5E3F" w:rsidDel="009C5E3F">
                <w:rPr>
                  <w:color w:val="FF0000"/>
                  <w:sz w:val="18"/>
                  <w:szCs w:val="18"/>
                </w:rPr>
                <w:delText xml:space="preserve"> </w:delText>
              </w:r>
              <w:r w:rsidR="003D107E" w:rsidRPr="009C5E3F" w:rsidDel="009C5E3F">
                <w:fldChar w:fldCharType="begin"/>
              </w:r>
              <w:r w:rsidR="003D107E" w:rsidRPr="009C5E3F" w:rsidDel="009C5E3F">
                <w:delInstrText xml:space="preserve"> HYPERLINK "http://www.iana.org/assignments/character-sets" </w:delInstrText>
              </w:r>
              <w:r w:rsidR="003D107E" w:rsidRPr="009C5E3F" w:rsidDel="009C5E3F">
                <w:fldChar w:fldCharType="separate"/>
              </w:r>
              <w:r w:rsidR="002072EF" w:rsidRPr="009C5E3F" w:rsidDel="009C5E3F">
                <w:rPr>
                  <w:rStyle w:val="afd"/>
                  <w:sz w:val="18"/>
                  <w:szCs w:val="18"/>
                  <w:lang w:val="en-GB"/>
                </w:rPr>
                <w:delText>http://www.iana.org/assignments/character-sets</w:delText>
              </w:r>
              <w:r w:rsidR="003D107E" w:rsidRPr="009C5E3F" w:rsidDel="009C5E3F">
                <w:rPr>
                  <w:rStyle w:val="afd"/>
                  <w:sz w:val="18"/>
                  <w:szCs w:val="18"/>
                  <w:lang w:val="en-GB"/>
                </w:rPr>
                <w:fldChar w:fldCharType="end"/>
              </w:r>
              <w:r w:rsidR="002072EF" w:rsidRPr="009C5E3F" w:rsidDel="009C5E3F">
                <w:rPr>
                  <w:sz w:val="18"/>
                  <w:szCs w:val="18"/>
                </w:rPr>
                <w:delText>. (ISO 19115-1 B.3.14)</w:delText>
              </w:r>
            </w:del>
          </w:p>
          <w:p w14:paraId="0A734AAF" w14:textId="19C08644" w:rsidR="002072EF" w:rsidRPr="009C5E3F" w:rsidRDefault="002072EF" w:rsidP="009B2F93">
            <w:pPr>
              <w:snapToGrid w:val="0"/>
              <w:spacing w:before="60" w:after="60" w:line="240" w:lineRule="auto"/>
              <w:jc w:val="left"/>
              <w:rPr>
                <w:sz w:val="18"/>
                <w:szCs w:val="18"/>
              </w:rPr>
            </w:pPr>
            <w:del w:id="4834" w:author="Greenblue" w:date="2024-02-15T20:19:00Z">
              <w:r w:rsidRPr="009C5E3F" w:rsidDel="009C5E3F">
                <w:rPr>
                  <w:sz w:val="18"/>
                  <w:szCs w:val="18"/>
                </w:rPr>
                <w:delText>For example, UTF-8</w:delText>
              </w:r>
            </w:del>
          </w:p>
        </w:tc>
      </w:tr>
    </w:tbl>
    <w:p w14:paraId="3B79E191" w14:textId="77777777" w:rsidR="002072EF" w:rsidRDefault="002072EF" w:rsidP="002072EF">
      <w:pPr>
        <w:rPr>
          <w:rFonts w:eastAsia="맑은 고딕"/>
        </w:rPr>
      </w:pPr>
    </w:p>
    <w:sectPr w:rsidR="002072EF" w:rsidSect="00A15405">
      <w:headerReference w:type="even" r:id="rId54"/>
      <w:headerReference w:type="default" r:id="rId55"/>
      <w:footerReference w:type="even" r:id="rId56"/>
      <w:pgSz w:w="16838" w:h="11906" w:orient="landscape"/>
      <w:pgMar w:top="1418" w:right="1440" w:bottom="1400" w:left="1440" w:header="709" w:footer="283"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04" w:author="Greenblue" w:date="2024-02-13T20:04:00Z" w:initials="G">
    <w:p w14:paraId="7ADC6F3A" w14:textId="17923F59" w:rsidR="002F5193" w:rsidRDefault="002F5193">
      <w:pPr>
        <w:pStyle w:val="af0"/>
      </w:pPr>
      <w:r>
        <w:rPr>
          <w:rStyle w:val="af"/>
        </w:rPr>
        <w:annotationRef/>
      </w:r>
      <w:r>
        <w:rPr>
          <w:rFonts w:ascii="맑은 고딕" w:eastAsia="맑은 고딕" w:hAnsi="맑은 고딕" w:cs="맑은 고딕" w:hint="eastAsia"/>
        </w:rPr>
        <w:t>그림 수정 필요 :</w:t>
      </w:r>
      <w:r>
        <w:rPr>
          <w:rFonts w:ascii="맑은 고딕" w:eastAsia="맑은 고딕" w:hAnsi="맑은 고딕" w:cs="맑은 고딕"/>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DC6F3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E645CC" w14:textId="77777777" w:rsidR="002A5945" w:rsidRDefault="002A5945">
      <w:r>
        <w:separator/>
      </w:r>
    </w:p>
  </w:endnote>
  <w:endnote w:type="continuationSeparator" w:id="0">
    <w:p w14:paraId="3A52249B" w14:textId="77777777" w:rsidR="002A5945" w:rsidRDefault="002A59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1"/>
    <w:family w:val="modern"/>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8D900" w14:textId="5543C898" w:rsidR="002F5193" w:rsidRPr="00332F84" w:rsidRDefault="002F5193" w:rsidP="00332F84">
    <w:pPr>
      <w:tabs>
        <w:tab w:val="center" w:pos="4320"/>
        <w:tab w:val="right" w:pos="8931"/>
      </w:tabs>
      <w:spacing w:after="0" w:line="240" w:lineRule="auto"/>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ins w:id="940" w:author="GreemBlue" w:date="2024-02-13T14:40:00Z">
      <w:del w:id="941" w:author="USER" w:date="2024-03-14T09:12:00Z">
        <w:r w:rsidDel="006F1AC7">
          <w:rPr>
            <w:rFonts w:eastAsia="Times New Roman"/>
            <w:sz w:val="16"/>
            <w:szCs w:val="24"/>
            <w:lang w:eastAsia="en-US"/>
          </w:rPr>
          <w:delText>Febr</w:delText>
        </w:r>
      </w:del>
    </w:ins>
    <w:ins w:id="942" w:author="USER" w:date="2024-06-28T10:48:00Z">
      <w:r>
        <w:rPr>
          <w:rFonts w:eastAsia="Times New Roman"/>
          <w:sz w:val="16"/>
          <w:szCs w:val="24"/>
          <w:lang w:eastAsia="en-US"/>
        </w:rPr>
        <w:t>July</w:t>
      </w:r>
    </w:ins>
    <w:ins w:id="943" w:author="GreemBlue" w:date="2024-02-13T14:40:00Z">
      <w:r>
        <w:rPr>
          <w:rFonts w:eastAsia="Times New Roman"/>
          <w:sz w:val="16"/>
          <w:szCs w:val="24"/>
          <w:lang w:eastAsia="en-US"/>
        </w:rPr>
        <w:t xml:space="preserve"> 2024</w:t>
      </w:r>
    </w:ins>
    <w:del w:id="944" w:author="GreemBlue" w:date="2024-02-13T14:39:00Z">
      <w:r w:rsidDel="009A2A61">
        <w:rPr>
          <w:rFonts w:eastAsia="Times New Roman"/>
          <w:sz w:val="16"/>
          <w:szCs w:val="24"/>
          <w:lang w:eastAsia="en-US"/>
        </w:rPr>
        <w:delText>October</w:delText>
      </w:r>
    </w:del>
    <w:del w:id="945" w:author="GreemBlue" w:date="2024-02-13T14:40:00Z">
      <w:r w:rsidDel="007D6ACA">
        <w:rPr>
          <w:rFonts w:eastAsia="Times New Roman"/>
          <w:sz w:val="16"/>
          <w:szCs w:val="24"/>
          <w:lang w:eastAsia="en-US"/>
        </w:rPr>
        <w:delText xml:space="preserve"> 202</w:delText>
      </w:r>
    </w:del>
    <w:del w:id="946" w:author="GreemBlue" w:date="2024-02-13T14:39:00Z">
      <w:r w:rsidDel="009A2A61">
        <w:rPr>
          <w:rFonts w:eastAsia="Times New Roman"/>
          <w:sz w:val="16"/>
          <w:szCs w:val="24"/>
          <w:lang w:eastAsia="en-US"/>
        </w:rPr>
        <w:delText>3</w:delText>
      </w:r>
    </w:del>
    <w:r w:rsidRPr="00332F84">
      <w:rPr>
        <w:rFonts w:eastAsia="Times New Roman"/>
        <w:sz w:val="16"/>
        <w:szCs w:val="24"/>
        <w:lang w:eastAsia="en-US"/>
      </w:rPr>
      <w:tab/>
    </w:r>
    <w:r>
      <w:rPr>
        <w:rFonts w:eastAsia="Times New Roman"/>
        <w:sz w:val="16"/>
        <w:szCs w:val="24"/>
        <w:lang w:eastAsia="en-US"/>
      </w:rPr>
      <w:t xml:space="preserve">Edition </w:t>
    </w:r>
    <w:del w:id="947" w:author="USER" w:date="2024-03-14T09:12:00Z">
      <w:r w:rsidDel="006F1AC7">
        <w:rPr>
          <w:rFonts w:eastAsia="Times New Roman"/>
          <w:sz w:val="16"/>
          <w:szCs w:val="24"/>
          <w:lang w:eastAsia="en-US"/>
        </w:rPr>
        <w:delText>1.</w:delText>
      </w:r>
    </w:del>
    <w:ins w:id="948" w:author="GreemBlue" w:date="2024-02-13T14:39:00Z">
      <w:del w:id="949" w:author="USER" w:date="2024-03-14T09:12:00Z">
        <w:r w:rsidDel="006F1AC7">
          <w:rPr>
            <w:rFonts w:eastAsia="Times New Roman"/>
            <w:sz w:val="16"/>
            <w:szCs w:val="24"/>
            <w:lang w:eastAsia="en-US"/>
          </w:rPr>
          <w:delText>2</w:delText>
        </w:r>
      </w:del>
    </w:ins>
    <w:del w:id="950" w:author="USER" w:date="2024-03-14T09:12:00Z">
      <w:r w:rsidDel="006F1AC7">
        <w:rPr>
          <w:rFonts w:eastAsia="Times New Roman"/>
          <w:sz w:val="16"/>
          <w:szCs w:val="24"/>
          <w:lang w:eastAsia="en-US"/>
        </w:rPr>
        <w:delText>1.0</w:delText>
      </w:r>
    </w:del>
    <w:ins w:id="951" w:author="USER" w:date="2024-03-14T09:12:00Z">
      <w:r>
        <w:rPr>
          <w:rFonts w:eastAsia="Times New Roman"/>
          <w:sz w:val="16"/>
          <w:szCs w:val="24"/>
          <w:lang w:eastAsia="en-US"/>
        </w:rPr>
        <w:t>2.0.0</w:t>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7C8C7" w14:textId="5C0CAA05" w:rsidR="002F5193" w:rsidRPr="00A94A07" w:rsidRDefault="002F5193" w:rsidP="00A94A07">
    <w:pPr>
      <w:tabs>
        <w:tab w:val="center" w:pos="4320"/>
        <w:tab w:val="right" w:pos="8931"/>
      </w:tabs>
      <w:spacing w:after="0" w:line="240" w:lineRule="auto"/>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ins w:id="952" w:author="USER" w:date="2024-06-28T10:48:00Z">
      <w:r>
        <w:rPr>
          <w:rFonts w:eastAsia="Times New Roman"/>
          <w:sz w:val="16"/>
          <w:szCs w:val="24"/>
          <w:lang w:eastAsia="en-US"/>
        </w:rPr>
        <w:t>July</w:t>
      </w:r>
    </w:ins>
    <w:ins w:id="953" w:author="USER" w:date="2024-03-14T09:13:00Z">
      <w:r>
        <w:rPr>
          <w:rFonts w:eastAsia="Times New Roman"/>
          <w:sz w:val="16"/>
          <w:szCs w:val="24"/>
          <w:lang w:eastAsia="en-US"/>
        </w:rPr>
        <w:t xml:space="preserve"> 2024</w:t>
      </w:r>
    </w:ins>
    <w:ins w:id="954" w:author="GreemBlue" w:date="2024-02-13T14:39:00Z">
      <w:del w:id="955" w:author="USER" w:date="2024-03-14T09:13:00Z">
        <w:r w:rsidDel="006F1AC7">
          <w:rPr>
            <w:rFonts w:eastAsia="Times New Roman"/>
            <w:sz w:val="16"/>
            <w:szCs w:val="24"/>
            <w:lang w:eastAsia="en-US"/>
          </w:rPr>
          <w:delText>February 2024</w:delText>
        </w:r>
      </w:del>
    </w:ins>
    <w:del w:id="956" w:author="GreemBlue" w:date="2024-02-13T14:39:00Z">
      <w:r w:rsidDel="007D6ACA">
        <w:rPr>
          <w:rFonts w:eastAsia="Times New Roman"/>
          <w:sz w:val="16"/>
          <w:szCs w:val="24"/>
          <w:lang w:eastAsia="en-US"/>
        </w:rPr>
        <w:delText>October 2023</w:delText>
      </w:r>
    </w:del>
    <w:r w:rsidRPr="00332F84">
      <w:rPr>
        <w:rFonts w:eastAsia="Times New Roman"/>
        <w:sz w:val="16"/>
        <w:szCs w:val="24"/>
        <w:lang w:eastAsia="en-US"/>
      </w:rPr>
      <w:tab/>
    </w:r>
    <w:ins w:id="957" w:author="GreemBlue" w:date="2024-02-13T14:40:00Z">
      <w:r>
        <w:rPr>
          <w:rFonts w:eastAsia="Times New Roman"/>
          <w:sz w:val="16"/>
          <w:szCs w:val="24"/>
          <w:lang w:eastAsia="en-US"/>
        </w:rPr>
        <w:t xml:space="preserve">Edition </w:t>
      </w:r>
      <w:del w:id="958" w:author="USER" w:date="2024-03-14T09:13:00Z">
        <w:r w:rsidDel="006F1AC7">
          <w:rPr>
            <w:rFonts w:eastAsia="Times New Roman"/>
            <w:sz w:val="16"/>
            <w:szCs w:val="24"/>
            <w:lang w:eastAsia="en-US"/>
          </w:rPr>
          <w:delText>1.2.0</w:delText>
        </w:r>
      </w:del>
    </w:ins>
    <w:ins w:id="959" w:author="USER" w:date="2024-03-14T09:13:00Z">
      <w:r>
        <w:rPr>
          <w:rFonts w:eastAsia="Times New Roman"/>
          <w:sz w:val="16"/>
          <w:szCs w:val="24"/>
          <w:lang w:eastAsia="en-US"/>
        </w:rPr>
        <w:t>2.0.0</w:t>
      </w:r>
    </w:ins>
    <w:del w:id="960" w:author="GreemBlue" w:date="2024-02-13T14:40:00Z">
      <w:r w:rsidDel="007D6ACA">
        <w:rPr>
          <w:rFonts w:eastAsia="Times New Roman"/>
          <w:sz w:val="16"/>
          <w:szCs w:val="24"/>
          <w:lang w:eastAsia="en-US"/>
        </w:rPr>
        <w:delText>Edition 1.1.0</w:delText>
      </w:r>
    </w:del>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385E0" w14:textId="0CF3645E" w:rsidR="002F5193" w:rsidRPr="00981F39" w:rsidRDefault="002F5193" w:rsidP="00981F39">
    <w:pPr>
      <w:tabs>
        <w:tab w:val="center" w:pos="4395"/>
        <w:tab w:val="right" w:pos="8930"/>
      </w:tabs>
      <w:spacing w:after="0" w:line="240" w:lineRule="auto"/>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ins w:id="2373" w:author="USER" w:date="2024-03-14T09:13:00Z">
      <w:r>
        <w:rPr>
          <w:rFonts w:eastAsia="Times New Roman"/>
          <w:sz w:val="16"/>
          <w:szCs w:val="24"/>
          <w:lang w:eastAsia="en-US"/>
        </w:rPr>
        <w:t>March 2024</w:t>
      </w:r>
    </w:ins>
    <w:ins w:id="2374" w:author="Greenblue" w:date="2024-02-13T21:33:00Z">
      <w:del w:id="2375" w:author="USER" w:date="2024-03-14T09:13:00Z">
        <w:r w:rsidDel="006F1AC7">
          <w:rPr>
            <w:rFonts w:eastAsia="Times New Roman"/>
            <w:sz w:val="16"/>
            <w:szCs w:val="24"/>
            <w:lang w:eastAsia="en-US"/>
          </w:rPr>
          <w:delText>February 2024</w:delText>
        </w:r>
      </w:del>
    </w:ins>
    <w:del w:id="2376" w:author="Greenblue" w:date="2024-02-13T21:33:00Z">
      <w:r w:rsidDel="00422891">
        <w:rPr>
          <w:rFonts w:eastAsia="Times New Roman"/>
          <w:sz w:val="16"/>
          <w:szCs w:val="24"/>
          <w:lang w:eastAsia="en-US"/>
        </w:rPr>
        <w:delText>October 2023</w:delText>
      </w:r>
    </w:del>
    <w:r w:rsidRPr="00332F84">
      <w:rPr>
        <w:rFonts w:eastAsia="Times New Roman"/>
        <w:sz w:val="16"/>
        <w:szCs w:val="24"/>
        <w:lang w:eastAsia="en-US"/>
      </w:rPr>
      <w:tab/>
    </w:r>
    <w:r>
      <w:rPr>
        <w:rFonts w:eastAsia="Times New Roman"/>
        <w:sz w:val="16"/>
        <w:szCs w:val="24"/>
        <w:lang w:eastAsia="en-US"/>
      </w:rPr>
      <w:t xml:space="preserve">Edition </w:t>
    </w:r>
    <w:del w:id="2377" w:author="USER" w:date="2024-03-14T09:13:00Z">
      <w:r w:rsidDel="006F1AC7">
        <w:rPr>
          <w:rFonts w:eastAsia="Times New Roman"/>
          <w:sz w:val="16"/>
          <w:szCs w:val="24"/>
          <w:lang w:eastAsia="en-US"/>
        </w:rPr>
        <w:delText>1.1</w:delText>
      </w:r>
    </w:del>
    <w:ins w:id="2378" w:author="Greenblue" w:date="2024-02-13T21:33:00Z">
      <w:del w:id="2379" w:author="USER" w:date="2024-03-14T09:13:00Z">
        <w:r w:rsidRPr="00422891" w:rsidDel="006F1AC7">
          <w:rPr>
            <w:rFonts w:eastAsia="Times New Roman" w:hint="eastAsia"/>
            <w:sz w:val="16"/>
            <w:szCs w:val="24"/>
            <w:lang w:eastAsia="en-US"/>
          </w:rPr>
          <w:delText>2</w:delText>
        </w:r>
      </w:del>
    </w:ins>
    <w:del w:id="2380" w:author="USER" w:date="2024-03-14T09:13:00Z">
      <w:r w:rsidDel="006F1AC7">
        <w:rPr>
          <w:rFonts w:eastAsia="Times New Roman"/>
          <w:sz w:val="16"/>
          <w:szCs w:val="24"/>
          <w:lang w:eastAsia="en-US"/>
        </w:rPr>
        <w:delText>.0</w:delText>
      </w:r>
    </w:del>
    <w:ins w:id="2381" w:author="USER" w:date="2024-03-14T09:13:00Z">
      <w:r>
        <w:rPr>
          <w:rFonts w:eastAsia="Times New Roman"/>
          <w:sz w:val="16"/>
          <w:szCs w:val="24"/>
          <w:lang w:eastAsia="en-US"/>
        </w:rPr>
        <w:t>2.0.0</w:t>
      </w:r>
    </w:ins>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D93DF" w14:textId="301BE02C" w:rsidR="002F5193" w:rsidRPr="00B0624F" w:rsidRDefault="002F5193" w:rsidP="00292079">
    <w:pPr>
      <w:tabs>
        <w:tab w:val="center" w:pos="4395"/>
        <w:tab w:val="right" w:pos="8930"/>
      </w:tabs>
      <w:spacing w:after="0" w:line="240" w:lineRule="auto"/>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ins w:id="2382" w:author="USER" w:date="2024-03-14T09:13:00Z">
      <w:r>
        <w:rPr>
          <w:rFonts w:eastAsia="Times New Roman"/>
          <w:sz w:val="16"/>
          <w:szCs w:val="24"/>
          <w:lang w:eastAsia="en-US"/>
        </w:rPr>
        <w:t>March 2024</w:t>
      </w:r>
    </w:ins>
    <w:ins w:id="2383" w:author="Greenblue" w:date="2024-02-13T15:27:00Z">
      <w:del w:id="2384" w:author="USER" w:date="2024-03-14T09:13:00Z">
        <w:r w:rsidDel="006F1AC7">
          <w:rPr>
            <w:rFonts w:eastAsia="Times New Roman"/>
            <w:sz w:val="16"/>
            <w:szCs w:val="24"/>
            <w:lang w:eastAsia="en-US"/>
          </w:rPr>
          <w:delText>February 2024</w:delText>
        </w:r>
      </w:del>
    </w:ins>
    <w:r w:rsidRPr="00332F84">
      <w:rPr>
        <w:rFonts w:eastAsia="Times New Roman"/>
        <w:sz w:val="16"/>
        <w:szCs w:val="24"/>
        <w:lang w:eastAsia="en-US"/>
      </w:rPr>
      <w:tab/>
    </w:r>
    <w:ins w:id="2385" w:author="GreemBlue" w:date="2024-02-13T14:40:00Z">
      <w:r>
        <w:rPr>
          <w:rFonts w:eastAsia="Times New Roman"/>
          <w:sz w:val="16"/>
          <w:szCs w:val="24"/>
          <w:lang w:eastAsia="en-US"/>
        </w:rPr>
        <w:t xml:space="preserve">Edition </w:t>
      </w:r>
      <w:del w:id="2386" w:author="USER" w:date="2024-03-14T09:13:00Z">
        <w:r w:rsidDel="006F1AC7">
          <w:rPr>
            <w:rFonts w:eastAsia="Times New Roman"/>
            <w:sz w:val="16"/>
            <w:szCs w:val="24"/>
            <w:lang w:eastAsia="en-US"/>
          </w:rPr>
          <w:delText>1.2.0</w:delText>
        </w:r>
      </w:del>
    </w:ins>
    <w:ins w:id="2387" w:author="USER" w:date="2024-03-14T09:13:00Z">
      <w:r>
        <w:rPr>
          <w:rFonts w:eastAsia="Times New Roman"/>
          <w:sz w:val="16"/>
          <w:szCs w:val="24"/>
          <w:lang w:eastAsia="en-US"/>
        </w:rPr>
        <w:t>2.0.0</w:t>
      </w:r>
    </w:ins>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B191B" w14:textId="77777777" w:rsidR="002F5193" w:rsidRPr="00487533" w:rsidRDefault="002F5193" w:rsidP="00487533">
    <w:pPr>
      <w:pStyle w:val="af9"/>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79200" w14:textId="3C0628D0" w:rsidR="002F5193" w:rsidRPr="00B0624F" w:rsidRDefault="002F5193" w:rsidP="00292079">
    <w:pPr>
      <w:tabs>
        <w:tab w:val="center" w:pos="4395"/>
        <w:tab w:val="right" w:pos="8930"/>
      </w:tabs>
      <w:spacing w:after="0" w:line="240" w:lineRule="auto"/>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ins w:id="4835" w:author="USER" w:date="2024-03-14T09:14:00Z">
      <w:r>
        <w:rPr>
          <w:rFonts w:eastAsia="Times New Roman"/>
          <w:sz w:val="16"/>
          <w:szCs w:val="24"/>
          <w:lang w:eastAsia="en-US"/>
        </w:rPr>
        <w:t>March 2024</w:t>
      </w:r>
    </w:ins>
    <w:del w:id="4836" w:author="USER" w:date="2024-03-14T09:14:00Z">
      <w:r w:rsidRPr="003D107E" w:rsidDel="006F1AC7">
        <w:rPr>
          <w:rFonts w:ascii="맑은 고딕" w:eastAsia="맑은 고딕" w:hAnsi="맑은 고딕" w:cs="맑은 고딕"/>
          <w:sz w:val="16"/>
          <w:szCs w:val="24"/>
        </w:rPr>
        <w:delText>February 2024</w:delText>
      </w:r>
    </w:del>
    <w:r w:rsidRPr="00332F84">
      <w:rPr>
        <w:rFonts w:eastAsia="Times New Roman"/>
        <w:sz w:val="16"/>
        <w:szCs w:val="24"/>
        <w:lang w:eastAsia="en-US"/>
      </w:rPr>
      <w:tab/>
    </w:r>
    <w:r>
      <w:rPr>
        <w:rFonts w:eastAsia="Times New Roman"/>
        <w:sz w:val="16"/>
        <w:szCs w:val="24"/>
        <w:lang w:eastAsia="en-US"/>
      </w:rPr>
      <w:t xml:space="preserve">Edition </w:t>
    </w:r>
    <w:del w:id="4837" w:author="USER" w:date="2024-03-14T09:14:00Z">
      <w:r w:rsidDel="006F1AC7">
        <w:rPr>
          <w:rFonts w:eastAsia="Times New Roman"/>
          <w:sz w:val="16"/>
          <w:szCs w:val="24"/>
          <w:lang w:eastAsia="en-US"/>
        </w:rPr>
        <w:delText>1.2.0</w:delText>
      </w:r>
    </w:del>
    <w:ins w:id="4838" w:author="USER" w:date="2024-03-14T09:14:00Z">
      <w:r>
        <w:rPr>
          <w:rFonts w:eastAsia="Times New Roman"/>
          <w:sz w:val="16"/>
          <w:szCs w:val="24"/>
          <w:lang w:eastAsia="en-US"/>
        </w:rPr>
        <w:t>2.0.0</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DA5DBF" w14:textId="77777777" w:rsidR="002A5945" w:rsidRDefault="002A5945">
      <w:r>
        <w:separator/>
      </w:r>
    </w:p>
  </w:footnote>
  <w:footnote w:type="continuationSeparator" w:id="0">
    <w:p w14:paraId="36B67486" w14:textId="77777777" w:rsidR="002A5945" w:rsidRDefault="002A59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A7112" w14:textId="17651091" w:rsidR="002F5193" w:rsidRPr="00332F84" w:rsidRDefault="002F5193" w:rsidP="00A94A07">
    <w:pPr>
      <w:tabs>
        <w:tab w:val="center" w:pos="4395"/>
        <w:tab w:val="right" w:pos="8640"/>
      </w:tabs>
      <w:spacing w:after="0" w:line="240" w:lineRule="auto"/>
      <w:jc w:val="left"/>
      <w:rPr>
        <w:rFonts w:eastAsia="Times New Roman"/>
        <w:sz w:val="16"/>
        <w:szCs w:val="16"/>
        <w:lang w:eastAsia="en-US"/>
      </w:rPr>
    </w:pPr>
    <w:r w:rsidRPr="00332F84">
      <w:rPr>
        <w:rFonts w:eastAsia="Times New Roman"/>
        <w:sz w:val="16"/>
        <w:szCs w:val="16"/>
        <w:lang w:eastAsia="en-US"/>
      </w:rPr>
      <w:fldChar w:fldCharType="begin"/>
    </w:r>
    <w:r w:rsidRPr="00332F84">
      <w:rPr>
        <w:rFonts w:eastAsia="Times New Roman"/>
        <w:sz w:val="16"/>
        <w:szCs w:val="16"/>
        <w:lang w:eastAsia="en-US"/>
      </w:rPr>
      <w:instrText xml:space="preserve"> PAGE </w:instrText>
    </w:r>
    <w:r w:rsidRPr="00332F84">
      <w:rPr>
        <w:rFonts w:eastAsia="Times New Roman"/>
        <w:sz w:val="16"/>
        <w:szCs w:val="16"/>
        <w:lang w:eastAsia="en-US"/>
      </w:rPr>
      <w:fldChar w:fldCharType="separate"/>
    </w:r>
    <w:r>
      <w:rPr>
        <w:rFonts w:eastAsia="Times New Roman"/>
        <w:noProof/>
        <w:sz w:val="16"/>
        <w:szCs w:val="16"/>
        <w:lang w:eastAsia="en-US"/>
      </w:rPr>
      <w:t>8</w:t>
    </w:r>
    <w:r w:rsidRPr="00332F84">
      <w:rPr>
        <w:rFonts w:eastAsia="Times New Roman"/>
        <w:sz w:val="16"/>
        <w:szCs w:val="16"/>
        <w:lang w:eastAsia="en-US"/>
      </w:rPr>
      <w:fldChar w:fldCharType="end"/>
    </w:r>
    <w:r w:rsidRPr="00332F84">
      <w:rPr>
        <w:rFonts w:eastAsia="Times New Roman"/>
        <w:sz w:val="16"/>
        <w:szCs w:val="16"/>
        <w:lang w:eastAsia="en-US"/>
      </w:rPr>
      <w:tab/>
    </w:r>
    <w:r>
      <w:rPr>
        <w:rFonts w:eastAsia="Times New Roman"/>
        <w:sz w:val="16"/>
        <w:szCs w:val="16"/>
        <w:lang w:eastAsia="en-US"/>
      </w:rPr>
      <w:t>Catalogue of Nautical Products</w:t>
    </w:r>
    <w:r w:rsidRPr="00332F84">
      <w:rPr>
        <w:rFonts w:eastAsia="Times New Roman"/>
        <w:sz w:val="16"/>
        <w:szCs w:val="16"/>
        <w:lang w:eastAsia="en-US"/>
      </w:rPr>
      <w:tab/>
    </w:r>
  </w:p>
  <w:p w14:paraId="29903176" w14:textId="77777777" w:rsidR="002F5193" w:rsidRPr="00332F84" w:rsidRDefault="002F5193" w:rsidP="007047E7">
    <w:pPr>
      <w:pStyle w:val="afc"/>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EE4B2" w14:textId="519BFBB4" w:rsidR="002F5193" w:rsidRPr="00A94A07" w:rsidRDefault="002F5193" w:rsidP="00292079">
    <w:pPr>
      <w:tabs>
        <w:tab w:val="center" w:pos="4395"/>
        <w:tab w:val="right" w:pos="8931"/>
      </w:tabs>
      <w:spacing w:after="0" w:line="240" w:lineRule="auto"/>
      <w:rPr>
        <w:rFonts w:eastAsia="Times New Roman"/>
        <w:sz w:val="16"/>
        <w:szCs w:val="16"/>
        <w:lang w:eastAsia="en-US"/>
      </w:rPr>
    </w:pPr>
    <w:r>
      <w:rPr>
        <w:rFonts w:eastAsia="Times New Roman"/>
        <w:sz w:val="16"/>
        <w:szCs w:val="16"/>
        <w:lang w:eastAsia="en-US"/>
      </w:rPr>
      <w:tab/>
      <w:t>Catalogue of Nautical Products</w:t>
    </w:r>
    <w:r w:rsidRPr="00A94A07">
      <w:rPr>
        <w:rFonts w:eastAsia="Times New Roman"/>
        <w:sz w:val="16"/>
        <w:szCs w:val="16"/>
        <w:lang w:eastAsia="en-US"/>
      </w:rPr>
      <w:tab/>
    </w:r>
    <w:r w:rsidRPr="00A94A07">
      <w:rPr>
        <w:rFonts w:eastAsia="Times New Roman"/>
        <w:sz w:val="16"/>
        <w:szCs w:val="16"/>
        <w:lang w:eastAsia="en-US"/>
      </w:rPr>
      <w:fldChar w:fldCharType="begin"/>
    </w:r>
    <w:r w:rsidRPr="00A94A07">
      <w:rPr>
        <w:rFonts w:eastAsia="Times New Roman"/>
        <w:sz w:val="16"/>
        <w:szCs w:val="16"/>
        <w:lang w:eastAsia="en-US"/>
      </w:rPr>
      <w:instrText xml:space="preserve"> PAGE </w:instrText>
    </w:r>
    <w:r w:rsidRPr="00A94A07">
      <w:rPr>
        <w:rFonts w:eastAsia="Times New Roman"/>
        <w:sz w:val="16"/>
        <w:szCs w:val="16"/>
        <w:lang w:eastAsia="en-US"/>
      </w:rPr>
      <w:fldChar w:fldCharType="separate"/>
    </w:r>
    <w:r>
      <w:rPr>
        <w:rFonts w:eastAsia="Times New Roman"/>
        <w:noProof/>
        <w:sz w:val="16"/>
        <w:szCs w:val="16"/>
        <w:lang w:eastAsia="en-US"/>
      </w:rPr>
      <w:t>9</w:t>
    </w:r>
    <w:r w:rsidRPr="00A94A07">
      <w:rPr>
        <w:rFonts w:eastAsia="Times New Roman"/>
        <w:sz w:val="16"/>
        <w:szCs w:val="16"/>
        <w:lang w:eastAsia="en-US"/>
      </w:rPr>
      <w:fldChar w:fldCharType="end"/>
    </w:r>
  </w:p>
  <w:p w14:paraId="20A80B63" w14:textId="11B4CCAE" w:rsidR="002F5193" w:rsidRPr="00A94A07" w:rsidRDefault="002F5193" w:rsidP="00A94A07">
    <w:pPr>
      <w:pStyle w:val="af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ED4D9" w14:textId="77777777" w:rsidR="002F5193" w:rsidRDefault="002F5193" w:rsidP="00A174B6">
    <w:pPr>
      <w:pStyle w:val="afc"/>
      <w:spacing w:after="240" w:line="240" w:lineRule="auto"/>
    </w:pPr>
  </w:p>
  <w:p w14:paraId="40708BC8" w14:textId="77777777" w:rsidR="002F5193" w:rsidRDefault="002F5193" w:rsidP="00A174B6">
    <w:pPr>
      <w:pStyle w:val="afc"/>
      <w:spacing w:after="24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6503A" w14:textId="77777777" w:rsidR="002F5193" w:rsidRPr="00487533" w:rsidRDefault="002F5193" w:rsidP="00487533">
    <w:pPr>
      <w:pStyle w:val="afc"/>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C5E15" w14:textId="6B5770EC" w:rsidR="002F5193" w:rsidRPr="00332F84" w:rsidRDefault="002F5193" w:rsidP="00292079">
    <w:pPr>
      <w:tabs>
        <w:tab w:val="center" w:pos="4253"/>
      </w:tabs>
      <w:spacing w:after="0" w:line="240" w:lineRule="auto"/>
      <w:jc w:val="left"/>
      <w:rPr>
        <w:rFonts w:eastAsia="Times New Roman"/>
        <w:sz w:val="16"/>
        <w:szCs w:val="16"/>
        <w:lang w:eastAsia="en-US"/>
      </w:rPr>
    </w:pPr>
    <w:r w:rsidRPr="00332F84">
      <w:rPr>
        <w:rFonts w:eastAsia="Times New Roman"/>
        <w:sz w:val="16"/>
        <w:szCs w:val="16"/>
        <w:lang w:eastAsia="en-US"/>
      </w:rPr>
      <w:fldChar w:fldCharType="begin"/>
    </w:r>
    <w:r w:rsidRPr="00332F84">
      <w:rPr>
        <w:rFonts w:eastAsia="Times New Roman"/>
        <w:sz w:val="16"/>
        <w:szCs w:val="16"/>
        <w:lang w:eastAsia="en-US"/>
      </w:rPr>
      <w:instrText xml:space="preserve"> PAGE </w:instrText>
    </w:r>
    <w:r w:rsidRPr="00332F84">
      <w:rPr>
        <w:rFonts w:eastAsia="Times New Roman"/>
        <w:sz w:val="16"/>
        <w:szCs w:val="16"/>
        <w:lang w:eastAsia="en-US"/>
      </w:rPr>
      <w:fldChar w:fldCharType="separate"/>
    </w:r>
    <w:r>
      <w:rPr>
        <w:rFonts w:eastAsia="Times New Roman"/>
        <w:noProof/>
        <w:sz w:val="16"/>
        <w:szCs w:val="16"/>
        <w:lang w:eastAsia="en-US"/>
      </w:rPr>
      <w:t>24</w:t>
    </w:r>
    <w:r w:rsidRPr="00332F84">
      <w:rPr>
        <w:rFonts w:eastAsia="Times New Roman"/>
        <w:sz w:val="16"/>
        <w:szCs w:val="16"/>
        <w:lang w:eastAsia="en-US"/>
      </w:rPr>
      <w:fldChar w:fldCharType="end"/>
    </w:r>
    <w:r w:rsidRPr="00332F84">
      <w:rPr>
        <w:rFonts w:eastAsia="Times New Roman"/>
        <w:sz w:val="16"/>
        <w:szCs w:val="16"/>
        <w:lang w:eastAsia="en-US"/>
      </w:rPr>
      <w:tab/>
    </w:r>
    <w:r>
      <w:rPr>
        <w:rFonts w:eastAsia="Times New Roman"/>
        <w:sz w:val="16"/>
        <w:szCs w:val="16"/>
        <w:lang w:eastAsia="en-US"/>
      </w:rPr>
      <w:t>Catalogue of Nautical Products</w:t>
    </w:r>
    <w:r w:rsidRPr="00332F84">
      <w:rPr>
        <w:rFonts w:eastAsia="Times New Roman"/>
        <w:sz w:val="16"/>
        <w:szCs w:val="16"/>
        <w:lang w:eastAsia="en-US"/>
      </w:rPr>
      <w:tab/>
    </w:r>
  </w:p>
  <w:p w14:paraId="6C31EF84" w14:textId="77777777" w:rsidR="002F5193" w:rsidRPr="00332F84" w:rsidRDefault="002F5193" w:rsidP="00332F84">
    <w:pPr>
      <w:pStyle w:val="afc"/>
      <w:ind w:right="36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4E367" w14:textId="0BE4E567" w:rsidR="002F5193" w:rsidRPr="00A94A07" w:rsidRDefault="002F5193" w:rsidP="00292079">
    <w:pPr>
      <w:tabs>
        <w:tab w:val="center" w:pos="4395"/>
        <w:tab w:val="right" w:pos="8930"/>
      </w:tabs>
      <w:spacing w:after="0" w:line="240" w:lineRule="auto"/>
      <w:rPr>
        <w:rFonts w:eastAsia="Times New Roman"/>
        <w:sz w:val="16"/>
        <w:szCs w:val="16"/>
        <w:lang w:eastAsia="en-US"/>
      </w:rPr>
    </w:pPr>
    <w:r>
      <w:rPr>
        <w:rFonts w:eastAsia="Times New Roman"/>
        <w:sz w:val="16"/>
        <w:szCs w:val="16"/>
        <w:lang w:eastAsia="en-US"/>
      </w:rPr>
      <w:tab/>
    </w:r>
    <w:r w:rsidRPr="00D85B4C">
      <w:rPr>
        <w:rFonts w:eastAsia="Times New Roman"/>
        <w:sz w:val="16"/>
        <w:szCs w:val="16"/>
        <w:lang w:eastAsia="en-US"/>
      </w:rPr>
      <w:t>Catalogue of Nautical Products</w:t>
    </w:r>
    <w:r w:rsidRPr="00A94A07">
      <w:rPr>
        <w:rFonts w:eastAsia="Times New Roman"/>
        <w:sz w:val="16"/>
        <w:szCs w:val="16"/>
        <w:lang w:eastAsia="en-US"/>
      </w:rPr>
      <w:tab/>
    </w:r>
    <w:r w:rsidRPr="00A94A07">
      <w:rPr>
        <w:rFonts w:eastAsia="Times New Roman"/>
        <w:sz w:val="16"/>
        <w:szCs w:val="16"/>
        <w:lang w:eastAsia="en-US"/>
      </w:rPr>
      <w:fldChar w:fldCharType="begin"/>
    </w:r>
    <w:r w:rsidRPr="00A94A07">
      <w:rPr>
        <w:rFonts w:eastAsia="Times New Roman"/>
        <w:sz w:val="16"/>
        <w:szCs w:val="16"/>
        <w:lang w:eastAsia="en-US"/>
      </w:rPr>
      <w:instrText xml:space="preserve"> PAGE </w:instrText>
    </w:r>
    <w:r w:rsidRPr="00A94A07">
      <w:rPr>
        <w:rFonts w:eastAsia="Times New Roman"/>
        <w:sz w:val="16"/>
        <w:szCs w:val="16"/>
        <w:lang w:eastAsia="en-US"/>
      </w:rPr>
      <w:fldChar w:fldCharType="separate"/>
    </w:r>
    <w:r>
      <w:rPr>
        <w:rFonts w:eastAsia="Times New Roman"/>
        <w:noProof/>
        <w:sz w:val="16"/>
        <w:szCs w:val="16"/>
        <w:lang w:eastAsia="en-US"/>
      </w:rPr>
      <w:t>25</w:t>
    </w:r>
    <w:r w:rsidRPr="00A94A07">
      <w:rPr>
        <w:rFonts w:eastAsia="Times New Roman"/>
        <w:sz w:val="16"/>
        <w:szCs w:val="16"/>
        <w:lang w:eastAsia="en-US"/>
      </w:rPr>
      <w:fldChar w:fldCharType="end"/>
    </w:r>
  </w:p>
  <w:p w14:paraId="52C4B312" w14:textId="77777777" w:rsidR="002F5193" w:rsidRPr="00A94A07" w:rsidRDefault="002F5193" w:rsidP="00A94A07">
    <w:pPr>
      <w:pStyle w:val="af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C61A574A"/>
    <w:lvl w:ilvl="0">
      <w:start w:val="1"/>
      <w:numFmt w:val="bullet"/>
      <w:pStyle w:val="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a"/>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40"/>
      <w:lvlText w:val=""/>
      <w:lvlJc w:val="left"/>
      <w:pPr>
        <w:tabs>
          <w:tab w:val="num" w:pos="360"/>
        </w:tabs>
        <w:ind w:left="360" w:hanging="360"/>
      </w:pPr>
      <w:rPr>
        <w:rFonts w:ascii="Symbol" w:hAnsi="Symbol" w:hint="default"/>
      </w:rPr>
    </w:lvl>
  </w:abstractNum>
  <w:abstractNum w:abstractNumId="5" w15:restartNumberingAfterBreak="0">
    <w:nsid w:val="05F252BD"/>
    <w:multiLevelType w:val="singleLevel"/>
    <w:tmpl w:val="074C56F8"/>
    <w:lvl w:ilvl="0">
      <w:start w:val="1"/>
      <w:numFmt w:val="decimal"/>
      <w:pStyle w:val="5"/>
      <w:lvlText w:val="[%1]"/>
      <w:lvlJc w:val="left"/>
      <w:pPr>
        <w:tabs>
          <w:tab w:val="num" w:pos="360"/>
        </w:tabs>
        <w:ind w:left="360" w:hanging="360"/>
      </w:pPr>
    </w:lvl>
  </w:abstractNum>
  <w:abstractNum w:abstractNumId="6" w15:restartNumberingAfterBreak="0">
    <w:nsid w:val="0B0440F3"/>
    <w:multiLevelType w:val="hybridMultilevel"/>
    <w:tmpl w:val="699CE274"/>
    <w:lvl w:ilvl="0" w:tplc="980EF0F4">
      <w:start w:val="1"/>
      <w:numFmt w:val="decimal"/>
      <w:lvlText w:val="%1)"/>
      <w:lvlJc w:val="left"/>
      <w:pPr>
        <w:ind w:left="560" w:hanging="360"/>
      </w:pPr>
      <w:rPr>
        <w:rFonts w:hint="default"/>
      </w:rPr>
    </w:lvl>
    <w:lvl w:ilvl="1" w:tplc="04090019" w:tentative="1">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11603C7E"/>
    <w:multiLevelType w:val="hybridMultilevel"/>
    <w:tmpl w:val="F00C8408"/>
    <w:lvl w:ilvl="0" w:tplc="AF967E2E">
      <w:numFmt w:val="bullet"/>
      <w:lvlText w:val=""/>
      <w:lvlJc w:val="left"/>
      <w:pPr>
        <w:ind w:left="766" w:hanging="284"/>
      </w:pPr>
      <w:rPr>
        <w:rFonts w:hint="default"/>
        <w:w w:val="99"/>
        <w:lang w:val="en-US" w:eastAsia="en-US" w:bidi="ar-SA"/>
      </w:rPr>
    </w:lvl>
    <w:lvl w:ilvl="1" w:tplc="090C4EAA">
      <w:numFmt w:val="bullet"/>
      <w:lvlText w:val=""/>
      <w:lvlJc w:val="left"/>
      <w:pPr>
        <w:ind w:left="979" w:hanging="360"/>
      </w:pPr>
      <w:rPr>
        <w:rFonts w:ascii="Symbol" w:eastAsia="Symbol" w:hAnsi="Symbol" w:cs="Symbol" w:hint="default"/>
        <w:w w:val="99"/>
        <w:sz w:val="20"/>
        <w:szCs w:val="20"/>
        <w:lang w:val="en-US" w:eastAsia="en-US" w:bidi="ar-SA"/>
      </w:rPr>
    </w:lvl>
    <w:lvl w:ilvl="2" w:tplc="1EC86608">
      <w:numFmt w:val="bullet"/>
      <w:lvlText w:val="•"/>
      <w:lvlJc w:val="left"/>
      <w:pPr>
        <w:ind w:left="1982" w:hanging="360"/>
      </w:pPr>
      <w:rPr>
        <w:rFonts w:hint="default"/>
        <w:lang w:val="en-US" w:eastAsia="en-US" w:bidi="ar-SA"/>
      </w:rPr>
    </w:lvl>
    <w:lvl w:ilvl="3" w:tplc="DF4ADEE0">
      <w:numFmt w:val="bullet"/>
      <w:lvlText w:val="•"/>
      <w:lvlJc w:val="left"/>
      <w:pPr>
        <w:ind w:left="2985" w:hanging="360"/>
      </w:pPr>
      <w:rPr>
        <w:rFonts w:hint="default"/>
        <w:lang w:val="en-US" w:eastAsia="en-US" w:bidi="ar-SA"/>
      </w:rPr>
    </w:lvl>
    <w:lvl w:ilvl="4" w:tplc="BF048E8C">
      <w:numFmt w:val="bullet"/>
      <w:lvlText w:val="•"/>
      <w:lvlJc w:val="left"/>
      <w:pPr>
        <w:ind w:left="3988" w:hanging="360"/>
      </w:pPr>
      <w:rPr>
        <w:rFonts w:hint="default"/>
        <w:lang w:val="en-US" w:eastAsia="en-US" w:bidi="ar-SA"/>
      </w:rPr>
    </w:lvl>
    <w:lvl w:ilvl="5" w:tplc="2D0A1FBE">
      <w:numFmt w:val="bullet"/>
      <w:lvlText w:val="•"/>
      <w:lvlJc w:val="left"/>
      <w:pPr>
        <w:ind w:left="4991" w:hanging="360"/>
      </w:pPr>
      <w:rPr>
        <w:rFonts w:hint="default"/>
        <w:lang w:val="en-US" w:eastAsia="en-US" w:bidi="ar-SA"/>
      </w:rPr>
    </w:lvl>
    <w:lvl w:ilvl="6" w:tplc="1884DCFA">
      <w:numFmt w:val="bullet"/>
      <w:lvlText w:val="•"/>
      <w:lvlJc w:val="left"/>
      <w:pPr>
        <w:ind w:left="5994" w:hanging="360"/>
      </w:pPr>
      <w:rPr>
        <w:rFonts w:hint="default"/>
        <w:lang w:val="en-US" w:eastAsia="en-US" w:bidi="ar-SA"/>
      </w:rPr>
    </w:lvl>
    <w:lvl w:ilvl="7" w:tplc="EB18BC2C">
      <w:numFmt w:val="bullet"/>
      <w:lvlText w:val="•"/>
      <w:lvlJc w:val="left"/>
      <w:pPr>
        <w:ind w:left="6997" w:hanging="360"/>
      </w:pPr>
      <w:rPr>
        <w:rFonts w:hint="default"/>
        <w:lang w:val="en-US" w:eastAsia="en-US" w:bidi="ar-SA"/>
      </w:rPr>
    </w:lvl>
    <w:lvl w:ilvl="8" w:tplc="682262EA">
      <w:numFmt w:val="bullet"/>
      <w:lvlText w:val="•"/>
      <w:lvlJc w:val="left"/>
      <w:pPr>
        <w:ind w:left="8000" w:hanging="360"/>
      </w:pPr>
      <w:rPr>
        <w:rFonts w:hint="default"/>
        <w:lang w:val="en-US" w:eastAsia="en-US" w:bidi="ar-SA"/>
      </w:rPr>
    </w:lvl>
  </w:abstractNum>
  <w:abstractNum w:abstractNumId="8" w15:restartNumberingAfterBreak="0">
    <w:nsid w:val="253E0534"/>
    <w:multiLevelType w:val="hybridMultilevel"/>
    <w:tmpl w:val="0106B35C"/>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62887578">
      <w:numFmt w:val="bullet"/>
      <w:lvlText w:val="o"/>
      <w:lvlJc w:val="left"/>
      <w:pPr>
        <w:ind w:left="1320" w:hanging="440"/>
      </w:pPr>
      <w:rPr>
        <w:rFonts w:ascii="Courier New" w:eastAsia="Courier New" w:hAnsi="Courier New" w:cs="Courier New" w:hint="default"/>
        <w:w w:val="99"/>
        <w:sz w:val="20"/>
        <w:szCs w:val="20"/>
        <w:lang w:val="en-US" w:eastAsia="en-US" w:bidi="ar-SA"/>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5BE2656"/>
    <w:multiLevelType w:val="hybridMultilevel"/>
    <w:tmpl w:val="CA20BE7A"/>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293A5307"/>
    <w:multiLevelType w:val="multilevel"/>
    <w:tmpl w:val="6B52A7EA"/>
    <w:lvl w:ilvl="0">
      <w:start w:val="1"/>
      <w:numFmt w:val="decimal"/>
      <w:pStyle w:val="1"/>
      <w:lvlText w:val="%1"/>
      <w:lvlJc w:val="left"/>
      <w:pPr>
        <w:ind w:left="432" w:hanging="432"/>
      </w:pPr>
    </w:lvl>
    <w:lvl w:ilvl="1">
      <w:start w:val="1"/>
      <w:numFmt w:val="decimal"/>
      <w:pStyle w:val="20"/>
      <w:lvlText w:val="%1.%2"/>
      <w:lvlJc w:val="left"/>
      <w:pPr>
        <w:ind w:left="576" w:hanging="576"/>
      </w:pPr>
    </w:lvl>
    <w:lvl w:ilvl="2">
      <w:start w:val="1"/>
      <w:numFmt w:val="decimal"/>
      <w:pStyle w:val="30"/>
      <w:lvlText w:val="%1.%2.%3"/>
      <w:lvlJc w:val="left"/>
      <w:pPr>
        <w:ind w:left="8092" w:hanging="720"/>
      </w:pPr>
    </w:lvl>
    <w:lvl w:ilvl="3">
      <w:start w:val="1"/>
      <w:numFmt w:val="decimal"/>
      <w:pStyle w:val="41"/>
      <w:lvlText w:val="%1.%2.%3.%4"/>
      <w:lvlJc w:val="left"/>
      <w:pPr>
        <w:ind w:left="864" w:hanging="864"/>
      </w:pPr>
    </w:lvl>
    <w:lvl w:ilvl="4">
      <w:start w:val="1"/>
      <w:numFmt w:val="decimal"/>
      <w:pStyle w:val="50"/>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2B5F1E21"/>
    <w:multiLevelType w:val="hybridMultilevel"/>
    <w:tmpl w:val="5DFE71B8"/>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1"/>
      <w:lvlText w:val="B%1.%2"/>
      <w:lvlJc w:val="left"/>
      <w:pPr>
        <w:tabs>
          <w:tab w:val="num" w:pos="450"/>
        </w:tabs>
        <w:ind w:left="90" w:hanging="9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1"/>
      <w:lvlText w:val="B%1.%2.%3"/>
      <w:lvlJc w:val="left"/>
      <w:pPr>
        <w:tabs>
          <w:tab w:val="num" w:pos="720"/>
        </w:tabs>
        <w:ind w:left="0" w:firstLine="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13" w15:restartNumberingAfterBreak="0">
    <w:nsid w:val="387D4433"/>
    <w:multiLevelType w:val="multilevel"/>
    <w:tmpl w:val="EF029DE6"/>
    <w:name w:val="heading"/>
    <w:lvl w:ilvl="0">
      <w:start w:val="1"/>
      <w:numFmt w:val="bullet"/>
      <w:pStyle w:val="ANNEX"/>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3A463DAB"/>
    <w:multiLevelType w:val="hybridMultilevel"/>
    <w:tmpl w:val="B78CE4BC"/>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47CA4D3D"/>
    <w:multiLevelType w:val="hybridMultilevel"/>
    <w:tmpl w:val="4BAC5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5355CA9"/>
    <w:multiLevelType w:val="hybridMultilevel"/>
    <w:tmpl w:val="DC1E2652"/>
    <w:lvl w:ilvl="0" w:tplc="D812A83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69A94FA5"/>
    <w:multiLevelType w:val="hybridMultilevel"/>
    <w:tmpl w:val="4FA01002"/>
    <w:lvl w:ilvl="0" w:tplc="C2A01A38">
      <w:start w:val="1"/>
      <w:numFmt w:val="upperLetter"/>
      <w:pStyle w:val="Annex0"/>
      <w:lvlText w:val="Anne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B21A83"/>
    <w:multiLevelType w:val="hybridMultilevel"/>
    <w:tmpl w:val="FA8207BA"/>
    <w:lvl w:ilvl="0" w:tplc="C966CCA8">
      <w:start w:val="1"/>
      <w:numFmt w:val="decimal"/>
      <w:lvlText w:val="%1)"/>
      <w:lvlJc w:val="left"/>
      <w:pPr>
        <w:ind w:left="3780" w:hanging="360"/>
      </w:pPr>
      <w:rPr>
        <w:rFonts w:hint="default"/>
      </w:rPr>
    </w:lvl>
    <w:lvl w:ilvl="1" w:tplc="04090019" w:tentative="1">
      <w:start w:val="1"/>
      <w:numFmt w:val="upperLetter"/>
      <w:lvlText w:val="%2."/>
      <w:lvlJc w:val="left"/>
      <w:pPr>
        <w:ind w:left="4300" w:hanging="440"/>
      </w:pPr>
    </w:lvl>
    <w:lvl w:ilvl="2" w:tplc="0409001B" w:tentative="1">
      <w:start w:val="1"/>
      <w:numFmt w:val="lowerRoman"/>
      <w:lvlText w:val="%3."/>
      <w:lvlJc w:val="right"/>
      <w:pPr>
        <w:ind w:left="4740" w:hanging="440"/>
      </w:pPr>
    </w:lvl>
    <w:lvl w:ilvl="3" w:tplc="0409000F" w:tentative="1">
      <w:start w:val="1"/>
      <w:numFmt w:val="decimal"/>
      <w:lvlText w:val="%4."/>
      <w:lvlJc w:val="left"/>
      <w:pPr>
        <w:ind w:left="5180" w:hanging="440"/>
      </w:pPr>
    </w:lvl>
    <w:lvl w:ilvl="4" w:tplc="04090019" w:tentative="1">
      <w:start w:val="1"/>
      <w:numFmt w:val="upperLetter"/>
      <w:lvlText w:val="%5."/>
      <w:lvlJc w:val="left"/>
      <w:pPr>
        <w:ind w:left="5620" w:hanging="440"/>
      </w:pPr>
    </w:lvl>
    <w:lvl w:ilvl="5" w:tplc="0409001B" w:tentative="1">
      <w:start w:val="1"/>
      <w:numFmt w:val="lowerRoman"/>
      <w:lvlText w:val="%6."/>
      <w:lvlJc w:val="right"/>
      <w:pPr>
        <w:ind w:left="6060" w:hanging="440"/>
      </w:pPr>
    </w:lvl>
    <w:lvl w:ilvl="6" w:tplc="0409000F" w:tentative="1">
      <w:start w:val="1"/>
      <w:numFmt w:val="decimal"/>
      <w:lvlText w:val="%7."/>
      <w:lvlJc w:val="left"/>
      <w:pPr>
        <w:ind w:left="6500" w:hanging="440"/>
      </w:pPr>
    </w:lvl>
    <w:lvl w:ilvl="7" w:tplc="04090019" w:tentative="1">
      <w:start w:val="1"/>
      <w:numFmt w:val="upperLetter"/>
      <w:lvlText w:val="%8."/>
      <w:lvlJc w:val="left"/>
      <w:pPr>
        <w:ind w:left="6940" w:hanging="440"/>
      </w:pPr>
    </w:lvl>
    <w:lvl w:ilvl="8" w:tplc="0409001B" w:tentative="1">
      <w:start w:val="1"/>
      <w:numFmt w:val="lowerRoman"/>
      <w:lvlText w:val="%9."/>
      <w:lvlJc w:val="right"/>
      <w:pPr>
        <w:ind w:left="7380" w:hanging="440"/>
      </w:pPr>
    </w:lvl>
  </w:abstractNum>
  <w:abstractNum w:abstractNumId="19" w15:restartNumberingAfterBreak="0">
    <w:nsid w:val="73DE6279"/>
    <w:multiLevelType w:val="hybridMultilevel"/>
    <w:tmpl w:val="2E1C4890"/>
    <w:lvl w:ilvl="0" w:tplc="2B5CCFF0">
      <w:numFmt w:val="bullet"/>
      <w:lvlText w:val=""/>
      <w:lvlJc w:val="left"/>
      <w:pPr>
        <w:ind w:left="766" w:hanging="284"/>
      </w:pPr>
      <w:rPr>
        <w:rFonts w:ascii="Symbol" w:eastAsia="Symbol" w:hAnsi="Symbol" w:cs="Symbol" w:hint="default"/>
        <w:w w:val="99"/>
        <w:sz w:val="20"/>
        <w:szCs w:val="20"/>
        <w:lang w:val="en-US" w:eastAsia="en-US" w:bidi="ar-SA"/>
      </w:rPr>
    </w:lvl>
    <w:lvl w:ilvl="1" w:tplc="AACE1B4E">
      <w:numFmt w:val="bullet"/>
      <w:lvlText w:val="•"/>
      <w:lvlJc w:val="left"/>
      <w:pPr>
        <w:ind w:left="1684" w:hanging="284"/>
      </w:pPr>
      <w:rPr>
        <w:rFonts w:hint="default"/>
        <w:lang w:val="en-US" w:eastAsia="en-US" w:bidi="ar-SA"/>
      </w:rPr>
    </w:lvl>
    <w:lvl w:ilvl="2" w:tplc="DE364AD6">
      <w:numFmt w:val="bullet"/>
      <w:lvlText w:val="•"/>
      <w:lvlJc w:val="left"/>
      <w:pPr>
        <w:ind w:left="2609" w:hanging="284"/>
      </w:pPr>
      <w:rPr>
        <w:rFonts w:hint="default"/>
        <w:lang w:val="en-US" w:eastAsia="en-US" w:bidi="ar-SA"/>
      </w:rPr>
    </w:lvl>
    <w:lvl w:ilvl="3" w:tplc="4B1A8DA0">
      <w:numFmt w:val="bullet"/>
      <w:lvlText w:val="•"/>
      <w:lvlJc w:val="left"/>
      <w:pPr>
        <w:ind w:left="3533" w:hanging="284"/>
      </w:pPr>
      <w:rPr>
        <w:rFonts w:hint="default"/>
        <w:lang w:val="en-US" w:eastAsia="en-US" w:bidi="ar-SA"/>
      </w:rPr>
    </w:lvl>
    <w:lvl w:ilvl="4" w:tplc="D4C086FE">
      <w:numFmt w:val="bullet"/>
      <w:lvlText w:val="•"/>
      <w:lvlJc w:val="left"/>
      <w:pPr>
        <w:ind w:left="4458" w:hanging="284"/>
      </w:pPr>
      <w:rPr>
        <w:rFonts w:hint="default"/>
        <w:lang w:val="en-US" w:eastAsia="en-US" w:bidi="ar-SA"/>
      </w:rPr>
    </w:lvl>
    <w:lvl w:ilvl="5" w:tplc="3D3209F8">
      <w:numFmt w:val="bullet"/>
      <w:lvlText w:val="•"/>
      <w:lvlJc w:val="left"/>
      <w:pPr>
        <w:ind w:left="5383" w:hanging="284"/>
      </w:pPr>
      <w:rPr>
        <w:rFonts w:hint="default"/>
        <w:lang w:val="en-US" w:eastAsia="en-US" w:bidi="ar-SA"/>
      </w:rPr>
    </w:lvl>
    <w:lvl w:ilvl="6" w:tplc="D398F4C6">
      <w:numFmt w:val="bullet"/>
      <w:lvlText w:val="•"/>
      <w:lvlJc w:val="left"/>
      <w:pPr>
        <w:ind w:left="6307" w:hanging="284"/>
      </w:pPr>
      <w:rPr>
        <w:rFonts w:hint="default"/>
        <w:lang w:val="en-US" w:eastAsia="en-US" w:bidi="ar-SA"/>
      </w:rPr>
    </w:lvl>
    <w:lvl w:ilvl="7" w:tplc="153E4568">
      <w:numFmt w:val="bullet"/>
      <w:lvlText w:val="•"/>
      <w:lvlJc w:val="left"/>
      <w:pPr>
        <w:ind w:left="7232" w:hanging="284"/>
      </w:pPr>
      <w:rPr>
        <w:rFonts w:hint="default"/>
        <w:lang w:val="en-US" w:eastAsia="en-US" w:bidi="ar-SA"/>
      </w:rPr>
    </w:lvl>
    <w:lvl w:ilvl="8" w:tplc="305A56B4">
      <w:numFmt w:val="bullet"/>
      <w:lvlText w:val="•"/>
      <w:lvlJc w:val="left"/>
      <w:pPr>
        <w:ind w:left="8157" w:hanging="284"/>
      </w:pPr>
      <w:rPr>
        <w:rFonts w:hint="default"/>
        <w:lang w:val="en-US" w:eastAsia="en-US" w:bidi="ar-SA"/>
      </w:rPr>
    </w:lvl>
  </w:abstractNum>
  <w:abstractNum w:abstractNumId="20" w15:restartNumberingAfterBreak="0">
    <w:nsid w:val="740F220E"/>
    <w:multiLevelType w:val="hybridMultilevel"/>
    <w:tmpl w:val="9A66BFB0"/>
    <w:lvl w:ilvl="0" w:tplc="1992668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78867A29"/>
    <w:multiLevelType w:val="hybridMultilevel"/>
    <w:tmpl w:val="6BF27B30"/>
    <w:lvl w:ilvl="0" w:tplc="210ABE4E">
      <w:start w:val="8"/>
      <w:numFmt w:val="decimal"/>
      <w:lvlText w:val="%1"/>
      <w:lvlJc w:val="left"/>
      <w:pPr>
        <w:ind w:left="557" w:hanging="358"/>
      </w:pPr>
      <w:rPr>
        <w:rFonts w:ascii="Arial" w:eastAsia="Arial" w:hAnsi="Arial" w:cs="Arial" w:hint="default"/>
        <w:b/>
        <w:bCs/>
        <w:w w:val="99"/>
        <w:sz w:val="24"/>
        <w:szCs w:val="24"/>
        <w:lang w:val="en-US" w:eastAsia="en-US" w:bidi="ar-SA"/>
      </w:rPr>
    </w:lvl>
    <w:lvl w:ilvl="1" w:tplc="310C2568">
      <w:numFmt w:val="bullet"/>
      <w:lvlText w:val=""/>
      <w:lvlJc w:val="left"/>
      <w:pPr>
        <w:ind w:left="766" w:hanging="284"/>
      </w:pPr>
      <w:rPr>
        <w:rFonts w:ascii="Symbol" w:eastAsia="Symbol" w:hAnsi="Symbol" w:cs="Symbol" w:hint="default"/>
        <w:w w:val="99"/>
        <w:sz w:val="20"/>
        <w:szCs w:val="20"/>
        <w:lang w:val="en-US" w:eastAsia="en-US" w:bidi="ar-SA"/>
      </w:rPr>
    </w:lvl>
    <w:lvl w:ilvl="2" w:tplc="7F2093D2">
      <w:numFmt w:val="bullet"/>
      <w:lvlText w:val="o"/>
      <w:lvlJc w:val="left"/>
      <w:pPr>
        <w:ind w:left="1332" w:hanging="281"/>
      </w:pPr>
      <w:rPr>
        <w:rFonts w:ascii="Courier New" w:eastAsia="Courier New" w:hAnsi="Courier New" w:cs="Courier New" w:hint="default"/>
        <w:w w:val="99"/>
        <w:sz w:val="20"/>
        <w:szCs w:val="20"/>
        <w:lang w:val="en-US" w:eastAsia="en-US" w:bidi="ar-SA"/>
      </w:rPr>
    </w:lvl>
    <w:lvl w:ilvl="3" w:tplc="63FAEC26">
      <w:numFmt w:val="bullet"/>
      <w:lvlText w:val="•"/>
      <w:lvlJc w:val="left"/>
      <w:pPr>
        <w:ind w:left="2423" w:hanging="281"/>
      </w:pPr>
      <w:rPr>
        <w:rFonts w:hint="default"/>
        <w:lang w:val="en-US" w:eastAsia="en-US" w:bidi="ar-SA"/>
      </w:rPr>
    </w:lvl>
    <w:lvl w:ilvl="4" w:tplc="1CD205D2">
      <w:numFmt w:val="bullet"/>
      <w:lvlText w:val="•"/>
      <w:lvlJc w:val="left"/>
      <w:pPr>
        <w:ind w:left="3506" w:hanging="281"/>
      </w:pPr>
      <w:rPr>
        <w:rFonts w:hint="default"/>
        <w:lang w:val="en-US" w:eastAsia="en-US" w:bidi="ar-SA"/>
      </w:rPr>
    </w:lvl>
    <w:lvl w:ilvl="5" w:tplc="A832004E">
      <w:numFmt w:val="bullet"/>
      <w:lvlText w:val="•"/>
      <w:lvlJc w:val="left"/>
      <w:pPr>
        <w:ind w:left="4589" w:hanging="281"/>
      </w:pPr>
      <w:rPr>
        <w:rFonts w:hint="default"/>
        <w:lang w:val="en-US" w:eastAsia="en-US" w:bidi="ar-SA"/>
      </w:rPr>
    </w:lvl>
    <w:lvl w:ilvl="6" w:tplc="266665C0">
      <w:numFmt w:val="bullet"/>
      <w:lvlText w:val="•"/>
      <w:lvlJc w:val="left"/>
      <w:pPr>
        <w:ind w:left="5673" w:hanging="281"/>
      </w:pPr>
      <w:rPr>
        <w:rFonts w:hint="default"/>
        <w:lang w:val="en-US" w:eastAsia="en-US" w:bidi="ar-SA"/>
      </w:rPr>
    </w:lvl>
    <w:lvl w:ilvl="7" w:tplc="13562AF0">
      <w:numFmt w:val="bullet"/>
      <w:lvlText w:val="•"/>
      <w:lvlJc w:val="left"/>
      <w:pPr>
        <w:ind w:left="6756" w:hanging="281"/>
      </w:pPr>
      <w:rPr>
        <w:rFonts w:hint="default"/>
        <w:lang w:val="en-US" w:eastAsia="en-US" w:bidi="ar-SA"/>
      </w:rPr>
    </w:lvl>
    <w:lvl w:ilvl="8" w:tplc="C2188BD6">
      <w:numFmt w:val="bullet"/>
      <w:lvlText w:val="•"/>
      <w:lvlJc w:val="left"/>
      <w:pPr>
        <w:ind w:left="7839" w:hanging="281"/>
      </w:pPr>
      <w:rPr>
        <w:rFonts w:hint="default"/>
        <w:lang w:val="en-US" w:eastAsia="en-US" w:bidi="ar-SA"/>
      </w:rPr>
    </w:lvl>
  </w:abstractNum>
  <w:abstractNum w:abstractNumId="22" w15:restartNumberingAfterBreak="0">
    <w:nsid w:val="7AE879EF"/>
    <w:multiLevelType w:val="hybridMultilevel"/>
    <w:tmpl w:val="CAFA845E"/>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abstractNumId w:val="12"/>
  </w:num>
  <w:num w:numId="2">
    <w:abstractNumId w:val="5"/>
  </w:num>
  <w:num w:numId="3">
    <w:abstractNumId w:val="4"/>
  </w:num>
  <w:num w:numId="4">
    <w:abstractNumId w:val="3"/>
  </w:num>
  <w:num w:numId="5">
    <w:abstractNumId w:val="2"/>
  </w:num>
  <w:num w:numId="6">
    <w:abstractNumId w:val="1"/>
  </w:num>
  <w:num w:numId="7">
    <w:abstractNumId w:val="0"/>
  </w:num>
  <w:num w:numId="8">
    <w:abstractNumId w:val="13"/>
  </w:num>
  <w:num w:numId="9">
    <w:abstractNumId w:val="15"/>
  </w:num>
  <w:num w:numId="10">
    <w:abstractNumId w:val="10"/>
  </w:num>
  <w:num w:numId="11">
    <w:abstractNumId w:val="17"/>
  </w:num>
  <w:num w:numId="12">
    <w:abstractNumId w:val="18"/>
  </w:num>
  <w:num w:numId="13">
    <w:abstractNumId w:val="8"/>
  </w:num>
  <w:num w:numId="14">
    <w:abstractNumId w:val="9"/>
  </w:num>
  <w:num w:numId="15">
    <w:abstractNumId w:val="21"/>
  </w:num>
  <w:num w:numId="16">
    <w:abstractNumId w:val="11"/>
  </w:num>
  <w:num w:numId="17">
    <w:abstractNumId w:val="14"/>
  </w:num>
  <w:num w:numId="18">
    <w:abstractNumId w:val="7"/>
  </w:num>
  <w:num w:numId="19">
    <w:abstractNumId w:val="6"/>
  </w:num>
  <w:num w:numId="20">
    <w:abstractNumId w:val="16"/>
  </w:num>
  <w:num w:numId="21">
    <w:abstractNumId w:val="20"/>
  </w:num>
  <w:num w:numId="22">
    <w:abstractNumId w:val="22"/>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
    <w15:presenceInfo w15:providerId="None" w15:userId="USER"/>
  </w15:person>
  <w15:person w15:author="GreemBlue">
    <w15:presenceInfo w15:providerId="None" w15:userId="GreemBlue"/>
  </w15:person>
  <w15:person w15:author="Greenblue">
    <w15:presenceInfo w15:providerId="None" w15:userId="Greenblue"/>
  </w15:person>
  <w15:person w15:author="Harin Oh">
    <w15:presenceInfo w15:providerId="Windows Live" w15:userId="456a99b24e396a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533"/>
    <w:rsid w:val="000005A4"/>
    <w:rsid w:val="00002094"/>
    <w:rsid w:val="00004989"/>
    <w:rsid w:val="000049AF"/>
    <w:rsid w:val="00004B50"/>
    <w:rsid w:val="000052AD"/>
    <w:rsid w:val="000052BD"/>
    <w:rsid w:val="00005A78"/>
    <w:rsid w:val="0000728E"/>
    <w:rsid w:val="0001166A"/>
    <w:rsid w:val="000140DB"/>
    <w:rsid w:val="00014234"/>
    <w:rsid w:val="000158F8"/>
    <w:rsid w:val="00021149"/>
    <w:rsid w:val="00021383"/>
    <w:rsid w:val="00021A37"/>
    <w:rsid w:val="00024A4C"/>
    <w:rsid w:val="000270FF"/>
    <w:rsid w:val="00027A8C"/>
    <w:rsid w:val="00030D72"/>
    <w:rsid w:val="00031CBC"/>
    <w:rsid w:val="0003240A"/>
    <w:rsid w:val="00032F22"/>
    <w:rsid w:val="00035108"/>
    <w:rsid w:val="0003528A"/>
    <w:rsid w:val="000356FA"/>
    <w:rsid w:val="00035C11"/>
    <w:rsid w:val="000362EB"/>
    <w:rsid w:val="00036B75"/>
    <w:rsid w:val="000379ED"/>
    <w:rsid w:val="0004063A"/>
    <w:rsid w:val="00040E13"/>
    <w:rsid w:val="000419AB"/>
    <w:rsid w:val="00042241"/>
    <w:rsid w:val="00044EF9"/>
    <w:rsid w:val="00044FEE"/>
    <w:rsid w:val="000454EF"/>
    <w:rsid w:val="00045F4B"/>
    <w:rsid w:val="00046E0A"/>
    <w:rsid w:val="00047037"/>
    <w:rsid w:val="00047F6B"/>
    <w:rsid w:val="00050202"/>
    <w:rsid w:val="000509BA"/>
    <w:rsid w:val="0005119E"/>
    <w:rsid w:val="00053ABB"/>
    <w:rsid w:val="0005492C"/>
    <w:rsid w:val="0005510C"/>
    <w:rsid w:val="000563DC"/>
    <w:rsid w:val="00056ECE"/>
    <w:rsid w:val="00060957"/>
    <w:rsid w:val="00061CED"/>
    <w:rsid w:val="000620F8"/>
    <w:rsid w:val="0006482A"/>
    <w:rsid w:val="00064E25"/>
    <w:rsid w:val="00066C10"/>
    <w:rsid w:val="00066C71"/>
    <w:rsid w:val="00070080"/>
    <w:rsid w:val="00071706"/>
    <w:rsid w:val="00071D8B"/>
    <w:rsid w:val="000747B3"/>
    <w:rsid w:val="00074A15"/>
    <w:rsid w:val="000750E4"/>
    <w:rsid w:val="00075928"/>
    <w:rsid w:val="0007602E"/>
    <w:rsid w:val="00076A6D"/>
    <w:rsid w:val="000771BD"/>
    <w:rsid w:val="000772C2"/>
    <w:rsid w:val="000773A9"/>
    <w:rsid w:val="0008096E"/>
    <w:rsid w:val="00080EBB"/>
    <w:rsid w:val="00082FFA"/>
    <w:rsid w:val="00083C67"/>
    <w:rsid w:val="00084C3B"/>
    <w:rsid w:val="000854BF"/>
    <w:rsid w:val="00087A13"/>
    <w:rsid w:val="00090219"/>
    <w:rsid w:val="00097E2B"/>
    <w:rsid w:val="000A060C"/>
    <w:rsid w:val="000A0B2E"/>
    <w:rsid w:val="000A1840"/>
    <w:rsid w:val="000A1874"/>
    <w:rsid w:val="000A1A45"/>
    <w:rsid w:val="000A1AC7"/>
    <w:rsid w:val="000A292E"/>
    <w:rsid w:val="000A457A"/>
    <w:rsid w:val="000A45DF"/>
    <w:rsid w:val="000A5062"/>
    <w:rsid w:val="000A5915"/>
    <w:rsid w:val="000A60E9"/>
    <w:rsid w:val="000A61BE"/>
    <w:rsid w:val="000A6853"/>
    <w:rsid w:val="000A6CF6"/>
    <w:rsid w:val="000B2FB7"/>
    <w:rsid w:val="000B39E5"/>
    <w:rsid w:val="000B3F82"/>
    <w:rsid w:val="000B40A1"/>
    <w:rsid w:val="000B640E"/>
    <w:rsid w:val="000B7185"/>
    <w:rsid w:val="000B7BFA"/>
    <w:rsid w:val="000C00A8"/>
    <w:rsid w:val="000C109C"/>
    <w:rsid w:val="000C2038"/>
    <w:rsid w:val="000C2C7C"/>
    <w:rsid w:val="000C609E"/>
    <w:rsid w:val="000C7798"/>
    <w:rsid w:val="000C7A81"/>
    <w:rsid w:val="000C7B98"/>
    <w:rsid w:val="000D0422"/>
    <w:rsid w:val="000D052B"/>
    <w:rsid w:val="000D187A"/>
    <w:rsid w:val="000D23CA"/>
    <w:rsid w:val="000D38E5"/>
    <w:rsid w:val="000D40A6"/>
    <w:rsid w:val="000D4197"/>
    <w:rsid w:val="000D6280"/>
    <w:rsid w:val="000D652B"/>
    <w:rsid w:val="000D7925"/>
    <w:rsid w:val="000D7C94"/>
    <w:rsid w:val="000E033C"/>
    <w:rsid w:val="000E1DFD"/>
    <w:rsid w:val="000E551F"/>
    <w:rsid w:val="000E5DA7"/>
    <w:rsid w:val="000E6258"/>
    <w:rsid w:val="000E78BB"/>
    <w:rsid w:val="000F06D2"/>
    <w:rsid w:val="000F094B"/>
    <w:rsid w:val="000F0F20"/>
    <w:rsid w:val="000F2AEA"/>
    <w:rsid w:val="000F4707"/>
    <w:rsid w:val="000F6A4D"/>
    <w:rsid w:val="000F7B9F"/>
    <w:rsid w:val="000F7C0E"/>
    <w:rsid w:val="000F7F7E"/>
    <w:rsid w:val="00100367"/>
    <w:rsid w:val="001004B0"/>
    <w:rsid w:val="00100A96"/>
    <w:rsid w:val="00101207"/>
    <w:rsid w:val="00101EF2"/>
    <w:rsid w:val="00103764"/>
    <w:rsid w:val="0010463A"/>
    <w:rsid w:val="001056D7"/>
    <w:rsid w:val="0010600C"/>
    <w:rsid w:val="001073C7"/>
    <w:rsid w:val="00107959"/>
    <w:rsid w:val="001100A3"/>
    <w:rsid w:val="00110125"/>
    <w:rsid w:val="00110BF6"/>
    <w:rsid w:val="00111A20"/>
    <w:rsid w:val="001130BF"/>
    <w:rsid w:val="00114143"/>
    <w:rsid w:val="00114F4F"/>
    <w:rsid w:val="00117EF5"/>
    <w:rsid w:val="00120A87"/>
    <w:rsid w:val="001212E4"/>
    <w:rsid w:val="00121682"/>
    <w:rsid w:val="0012194F"/>
    <w:rsid w:val="00121999"/>
    <w:rsid w:val="001221F6"/>
    <w:rsid w:val="001226F3"/>
    <w:rsid w:val="00122B61"/>
    <w:rsid w:val="00132312"/>
    <w:rsid w:val="00132692"/>
    <w:rsid w:val="0013337E"/>
    <w:rsid w:val="0013352C"/>
    <w:rsid w:val="00133B7A"/>
    <w:rsid w:val="00133E56"/>
    <w:rsid w:val="00134179"/>
    <w:rsid w:val="00134DF5"/>
    <w:rsid w:val="001353B0"/>
    <w:rsid w:val="00136303"/>
    <w:rsid w:val="00136C12"/>
    <w:rsid w:val="00137902"/>
    <w:rsid w:val="00140947"/>
    <w:rsid w:val="00140A32"/>
    <w:rsid w:val="00141486"/>
    <w:rsid w:val="00141BA0"/>
    <w:rsid w:val="00142616"/>
    <w:rsid w:val="00143BA6"/>
    <w:rsid w:val="00143BFC"/>
    <w:rsid w:val="00143D25"/>
    <w:rsid w:val="00143F82"/>
    <w:rsid w:val="00144C2B"/>
    <w:rsid w:val="00147600"/>
    <w:rsid w:val="00147EE5"/>
    <w:rsid w:val="00150B63"/>
    <w:rsid w:val="00150CEE"/>
    <w:rsid w:val="001516CA"/>
    <w:rsid w:val="00152A33"/>
    <w:rsid w:val="00153BB5"/>
    <w:rsid w:val="00153D38"/>
    <w:rsid w:val="0015421F"/>
    <w:rsid w:val="00155444"/>
    <w:rsid w:val="00156BE3"/>
    <w:rsid w:val="001573C4"/>
    <w:rsid w:val="001600AF"/>
    <w:rsid w:val="00160109"/>
    <w:rsid w:val="00160E0F"/>
    <w:rsid w:val="001622F6"/>
    <w:rsid w:val="00162D7E"/>
    <w:rsid w:val="001648C9"/>
    <w:rsid w:val="001650A1"/>
    <w:rsid w:val="00166373"/>
    <w:rsid w:val="00167621"/>
    <w:rsid w:val="00167C2F"/>
    <w:rsid w:val="00171C07"/>
    <w:rsid w:val="001732FE"/>
    <w:rsid w:val="00173519"/>
    <w:rsid w:val="00173A22"/>
    <w:rsid w:val="001742A9"/>
    <w:rsid w:val="00175254"/>
    <w:rsid w:val="00175CD1"/>
    <w:rsid w:val="00180410"/>
    <w:rsid w:val="0018141E"/>
    <w:rsid w:val="0018245A"/>
    <w:rsid w:val="00182E82"/>
    <w:rsid w:val="001831A5"/>
    <w:rsid w:val="001833FC"/>
    <w:rsid w:val="00183503"/>
    <w:rsid w:val="00186CF4"/>
    <w:rsid w:val="0019003C"/>
    <w:rsid w:val="001922CE"/>
    <w:rsid w:val="00192A1C"/>
    <w:rsid w:val="00193704"/>
    <w:rsid w:val="00193B0E"/>
    <w:rsid w:val="001944BA"/>
    <w:rsid w:val="00194B2D"/>
    <w:rsid w:val="00196583"/>
    <w:rsid w:val="0019692E"/>
    <w:rsid w:val="001A0BEA"/>
    <w:rsid w:val="001A26D0"/>
    <w:rsid w:val="001A272F"/>
    <w:rsid w:val="001A296F"/>
    <w:rsid w:val="001A2E9A"/>
    <w:rsid w:val="001A37DE"/>
    <w:rsid w:val="001A3F1B"/>
    <w:rsid w:val="001A5953"/>
    <w:rsid w:val="001A5C72"/>
    <w:rsid w:val="001A5DE3"/>
    <w:rsid w:val="001A6B2A"/>
    <w:rsid w:val="001B03BC"/>
    <w:rsid w:val="001B11E9"/>
    <w:rsid w:val="001B121A"/>
    <w:rsid w:val="001B3B69"/>
    <w:rsid w:val="001B3C96"/>
    <w:rsid w:val="001B48C3"/>
    <w:rsid w:val="001B4929"/>
    <w:rsid w:val="001B582C"/>
    <w:rsid w:val="001B5C3A"/>
    <w:rsid w:val="001B6CF0"/>
    <w:rsid w:val="001B77E4"/>
    <w:rsid w:val="001C1487"/>
    <w:rsid w:val="001C153A"/>
    <w:rsid w:val="001C1EB1"/>
    <w:rsid w:val="001C2735"/>
    <w:rsid w:val="001C2B4C"/>
    <w:rsid w:val="001C36F9"/>
    <w:rsid w:val="001C4298"/>
    <w:rsid w:val="001C445F"/>
    <w:rsid w:val="001C554E"/>
    <w:rsid w:val="001C6D85"/>
    <w:rsid w:val="001C7A1B"/>
    <w:rsid w:val="001D010B"/>
    <w:rsid w:val="001D03BF"/>
    <w:rsid w:val="001D13B7"/>
    <w:rsid w:val="001D16C1"/>
    <w:rsid w:val="001D3233"/>
    <w:rsid w:val="001D36D7"/>
    <w:rsid w:val="001D444C"/>
    <w:rsid w:val="001D44F5"/>
    <w:rsid w:val="001D502D"/>
    <w:rsid w:val="001D57C7"/>
    <w:rsid w:val="001D5E90"/>
    <w:rsid w:val="001D6C60"/>
    <w:rsid w:val="001D74D7"/>
    <w:rsid w:val="001D7688"/>
    <w:rsid w:val="001E2A80"/>
    <w:rsid w:val="001E2E6B"/>
    <w:rsid w:val="001E4A4E"/>
    <w:rsid w:val="001E4C2C"/>
    <w:rsid w:val="001E561A"/>
    <w:rsid w:val="001E6822"/>
    <w:rsid w:val="001E78CA"/>
    <w:rsid w:val="001F0D95"/>
    <w:rsid w:val="001F1025"/>
    <w:rsid w:val="001F127D"/>
    <w:rsid w:val="001F1625"/>
    <w:rsid w:val="001F420C"/>
    <w:rsid w:val="001F4712"/>
    <w:rsid w:val="001F6336"/>
    <w:rsid w:val="001F644E"/>
    <w:rsid w:val="001F6538"/>
    <w:rsid w:val="001F6653"/>
    <w:rsid w:val="002006DA"/>
    <w:rsid w:val="00201203"/>
    <w:rsid w:val="00201653"/>
    <w:rsid w:val="002041B2"/>
    <w:rsid w:val="00205D9B"/>
    <w:rsid w:val="00205DF7"/>
    <w:rsid w:val="002072EF"/>
    <w:rsid w:val="00210A5D"/>
    <w:rsid w:val="00210A7B"/>
    <w:rsid w:val="00210B75"/>
    <w:rsid w:val="00211B9A"/>
    <w:rsid w:val="00213A2E"/>
    <w:rsid w:val="00220030"/>
    <w:rsid w:val="00221A42"/>
    <w:rsid w:val="00222523"/>
    <w:rsid w:val="00222A71"/>
    <w:rsid w:val="00222B05"/>
    <w:rsid w:val="002243FE"/>
    <w:rsid w:val="00224E0D"/>
    <w:rsid w:val="00225EDC"/>
    <w:rsid w:val="00227018"/>
    <w:rsid w:val="00227314"/>
    <w:rsid w:val="00231260"/>
    <w:rsid w:val="00231652"/>
    <w:rsid w:val="00231701"/>
    <w:rsid w:val="00233A0D"/>
    <w:rsid w:val="00235EBB"/>
    <w:rsid w:val="00236586"/>
    <w:rsid w:val="002368D1"/>
    <w:rsid w:val="00236BA9"/>
    <w:rsid w:val="0024045C"/>
    <w:rsid w:val="0024149F"/>
    <w:rsid w:val="00241642"/>
    <w:rsid w:val="00241991"/>
    <w:rsid w:val="00242613"/>
    <w:rsid w:val="00243BFF"/>
    <w:rsid w:val="00243D40"/>
    <w:rsid w:val="00244B6E"/>
    <w:rsid w:val="0024555D"/>
    <w:rsid w:val="00245982"/>
    <w:rsid w:val="00245FEC"/>
    <w:rsid w:val="00247CD3"/>
    <w:rsid w:val="00252585"/>
    <w:rsid w:val="00252719"/>
    <w:rsid w:val="00252AD4"/>
    <w:rsid w:val="002531E5"/>
    <w:rsid w:val="00253B2B"/>
    <w:rsid w:val="0025415A"/>
    <w:rsid w:val="002566AD"/>
    <w:rsid w:val="00262E95"/>
    <w:rsid w:val="00262EA5"/>
    <w:rsid w:val="002633A4"/>
    <w:rsid w:val="002638CA"/>
    <w:rsid w:val="00264018"/>
    <w:rsid w:val="00264204"/>
    <w:rsid w:val="0026480D"/>
    <w:rsid w:val="00264BE3"/>
    <w:rsid w:val="002654A1"/>
    <w:rsid w:val="0026555A"/>
    <w:rsid w:val="002665C8"/>
    <w:rsid w:val="00266912"/>
    <w:rsid w:val="00266D5F"/>
    <w:rsid w:val="00271679"/>
    <w:rsid w:val="00271C89"/>
    <w:rsid w:val="00272B0A"/>
    <w:rsid w:val="0027508E"/>
    <w:rsid w:val="002754DA"/>
    <w:rsid w:val="002757C1"/>
    <w:rsid w:val="00275BDD"/>
    <w:rsid w:val="00276364"/>
    <w:rsid w:val="002775EF"/>
    <w:rsid w:val="00281322"/>
    <w:rsid w:val="002814EB"/>
    <w:rsid w:val="002817C0"/>
    <w:rsid w:val="002825BD"/>
    <w:rsid w:val="002828BE"/>
    <w:rsid w:val="00282CE8"/>
    <w:rsid w:val="00283D4B"/>
    <w:rsid w:val="002843D4"/>
    <w:rsid w:val="002844A3"/>
    <w:rsid w:val="00285D42"/>
    <w:rsid w:val="002875C5"/>
    <w:rsid w:val="00290AE5"/>
    <w:rsid w:val="00290B09"/>
    <w:rsid w:val="00291098"/>
    <w:rsid w:val="00291179"/>
    <w:rsid w:val="00292079"/>
    <w:rsid w:val="00292B85"/>
    <w:rsid w:val="00292FF6"/>
    <w:rsid w:val="00293329"/>
    <w:rsid w:val="002944F7"/>
    <w:rsid w:val="00294706"/>
    <w:rsid w:val="002957CE"/>
    <w:rsid w:val="002A08CE"/>
    <w:rsid w:val="002A0B3E"/>
    <w:rsid w:val="002A0D41"/>
    <w:rsid w:val="002A23D3"/>
    <w:rsid w:val="002A4496"/>
    <w:rsid w:val="002A5945"/>
    <w:rsid w:val="002A709C"/>
    <w:rsid w:val="002A77E9"/>
    <w:rsid w:val="002A7A97"/>
    <w:rsid w:val="002A7C0E"/>
    <w:rsid w:val="002B03C6"/>
    <w:rsid w:val="002B06B8"/>
    <w:rsid w:val="002B0C43"/>
    <w:rsid w:val="002B1D5F"/>
    <w:rsid w:val="002B3FDC"/>
    <w:rsid w:val="002B44E8"/>
    <w:rsid w:val="002B545A"/>
    <w:rsid w:val="002B6122"/>
    <w:rsid w:val="002B6C27"/>
    <w:rsid w:val="002C0D81"/>
    <w:rsid w:val="002C12E9"/>
    <w:rsid w:val="002C36EC"/>
    <w:rsid w:val="002C5D6F"/>
    <w:rsid w:val="002C6BEE"/>
    <w:rsid w:val="002D032B"/>
    <w:rsid w:val="002D1458"/>
    <w:rsid w:val="002D1560"/>
    <w:rsid w:val="002D27A8"/>
    <w:rsid w:val="002D2F79"/>
    <w:rsid w:val="002D3282"/>
    <w:rsid w:val="002D3E10"/>
    <w:rsid w:val="002D5102"/>
    <w:rsid w:val="002D53A2"/>
    <w:rsid w:val="002D53B8"/>
    <w:rsid w:val="002D614D"/>
    <w:rsid w:val="002D6278"/>
    <w:rsid w:val="002D6A39"/>
    <w:rsid w:val="002E1973"/>
    <w:rsid w:val="002E1CB8"/>
    <w:rsid w:val="002E2409"/>
    <w:rsid w:val="002E2BD9"/>
    <w:rsid w:val="002E3CDA"/>
    <w:rsid w:val="002E4F2B"/>
    <w:rsid w:val="002E67AB"/>
    <w:rsid w:val="002E6F40"/>
    <w:rsid w:val="002F035B"/>
    <w:rsid w:val="002F053B"/>
    <w:rsid w:val="002F191E"/>
    <w:rsid w:val="002F3B43"/>
    <w:rsid w:val="002F4185"/>
    <w:rsid w:val="002F484A"/>
    <w:rsid w:val="002F5193"/>
    <w:rsid w:val="002F6670"/>
    <w:rsid w:val="002F69A9"/>
    <w:rsid w:val="002F6A0C"/>
    <w:rsid w:val="002F6C64"/>
    <w:rsid w:val="003000DC"/>
    <w:rsid w:val="00300898"/>
    <w:rsid w:val="00301519"/>
    <w:rsid w:val="0030169C"/>
    <w:rsid w:val="00303687"/>
    <w:rsid w:val="00303A1F"/>
    <w:rsid w:val="00304AF7"/>
    <w:rsid w:val="00305BF5"/>
    <w:rsid w:val="003079DC"/>
    <w:rsid w:val="00311A75"/>
    <w:rsid w:val="00312DE4"/>
    <w:rsid w:val="00313AE8"/>
    <w:rsid w:val="003145B4"/>
    <w:rsid w:val="00314E5C"/>
    <w:rsid w:val="00314EF9"/>
    <w:rsid w:val="00320009"/>
    <w:rsid w:val="00320664"/>
    <w:rsid w:val="003209F0"/>
    <w:rsid w:val="00320C38"/>
    <w:rsid w:val="00321141"/>
    <w:rsid w:val="00321EB2"/>
    <w:rsid w:val="0032261C"/>
    <w:rsid w:val="00324223"/>
    <w:rsid w:val="00324E3F"/>
    <w:rsid w:val="00325F61"/>
    <w:rsid w:val="00326116"/>
    <w:rsid w:val="0032631A"/>
    <w:rsid w:val="003275BF"/>
    <w:rsid w:val="0032786B"/>
    <w:rsid w:val="00327DCB"/>
    <w:rsid w:val="00330739"/>
    <w:rsid w:val="00330823"/>
    <w:rsid w:val="003314F4"/>
    <w:rsid w:val="00331771"/>
    <w:rsid w:val="00332578"/>
    <w:rsid w:val="003328B3"/>
    <w:rsid w:val="00332F84"/>
    <w:rsid w:val="00334111"/>
    <w:rsid w:val="0033412D"/>
    <w:rsid w:val="003341A0"/>
    <w:rsid w:val="0033594C"/>
    <w:rsid w:val="00335DA9"/>
    <w:rsid w:val="00336114"/>
    <w:rsid w:val="00336B2A"/>
    <w:rsid w:val="00337617"/>
    <w:rsid w:val="003378F5"/>
    <w:rsid w:val="00341B46"/>
    <w:rsid w:val="00343DA6"/>
    <w:rsid w:val="00344184"/>
    <w:rsid w:val="00344884"/>
    <w:rsid w:val="003461F1"/>
    <w:rsid w:val="003476EF"/>
    <w:rsid w:val="003477BE"/>
    <w:rsid w:val="00347FF8"/>
    <w:rsid w:val="0035004D"/>
    <w:rsid w:val="0035120F"/>
    <w:rsid w:val="003518B2"/>
    <w:rsid w:val="00352BAA"/>
    <w:rsid w:val="00352D40"/>
    <w:rsid w:val="003532F0"/>
    <w:rsid w:val="00353636"/>
    <w:rsid w:val="003538E5"/>
    <w:rsid w:val="003545D9"/>
    <w:rsid w:val="0035657C"/>
    <w:rsid w:val="00356B01"/>
    <w:rsid w:val="00357869"/>
    <w:rsid w:val="00361CD6"/>
    <w:rsid w:val="0036222C"/>
    <w:rsid w:val="003648EA"/>
    <w:rsid w:val="003701F0"/>
    <w:rsid w:val="003705F1"/>
    <w:rsid w:val="00371257"/>
    <w:rsid w:val="00373B4A"/>
    <w:rsid w:val="00375D4A"/>
    <w:rsid w:val="003767DD"/>
    <w:rsid w:val="00376CCF"/>
    <w:rsid w:val="003772C0"/>
    <w:rsid w:val="00377AF7"/>
    <w:rsid w:val="00381437"/>
    <w:rsid w:val="00382C0A"/>
    <w:rsid w:val="00382CC5"/>
    <w:rsid w:val="003834B3"/>
    <w:rsid w:val="003835F3"/>
    <w:rsid w:val="00386788"/>
    <w:rsid w:val="00387500"/>
    <w:rsid w:val="00387B2F"/>
    <w:rsid w:val="0039076C"/>
    <w:rsid w:val="00392DE2"/>
    <w:rsid w:val="00393BB1"/>
    <w:rsid w:val="0039480C"/>
    <w:rsid w:val="00394A4C"/>
    <w:rsid w:val="00394A5C"/>
    <w:rsid w:val="00396269"/>
    <w:rsid w:val="00397329"/>
    <w:rsid w:val="003A07B5"/>
    <w:rsid w:val="003A0FC7"/>
    <w:rsid w:val="003A144A"/>
    <w:rsid w:val="003A1BE9"/>
    <w:rsid w:val="003A2A5C"/>
    <w:rsid w:val="003A2A93"/>
    <w:rsid w:val="003A2D3B"/>
    <w:rsid w:val="003A2F0A"/>
    <w:rsid w:val="003A2F9F"/>
    <w:rsid w:val="003A48E9"/>
    <w:rsid w:val="003A552C"/>
    <w:rsid w:val="003A58E5"/>
    <w:rsid w:val="003A7C02"/>
    <w:rsid w:val="003A7C25"/>
    <w:rsid w:val="003B0C74"/>
    <w:rsid w:val="003B26B2"/>
    <w:rsid w:val="003B31D6"/>
    <w:rsid w:val="003B3D93"/>
    <w:rsid w:val="003B4A9A"/>
    <w:rsid w:val="003B53C2"/>
    <w:rsid w:val="003B54BD"/>
    <w:rsid w:val="003B6E33"/>
    <w:rsid w:val="003B7E19"/>
    <w:rsid w:val="003C0AD2"/>
    <w:rsid w:val="003C161E"/>
    <w:rsid w:val="003C1FC0"/>
    <w:rsid w:val="003C306F"/>
    <w:rsid w:val="003C37CA"/>
    <w:rsid w:val="003C4934"/>
    <w:rsid w:val="003C60E1"/>
    <w:rsid w:val="003C635B"/>
    <w:rsid w:val="003C6471"/>
    <w:rsid w:val="003C6D01"/>
    <w:rsid w:val="003C7801"/>
    <w:rsid w:val="003D073E"/>
    <w:rsid w:val="003D0F80"/>
    <w:rsid w:val="003D107E"/>
    <w:rsid w:val="003D1324"/>
    <w:rsid w:val="003D1865"/>
    <w:rsid w:val="003D2B95"/>
    <w:rsid w:val="003D2F70"/>
    <w:rsid w:val="003D493D"/>
    <w:rsid w:val="003D5B98"/>
    <w:rsid w:val="003D6ACB"/>
    <w:rsid w:val="003D7DFE"/>
    <w:rsid w:val="003E02B8"/>
    <w:rsid w:val="003E0954"/>
    <w:rsid w:val="003E16EF"/>
    <w:rsid w:val="003E2A65"/>
    <w:rsid w:val="003E4117"/>
    <w:rsid w:val="003E474A"/>
    <w:rsid w:val="003E4959"/>
    <w:rsid w:val="003E6A70"/>
    <w:rsid w:val="003F1004"/>
    <w:rsid w:val="003F2876"/>
    <w:rsid w:val="003F29EC"/>
    <w:rsid w:val="003F4112"/>
    <w:rsid w:val="003F517B"/>
    <w:rsid w:val="003F588A"/>
    <w:rsid w:val="003F5FC2"/>
    <w:rsid w:val="003F6D64"/>
    <w:rsid w:val="003F73F5"/>
    <w:rsid w:val="00400092"/>
    <w:rsid w:val="00402840"/>
    <w:rsid w:val="004038CC"/>
    <w:rsid w:val="004046AE"/>
    <w:rsid w:val="0040471E"/>
    <w:rsid w:val="004060BE"/>
    <w:rsid w:val="00406A03"/>
    <w:rsid w:val="00407363"/>
    <w:rsid w:val="004105B4"/>
    <w:rsid w:val="00411210"/>
    <w:rsid w:val="00412761"/>
    <w:rsid w:val="00412768"/>
    <w:rsid w:val="00413210"/>
    <w:rsid w:val="00413C9B"/>
    <w:rsid w:val="00413DED"/>
    <w:rsid w:val="00413F19"/>
    <w:rsid w:val="00414CC4"/>
    <w:rsid w:val="004153A3"/>
    <w:rsid w:val="00415594"/>
    <w:rsid w:val="00415CAE"/>
    <w:rsid w:val="0041637F"/>
    <w:rsid w:val="00416C61"/>
    <w:rsid w:val="00417334"/>
    <w:rsid w:val="004179BB"/>
    <w:rsid w:val="00420F36"/>
    <w:rsid w:val="00422891"/>
    <w:rsid w:val="0042446D"/>
    <w:rsid w:val="00425034"/>
    <w:rsid w:val="0042503C"/>
    <w:rsid w:val="00425BC8"/>
    <w:rsid w:val="00426236"/>
    <w:rsid w:val="004262FA"/>
    <w:rsid w:val="00426EE5"/>
    <w:rsid w:val="00427969"/>
    <w:rsid w:val="004279CC"/>
    <w:rsid w:val="00427C24"/>
    <w:rsid w:val="00427C26"/>
    <w:rsid w:val="00427FF9"/>
    <w:rsid w:val="00430C85"/>
    <w:rsid w:val="00431A2B"/>
    <w:rsid w:val="00431CFD"/>
    <w:rsid w:val="00434709"/>
    <w:rsid w:val="00434B3A"/>
    <w:rsid w:val="00435222"/>
    <w:rsid w:val="00435297"/>
    <w:rsid w:val="004353CA"/>
    <w:rsid w:val="004355CA"/>
    <w:rsid w:val="0043600D"/>
    <w:rsid w:val="00436292"/>
    <w:rsid w:val="00436C86"/>
    <w:rsid w:val="0043765C"/>
    <w:rsid w:val="00437F4B"/>
    <w:rsid w:val="004406E8"/>
    <w:rsid w:val="00440F83"/>
    <w:rsid w:val="00441E36"/>
    <w:rsid w:val="004446AD"/>
    <w:rsid w:val="00444887"/>
    <w:rsid w:val="00445973"/>
    <w:rsid w:val="004478B9"/>
    <w:rsid w:val="00447C88"/>
    <w:rsid w:val="00450410"/>
    <w:rsid w:val="004504B9"/>
    <w:rsid w:val="00451DB0"/>
    <w:rsid w:val="00452843"/>
    <w:rsid w:val="00452FCE"/>
    <w:rsid w:val="0045468E"/>
    <w:rsid w:val="00455409"/>
    <w:rsid w:val="004558E8"/>
    <w:rsid w:val="00455D8C"/>
    <w:rsid w:val="00455F2D"/>
    <w:rsid w:val="00460870"/>
    <w:rsid w:val="00461A20"/>
    <w:rsid w:val="00462731"/>
    <w:rsid w:val="00462A3F"/>
    <w:rsid w:val="00464355"/>
    <w:rsid w:val="004664EF"/>
    <w:rsid w:val="00466C59"/>
    <w:rsid w:val="00467133"/>
    <w:rsid w:val="00467386"/>
    <w:rsid w:val="004700A3"/>
    <w:rsid w:val="00470A32"/>
    <w:rsid w:val="0047172A"/>
    <w:rsid w:val="00471D07"/>
    <w:rsid w:val="00471E71"/>
    <w:rsid w:val="00472514"/>
    <w:rsid w:val="00472C9C"/>
    <w:rsid w:val="00473CFA"/>
    <w:rsid w:val="004742B6"/>
    <w:rsid w:val="00474629"/>
    <w:rsid w:val="00474D60"/>
    <w:rsid w:val="00474EA0"/>
    <w:rsid w:val="00475045"/>
    <w:rsid w:val="00475411"/>
    <w:rsid w:val="00475F98"/>
    <w:rsid w:val="00476436"/>
    <w:rsid w:val="004764B3"/>
    <w:rsid w:val="0047703A"/>
    <w:rsid w:val="00477521"/>
    <w:rsid w:val="0047756A"/>
    <w:rsid w:val="00477BF7"/>
    <w:rsid w:val="00480832"/>
    <w:rsid w:val="004809FC"/>
    <w:rsid w:val="004819B8"/>
    <w:rsid w:val="00481CAF"/>
    <w:rsid w:val="00481EF7"/>
    <w:rsid w:val="00481F12"/>
    <w:rsid w:val="00482177"/>
    <w:rsid w:val="00482632"/>
    <w:rsid w:val="00483FBD"/>
    <w:rsid w:val="0048415B"/>
    <w:rsid w:val="00484369"/>
    <w:rsid w:val="004844E7"/>
    <w:rsid w:val="00485B28"/>
    <w:rsid w:val="004862C2"/>
    <w:rsid w:val="00486AC3"/>
    <w:rsid w:val="0048728D"/>
    <w:rsid w:val="00487533"/>
    <w:rsid w:val="004878A6"/>
    <w:rsid w:val="0048791D"/>
    <w:rsid w:val="004911E1"/>
    <w:rsid w:val="0049205C"/>
    <w:rsid w:val="00492FFC"/>
    <w:rsid w:val="0049565D"/>
    <w:rsid w:val="0049589C"/>
    <w:rsid w:val="00495D5E"/>
    <w:rsid w:val="004962DE"/>
    <w:rsid w:val="0049639C"/>
    <w:rsid w:val="00497150"/>
    <w:rsid w:val="00497CA0"/>
    <w:rsid w:val="004A104F"/>
    <w:rsid w:val="004A131E"/>
    <w:rsid w:val="004A1BD9"/>
    <w:rsid w:val="004A1EEB"/>
    <w:rsid w:val="004A27AC"/>
    <w:rsid w:val="004A3B52"/>
    <w:rsid w:val="004A420A"/>
    <w:rsid w:val="004A4AF0"/>
    <w:rsid w:val="004A5CF1"/>
    <w:rsid w:val="004B1DAB"/>
    <w:rsid w:val="004B20D2"/>
    <w:rsid w:val="004B21FD"/>
    <w:rsid w:val="004B244F"/>
    <w:rsid w:val="004B316D"/>
    <w:rsid w:val="004B3BA0"/>
    <w:rsid w:val="004B45C2"/>
    <w:rsid w:val="004B4F77"/>
    <w:rsid w:val="004B59B1"/>
    <w:rsid w:val="004B5AC5"/>
    <w:rsid w:val="004B62A9"/>
    <w:rsid w:val="004B630D"/>
    <w:rsid w:val="004B63A3"/>
    <w:rsid w:val="004B67F0"/>
    <w:rsid w:val="004B6A2F"/>
    <w:rsid w:val="004C1112"/>
    <w:rsid w:val="004C175E"/>
    <w:rsid w:val="004C1EB7"/>
    <w:rsid w:val="004C2C3C"/>
    <w:rsid w:val="004C3429"/>
    <w:rsid w:val="004C4856"/>
    <w:rsid w:val="004C502E"/>
    <w:rsid w:val="004C53D6"/>
    <w:rsid w:val="004C6407"/>
    <w:rsid w:val="004C71B1"/>
    <w:rsid w:val="004D0264"/>
    <w:rsid w:val="004D02F7"/>
    <w:rsid w:val="004D032C"/>
    <w:rsid w:val="004D07CF"/>
    <w:rsid w:val="004D1F36"/>
    <w:rsid w:val="004D5744"/>
    <w:rsid w:val="004D6435"/>
    <w:rsid w:val="004D6516"/>
    <w:rsid w:val="004D6A96"/>
    <w:rsid w:val="004D6C42"/>
    <w:rsid w:val="004D7A06"/>
    <w:rsid w:val="004D7C79"/>
    <w:rsid w:val="004E0C28"/>
    <w:rsid w:val="004E193B"/>
    <w:rsid w:val="004E1D1D"/>
    <w:rsid w:val="004E22F9"/>
    <w:rsid w:val="004E33BE"/>
    <w:rsid w:val="004E3EB2"/>
    <w:rsid w:val="004E3EDD"/>
    <w:rsid w:val="004E4930"/>
    <w:rsid w:val="004E4FDF"/>
    <w:rsid w:val="004E5569"/>
    <w:rsid w:val="004E56F8"/>
    <w:rsid w:val="004E5DC5"/>
    <w:rsid w:val="004E682A"/>
    <w:rsid w:val="004F0A90"/>
    <w:rsid w:val="004F12BF"/>
    <w:rsid w:val="004F1822"/>
    <w:rsid w:val="004F1B4A"/>
    <w:rsid w:val="004F2541"/>
    <w:rsid w:val="004F4646"/>
    <w:rsid w:val="004F4EF5"/>
    <w:rsid w:val="004F5817"/>
    <w:rsid w:val="004F6781"/>
    <w:rsid w:val="004F6D40"/>
    <w:rsid w:val="004F71C4"/>
    <w:rsid w:val="00500883"/>
    <w:rsid w:val="005028B2"/>
    <w:rsid w:val="00503238"/>
    <w:rsid w:val="00503357"/>
    <w:rsid w:val="00503E95"/>
    <w:rsid w:val="00503FEF"/>
    <w:rsid w:val="0050407F"/>
    <w:rsid w:val="00505402"/>
    <w:rsid w:val="00505F42"/>
    <w:rsid w:val="00506BA4"/>
    <w:rsid w:val="00507C95"/>
    <w:rsid w:val="00511F60"/>
    <w:rsid w:val="00512E48"/>
    <w:rsid w:val="00514ADD"/>
    <w:rsid w:val="00520189"/>
    <w:rsid w:val="0052124D"/>
    <w:rsid w:val="00521AD0"/>
    <w:rsid w:val="00521E4E"/>
    <w:rsid w:val="0052201F"/>
    <w:rsid w:val="005237A9"/>
    <w:rsid w:val="00524B4E"/>
    <w:rsid w:val="005251DF"/>
    <w:rsid w:val="005264EE"/>
    <w:rsid w:val="00526B13"/>
    <w:rsid w:val="00527703"/>
    <w:rsid w:val="00527EDD"/>
    <w:rsid w:val="00533DDD"/>
    <w:rsid w:val="005355B4"/>
    <w:rsid w:val="00536406"/>
    <w:rsid w:val="005364FE"/>
    <w:rsid w:val="00536BE2"/>
    <w:rsid w:val="0053701F"/>
    <w:rsid w:val="0053708D"/>
    <w:rsid w:val="0053719B"/>
    <w:rsid w:val="00537689"/>
    <w:rsid w:val="0054056C"/>
    <w:rsid w:val="00541645"/>
    <w:rsid w:val="0054360D"/>
    <w:rsid w:val="0054384C"/>
    <w:rsid w:val="00545912"/>
    <w:rsid w:val="0054652A"/>
    <w:rsid w:val="00546561"/>
    <w:rsid w:val="005507F9"/>
    <w:rsid w:val="0055115B"/>
    <w:rsid w:val="00551280"/>
    <w:rsid w:val="00552313"/>
    <w:rsid w:val="00552D83"/>
    <w:rsid w:val="00553CAE"/>
    <w:rsid w:val="00554DE8"/>
    <w:rsid w:val="00554F78"/>
    <w:rsid w:val="00555400"/>
    <w:rsid w:val="00556F1C"/>
    <w:rsid w:val="005571F4"/>
    <w:rsid w:val="005601BD"/>
    <w:rsid w:val="00561650"/>
    <w:rsid w:val="00561696"/>
    <w:rsid w:val="0056283F"/>
    <w:rsid w:val="00562AA8"/>
    <w:rsid w:val="005646DC"/>
    <w:rsid w:val="005651FF"/>
    <w:rsid w:val="0056560E"/>
    <w:rsid w:val="005667BD"/>
    <w:rsid w:val="00567193"/>
    <w:rsid w:val="00567A63"/>
    <w:rsid w:val="00567D7F"/>
    <w:rsid w:val="00570A10"/>
    <w:rsid w:val="00570D40"/>
    <w:rsid w:val="00570EF2"/>
    <w:rsid w:val="005715D8"/>
    <w:rsid w:val="00576258"/>
    <w:rsid w:val="005770C2"/>
    <w:rsid w:val="005772BA"/>
    <w:rsid w:val="00580BED"/>
    <w:rsid w:val="00580D6D"/>
    <w:rsid w:val="00581A41"/>
    <w:rsid w:val="00581AE1"/>
    <w:rsid w:val="00581D86"/>
    <w:rsid w:val="0058225F"/>
    <w:rsid w:val="0058324B"/>
    <w:rsid w:val="00584527"/>
    <w:rsid w:val="00584796"/>
    <w:rsid w:val="00584E45"/>
    <w:rsid w:val="005866F2"/>
    <w:rsid w:val="005874A4"/>
    <w:rsid w:val="0058762E"/>
    <w:rsid w:val="005909CE"/>
    <w:rsid w:val="005909EF"/>
    <w:rsid w:val="0059152F"/>
    <w:rsid w:val="00591A56"/>
    <w:rsid w:val="005928CA"/>
    <w:rsid w:val="00593BFB"/>
    <w:rsid w:val="005952AB"/>
    <w:rsid w:val="00595A33"/>
    <w:rsid w:val="005964F6"/>
    <w:rsid w:val="00596942"/>
    <w:rsid w:val="00596C59"/>
    <w:rsid w:val="00596CE7"/>
    <w:rsid w:val="00596E97"/>
    <w:rsid w:val="005975B2"/>
    <w:rsid w:val="00597DCF"/>
    <w:rsid w:val="005A040B"/>
    <w:rsid w:val="005A157C"/>
    <w:rsid w:val="005A1812"/>
    <w:rsid w:val="005A24CE"/>
    <w:rsid w:val="005A30FF"/>
    <w:rsid w:val="005A543B"/>
    <w:rsid w:val="005A5EDF"/>
    <w:rsid w:val="005A6D13"/>
    <w:rsid w:val="005A717D"/>
    <w:rsid w:val="005B06F8"/>
    <w:rsid w:val="005B1040"/>
    <w:rsid w:val="005B24EC"/>
    <w:rsid w:val="005B4A20"/>
    <w:rsid w:val="005B5D87"/>
    <w:rsid w:val="005B5EA8"/>
    <w:rsid w:val="005B66E2"/>
    <w:rsid w:val="005B6BF9"/>
    <w:rsid w:val="005B7153"/>
    <w:rsid w:val="005C05FC"/>
    <w:rsid w:val="005C17E8"/>
    <w:rsid w:val="005C1DB9"/>
    <w:rsid w:val="005C26E0"/>
    <w:rsid w:val="005C3A22"/>
    <w:rsid w:val="005C41B3"/>
    <w:rsid w:val="005C4B44"/>
    <w:rsid w:val="005C5532"/>
    <w:rsid w:val="005C6F14"/>
    <w:rsid w:val="005C7C89"/>
    <w:rsid w:val="005D0276"/>
    <w:rsid w:val="005D09CF"/>
    <w:rsid w:val="005D0AEE"/>
    <w:rsid w:val="005D4FB7"/>
    <w:rsid w:val="005D6D39"/>
    <w:rsid w:val="005D7AEC"/>
    <w:rsid w:val="005D7B18"/>
    <w:rsid w:val="005E0678"/>
    <w:rsid w:val="005E1463"/>
    <w:rsid w:val="005E1594"/>
    <w:rsid w:val="005E27CA"/>
    <w:rsid w:val="005E2C69"/>
    <w:rsid w:val="005E3DD7"/>
    <w:rsid w:val="005E4F4E"/>
    <w:rsid w:val="005E5ABF"/>
    <w:rsid w:val="005E62F8"/>
    <w:rsid w:val="005E6D54"/>
    <w:rsid w:val="005E7D3D"/>
    <w:rsid w:val="005F0237"/>
    <w:rsid w:val="005F0964"/>
    <w:rsid w:val="005F2E54"/>
    <w:rsid w:val="005F2EB3"/>
    <w:rsid w:val="005F3C65"/>
    <w:rsid w:val="005F3DE4"/>
    <w:rsid w:val="005F45E6"/>
    <w:rsid w:val="005F4689"/>
    <w:rsid w:val="005F479C"/>
    <w:rsid w:val="005F5014"/>
    <w:rsid w:val="005F5DED"/>
    <w:rsid w:val="005F6B6E"/>
    <w:rsid w:val="005F727F"/>
    <w:rsid w:val="00600A62"/>
    <w:rsid w:val="00601131"/>
    <w:rsid w:val="006022BC"/>
    <w:rsid w:val="00602AA3"/>
    <w:rsid w:val="00603834"/>
    <w:rsid w:val="00603CD5"/>
    <w:rsid w:val="00603D1E"/>
    <w:rsid w:val="0060525E"/>
    <w:rsid w:val="00605FF5"/>
    <w:rsid w:val="00606127"/>
    <w:rsid w:val="00606372"/>
    <w:rsid w:val="006065FC"/>
    <w:rsid w:val="00606816"/>
    <w:rsid w:val="006073E9"/>
    <w:rsid w:val="00607B1C"/>
    <w:rsid w:val="00607D7B"/>
    <w:rsid w:val="006101E5"/>
    <w:rsid w:val="0061073F"/>
    <w:rsid w:val="00610EEE"/>
    <w:rsid w:val="00611133"/>
    <w:rsid w:val="00611BC3"/>
    <w:rsid w:val="0061224F"/>
    <w:rsid w:val="006135B3"/>
    <w:rsid w:val="00613C3A"/>
    <w:rsid w:val="00614402"/>
    <w:rsid w:val="00614DDB"/>
    <w:rsid w:val="006162D3"/>
    <w:rsid w:val="00616826"/>
    <w:rsid w:val="006169FA"/>
    <w:rsid w:val="006171D2"/>
    <w:rsid w:val="00621922"/>
    <w:rsid w:val="006220E0"/>
    <w:rsid w:val="006236E2"/>
    <w:rsid w:val="006237AC"/>
    <w:rsid w:val="00624835"/>
    <w:rsid w:val="0062491D"/>
    <w:rsid w:val="00624EFB"/>
    <w:rsid w:val="00626AB0"/>
    <w:rsid w:val="00627E6D"/>
    <w:rsid w:val="006311D6"/>
    <w:rsid w:val="00631719"/>
    <w:rsid w:val="006320A5"/>
    <w:rsid w:val="00632B92"/>
    <w:rsid w:val="006341EA"/>
    <w:rsid w:val="0063471E"/>
    <w:rsid w:val="00634FD7"/>
    <w:rsid w:val="006367B2"/>
    <w:rsid w:val="00636916"/>
    <w:rsid w:val="00636B49"/>
    <w:rsid w:val="0063776E"/>
    <w:rsid w:val="006378E0"/>
    <w:rsid w:val="00640F73"/>
    <w:rsid w:val="006435C5"/>
    <w:rsid w:val="00644D0C"/>
    <w:rsid w:val="00645E46"/>
    <w:rsid w:val="00646137"/>
    <w:rsid w:val="0064660B"/>
    <w:rsid w:val="006469BC"/>
    <w:rsid w:val="006479C7"/>
    <w:rsid w:val="00647FD9"/>
    <w:rsid w:val="00650B9C"/>
    <w:rsid w:val="00651266"/>
    <w:rsid w:val="00651591"/>
    <w:rsid w:val="00653752"/>
    <w:rsid w:val="00653B23"/>
    <w:rsid w:val="0065442D"/>
    <w:rsid w:val="0065570C"/>
    <w:rsid w:val="00657C12"/>
    <w:rsid w:val="00657DCC"/>
    <w:rsid w:val="00662056"/>
    <w:rsid w:val="0066308B"/>
    <w:rsid w:val="00663A80"/>
    <w:rsid w:val="00664716"/>
    <w:rsid w:val="006658CE"/>
    <w:rsid w:val="00666E30"/>
    <w:rsid w:val="006671F2"/>
    <w:rsid w:val="0066779F"/>
    <w:rsid w:val="00667CEE"/>
    <w:rsid w:val="00667E51"/>
    <w:rsid w:val="00670962"/>
    <w:rsid w:val="00670C83"/>
    <w:rsid w:val="006722AC"/>
    <w:rsid w:val="0067242F"/>
    <w:rsid w:val="006746E3"/>
    <w:rsid w:val="00675C48"/>
    <w:rsid w:val="0067677B"/>
    <w:rsid w:val="006767ED"/>
    <w:rsid w:val="00676DA1"/>
    <w:rsid w:val="00676DE5"/>
    <w:rsid w:val="0067722B"/>
    <w:rsid w:val="0067767A"/>
    <w:rsid w:val="00681769"/>
    <w:rsid w:val="00685918"/>
    <w:rsid w:val="0068617C"/>
    <w:rsid w:val="00686588"/>
    <w:rsid w:val="00686B0C"/>
    <w:rsid w:val="00686DEC"/>
    <w:rsid w:val="00690B1E"/>
    <w:rsid w:val="00690C31"/>
    <w:rsid w:val="0069190F"/>
    <w:rsid w:val="00691DA9"/>
    <w:rsid w:val="006927BB"/>
    <w:rsid w:val="006942D7"/>
    <w:rsid w:val="00695BA2"/>
    <w:rsid w:val="0069705A"/>
    <w:rsid w:val="006970ED"/>
    <w:rsid w:val="00697473"/>
    <w:rsid w:val="006A1896"/>
    <w:rsid w:val="006A306A"/>
    <w:rsid w:val="006A42EE"/>
    <w:rsid w:val="006A522B"/>
    <w:rsid w:val="006A62E0"/>
    <w:rsid w:val="006A6FBA"/>
    <w:rsid w:val="006A77B8"/>
    <w:rsid w:val="006B021C"/>
    <w:rsid w:val="006B0BCD"/>
    <w:rsid w:val="006B1E82"/>
    <w:rsid w:val="006B5ABD"/>
    <w:rsid w:val="006B654D"/>
    <w:rsid w:val="006C0461"/>
    <w:rsid w:val="006C04CC"/>
    <w:rsid w:val="006C0D25"/>
    <w:rsid w:val="006C0EB8"/>
    <w:rsid w:val="006C34D9"/>
    <w:rsid w:val="006C438A"/>
    <w:rsid w:val="006C47F5"/>
    <w:rsid w:val="006C4C8D"/>
    <w:rsid w:val="006C4D84"/>
    <w:rsid w:val="006C5AB0"/>
    <w:rsid w:val="006C6885"/>
    <w:rsid w:val="006D04FD"/>
    <w:rsid w:val="006D1611"/>
    <w:rsid w:val="006D1A75"/>
    <w:rsid w:val="006D1E6E"/>
    <w:rsid w:val="006D21D4"/>
    <w:rsid w:val="006D3F0D"/>
    <w:rsid w:val="006D4D42"/>
    <w:rsid w:val="006D5F84"/>
    <w:rsid w:val="006D782A"/>
    <w:rsid w:val="006D7DF3"/>
    <w:rsid w:val="006E0E6C"/>
    <w:rsid w:val="006E1B5E"/>
    <w:rsid w:val="006E20AA"/>
    <w:rsid w:val="006E4207"/>
    <w:rsid w:val="006E4B8C"/>
    <w:rsid w:val="006E77C5"/>
    <w:rsid w:val="006E78D9"/>
    <w:rsid w:val="006E7A46"/>
    <w:rsid w:val="006E7CBD"/>
    <w:rsid w:val="006F0777"/>
    <w:rsid w:val="006F0AD9"/>
    <w:rsid w:val="006F0D12"/>
    <w:rsid w:val="006F0EFF"/>
    <w:rsid w:val="006F19E2"/>
    <w:rsid w:val="006F1AC7"/>
    <w:rsid w:val="006F35AF"/>
    <w:rsid w:val="006F384D"/>
    <w:rsid w:val="006F3F69"/>
    <w:rsid w:val="006F4E27"/>
    <w:rsid w:val="006F569D"/>
    <w:rsid w:val="006F5AA4"/>
    <w:rsid w:val="006F7019"/>
    <w:rsid w:val="006F742F"/>
    <w:rsid w:val="006F79DA"/>
    <w:rsid w:val="006F7A93"/>
    <w:rsid w:val="0070077B"/>
    <w:rsid w:val="00700A00"/>
    <w:rsid w:val="007012E4"/>
    <w:rsid w:val="00703145"/>
    <w:rsid w:val="00703EC6"/>
    <w:rsid w:val="0070434D"/>
    <w:rsid w:val="00704544"/>
    <w:rsid w:val="007047E7"/>
    <w:rsid w:val="00705F09"/>
    <w:rsid w:val="00706483"/>
    <w:rsid w:val="00706616"/>
    <w:rsid w:val="00706D39"/>
    <w:rsid w:val="0070790E"/>
    <w:rsid w:val="00707A32"/>
    <w:rsid w:val="007135EA"/>
    <w:rsid w:val="007137A3"/>
    <w:rsid w:val="00714148"/>
    <w:rsid w:val="00714291"/>
    <w:rsid w:val="00714972"/>
    <w:rsid w:val="00715884"/>
    <w:rsid w:val="007173E7"/>
    <w:rsid w:val="00717694"/>
    <w:rsid w:val="00717CC8"/>
    <w:rsid w:val="00717E69"/>
    <w:rsid w:val="00721C5F"/>
    <w:rsid w:val="00722340"/>
    <w:rsid w:val="007227E9"/>
    <w:rsid w:val="00722B25"/>
    <w:rsid w:val="007237DF"/>
    <w:rsid w:val="00723C81"/>
    <w:rsid w:val="0072498E"/>
    <w:rsid w:val="00724D86"/>
    <w:rsid w:val="00724FEE"/>
    <w:rsid w:val="007259D3"/>
    <w:rsid w:val="00725F05"/>
    <w:rsid w:val="00726271"/>
    <w:rsid w:val="00726BB3"/>
    <w:rsid w:val="00726BF8"/>
    <w:rsid w:val="00727124"/>
    <w:rsid w:val="0072788A"/>
    <w:rsid w:val="00727C26"/>
    <w:rsid w:val="00727D0E"/>
    <w:rsid w:val="00731C05"/>
    <w:rsid w:val="00731FB8"/>
    <w:rsid w:val="00732A62"/>
    <w:rsid w:val="00732C39"/>
    <w:rsid w:val="0073321F"/>
    <w:rsid w:val="0073434A"/>
    <w:rsid w:val="00735E3F"/>
    <w:rsid w:val="00736821"/>
    <w:rsid w:val="00737566"/>
    <w:rsid w:val="00740E6B"/>
    <w:rsid w:val="00741699"/>
    <w:rsid w:val="00741BA0"/>
    <w:rsid w:val="00741ED9"/>
    <w:rsid w:val="00742555"/>
    <w:rsid w:val="00743583"/>
    <w:rsid w:val="007438A2"/>
    <w:rsid w:val="00743C1A"/>
    <w:rsid w:val="00744D89"/>
    <w:rsid w:val="0074511D"/>
    <w:rsid w:val="0074549E"/>
    <w:rsid w:val="00745850"/>
    <w:rsid w:val="00746C86"/>
    <w:rsid w:val="0075109C"/>
    <w:rsid w:val="00751420"/>
    <w:rsid w:val="00752074"/>
    <w:rsid w:val="007529C6"/>
    <w:rsid w:val="007537A6"/>
    <w:rsid w:val="007539C2"/>
    <w:rsid w:val="007547BF"/>
    <w:rsid w:val="00755C87"/>
    <w:rsid w:val="00757EF4"/>
    <w:rsid w:val="007606DE"/>
    <w:rsid w:val="007622DD"/>
    <w:rsid w:val="00762A39"/>
    <w:rsid w:val="007630F2"/>
    <w:rsid w:val="00763C0E"/>
    <w:rsid w:val="00763E32"/>
    <w:rsid w:val="007642D5"/>
    <w:rsid w:val="00764CE3"/>
    <w:rsid w:val="007651C5"/>
    <w:rsid w:val="00766268"/>
    <w:rsid w:val="0076682E"/>
    <w:rsid w:val="00767C4D"/>
    <w:rsid w:val="00770332"/>
    <w:rsid w:val="00771675"/>
    <w:rsid w:val="00774F94"/>
    <w:rsid w:val="007766D4"/>
    <w:rsid w:val="007767D1"/>
    <w:rsid w:val="0077716C"/>
    <w:rsid w:val="007773BF"/>
    <w:rsid w:val="00777D5D"/>
    <w:rsid w:val="0078009A"/>
    <w:rsid w:val="00780142"/>
    <w:rsid w:val="007812B0"/>
    <w:rsid w:val="00782138"/>
    <w:rsid w:val="00782D42"/>
    <w:rsid w:val="00784B70"/>
    <w:rsid w:val="00786774"/>
    <w:rsid w:val="00786CE5"/>
    <w:rsid w:val="00786DC2"/>
    <w:rsid w:val="00787252"/>
    <w:rsid w:val="00790E32"/>
    <w:rsid w:val="00791F27"/>
    <w:rsid w:val="00791F46"/>
    <w:rsid w:val="007926A1"/>
    <w:rsid w:val="00794272"/>
    <w:rsid w:val="00795884"/>
    <w:rsid w:val="00795D30"/>
    <w:rsid w:val="00795F00"/>
    <w:rsid w:val="00796C2C"/>
    <w:rsid w:val="007979B9"/>
    <w:rsid w:val="007A181F"/>
    <w:rsid w:val="007A1C19"/>
    <w:rsid w:val="007A319A"/>
    <w:rsid w:val="007A358F"/>
    <w:rsid w:val="007A3792"/>
    <w:rsid w:val="007A3DD6"/>
    <w:rsid w:val="007A3F1A"/>
    <w:rsid w:val="007A54FD"/>
    <w:rsid w:val="007A6E14"/>
    <w:rsid w:val="007B0388"/>
    <w:rsid w:val="007B08D0"/>
    <w:rsid w:val="007B1407"/>
    <w:rsid w:val="007B1BF0"/>
    <w:rsid w:val="007B2909"/>
    <w:rsid w:val="007B34D4"/>
    <w:rsid w:val="007B3E18"/>
    <w:rsid w:val="007B3E5A"/>
    <w:rsid w:val="007B4746"/>
    <w:rsid w:val="007B4A6B"/>
    <w:rsid w:val="007B5400"/>
    <w:rsid w:val="007B597D"/>
    <w:rsid w:val="007B68BF"/>
    <w:rsid w:val="007B7337"/>
    <w:rsid w:val="007C0CF4"/>
    <w:rsid w:val="007C13EE"/>
    <w:rsid w:val="007C1591"/>
    <w:rsid w:val="007C2003"/>
    <w:rsid w:val="007C260A"/>
    <w:rsid w:val="007C29A0"/>
    <w:rsid w:val="007C2F8D"/>
    <w:rsid w:val="007C3513"/>
    <w:rsid w:val="007C3756"/>
    <w:rsid w:val="007C39AF"/>
    <w:rsid w:val="007C4A38"/>
    <w:rsid w:val="007C5738"/>
    <w:rsid w:val="007C57CA"/>
    <w:rsid w:val="007C6250"/>
    <w:rsid w:val="007C691C"/>
    <w:rsid w:val="007C6BA7"/>
    <w:rsid w:val="007C6F33"/>
    <w:rsid w:val="007D0B01"/>
    <w:rsid w:val="007D0EBD"/>
    <w:rsid w:val="007D1C0F"/>
    <w:rsid w:val="007D238B"/>
    <w:rsid w:val="007D2E52"/>
    <w:rsid w:val="007D4B10"/>
    <w:rsid w:val="007D4CFE"/>
    <w:rsid w:val="007D5132"/>
    <w:rsid w:val="007D546E"/>
    <w:rsid w:val="007D664F"/>
    <w:rsid w:val="007D6ACA"/>
    <w:rsid w:val="007D7CDF"/>
    <w:rsid w:val="007E0807"/>
    <w:rsid w:val="007E080B"/>
    <w:rsid w:val="007E21EF"/>
    <w:rsid w:val="007E26B2"/>
    <w:rsid w:val="007E35BD"/>
    <w:rsid w:val="007E3A77"/>
    <w:rsid w:val="007E426E"/>
    <w:rsid w:val="007E5B56"/>
    <w:rsid w:val="007E60FC"/>
    <w:rsid w:val="007E6E88"/>
    <w:rsid w:val="007F1898"/>
    <w:rsid w:val="007F205C"/>
    <w:rsid w:val="007F228B"/>
    <w:rsid w:val="007F3A42"/>
    <w:rsid w:val="007F3C62"/>
    <w:rsid w:val="007F4433"/>
    <w:rsid w:val="007F44B9"/>
    <w:rsid w:val="007F4AAD"/>
    <w:rsid w:val="007F4D8E"/>
    <w:rsid w:val="007F6622"/>
    <w:rsid w:val="00800F5C"/>
    <w:rsid w:val="008018B3"/>
    <w:rsid w:val="00801D6F"/>
    <w:rsid w:val="00810BCD"/>
    <w:rsid w:val="00811ADB"/>
    <w:rsid w:val="00813182"/>
    <w:rsid w:val="00813819"/>
    <w:rsid w:val="00813B3D"/>
    <w:rsid w:val="00814981"/>
    <w:rsid w:val="00816736"/>
    <w:rsid w:val="008169B5"/>
    <w:rsid w:val="008208B6"/>
    <w:rsid w:val="00821697"/>
    <w:rsid w:val="00821F77"/>
    <w:rsid w:val="008222B1"/>
    <w:rsid w:val="008233BF"/>
    <w:rsid w:val="008238A3"/>
    <w:rsid w:val="0082440D"/>
    <w:rsid w:val="00824F84"/>
    <w:rsid w:val="008262E3"/>
    <w:rsid w:val="00826546"/>
    <w:rsid w:val="00826E7E"/>
    <w:rsid w:val="00827146"/>
    <w:rsid w:val="0082721C"/>
    <w:rsid w:val="00830A02"/>
    <w:rsid w:val="00830C78"/>
    <w:rsid w:val="008320EA"/>
    <w:rsid w:val="0083245F"/>
    <w:rsid w:val="00832762"/>
    <w:rsid w:val="00832ABB"/>
    <w:rsid w:val="00833E38"/>
    <w:rsid w:val="00833FCA"/>
    <w:rsid w:val="0083446A"/>
    <w:rsid w:val="00835796"/>
    <w:rsid w:val="00835C8B"/>
    <w:rsid w:val="008362DF"/>
    <w:rsid w:val="0083670E"/>
    <w:rsid w:val="00837C3F"/>
    <w:rsid w:val="00837EF7"/>
    <w:rsid w:val="0084015C"/>
    <w:rsid w:val="0084188A"/>
    <w:rsid w:val="00841E79"/>
    <w:rsid w:val="00842F0F"/>
    <w:rsid w:val="00843F99"/>
    <w:rsid w:val="0084633F"/>
    <w:rsid w:val="00846F6A"/>
    <w:rsid w:val="00847437"/>
    <w:rsid w:val="0085045B"/>
    <w:rsid w:val="008508D8"/>
    <w:rsid w:val="00850B9B"/>
    <w:rsid w:val="00851026"/>
    <w:rsid w:val="008520DA"/>
    <w:rsid w:val="0085261B"/>
    <w:rsid w:val="00852B38"/>
    <w:rsid w:val="00852DE3"/>
    <w:rsid w:val="00852FBF"/>
    <w:rsid w:val="00853EFA"/>
    <w:rsid w:val="0085670D"/>
    <w:rsid w:val="00856D9E"/>
    <w:rsid w:val="00857747"/>
    <w:rsid w:val="0086161A"/>
    <w:rsid w:val="00861EED"/>
    <w:rsid w:val="00862E9C"/>
    <w:rsid w:val="008632EA"/>
    <w:rsid w:val="0086359A"/>
    <w:rsid w:val="0086365C"/>
    <w:rsid w:val="008647FE"/>
    <w:rsid w:val="00865299"/>
    <w:rsid w:val="008658ED"/>
    <w:rsid w:val="00866DFE"/>
    <w:rsid w:val="008672B2"/>
    <w:rsid w:val="0087071B"/>
    <w:rsid w:val="0087182A"/>
    <w:rsid w:val="008729A9"/>
    <w:rsid w:val="00873016"/>
    <w:rsid w:val="0087321D"/>
    <w:rsid w:val="00873B0B"/>
    <w:rsid w:val="0087428C"/>
    <w:rsid w:val="00874FCB"/>
    <w:rsid w:val="008755D3"/>
    <w:rsid w:val="008757B5"/>
    <w:rsid w:val="008762E6"/>
    <w:rsid w:val="0087643D"/>
    <w:rsid w:val="00876496"/>
    <w:rsid w:val="00876ABB"/>
    <w:rsid w:val="008776C3"/>
    <w:rsid w:val="00877AB0"/>
    <w:rsid w:val="0088116D"/>
    <w:rsid w:val="008818E2"/>
    <w:rsid w:val="00881BFF"/>
    <w:rsid w:val="00881C9E"/>
    <w:rsid w:val="00881D5E"/>
    <w:rsid w:val="008823A4"/>
    <w:rsid w:val="00882E7A"/>
    <w:rsid w:val="008830DB"/>
    <w:rsid w:val="00884EAD"/>
    <w:rsid w:val="0088639D"/>
    <w:rsid w:val="00886441"/>
    <w:rsid w:val="00886739"/>
    <w:rsid w:val="00886882"/>
    <w:rsid w:val="00886895"/>
    <w:rsid w:val="008869C0"/>
    <w:rsid w:val="00887C3F"/>
    <w:rsid w:val="00890158"/>
    <w:rsid w:val="0089258D"/>
    <w:rsid w:val="00893BFF"/>
    <w:rsid w:val="0089533D"/>
    <w:rsid w:val="00896826"/>
    <w:rsid w:val="0089686B"/>
    <w:rsid w:val="008A1B7D"/>
    <w:rsid w:val="008A2F00"/>
    <w:rsid w:val="008A33BC"/>
    <w:rsid w:val="008A37B9"/>
    <w:rsid w:val="008A39B9"/>
    <w:rsid w:val="008A4DE1"/>
    <w:rsid w:val="008A5191"/>
    <w:rsid w:val="008A53C3"/>
    <w:rsid w:val="008A587C"/>
    <w:rsid w:val="008B09BD"/>
    <w:rsid w:val="008B16AC"/>
    <w:rsid w:val="008B1C18"/>
    <w:rsid w:val="008B21CD"/>
    <w:rsid w:val="008B2A31"/>
    <w:rsid w:val="008B3E9B"/>
    <w:rsid w:val="008B554E"/>
    <w:rsid w:val="008B6D8B"/>
    <w:rsid w:val="008B6DA7"/>
    <w:rsid w:val="008B7C57"/>
    <w:rsid w:val="008B7F54"/>
    <w:rsid w:val="008C13B6"/>
    <w:rsid w:val="008C4F5A"/>
    <w:rsid w:val="008C5B1C"/>
    <w:rsid w:val="008C60E2"/>
    <w:rsid w:val="008C65F7"/>
    <w:rsid w:val="008D041D"/>
    <w:rsid w:val="008D07AF"/>
    <w:rsid w:val="008D0CDF"/>
    <w:rsid w:val="008D0DAD"/>
    <w:rsid w:val="008D13B7"/>
    <w:rsid w:val="008D15BA"/>
    <w:rsid w:val="008D2269"/>
    <w:rsid w:val="008D22FB"/>
    <w:rsid w:val="008D27A6"/>
    <w:rsid w:val="008D42DA"/>
    <w:rsid w:val="008D4534"/>
    <w:rsid w:val="008D47AA"/>
    <w:rsid w:val="008D49AA"/>
    <w:rsid w:val="008D6043"/>
    <w:rsid w:val="008D6BB4"/>
    <w:rsid w:val="008E007D"/>
    <w:rsid w:val="008E090F"/>
    <w:rsid w:val="008E14BA"/>
    <w:rsid w:val="008E1AA1"/>
    <w:rsid w:val="008E22AC"/>
    <w:rsid w:val="008E27DD"/>
    <w:rsid w:val="008E2BEC"/>
    <w:rsid w:val="008E2FC2"/>
    <w:rsid w:val="008E38A3"/>
    <w:rsid w:val="008E3CDC"/>
    <w:rsid w:val="008E4B09"/>
    <w:rsid w:val="008E56B7"/>
    <w:rsid w:val="008E7585"/>
    <w:rsid w:val="008F11F4"/>
    <w:rsid w:val="008F13DD"/>
    <w:rsid w:val="008F270F"/>
    <w:rsid w:val="008F30C6"/>
    <w:rsid w:val="008F455E"/>
    <w:rsid w:val="008F47C6"/>
    <w:rsid w:val="008F4C16"/>
    <w:rsid w:val="008F5D78"/>
    <w:rsid w:val="008F5E91"/>
    <w:rsid w:val="008F5E9B"/>
    <w:rsid w:val="008F653A"/>
    <w:rsid w:val="008F747A"/>
    <w:rsid w:val="008F7F95"/>
    <w:rsid w:val="00900FD3"/>
    <w:rsid w:val="009018E7"/>
    <w:rsid w:val="00901EF4"/>
    <w:rsid w:val="009027CB"/>
    <w:rsid w:val="00905016"/>
    <w:rsid w:val="009054AD"/>
    <w:rsid w:val="009056B6"/>
    <w:rsid w:val="009063C9"/>
    <w:rsid w:val="0090684E"/>
    <w:rsid w:val="0090718C"/>
    <w:rsid w:val="00907638"/>
    <w:rsid w:val="00910A01"/>
    <w:rsid w:val="0091220D"/>
    <w:rsid w:val="00912820"/>
    <w:rsid w:val="00912B16"/>
    <w:rsid w:val="0091338B"/>
    <w:rsid w:val="00913907"/>
    <w:rsid w:val="00915364"/>
    <w:rsid w:val="009164AD"/>
    <w:rsid w:val="009168ED"/>
    <w:rsid w:val="00917B42"/>
    <w:rsid w:val="009200C8"/>
    <w:rsid w:val="00920A30"/>
    <w:rsid w:val="00920D30"/>
    <w:rsid w:val="009220A1"/>
    <w:rsid w:val="0092352C"/>
    <w:rsid w:val="00924088"/>
    <w:rsid w:val="00924C76"/>
    <w:rsid w:val="00925C13"/>
    <w:rsid w:val="0092720F"/>
    <w:rsid w:val="00930CBD"/>
    <w:rsid w:val="00931793"/>
    <w:rsid w:val="00932694"/>
    <w:rsid w:val="009332CB"/>
    <w:rsid w:val="00934C8B"/>
    <w:rsid w:val="00940146"/>
    <w:rsid w:val="00940571"/>
    <w:rsid w:val="00940FF1"/>
    <w:rsid w:val="00941F24"/>
    <w:rsid w:val="00943359"/>
    <w:rsid w:val="00943F89"/>
    <w:rsid w:val="00944DC9"/>
    <w:rsid w:val="00944FA6"/>
    <w:rsid w:val="00946E46"/>
    <w:rsid w:val="00947C6C"/>
    <w:rsid w:val="009517CB"/>
    <w:rsid w:val="009518BD"/>
    <w:rsid w:val="009522FD"/>
    <w:rsid w:val="0095344B"/>
    <w:rsid w:val="0095385C"/>
    <w:rsid w:val="00954169"/>
    <w:rsid w:val="009542C8"/>
    <w:rsid w:val="009544BA"/>
    <w:rsid w:val="00954D96"/>
    <w:rsid w:val="00955071"/>
    <w:rsid w:val="00956024"/>
    <w:rsid w:val="0095681D"/>
    <w:rsid w:val="0095723B"/>
    <w:rsid w:val="00957893"/>
    <w:rsid w:val="009604D5"/>
    <w:rsid w:val="00960CE5"/>
    <w:rsid w:val="0096181F"/>
    <w:rsid w:val="00962062"/>
    <w:rsid w:val="009629AC"/>
    <w:rsid w:val="009629B2"/>
    <w:rsid w:val="00964087"/>
    <w:rsid w:val="00964583"/>
    <w:rsid w:val="00964842"/>
    <w:rsid w:val="00966098"/>
    <w:rsid w:val="00970DE3"/>
    <w:rsid w:val="00971793"/>
    <w:rsid w:val="00972855"/>
    <w:rsid w:val="009738B0"/>
    <w:rsid w:val="00973D02"/>
    <w:rsid w:val="00973D5B"/>
    <w:rsid w:val="00973F74"/>
    <w:rsid w:val="009745B2"/>
    <w:rsid w:val="00974DCF"/>
    <w:rsid w:val="00975884"/>
    <w:rsid w:val="00977CCB"/>
    <w:rsid w:val="00977DB7"/>
    <w:rsid w:val="00980D02"/>
    <w:rsid w:val="00981F39"/>
    <w:rsid w:val="00982CA1"/>
    <w:rsid w:val="00982DCD"/>
    <w:rsid w:val="00982ED6"/>
    <w:rsid w:val="00984902"/>
    <w:rsid w:val="00984D5A"/>
    <w:rsid w:val="00985081"/>
    <w:rsid w:val="00985AEC"/>
    <w:rsid w:val="009876A6"/>
    <w:rsid w:val="00987E97"/>
    <w:rsid w:val="0099162E"/>
    <w:rsid w:val="00992A88"/>
    <w:rsid w:val="00992FFD"/>
    <w:rsid w:val="0099363A"/>
    <w:rsid w:val="0099463A"/>
    <w:rsid w:val="00994AEA"/>
    <w:rsid w:val="00995B94"/>
    <w:rsid w:val="00995DD9"/>
    <w:rsid w:val="00995E2B"/>
    <w:rsid w:val="0099653D"/>
    <w:rsid w:val="00997885"/>
    <w:rsid w:val="009A0204"/>
    <w:rsid w:val="009A05FD"/>
    <w:rsid w:val="009A083D"/>
    <w:rsid w:val="009A0AF4"/>
    <w:rsid w:val="009A23AB"/>
    <w:rsid w:val="009A29D0"/>
    <w:rsid w:val="009A2A61"/>
    <w:rsid w:val="009A3121"/>
    <w:rsid w:val="009A3175"/>
    <w:rsid w:val="009A3F22"/>
    <w:rsid w:val="009A4816"/>
    <w:rsid w:val="009A48F7"/>
    <w:rsid w:val="009A50E1"/>
    <w:rsid w:val="009A5994"/>
    <w:rsid w:val="009A5C48"/>
    <w:rsid w:val="009A5DA1"/>
    <w:rsid w:val="009A6901"/>
    <w:rsid w:val="009B04BE"/>
    <w:rsid w:val="009B0F0F"/>
    <w:rsid w:val="009B2F93"/>
    <w:rsid w:val="009B304C"/>
    <w:rsid w:val="009B35AA"/>
    <w:rsid w:val="009B554B"/>
    <w:rsid w:val="009B5573"/>
    <w:rsid w:val="009B5EC8"/>
    <w:rsid w:val="009B6653"/>
    <w:rsid w:val="009B6C1A"/>
    <w:rsid w:val="009B7338"/>
    <w:rsid w:val="009C2482"/>
    <w:rsid w:val="009C2786"/>
    <w:rsid w:val="009C2F97"/>
    <w:rsid w:val="009C3EF1"/>
    <w:rsid w:val="009C4842"/>
    <w:rsid w:val="009C5537"/>
    <w:rsid w:val="009C5E3F"/>
    <w:rsid w:val="009C6163"/>
    <w:rsid w:val="009C6346"/>
    <w:rsid w:val="009C6937"/>
    <w:rsid w:val="009C6FF3"/>
    <w:rsid w:val="009D00F0"/>
    <w:rsid w:val="009D0A53"/>
    <w:rsid w:val="009D1539"/>
    <w:rsid w:val="009D159A"/>
    <w:rsid w:val="009D2184"/>
    <w:rsid w:val="009D3FF7"/>
    <w:rsid w:val="009D43A7"/>
    <w:rsid w:val="009D5DE0"/>
    <w:rsid w:val="009D5EBF"/>
    <w:rsid w:val="009D6080"/>
    <w:rsid w:val="009D60B0"/>
    <w:rsid w:val="009D690F"/>
    <w:rsid w:val="009D6B6B"/>
    <w:rsid w:val="009E0B02"/>
    <w:rsid w:val="009E1885"/>
    <w:rsid w:val="009E36CE"/>
    <w:rsid w:val="009E4CFA"/>
    <w:rsid w:val="009E525E"/>
    <w:rsid w:val="009E5EE1"/>
    <w:rsid w:val="009E66AF"/>
    <w:rsid w:val="009E7689"/>
    <w:rsid w:val="009F0E60"/>
    <w:rsid w:val="009F0F1A"/>
    <w:rsid w:val="009F1311"/>
    <w:rsid w:val="009F1DED"/>
    <w:rsid w:val="009F3870"/>
    <w:rsid w:val="009F4447"/>
    <w:rsid w:val="009F4FDF"/>
    <w:rsid w:val="009F5BFC"/>
    <w:rsid w:val="009F60A0"/>
    <w:rsid w:val="009F7443"/>
    <w:rsid w:val="00A030A1"/>
    <w:rsid w:val="00A035C3"/>
    <w:rsid w:val="00A0426D"/>
    <w:rsid w:val="00A0539D"/>
    <w:rsid w:val="00A0541A"/>
    <w:rsid w:val="00A0577E"/>
    <w:rsid w:val="00A058DC"/>
    <w:rsid w:val="00A0702A"/>
    <w:rsid w:val="00A0789A"/>
    <w:rsid w:val="00A07E0A"/>
    <w:rsid w:val="00A109B7"/>
    <w:rsid w:val="00A11031"/>
    <w:rsid w:val="00A11044"/>
    <w:rsid w:val="00A11D1F"/>
    <w:rsid w:val="00A122D9"/>
    <w:rsid w:val="00A124E8"/>
    <w:rsid w:val="00A138C1"/>
    <w:rsid w:val="00A15405"/>
    <w:rsid w:val="00A157B1"/>
    <w:rsid w:val="00A15821"/>
    <w:rsid w:val="00A15E77"/>
    <w:rsid w:val="00A16A44"/>
    <w:rsid w:val="00A16DD5"/>
    <w:rsid w:val="00A174B6"/>
    <w:rsid w:val="00A20823"/>
    <w:rsid w:val="00A20F1A"/>
    <w:rsid w:val="00A21710"/>
    <w:rsid w:val="00A217FA"/>
    <w:rsid w:val="00A21B52"/>
    <w:rsid w:val="00A23B0E"/>
    <w:rsid w:val="00A24138"/>
    <w:rsid w:val="00A25574"/>
    <w:rsid w:val="00A25DC9"/>
    <w:rsid w:val="00A261E8"/>
    <w:rsid w:val="00A30BA1"/>
    <w:rsid w:val="00A318B0"/>
    <w:rsid w:val="00A32389"/>
    <w:rsid w:val="00A34411"/>
    <w:rsid w:val="00A359CF"/>
    <w:rsid w:val="00A40C04"/>
    <w:rsid w:val="00A40D1B"/>
    <w:rsid w:val="00A413CF"/>
    <w:rsid w:val="00A436D0"/>
    <w:rsid w:val="00A436DF"/>
    <w:rsid w:val="00A44EE6"/>
    <w:rsid w:val="00A45F38"/>
    <w:rsid w:val="00A51C2B"/>
    <w:rsid w:val="00A52B28"/>
    <w:rsid w:val="00A547FC"/>
    <w:rsid w:val="00A54C5C"/>
    <w:rsid w:val="00A54C6F"/>
    <w:rsid w:val="00A554C2"/>
    <w:rsid w:val="00A55654"/>
    <w:rsid w:val="00A55CB2"/>
    <w:rsid w:val="00A55D1D"/>
    <w:rsid w:val="00A562C0"/>
    <w:rsid w:val="00A563FE"/>
    <w:rsid w:val="00A57D35"/>
    <w:rsid w:val="00A6014F"/>
    <w:rsid w:val="00A604C1"/>
    <w:rsid w:val="00A609A4"/>
    <w:rsid w:val="00A60DA0"/>
    <w:rsid w:val="00A60DA4"/>
    <w:rsid w:val="00A6104B"/>
    <w:rsid w:val="00A61408"/>
    <w:rsid w:val="00A61E22"/>
    <w:rsid w:val="00A63413"/>
    <w:rsid w:val="00A63D71"/>
    <w:rsid w:val="00A64803"/>
    <w:rsid w:val="00A64A96"/>
    <w:rsid w:val="00A650D4"/>
    <w:rsid w:val="00A65BFF"/>
    <w:rsid w:val="00A65DB1"/>
    <w:rsid w:val="00A66635"/>
    <w:rsid w:val="00A66F25"/>
    <w:rsid w:val="00A67E04"/>
    <w:rsid w:val="00A70B17"/>
    <w:rsid w:val="00A715E0"/>
    <w:rsid w:val="00A722D1"/>
    <w:rsid w:val="00A7230B"/>
    <w:rsid w:val="00A7557B"/>
    <w:rsid w:val="00A75F69"/>
    <w:rsid w:val="00A76FDC"/>
    <w:rsid w:val="00A80C4C"/>
    <w:rsid w:val="00A8118A"/>
    <w:rsid w:val="00A8190F"/>
    <w:rsid w:val="00A852D2"/>
    <w:rsid w:val="00A85E33"/>
    <w:rsid w:val="00A85E90"/>
    <w:rsid w:val="00A8609E"/>
    <w:rsid w:val="00A87102"/>
    <w:rsid w:val="00A87F5E"/>
    <w:rsid w:val="00A90599"/>
    <w:rsid w:val="00A91C35"/>
    <w:rsid w:val="00A91F76"/>
    <w:rsid w:val="00A92533"/>
    <w:rsid w:val="00A94296"/>
    <w:rsid w:val="00A94A07"/>
    <w:rsid w:val="00A96695"/>
    <w:rsid w:val="00A968B7"/>
    <w:rsid w:val="00A968CA"/>
    <w:rsid w:val="00A974AE"/>
    <w:rsid w:val="00AA0B98"/>
    <w:rsid w:val="00AA10F5"/>
    <w:rsid w:val="00AA120E"/>
    <w:rsid w:val="00AA1861"/>
    <w:rsid w:val="00AA2C7F"/>
    <w:rsid w:val="00AA35A8"/>
    <w:rsid w:val="00AA38A3"/>
    <w:rsid w:val="00AA4E0A"/>
    <w:rsid w:val="00AA4EEE"/>
    <w:rsid w:val="00AA5787"/>
    <w:rsid w:val="00AB1980"/>
    <w:rsid w:val="00AB19CC"/>
    <w:rsid w:val="00AB1B2E"/>
    <w:rsid w:val="00AB2C52"/>
    <w:rsid w:val="00AB35C8"/>
    <w:rsid w:val="00AB3D81"/>
    <w:rsid w:val="00AB63BA"/>
    <w:rsid w:val="00AB6486"/>
    <w:rsid w:val="00AB697F"/>
    <w:rsid w:val="00AB6A93"/>
    <w:rsid w:val="00AB73FF"/>
    <w:rsid w:val="00AC02C8"/>
    <w:rsid w:val="00AC08F3"/>
    <w:rsid w:val="00AC0D79"/>
    <w:rsid w:val="00AC1E5F"/>
    <w:rsid w:val="00AC271B"/>
    <w:rsid w:val="00AC2813"/>
    <w:rsid w:val="00AC41D1"/>
    <w:rsid w:val="00AC441E"/>
    <w:rsid w:val="00AC4424"/>
    <w:rsid w:val="00AC48C2"/>
    <w:rsid w:val="00AC4B9C"/>
    <w:rsid w:val="00AC61F9"/>
    <w:rsid w:val="00AC620F"/>
    <w:rsid w:val="00AC657D"/>
    <w:rsid w:val="00AC7100"/>
    <w:rsid w:val="00AC7B41"/>
    <w:rsid w:val="00AD0B45"/>
    <w:rsid w:val="00AD0DCA"/>
    <w:rsid w:val="00AD4C2D"/>
    <w:rsid w:val="00AD5E25"/>
    <w:rsid w:val="00AD7BB1"/>
    <w:rsid w:val="00AD7C43"/>
    <w:rsid w:val="00AE0212"/>
    <w:rsid w:val="00AE186B"/>
    <w:rsid w:val="00AE2E09"/>
    <w:rsid w:val="00AE47E5"/>
    <w:rsid w:val="00AE4A6F"/>
    <w:rsid w:val="00AE4B5B"/>
    <w:rsid w:val="00AE4BAC"/>
    <w:rsid w:val="00AE52AA"/>
    <w:rsid w:val="00AE5FD5"/>
    <w:rsid w:val="00AE7BD3"/>
    <w:rsid w:val="00AF1419"/>
    <w:rsid w:val="00AF1ABD"/>
    <w:rsid w:val="00AF25C9"/>
    <w:rsid w:val="00AF313F"/>
    <w:rsid w:val="00AF4C69"/>
    <w:rsid w:val="00AF5955"/>
    <w:rsid w:val="00AF7F44"/>
    <w:rsid w:val="00B0200B"/>
    <w:rsid w:val="00B04390"/>
    <w:rsid w:val="00B04F02"/>
    <w:rsid w:val="00B056AE"/>
    <w:rsid w:val="00B0624F"/>
    <w:rsid w:val="00B07510"/>
    <w:rsid w:val="00B109EE"/>
    <w:rsid w:val="00B11FD7"/>
    <w:rsid w:val="00B1317C"/>
    <w:rsid w:val="00B14A1E"/>
    <w:rsid w:val="00B14E7D"/>
    <w:rsid w:val="00B1567B"/>
    <w:rsid w:val="00B16EDD"/>
    <w:rsid w:val="00B17869"/>
    <w:rsid w:val="00B20023"/>
    <w:rsid w:val="00B2172E"/>
    <w:rsid w:val="00B23831"/>
    <w:rsid w:val="00B243B4"/>
    <w:rsid w:val="00B246B9"/>
    <w:rsid w:val="00B24992"/>
    <w:rsid w:val="00B2652B"/>
    <w:rsid w:val="00B26A89"/>
    <w:rsid w:val="00B27737"/>
    <w:rsid w:val="00B30654"/>
    <w:rsid w:val="00B30D9C"/>
    <w:rsid w:val="00B311EA"/>
    <w:rsid w:val="00B31AF1"/>
    <w:rsid w:val="00B32946"/>
    <w:rsid w:val="00B3315D"/>
    <w:rsid w:val="00B33531"/>
    <w:rsid w:val="00B3510F"/>
    <w:rsid w:val="00B356C5"/>
    <w:rsid w:val="00B35750"/>
    <w:rsid w:val="00B36124"/>
    <w:rsid w:val="00B366A1"/>
    <w:rsid w:val="00B36913"/>
    <w:rsid w:val="00B3727B"/>
    <w:rsid w:val="00B37FF5"/>
    <w:rsid w:val="00B413FE"/>
    <w:rsid w:val="00B41B97"/>
    <w:rsid w:val="00B41FBA"/>
    <w:rsid w:val="00B4247F"/>
    <w:rsid w:val="00B4329F"/>
    <w:rsid w:val="00B436FA"/>
    <w:rsid w:val="00B44931"/>
    <w:rsid w:val="00B45CCF"/>
    <w:rsid w:val="00B473D3"/>
    <w:rsid w:val="00B50285"/>
    <w:rsid w:val="00B5169D"/>
    <w:rsid w:val="00B519DF"/>
    <w:rsid w:val="00B548C3"/>
    <w:rsid w:val="00B54C94"/>
    <w:rsid w:val="00B563A8"/>
    <w:rsid w:val="00B568E0"/>
    <w:rsid w:val="00B56D57"/>
    <w:rsid w:val="00B5769F"/>
    <w:rsid w:val="00B60643"/>
    <w:rsid w:val="00B60B7B"/>
    <w:rsid w:val="00B6258D"/>
    <w:rsid w:val="00B62D3E"/>
    <w:rsid w:val="00B63173"/>
    <w:rsid w:val="00B63CF5"/>
    <w:rsid w:val="00B654AE"/>
    <w:rsid w:val="00B65A22"/>
    <w:rsid w:val="00B6627C"/>
    <w:rsid w:val="00B66BE3"/>
    <w:rsid w:val="00B71833"/>
    <w:rsid w:val="00B72868"/>
    <w:rsid w:val="00B754B2"/>
    <w:rsid w:val="00B76AE9"/>
    <w:rsid w:val="00B7777D"/>
    <w:rsid w:val="00B77832"/>
    <w:rsid w:val="00B81F3D"/>
    <w:rsid w:val="00B82002"/>
    <w:rsid w:val="00B821FE"/>
    <w:rsid w:val="00B8413D"/>
    <w:rsid w:val="00B857D3"/>
    <w:rsid w:val="00B859DD"/>
    <w:rsid w:val="00B85CE6"/>
    <w:rsid w:val="00B87784"/>
    <w:rsid w:val="00B87BDF"/>
    <w:rsid w:val="00B900DF"/>
    <w:rsid w:val="00B90CDF"/>
    <w:rsid w:val="00B91140"/>
    <w:rsid w:val="00B911CA"/>
    <w:rsid w:val="00B92617"/>
    <w:rsid w:val="00B953DD"/>
    <w:rsid w:val="00B9644D"/>
    <w:rsid w:val="00B9712B"/>
    <w:rsid w:val="00BA05FF"/>
    <w:rsid w:val="00BA0681"/>
    <w:rsid w:val="00BA06A7"/>
    <w:rsid w:val="00BA161A"/>
    <w:rsid w:val="00BA461B"/>
    <w:rsid w:val="00BA5868"/>
    <w:rsid w:val="00BA5ED9"/>
    <w:rsid w:val="00BA68AA"/>
    <w:rsid w:val="00BA6F41"/>
    <w:rsid w:val="00BA7A85"/>
    <w:rsid w:val="00BB03A0"/>
    <w:rsid w:val="00BB0421"/>
    <w:rsid w:val="00BB06A1"/>
    <w:rsid w:val="00BB10F5"/>
    <w:rsid w:val="00BB1DC2"/>
    <w:rsid w:val="00BB2205"/>
    <w:rsid w:val="00BB24D9"/>
    <w:rsid w:val="00BB3F3D"/>
    <w:rsid w:val="00BB50A7"/>
    <w:rsid w:val="00BB6AB0"/>
    <w:rsid w:val="00BB6B3E"/>
    <w:rsid w:val="00BB7845"/>
    <w:rsid w:val="00BC0EDB"/>
    <w:rsid w:val="00BC123E"/>
    <w:rsid w:val="00BC1244"/>
    <w:rsid w:val="00BC1360"/>
    <w:rsid w:val="00BC141A"/>
    <w:rsid w:val="00BC1A74"/>
    <w:rsid w:val="00BC2CFE"/>
    <w:rsid w:val="00BC3F06"/>
    <w:rsid w:val="00BC461F"/>
    <w:rsid w:val="00BC498A"/>
    <w:rsid w:val="00BC512D"/>
    <w:rsid w:val="00BC5A83"/>
    <w:rsid w:val="00BC5EEE"/>
    <w:rsid w:val="00BC6CAF"/>
    <w:rsid w:val="00BC7152"/>
    <w:rsid w:val="00BC7541"/>
    <w:rsid w:val="00BC7EE0"/>
    <w:rsid w:val="00BD04E8"/>
    <w:rsid w:val="00BD0CC1"/>
    <w:rsid w:val="00BD0DB1"/>
    <w:rsid w:val="00BD1CEF"/>
    <w:rsid w:val="00BD2706"/>
    <w:rsid w:val="00BD2CA8"/>
    <w:rsid w:val="00BD2D3F"/>
    <w:rsid w:val="00BD2FBF"/>
    <w:rsid w:val="00BD3678"/>
    <w:rsid w:val="00BD6164"/>
    <w:rsid w:val="00BD641B"/>
    <w:rsid w:val="00BD6E35"/>
    <w:rsid w:val="00BE0766"/>
    <w:rsid w:val="00BE2C8F"/>
    <w:rsid w:val="00BE441F"/>
    <w:rsid w:val="00BE5A47"/>
    <w:rsid w:val="00BE5C84"/>
    <w:rsid w:val="00BE65BA"/>
    <w:rsid w:val="00BE6F50"/>
    <w:rsid w:val="00BE7E1B"/>
    <w:rsid w:val="00BF0CF6"/>
    <w:rsid w:val="00BF0DA3"/>
    <w:rsid w:val="00BF0FEF"/>
    <w:rsid w:val="00BF254A"/>
    <w:rsid w:val="00BF25EA"/>
    <w:rsid w:val="00BF2DB0"/>
    <w:rsid w:val="00BF3324"/>
    <w:rsid w:val="00BF3B1E"/>
    <w:rsid w:val="00BF3E27"/>
    <w:rsid w:val="00BF4308"/>
    <w:rsid w:val="00BF44F5"/>
    <w:rsid w:val="00BF51D5"/>
    <w:rsid w:val="00BF5385"/>
    <w:rsid w:val="00BF57B8"/>
    <w:rsid w:val="00BF6FA3"/>
    <w:rsid w:val="00BF7B93"/>
    <w:rsid w:val="00C00FF8"/>
    <w:rsid w:val="00C01910"/>
    <w:rsid w:val="00C02E4B"/>
    <w:rsid w:val="00C049E1"/>
    <w:rsid w:val="00C04B45"/>
    <w:rsid w:val="00C056A7"/>
    <w:rsid w:val="00C05ACF"/>
    <w:rsid w:val="00C062FA"/>
    <w:rsid w:val="00C062FB"/>
    <w:rsid w:val="00C06457"/>
    <w:rsid w:val="00C06F73"/>
    <w:rsid w:val="00C109A7"/>
    <w:rsid w:val="00C118B9"/>
    <w:rsid w:val="00C13555"/>
    <w:rsid w:val="00C13C44"/>
    <w:rsid w:val="00C14682"/>
    <w:rsid w:val="00C146B1"/>
    <w:rsid w:val="00C14F9E"/>
    <w:rsid w:val="00C153E1"/>
    <w:rsid w:val="00C159C7"/>
    <w:rsid w:val="00C15DD3"/>
    <w:rsid w:val="00C16271"/>
    <w:rsid w:val="00C16647"/>
    <w:rsid w:val="00C16688"/>
    <w:rsid w:val="00C16724"/>
    <w:rsid w:val="00C177B7"/>
    <w:rsid w:val="00C17DAF"/>
    <w:rsid w:val="00C21A73"/>
    <w:rsid w:val="00C21FDE"/>
    <w:rsid w:val="00C22A70"/>
    <w:rsid w:val="00C22BF4"/>
    <w:rsid w:val="00C241CD"/>
    <w:rsid w:val="00C2443E"/>
    <w:rsid w:val="00C24470"/>
    <w:rsid w:val="00C2477E"/>
    <w:rsid w:val="00C247C0"/>
    <w:rsid w:val="00C26966"/>
    <w:rsid w:val="00C27BF1"/>
    <w:rsid w:val="00C30471"/>
    <w:rsid w:val="00C30C2A"/>
    <w:rsid w:val="00C318AA"/>
    <w:rsid w:val="00C3245E"/>
    <w:rsid w:val="00C33149"/>
    <w:rsid w:val="00C3427E"/>
    <w:rsid w:val="00C342BE"/>
    <w:rsid w:val="00C35CF1"/>
    <w:rsid w:val="00C36E4E"/>
    <w:rsid w:val="00C37644"/>
    <w:rsid w:val="00C37CC7"/>
    <w:rsid w:val="00C40DA9"/>
    <w:rsid w:val="00C43218"/>
    <w:rsid w:val="00C43B21"/>
    <w:rsid w:val="00C43CD4"/>
    <w:rsid w:val="00C43F8D"/>
    <w:rsid w:val="00C45349"/>
    <w:rsid w:val="00C4745F"/>
    <w:rsid w:val="00C478D3"/>
    <w:rsid w:val="00C50640"/>
    <w:rsid w:val="00C511CA"/>
    <w:rsid w:val="00C51D13"/>
    <w:rsid w:val="00C527BD"/>
    <w:rsid w:val="00C53830"/>
    <w:rsid w:val="00C53B69"/>
    <w:rsid w:val="00C54713"/>
    <w:rsid w:val="00C61F76"/>
    <w:rsid w:val="00C623C0"/>
    <w:rsid w:val="00C63791"/>
    <w:rsid w:val="00C651A1"/>
    <w:rsid w:val="00C651F6"/>
    <w:rsid w:val="00C702E2"/>
    <w:rsid w:val="00C70393"/>
    <w:rsid w:val="00C703FD"/>
    <w:rsid w:val="00C709B1"/>
    <w:rsid w:val="00C713B0"/>
    <w:rsid w:val="00C7226E"/>
    <w:rsid w:val="00C7307A"/>
    <w:rsid w:val="00C73824"/>
    <w:rsid w:val="00C73851"/>
    <w:rsid w:val="00C73F6A"/>
    <w:rsid w:val="00C7400B"/>
    <w:rsid w:val="00C7440B"/>
    <w:rsid w:val="00C746B8"/>
    <w:rsid w:val="00C75ED5"/>
    <w:rsid w:val="00C77347"/>
    <w:rsid w:val="00C77516"/>
    <w:rsid w:val="00C77B34"/>
    <w:rsid w:val="00C80314"/>
    <w:rsid w:val="00C8160E"/>
    <w:rsid w:val="00C82A6D"/>
    <w:rsid w:val="00C82CC7"/>
    <w:rsid w:val="00C8430B"/>
    <w:rsid w:val="00C84540"/>
    <w:rsid w:val="00C84A2B"/>
    <w:rsid w:val="00C84C43"/>
    <w:rsid w:val="00C84E68"/>
    <w:rsid w:val="00C85C3B"/>
    <w:rsid w:val="00C8653E"/>
    <w:rsid w:val="00C86D10"/>
    <w:rsid w:val="00C87117"/>
    <w:rsid w:val="00C872E6"/>
    <w:rsid w:val="00C90886"/>
    <w:rsid w:val="00C92C5E"/>
    <w:rsid w:val="00C92F80"/>
    <w:rsid w:val="00C931F2"/>
    <w:rsid w:val="00C94BCC"/>
    <w:rsid w:val="00C95437"/>
    <w:rsid w:val="00C95E28"/>
    <w:rsid w:val="00C97F0E"/>
    <w:rsid w:val="00CA006B"/>
    <w:rsid w:val="00CA051E"/>
    <w:rsid w:val="00CA0B32"/>
    <w:rsid w:val="00CA1871"/>
    <w:rsid w:val="00CA1B2D"/>
    <w:rsid w:val="00CA3790"/>
    <w:rsid w:val="00CA4746"/>
    <w:rsid w:val="00CA48A4"/>
    <w:rsid w:val="00CA4FEA"/>
    <w:rsid w:val="00CA5DA4"/>
    <w:rsid w:val="00CA6AE1"/>
    <w:rsid w:val="00CA6C68"/>
    <w:rsid w:val="00CA7042"/>
    <w:rsid w:val="00CB0B93"/>
    <w:rsid w:val="00CB0C91"/>
    <w:rsid w:val="00CB1676"/>
    <w:rsid w:val="00CB24EC"/>
    <w:rsid w:val="00CB2F9E"/>
    <w:rsid w:val="00CB3BF3"/>
    <w:rsid w:val="00CB3E12"/>
    <w:rsid w:val="00CB56BC"/>
    <w:rsid w:val="00CB661B"/>
    <w:rsid w:val="00CC0732"/>
    <w:rsid w:val="00CC1A07"/>
    <w:rsid w:val="00CC1D0E"/>
    <w:rsid w:val="00CC38AB"/>
    <w:rsid w:val="00CC3D66"/>
    <w:rsid w:val="00CC4246"/>
    <w:rsid w:val="00CC580B"/>
    <w:rsid w:val="00CC6C92"/>
    <w:rsid w:val="00CC6EAF"/>
    <w:rsid w:val="00CD0A4E"/>
    <w:rsid w:val="00CD0B85"/>
    <w:rsid w:val="00CD11B7"/>
    <w:rsid w:val="00CD2565"/>
    <w:rsid w:val="00CD3954"/>
    <w:rsid w:val="00CD4C66"/>
    <w:rsid w:val="00CD4DF3"/>
    <w:rsid w:val="00CD54C0"/>
    <w:rsid w:val="00CD5BCF"/>
    <w:rsid w:val="00CD70BD"/>
    <w:rsid w:val="00CE0ACC"/>
    <w:rsid w:val="00CE0CBC"/>
    <w:rsid w:val="00CE10FA"/>
    <w:rsid w:val="00CE15D6"/>
    <w:rsid w:val="00CE267F"/>
    <w:rsid w:val="00CE2C34"/>
    <w:rsid w:val="00CE4E2C"/>
    <w:rsid w:val="00CE4F4F"/>
    <w:rsid w:val="00CE50B9"/>
    <w:rsid w:val="00CE5635"/>
    <w:rsid w:val="00CE581F"/>
    <w:rsid w:val="00CE65F6"/>
    <w:rsid w:val="00CF25AD"/>
    <w:rsid w:val="00CF2D46"/>
    <w:rsid w:val="00CF3A0D"/>
    <w:rsid w:val="00CF3A8C"/>
    <w:rsid w:val="00CF5256"/>
    <w:rsid w:val="00CF5510"/>
    <w:rsid w:val="00CF6DB1"/>
    <w:rsid w:val="00CF7A3F"/>
    <w:rsid w:val="00D00582"/>
    <w:rsid w:val="00D00E6B"/>
    <w:rsid w:val="00D01920"/>
    <w:rsid w:val="00D01CB3"/>
    <w:rsid w:val="00D02008"/>
    <w:rsid w:val="00D025A8"/>
    <w:rsid w:val="00D02C6B"/>
    <w:rsid w:val="00D0523C"/>
    <w:rsid w:val="00D0524F"/>
    <w:rsid w:val="00D052AA"/>
    <w:rsid w:val="00D057CA"/>
    <w:rsid w:val="00D06912"/>
    <w:rsid w:val="00D069CF"/>
    <w:rsid w:val="00D06F18"/>
    <w:rsid w:val="00D077B8"/>
    <w:rsid w:val="00D07E87"/>
    <w:rsid w:val="00D101A9"/>
    <w:rsid w:val="00D1033B"/>
    <w:rsid w:val="00D103BE"/>
    <w:rsid w:val="00D1063F"/>
    <w:rsid w:val="00D10B10"/>
    <w:rsid w:val="00D1137A"/>
    <w:rsid w:val="00D11385"/>
    <w:rsid w:val="00D121AB"/>
    <w:rsid w:val="00D138A3"/>
    <w:rsid w:val="00D14C79"/>
    <w:rsid w:val="00D14D02"/>
    <w:rsid w:val="00D1527E"/>
    <w:rsid w:val="00D155A5"/>
    <w:rsid w:val="00D16690"/>
    <w:rsid w:val="00D16A56"/>
    <w:rsid w:val="00D17428"/>
    <w:rsid w:val="00D17744"/>
    <w:rsid w:val="00D179FC"/>
    <w:rsid w:val="00D20014"/>
    <w:rsid w:val="00D20CB6"/>
    <w:rsid w:val="00D20CD5"/>
    <w:rsid w:val="00D20D05"/>
    <w:rsid w:val="00D23E16"/>
    <w:rsid w:val="00D24C85"/>
    <w:rsid w:val="00D25FD2"/>
    <w:rsid w:val="00D27C0A"/>
    <w:rsid w:val="00D3046D"/>
    <w:rsid w:val="00D3282C"/>
    <w:rsid w:val="00D357B5"/>
    <w:rsid w:val="00D35AFC"/>
    <w:rsid w:val="00D37B9D"/>
    <w:rsid w:val="00D40E29"/>
    <w:rsid w:val="00D43A81"/>
    <w:rsid w:val="00D43DD0"/>
    <w:rsid w:val="00D4411A"/>
    <w:rsid w:val="00D45167"/>
    <w:rsid w:val="00D465D8"/>
    <w:rsid w:val="00D4786F"/>
    <w:rsid w:val="00D51A19"/>
    <w:rsid w:val="00D5234F"/>
    <w:rsid w:val="00D53376"/>
    <w:rsid w:val="00D5479A"/>
    <w:rsid w:val="00D55317"/>
    <w:rsid w:val="00D55E00"/>
    <w:rsid w:val="00D5799A"/>
    <w:rsid w:val="00D579C7"/>
    <w:rsid w:val="00D6169A"/>
    <w:rsid w:val="00D61A83"/>
    <w:rsid w:val="00D6283A"/>
    <w:rsid w:val="00D62903"/>
    <w:rsid w:val="00D677D9"/>
    <w:rsid w:val="00D7007E"/>
    <w:rsid w:val="00D71AB2"/>
    <w:rsid w:val="00D723E5"/>
    <w:rsid w:val="00D72AA5"/>
    <w:rsid w:val="00D732F2"/>
    <w:rsid w:val="00D73322"/>
    <w:rsid w:val="00D73449"/>
    <w:rsid w:val="00D73CA5"/>
    <w:rsid w:val="00D74E27"/>
    <w:rsid w:val="00D76D1E"/>
    <w:rsid w:val="00D77B90"/>
    <w:rsid w:val="00D77EBA"/>
    <w:rsid w:val="00D807AC"/>
    <w:rsid w:val="00D81309"/>
    <w:rsid w:val="00D81A77"/>
    <w:rsid w:val="00D8341D"/>
    <w:rsid w:val="00D83461"/>
    <w:rsid w:val="00D83513"/>
    <w:rsid w:val="00D8373D"/>
    <w:rsid w:val="00D84727"/>
    <w:rsid w:val="00D85B4C"/>
    <w:rsid w:val="00D86403"/>
    <w:rsid w:val="00D876E4"/>
    <w:rsid w:val="00D91F52"/>
    <w:rsid w:val="00D91FD9"/>
    <w:rsid w:val="00D9588F"/>
    <w:rsid w:val="00D9628D"/>
    <w:rsid w:val="00D963CF"/>
    <w:rsid w:val="00D97B37"/>
    <w:rsid w:val="00DA15CD"/>
    <w:rsid w:val="00DA1EBD"/>
    <w:rsid w:val="00DA2561"/>
    <w:rsid w:val="00DA28F9"/>
    <w:rsid w:val="00DA45B7"/>
    <w:rsid w:val="00DA4B97"/>
    <w:rsid w:val="00DA5F87"/>
    <w:rsid w:val="00DA7867"/>
    <w:rsid w:val="00DB035D"/>
    <w:rsid w:val="00DB062C"/>
    <w:rsid w:val="00DB0A9E"/>
    <w:rsid w:val="00DB0CEF"/>
    <w:rsid w:val="00DB152A"/>
    <w:rsid w:val="00DB21C3"/>
    <w:rsid w:val="00DB303A"/>
    <w:rsid w:val="00DB352E"/>
    <w:rsid w:val="00DB3E3F"/>
    <w:rsid w:val="00DB4117"/>
    <w:rsid w:val="00DB4D64"/>
    <w:rsid w:val="00DB4DBD"/>
    <w:rsid w:val="00DB58FA"/>
    <w:rsid w:val="00DC0D79"/>
    <w:rsid w:val="00DC30AD"/>
    <w:rsid w:val="00DD0D2A"/>
    <w:rsid w:val="00DD105A"/>
    <w:rsid w:val="00DD1D8B"/>
    <w:rsid w:val="00DD2245"/>
    <w:rsid w:val="00DD252C"/>
    <w:rsid w:val="00DD2960"/>
    <w:rsid w:val="00DD454E"/>
    <w:rsid w:val="00DD4CC3"/>
    <w:rsid w:val="00DD4E7B"/>
    <w:rsid w:val="00DD4FF3"/>
    <w:rsid w:val="00DD721F"/>
    <w:rsid w:val="00DD7223"/>
    <w:rsid w:val="00DE2145"/>
    <w:rsid w:val="00DE2A2C"/>
    <w:rsid w:val="00DE2CCD"/>
    <w:rsid w:val="00DE40CC"/>
    <w:rsid w:val="00DE48FB"/>
    <w:rsid w:val="00DE609B"/>
    <w:rsid w:val="00DF2199"/>
    <w:rsid w:val="00DF37B3"/>
    <w:rsid w:val="00DF3FBB"/>
    <w:rsid w:val="00DF65A1"/>
    <w:rsid w:val="00DF7FD4"/>
    <w:rsid w:val="00E00423"/>
    <w:rsid w:val="00E00D88"/>
    <w:rsid w:val="00E01560"/>
    <w:rsid w:val="00E019D3"/>
    <w:rsid w:val="00E02643"/>
    <w:rsid w:val="00E0368C"/>
    <w:rsid w:val="00E03C76"/>
    <w:rsid w:val="00E04650"/>
    <w:rsid w:val="00E04C40"/>
    <w:rsid w:val="00E0596B"/>
    <w:rsid w:val="00E060FF"/>
    <w:rsid w:val="00E10145"/>
    <w:rsid w:val="00E117D1"/>
    <w:rsid w:val="00E14FAE"/>
    <w:rsid w:val="00E1500C"/>
    <w:rsid w:val="00E15E29"/>
    <w:rsid w:val="00E16647"/>
    <w:rsid w:val="00E17E4E"/>
    <w:rsid w:val="00E20252"/>
    <w:rsid w:val="00E20E4B"/>
    <w:rsid w:val="00E21FA9"/>
    <w:rsid w:val="00E23725"/>
    <w:rsid w:val="00E23BF7"/>
    <w:rsid w:val="00E24A27"/>
    <w:rsid w:val="00E26EE8"/>
    <w:rsid w:val="00E27585"/>
    <w:rsid w:val="00E31874"/>
    <w:rsid w:val="00E33B2E"/>
    <w:rsid w:val="00E34FB5"/>
    <w:rsid w:val="00E35764"/>
    <w:rsid w:val="00E357CF"/>
    <w:rsid w:val="00E36261"/>
    <w:rsid w:val="00E36334"/>
    <w:rsid w:val="00E36E63"/>
    <w:rsid w:val="00E3702A"/>
    <w:rsid w:val="00E3743E"/>
    <w:rsid w:val="00E4047D"/>
    <w:rsid w:val="00E41D53"/>
    <w:rsid w:val="00E42944"/>
    <w:rsid w:val="00E429E8"/>
    <w:rsid w:val="00E4324C"/>
    <w:rsid w:val="00E43CD3"/>
    <w:rsid w:val="00E44B56"/>
    <w:rsid w:val="00E44CF0"/>
    <w:rsid w:val="00E45B0F"/>
    <w:rsid w:val="00E474A1"/>
    <w:rsid w:val="00E47640"/>
    <w:rsid w:val="00E47BC6"/>
    <w:rsid w:val="00E518C8"/>
    <w:rsid w:val="00E52681"/>
    <w:rsid w:val="00E53AAE"/>
    <w:rsid w:val="00E53B68"/>
    <w:rsid w:val="00E544DC"/>
    <w:rsid w:val="00E56415"/>
    <w:rsid w:val="00E56970"/>
    <w:rsid w:val="00E56AED"/>
    <w:rsid w:val="00E608E0"/>
    <w:rsid w:val="00E60C26"/>
    <w:rsid w:val="00E61348"/>
    <w:rsid w:val="00E6196E"/>
    <w:rsid w:val="00E6209E"/>
    <w:rsid w:val="00E6308B"/>
    <w:rsid w:val="00E632C5"/>
    <w:rsid w:val="00E63546"/>
    <w:rsid w:val="00E638C1"/>
    <w:rsid w:val="00E64555"/>
    <w:rsid w:val="00E64FB2"/>
    <w:rsid w:val="00E65251"/>
    <w:rsid w:val="00E654EF"/>
    <w:rsid w:val="00E65858"/>
    <w:rsid w:val="00E662AD"/>
    <w:rsid w:val="00E67350"/>
    <w:rsid w:val="00E678EB"/>
    <w:rsid w:val="00E7102E"/>
    <w:rsid w:val="00E71041"/>
    <w:rsid w:val="00E714F5"/>
    <w:rsid w:val="00E74189"/>
    <w:rsid w:val="00E75C7A"/>
    <w:rsid w:val="00E75E03"/>
    <w:rsid w:val="00E76505"/>
    <w:rsid w:val="00E76D09"/>
    <w:rsid w:val="00E8022A"/>
    <w:rsid w:val="00E812AD"/>
    <w:rsid w:val="00E81DFA"/>
    <w:rsid w:val="00E82FC7"/>
    <w:rsid w:val="00E831A7"/>
    <w:rsid w:val="00E83228"/>
    <w:rsid w:val="00E83E2E"/>
    <w:rsid w:val="00E83F20"/>
    <w:rsid w:val="00E8406A"/>
    <w:rsid w:val="00E84496"/>
    <w:rsid w:val="00E8497F"/>
    <w:rsid w:val="00E8744B"/>
    <w:rsid w:val="00E906F0"/>
    <w:rsid w:val="00E90A64"/>
    <w:rsid w:val="00E90E70"/>
    <w:rsid w:val="00E91188"/>
    <w:rsid w:val="00E92215"/>
    <w:rsid w:val="00E92F09"/>
    <w:rsid w:val="00E9348D"/>
    <w:rsid w:val="00E939EF"/>
    <w:rsid w:val="00E93E3A"/>
    <w:rsid w:val="00E948A7"/>
    <w:rsid w:val="00E9539E"/>
    <w:rsid w:val="00E9571A"/>
    <w:rsid w:val="00E95C19"/>
    <w:rsid w:val="00E96129"/>
    <w:rsid w:val="00E97164"/>
    <w:rsid w:val="00E97464"/>
    <w:rsid w:val="00E97B9A"/>
    <w:rsid w:val="00EA0C98"/>
    <w:rsid w:val="00EA3F49"/>
    <w:rsid w:val="00EA49BB"/>
    <w:rsid w:val="00EA4AB2"/>
    <w:rsid w:val="00EA4F82"/>
    <w:rsid w:val="00EA6F65"/>
    <w:rsid w:val="00EB2B7C"/>
    <w:rsid w:val="00EB31EA"/>
    <w:rsid w:val="00EB359F"/>
    <w:rsid w:val="00EB3657"/>
    <w:rsid w:val="00EB376F"/>
    <w:rsid w:val="00EB40C7"/>
    <w:rsid w:val="00EB46C8"/>
    <w:rsid w:val="00EB4BEB"/>
    <w:rsid w:val="00EB4FF9"/>
    <w:rsid w:val="00EB4FFE"/>
    <w:rsid w:val="00EB514C"/>
    <w:rsid w:val="00EB6638"/>
    <w:rsid w:val="00EB6ECC"/>
    <w:rsid w:val="00EB7952"/>
    <w:rsid w:val="00EC2277"/>
    <w:rsid w:val="00EC23BC"/>
    <w:rsid w:val="00EC42EC"/>
    <w:rsid w:val="00EC547F"/>
    <w:rsid w:val="00EC5D12"/>
    <w:rsid w:val="00EC611C"/>
    <w:rsid w:val="00EC75AD"/>
    <w:rsid w:val="00EC76BF"/>
    <w:rsid w:val="00ED08FD"/>
    <w:rsid w:val="00ED1181"/>
    <w:rsid w:val="00ED1A61"/>
    <w:rsid w:val="00ED2241"/>
    <w:rsid w:val="00ED2CEB"/>
    <w:rsid w:val="00ED586A"/>
    <w:rsid w:val="00ED5B79"/>
    <w:rsid w:val="00ED6037"/>
    <w:rsid w:val="00ED6538"/>
    <w:rsid w:val="00EE14C8"/>
    <w:rsid w:val="00EE19A6"/>
    <w:rsid w:val="00EE1BDD"/>
    <w:rsid w:val="00EE305F"/>
    <w:rsid w:val="00EE3862"/>
    <w:rsid w:val="00EE4229"/>
    <w:rsid w:val="00EE433F"/>
    <w:rsid w:val="00EE68FE"/>
    <w:rsid w:val="00EE6B50"/>
    <w:rsid w:val="00EF018C"/>
    <w:rsid w:val="00EF1AC1"/>
    <w:rsid w:val="00EF46EC"/>
    <w:rsid w:val="00EF53A8"/>
    <w:rsid w:val="00EF5EEA"/>
    <w:rsid w:val="00EF70CB"/>
    <w:rsid w:val="00EF7A4D"/>
    <w:rsid w:val="00F000C4"/>
    <w:rsid w:val="00F00C88"/>
    <w:rsid w:val="00F00C9F"/>
    <w:rsid w:val="00F016A4"/>
    <w:rsid w:val="00F01929"/>
    <w:rsid w:val="00F01D09"/>
    <w:rsid w:val="00F02136"/>
    <w:rsid w:val="00F0503A"/>
    <w:rsid w:val="00F052CA"/>
    <w:rsid w:val="00F07155"/>
    <w:rsid w:val="00F071E7"/>
    <w:rsid w:val="00F073CC"/>
    <w:rsid w:val="00F07F77"/>
    <w:rsid w:val="00F11393"/>
    <w:rsid w:val="00F11C40"/>
    <w:rsid w:val="00F12E8C"/>
    <w:rsid w:val="00F16EA8"/>
    <w:rsid w:val="00F215CD"/>
    <w:rsid w:val="00F21B80"/>
    <w:rsid w:val="00F21C94"/>
    <w:rsid w:val="00F21FA9"/>
    <w:rsid w:val="00F25C8A"/>
    <w:rsid w:val="00F27574"/>
    <w:rsid w:val="00F27D32"/>
    <w:rsid w:val="00F27DE7"/>
    <w:rsid w:val="00F30384"/>
    <w:rsid w:val="00F31618"/>
    <w:rsid w:val="00F319A3"/>
    <w:rsid w:val="00F325B5"/>
    <w:rsid w:val="00F3284D"/>
    <w:rsid w:val="00F329BC"/>
    <w:rsid w:val="00F32E61"/>
    <w:rsid w:val="00F33797"/>
    <w:rsid w:val="00F3395C"/>
    <w:rsid w:val="00F33DC2"/>
    <w:rsid w:val="00F36409"/>
    <w:rsid w:val="00F3650C"/>
    <w:rsid w:val="00F36CD1"/>
    <w:rsid w:val="00F375CE"/>
    <w:rsid w:val="00F43CB1"/>
    <w:rsid w:val="00F43DE3"/>
    <w:rsid w:val="00F450B7"/>
    <w:rsid w:val="00F46721"/>
    <w:rsid w:val="00F4682B"/>
    <w:rsid w:val="00F47A2B"/>
    <w:rsid w:val="00F50086"/>
    <w:rsid w:val="00F5012F"/>
    <w:rsid w:val="00F50621"/>
    <w:rsid w:val="00F506B5"/>
    <w:rsid w:val="00F50954"/>
    <w:rsid w:val="00F53391"/>
    <w:rsid w:val="00F540F7"/>
    <w:rsid w:val="00F54DD2"/>
    <w:rsid w:val="00F55031"/>
    <w:rsid w:val="00F5503C"/>
    <w:rsid w:val="00F55B36"/>
    <w:rsid w:val="00F55BF1"/>
    <w:rsid w:val="00F55F99"/>
    <w:rsid w:val="00F5614B"/>
    <w:rsid w:val="00F579E4"/>
    <w:rsid w:val="00F60601"/>
    <w:rsid w:val="00F6158C"/>
    <w:rsid w:val="00F61956"/>
    <w:rsid w:val="00F61C52"/>
    <w:rsid w:val="00F627A8"/>
    <w:rsid w:val="00F63672"/>
    <w:rsid w:val="00F63940"/>
    <w:rsid w:val="00F63AE2"/>
    <w:rsid w:val="00F63F5C"/>
    <w:rsid w:val="00F648A1"/>
    <w:rsid w:val="00F65828"/>
    <w:rsid w:val="00F66945"/>
    <w:rsid w:val="00F677AD"/>
    <w:rsid w:val="00F67B2D"/>
    <w:rsid w:val="00F70001"/>
    <w:rsid w:val="00F717EF"/>
    <w:rsid w:val="00F71900"/>
    <w:rsid w:val="00F71D1D"/>
    <w:rsid w:val="00F72019"/>
    <w:rsid w:val="00F726EB"/>
    <w:rsid w:val="00F7302E"/>
    <w:rsid w:val="00F73215"/>
    <w:rsid w:val="00F7324F"/>
    <w:rsid w:val="00F73EB5"/>
    <w:rsid w:val="00F741EE"/>
    <w:rsid w:val="00F74B1A"/>
    <w:rsid w:val="00F7512C"/>
    <w:rsid w:val="00F7563F"/>
    <w:rsid w:val="00F759A4"/>
    <w:rsid w:val="00F759EE"/>
    <w:rsid w:val="00F75BD8"/>
    <w:rsid w:val="00F75BD9"/>
    <w:rsid w:val="00F76A60"/>
    <w:rsid w:val="00F76AE1"/>
    <w:rsid w:val="00F773A0"/>
    <w:rsid w:val="00F804F6"/>
    <w:rsid w:val="00F81734"/>
    <w:rsid w:val="00F83577"/>
    <w:rsid w:val="00F84270"/>
    <w:rsid w:val="00F84B3B"/>
    <w:rsid w:val="00F84BAD"/>
    <w:rsid w:val="00F854EF"/>
    <w:rsid w:val="00F8580C"/>
    <w:rsid w:val="00F85D5F"/>
    <w:rsid w:val="00F90D24"/>
    <w:rsid w:val="00F939F2"/>
    <w:rsid w:val="00F949A2"/>
    <w:rsid w:val="00F960EF"/>
    <w:rsid w:val="00FA0624"/>
    <w:rsid w:val="00FA17B7"/>
    <w:rsid w:val="00FA1AD1"/>
    <w:rsid w:val="00FA2718"/>
    <w:rsid w:val="00FA2C2E"/>
    <w:rsid w:val="00FA3682"/>
    <w:rsid w:val="00FA46AF"/>
    <w:rsid w:val="00FA4921"/>
    <w:rsid w:val="00FA4EC4"/>
    <w:rsid w:val="00FA5B0F"/>
    <w:rsid w:val="00FA703D"/>
    <w:rsid w:val="00FA7489"/>
    <w:rsid w:val="00FA7B6A"/>
    <w:rsid w:val="00FB0737"/>
    <w:rsid w:val="00FB0F33"/>
    <w:rsid w:val="00FB3980"/>
    <w:rsid w:val="00FB48D8"/>
    <w:rsid w:val="00FB4B49"/>
    <w:rsid w:val="00FB54AB"/>
    <w:rsid w:val="00FB58F1"/>
    <w:rsid w:val="00FB791E"/>
    <w:rsid w:val="00FB7B5D"/>
    <w:rsid w:val="00FC0385"/>
    <w:rsid w:val="00FC081E"/>
    <w:rsid w:val="00FC084A"/>
    <w:rsid w:val="00FC09BC"/>
    <w:rsid w:val="00FC1021"/>
    <w:rsid w:val="00FC110E"/>
    <w:rsid w:val="00FC16A7"/>
    <w:rsid w:val="00FC294B"/>
    <w:rsid w:val="00FC31A1"/>
    <w:rsid w:val="00FC6153"/>
    <w:rsid w:val="00FD0D8D"/>
    <w:rsid w:val="00FD1A64"/>
    <w:rsid w:val="00FD27C0"/>
    <w:rsid w:val="00FD2DE8"/>
    <w:rsid w:val="00FD32DF"/>
    <w:rsid w:val="00FD33A8"/>
    <w:rsid w:val="00FD75E5"/>
    <w:rsid w:val="00FD7C74"/>
    <w:rsid w:val="00FE09AB"/>
    <w:rsid w:val="00FE1F96"/>
    <w:rsid w:val="00FE26C2"/>
    <w:rsid w:val="00FE2E0C"/>
    <w:rsid w:val="00FE3691"/>
    <w:rsid w:val="00FE4B4C"/>
    <w:rsid w:val="00FE76F9"/>
    <w:rsid w:val="00FF13ED"/>
    <w:rsid w:val="00FF1559"/>
    <w:rsid w:val="00FF17CE"/>
    <w:rsid w:val="00FF2643"/>
    <w:rsid w:val="00FF2645"/>
    <w:rsid w:val="00FF26F3"/>
    <w:rsid w:val="00FF2CA8"/>
    <w:rsid w:val="00FF4151"/>
    <w:rsid w:val="00FF431B"/>
    <w:rsid w:val="00FF534E"/>
    <w:rsid w:val="00FF5E44"/>
    <w:rsid w:val="00FF5F51"/>
    <w:rsid w:val="00FF6266"/>
    <w:rsid w:val="00FF6AD4"/>
    <w:rsid w:val="00FF6FD3"/>
    <w:rsid w:val="00FF7DCD"/>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7E0F575D"/>
  <w15:chartTrackingRefBased/>
  <w15:docId w15:val="{06BB29D1-D015-4B62-87C2-00A4EEB57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MS Mincho" w:hAnsi="Arial" w:cs="Arial"/>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spacing w:after="240" w:line="230" w:lineRule="atLeast"/>
      <w:jc w:val="both"/>
    </w:pPr>
    <w:rPr>
      <w:szCs w:val="22"/>
    </w:rPr>
  </w:style>
  <w:style w:type="paragraph" w:styleId="1">
    <w:name w:val="heading 1"/>
    <w:basedOn w:val="a0"/>
    <w:next w:val="a0"/>
    <w:link w:val="1Char"/>
    <w:qFormat/>
    <w:rsid w:val="003C1FC0"/>
    <w:pPr>
      <w:keepNext/>
      <w:numPr>
        <w:numId w:val="10"/>
      </w:numPr>
      <w:tabs>
        <w:tab w:val="left" w:pos="400"/>
        <w:tab w:val="left" w:pos="560"/>
      </w:tabs>
      <w:suppressAutoHyphens/>
      <w:spacing w:before="60" w:line="270" w:lineRule="exact"/>
      <w:ind w:left="431" w:hanging="431"/>
      <w:outlineLvl w:val="0"/>
    </w:pPr>
    <w:rPr>
      <w:b/>
      <w:bCs/>
      <w:sz w:val="24"/>
    </w:rPr>
  </w:style>
  <w:style w:type="paragraph" w:styleId="20">
    <w:name w:val="heading 2"/>
    <w:basedOn w:val="1"/>
    <w:next w:val="a0"/>
    <w:link w:val="2Char"/>
    <w:qFormat/>
    <w:rsid w:val="00666E30"/>
    <w:pPr>
      <w:numPr>
        <w:ilvl w:val="1"/>
      </w:numPr>
      <w:tabs>
        <w:tab w:val="clear" w:pos="400"/>
        <w:tab w:val="clear" w:pos="560"/>
        <w:tab w:val="left" w:pos="540"/>
        <w:tab w:val="left" w:pos="700"/>
      </w:tabs>
      <w:spacing w:line="250" w:lineRule="exact"/>
      <w:outlineLvl w:val="1"/>
    </w:pPr>
    <w:rPr>
      <w:sz w:val="22"/>
    </w:rPr>
  </w:style>
  <w:style w:type="paragraph" w:styleId="30">
    <w:name w:val="heading 3"/>
    <w:basedOn w:val="1"/>
    <w:next w:val="a0"/>
    <w:link w:val="3Char"/>
    <w:qFormat/>
    <w:rsid w:val="008F7F95"/>
    <w:pPr>
      <w:numPr>
        <w:ilvl w:val="2"/>
      </w:numPr>
      <w:tabs>
        <w:tab w:val="clear" w:pos="400"/>
        <w:tab w:val="clear" w:pos="560"/>
        <w:tab w:val="left" w:pos="660"/>
        <w:tab w:val="left" w:pos="880"/>
      </w:tabs>
      <w:spacing w:line="230" w:lineRule="exact"/>
      <w:jc w:val="left"/>
      <w:outlineLvl w:val="2"/>
    </w:pPr>
    <w:rPr>
      <w:sz w:val="20"/>
    </w:rPr>
  </w:style>
  <w:style w:type="paragraph" w:styleId="41">
    <w:name w:val="heading 4"/>
    <w:basedOn w:val="30"/>
    <w:next w:val="a0"/>
    <w:link w:val="4Char"/>
    <w:qFormat/>
    <w:pPr>
      <w:numPr>
        <w:ilvl w:val="3"/>
      </w:numPr>
      <w:tabs>
        <w:tab w:val="clear" w:pos="660"/>
        <w:tab w:val="clear" w:pos="880"/>
        <w:tab w:val="left" w:pos="940"/>
        <w:tab w:val="left" w:pos="1140"/>
        <w:tab w:val="left" w:pos="1360"/>
      </w:tabs>
      <w:outlineLvl w:val="3"/>
    </w:pPr>
  </w:style>
  <w:style w:type="paragraph" w:styleId="50">
    <w:name w:val="heading 5"/>
    <w:basedOn w:val="41"/>
    <w:next w:val="a0"/>
    <w:link w:val="5Char"/>
    <w:qFormat/>
    <w:pPr>
      <w:numPr>
        <w:ilvl w:val="4"/>
      </w:numPr>
      <w:tabs>
        <w:tab w:val="clear" w:pos="940"/>
        <w:tab w:val="clear" w:pos="1140"/>
        <w:tab w:val="clear" w:pos="1360"/>
      </w:tabs>
      <w:outlineLvl w:val="4"/>
    </w:pPr>
  </w:style>
  <w:style w:type="paragraph" w:styleId="6">
    <w:name w:val="heading 6"/>
    <w:basedOn w:val="50"/>
    <w:next w:val="a0"/>
    <w:link w:val="6Char"/>
    <w:qFormat/>
    <w:pPr>
      <w:numPr>
        <w:ilvl w:val="5"/>
      </w:numPr>
      <w:outlineLvl w:val="5"/>
    </w:pPr>
  </w:style>
  <w:style w:type="paragraph" w:styleId="7">
    <w:name w:val="heading 7"/>
    <w:basedOn w:val="6"/>
    <w:next w:val="a0"/>
    <w:link w:val="7Char"/>
    <w:qFormat/>
    <w:pPr>
      <w:numPr>
        <w:ilvl w:val="6"/>
      </w:numPr>
      <w:outlineLvl w:val="6"/>
    </w:pPr>
  </w:style>
  <w:style w:type="paragraph" w:styleId="8">
    <w:name w:val="heading 8"/>
    <w:basedOn w:val="6"/>
    <w:next w:val="a0"/>
    <w:link w:val="8Char"/>
    <w:qFormat/>
    <w:pPr>
      <w:numPr>
        <w:ilvl w:val="7"/>
      </w:numPr>
      <w:outlineLvl w:val="7"/>
    </w:pPr>
  </w:style>
  <w:style w:type="paragraph" w:styleId="9">
    <w:name w:val="heading 9"/>
    <w:basedOn w:val="6"/>
    <w:next w:val="a0"/>
    <w:link w:val="9Char"/>
    <w:qFormat/>
    <w:pPr>
      <w:numPr>
        <w:ilvl w:val="8"/>
      </w:numPr>
      <w:outlineLvl w:val="8"/>
    </w:pPr>
  </w:style>
  <w:style w:type="character" w:default="1" w:styleId="a1">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2">
    <w:name w:val="a2"/>
    <w:basedOn w:val="20"/>
    <w:next w:val="a0"/>
    <w:pPr>
      <w:numPr>
        <w:numId w:val="8"/>
      </w:numPr>
      <w:tabs>
        <w:tab w:val="clear" w:pos="540"/>
        <w:tab w:val="clear" w:pos="700"/>
        <w:tab w:val="num" w:pos="360"/>
        <w:tab w:val="left" w:pos="500"/>
        <w:tab w:val="left" w:pos="720"/>
      </w:tabs>
      <w:spacing w:before="270" w:line="270" w:lineRule="exact"/>
      <w:ind w:left="0" w:firstLine="0"/>
    </w:pPr>
    <w:rPr>
      <w:sz w:val="24"/>
    </w:rPr>
  </w:style>
  <w:style w:type="paragraph" w:customStyle="1" w:styleId="a3">
    <w:name w:val="a3"/>
    <w:basedOn w:val="30"/>
    <w:next w:val="a0"/>
    <w:pPr>
      <w:numPr>
        <w:numId w:val="8"/>
      </w:numPr>
      <w:tabs>
        <w:tab w:val="clear" w:pos="660"/>
        <w:tab w:val="left" w:pos="640"/>
        <w:tab w:val="num" w:pos="720"/>
      </w:tabs>
      <w:spacing w:line="250" w:lineRule="exact"/>
      <w:ind w:left="0" w:firstLine="0"/>
    </w:pPr>
    <w:rPr>
      <w:sz w:val="22"/>
    </w:rPr>
  </w:style>
  <w:style w:type="paragraph" w:customStyle="1" w:styleId="a4">
    <w:name w:val="a4"/>
    <w:basedOn w:val="41"/>
    <w:next w:val="a0"/>
    <w:pPr>
      <w:numPr>
        <w:numId w:val="8"/>
      </w:numPr>
      <w:tabs>
        <w:tab w:val="clear" w:pos="940"/>
        <w:tab w:val="clear" w:pos="1140"/>
        <w:tab w:val="clear" w:pos="1360"/>
        <w:tab w:val="left" w:pos="880"/>
        <w:tab w:val="num" w:pos="1080"/>
      </w:tabs>
      <w:ind w:left="0" w:firstLine="0"/>
    </w:pPr>
  </w:style>
  <w:style w:type="paragraph" w:customStyle="1" w:styleId="a5">
    <w:name w:val="a5"/>
    <w:basedOn w:val="50"/>
    <w:next w:val="a0"/>
    <w:pPr>
      <w:numPr>
        <w:numId w:val="8"/>
      </w:numPr>
      <w:tabs>
        <w:tab w:val="num" w:pos="1080"/>
        <w:tab w:val="left" w:pos="1140"/>
        <w:tab w:val="left" w:pos="1360"/>
      </w:tabs>
    </w:pPr>
  </w:style>
  <w:style w:type="paragraph" w:customStyle="1" w:styleId="a6">
    <w:name w:val="a6"/>
    <w:basedOn w:val="6"/>
    <w:next w:val="a0"/>
    <w:pPr>
      <w:numPr>
        <w:numId w:val="8"/>
      </w:numPr>
      <w:tabs>
        <w:tab w:val="left" w:pos="1140"/>
        <w:tab w:val="left" w:pos="1360"/>
        <w:tab w:val="num" w:pos="1440"/>
      </w:tabs>
    </w:pPr>
  </w:style>
  <w:style w:type="paragraph" w:customStyle="1" w:styleId="ANNEX">
    <w:name w:val="ANNEX"/>
    <w:basedOn w:val="a0"/>
    <w:next w:val="a0"/>
    <w:pPr>
      <w:keepNext/>
      <w:pageBreakBefore/>
      <w:numPr>
        <w:numId w:val="8"/>
      </w:numPr>
      <w:spacing w:after="760" w:line="310" w:lineRule="exact"/>
      <w:ind w:left="0" w:firstLine="0"/>
      <w:jc w:val="center"/>
      <w:outlineLvl w:val="0"/>
    </w:pPr>
    <w:rPr>
      <w:b/>
      <w:sz w:val="28"/>
    </w:rPr>
  </w:style>
  <w:style w:type="paragraph" w:customStyle="1" w:styleId="ANNEXN">
    <w:name w:val="ANNEXN"/>
    <w:basedOn w:val="ANNEX"/>
    <w:next w:val="a0"/>
    <w:pPr>
      <w:numPr>
        <w:numId w:val="0"/>
      </w:numPr>
    </w:pPr>
  </w:style>
  <w:style w:type="paragraph" w:customStyle="1" w:styleId="ANNEXZ">
    <w:name w:val="ANNEXZ"/>
    <w:basedOn w:val="ANNEX"/>
    <w:next w:val="a0"/>
    <w:pPr>
      <w:numPr>
        <w:numId w:val="0"/>
      </w:numPr>
    </w:pPr>
  </w:style>
  <w:style w:type="paragraph" w:customStyle="1" w:styleId="Bibliography1">
    <w:name w:val="Bibliography1"/>
    <w:basedOn w:val="a0"/>
    <w:pPr>
      <w:numPr>
        <w:numId w:val="1"/>
      </w:numPr>
      <w:tabs>
        <w:tab w:val="left" w:pos="660"/>
      </w:tabs>
    </w:pPr>
  </w:style>
  <w:style w:type="paragraph" w:styleId="a9">
    <w:name w:val="Block Text"/>
    <w:basedOn w:val="a0"/>
    <w:pPr>
      <w:spacing w:after="120"/>
      <w:ind w:left="1440" w:right="1440"/>
    </w:pPr>
  </w:style>
  <w:style w:type="paragraph" w:styleId="aa">
    <w:name w:val="Body Text"/>
    <w:basedOn w:val="a0"/>
    <w:pPr>
      <w:spacing w:before="60" w:after="60" w:line="210" w:lineRule="atLeast"/>
    </w:pPr>
    <w:rPr>
      <w:sz w:val="18"/>
    </w:rPr>
  </w:style>
  <w:style w:type="paragraph" w:styleId="22">
    <w:name w:val="Body Text 2"/>
    <w:basedOn w:val="a0"/>
    <w:link w:val="2Char0"/>
    <w:uiPriority w:val="99"/>
    <w:pPr>
      <w:spacing w:before="60" w:after="60" w:line="190" w:lineRule="atLeast"/>
    </w:pPr>
    <w:rPr>
      <w:sz w:val="16"/>
    </w:rPr>
  </w:style>
  <w:style w:type="paragraph" w:styleId="32">
    <w:name w:val="Body Text 3"/>
    <w:basedOn w:val="a0"/>
    <w:link w:val="3Char0"/>
    <w:uiPriority w:val="99"/>
    <w:pPr>
      <w:spacing w:before="60" w:after="60" w:line="170" w:lineRule="atLeast"/>
    </w:pPr>
    <w:rPr>
      <w:sz w:val="14"/>
    </w:rPr>
  </w:style>
  <w:style w:type="paragraph" w:styleId="ab">
    <w:name w:val="Body Text First Indent"/>
    <w:basedOn w:val="aa"/>
    <w:pPr>
      <w:spacing w:before="0" w:after="120"/>
      <w:ind w:firstLine="210"/>
    </w:pPr>
  </w:style>
  <w:style w:type="paragraph" w:styleId="ac">
    <w:name w:val="Body Text Indent"/>
    <w:basedOn w:val="a0"/>
    <w:link w:val="Char"/>
    <w:uiPriority w:val="99"/>
    <w:pPr>
      <w:spacing w:after="120"/>
      <w:ind w:left="283"/>
    </w:pPr>
  </w:style>
  <w:style w:type="paragraph" w:styleId="23">
    <w:name w:val="Body Text First Indent 2"/>
    <w:basedOn w:val="a0"/>
    <w:pPr>
      <w:ind w:firstLine="210"/>
    </w:pPr>
  </w:style>
  <w:style w:type="paragraph" w:styleId="24">
    <w:name w:val="Body Text Indent 2"/>
    <w:basedOn w:val="a0"/>
    <w:link w:val="2Char1"/>
    <w:uiPriority w:val="99"/>
    <w:pPr>
      <w:spacing w:after="120" w:line="480" w:lineRule="auto"/>
      <w:ind w:left="283"/>
    </w:pPr>
  </w:style>
  <w:style w:type="paragraph" w:styleId="33">
    <w:name w:val="Body Text Indent 3"/>
    <w:basedOn w:val="a0"/>
    <w:pPr>
      <w:spacing w:after="120"/>
      <w:ind w:left="283"/>
    </w:pPr>
    <w:rPr>
      <w:sz w:val="16"/>
    </w:rPr>
  </w:style>
  <w:style w:type="paragraph" w:styleId="ad">
    <w:name w:val="caption"/>
    <w:basedOn w:val="a0"/>
    <w:next w:val="a0"/>
    <w:qFormat/>
    <w:pPr>
      <w:spacing w:before="120" w:after="120"/>
    </w:pPr>
    <w:rPr>
      <w:b/>
    </w:rPr>
  </w:style>
  <w:style w:type="paragraph" w:styleId="ae">
    <w:name w:val="Closing"/>
    <w:basedOn w:val="a0"/>
    <w:pPr>
      <w:ind w:left="4252"/>
    </w:pPr>
  </w:style>
  <w:style w:type="character" w:styleId="af">
    <w:name w:val="annotation reference"/>
    <w:uiPriority w:val="99"/>
    <w:rPr>
      <w:noProof w:val="0"/>
      <w:sz w:val="16"/>
      <w:lang w:val="fr-FR"/>
    </w:rPr>
  </w:style>
  <w:style w:type="paragraph" w:styleId="af0">
    <w:name w:val="annotation text"/>
    <w:basedOn w:val="a0"/>
    <w:link w:val="Char0"/>
    <w:uiPriority w:val="99"/>
  </w:style>
  <w:style w:type="paragraph" w:styleId="af1">
    <w:name w:val="Date"/>
    <w:basedOn w:val="a0"/>
    <w:next w:val="a0"/>
  </w:style>
  <w:style w:type="paragraph" w:customStyle="1" w:styleId="Definition">
    <w:name w:val="Definition"/>
    <w:basedOn w:val="a0"/>
    <w:next w:val="a0"/>
  </w:style>
  <w:style w:type="character" w:customStyle="1" w:styleId="Defterms">
    <w:name w:val="Defterms"/>
    <w:rPr>
      <w:noProof w:val="0"/>
      <w:color w:val="auto"/>
      <w:lang w:val="fr-FR"/>
    </w:rPr>
  </w:style>
  <w:style w:type="paragraph" w:customStyle="1" w:styleId="dl">
    <w:name w:val="dl"/>
    <w:basedOn w:val="a0"/>
    <w:pPr>
      <w:ind w:left="800" w:hanging="400"/>
    </w:pPr>
  </w:style>
  <w:style w:type="paragraph" w:styleId="af2">
    <w:name w:val="Document Map"/>
    <w:basedOn w:val="a0"/>
    <w:semiHidden/>
    <w:pPr>
      <w:shd w:val="clear" w:color="auto" w:fill="000080"/>
    </w:pPr>
    <w:rPr>
      <w:rFonts w:ascii="Tahoma" w:hAnsi="Tahoma"/>
    </w:rPr>
  </w:style>
  <w:style w:type="character" w:styleId="af3">
    <w:name w:val="Emphasis"/>
    <w:qFormat/>
    <w:rPr>
      <w:i/>
      <w:noProof w:val="0"/>
      <w:lang w:val="fr-FR"/>
    </w:rPr>
  </w:style>
  <w:style w:type="character" w:styleId="af4">
    <w:name w:val="endnote reference"/>
    <w:semiHidden/>
    <w:rPr>
      <w:noProof w:val="0"/>
      <w:vertAlign w:val="superscript"/>
      <w:lang w:val="fr-FR"/>
    </w:rPr>
  </w:style>
  <w:style w:type="paragraph" w:styleId="af5">
    <w:name w:val="endnote text"/>
    <w:basedOn w:val="a0"/>
    <w:semiHidden/>
  </w:style>
  <w:style w:type="paragraph" w:styleId="af6">
    <w:name w:val="envelope address"/>
    <w:basedOn w:val="a0"/>
    <w:pPr>
      <w:framePr w:w="7938" w:h="1985" w:hRule="exact" w:hSpace="141" w:wrap="auto" w:hAnchor="page" w:xAlign="center" w:yAlign="bottom"/>
      <w:ind w:left="2835"/>
    </w:pPr>
    <w:rPr>
      <w:sz w:val="24"/>
    </w:rPr>
  </w:style>
  <w:style w:type="paragraph" w:styleId="af7">
    <w:name w:val="envelope return"/>
    <w:basedOn w:val="a0"/>
  </w:style>
  <w:style w:type="paragraph" w:customStyle="1" w:styleId="Example">
    <w:name w:val="Example"/>
    <w:basedOn w:val="a0"/>
    <w:next w:val="a0"/>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a0"/>
    <w:pPr>
      <w:keepNext/>
      <w:tabs>
        <w:tab w:val="left" w:pos="340"/>
      </w:tabs>
      <w:spacing w:after="60" w:line="210" w:lineRule="atLeast"/>
    </w:pPr>
    <w:rPr>
      <w:sz w:val="18"/>
    </w:rPr>
  </w:style>
  <w:style w:type="paragraph" w:customStyle="1" w:styleId="Figuretitle">
    <w:name w:val="Figure title"/>
    <w:basedOn w:val="a0"/>
    <w:next w:val="a0"/>
    <w:pPr>
      <w:suppressAutoHyphens/>
      <w:spacing w:before="220" w:after="220"/>
      <w:jc w:val="center"/>
    </w:pPr>
    <w:rPr>
      <w:b/>
    </w:rPr>
  </w:style>
  <w:style w:type="character" w:styleId="af8">
    <w:name w:val="FollowedHyperlink"/>
    <w:rPr>
      <w:noProof w:val="0"/>
      <w:color w:val="800080"/>
      <w:u w:val="single"/>
      <w:lang w:val="fr-FR"/>
    </w:rPr>
  </w:style>
  <w:style w:type="paragraph" w:styleId="af9">
    <w:name w:val="footer"/>
    <w:basedOn w:val="a0"/>
    <w:link w:val="Char1"/>
    <w:uiPriority w:val="99"/>
    <w:pPr>
      <w:spacing w:after="0" w:line="220" w:lineRule="exact"/>
    </w:pPr>
  </w:style>
  <w:style w:type="character" w:styleId="afa">
    <w:name w:val="footnote reference"/>
    <w:semiHidden/>
    <w:rPr>
      <w:noProof/>
      <w:position w:val="6"/>
      <w:sz w:val="16"/>
      <w:vertAlign w:val="baseline"/>
      <w:lang w:val="fr-FR"/>
    </w:rPr>
  </w:style>
  <w:style w:type="paragraph" w:styleId="afb">
    <w:name w:val="footnote text"/>
    <w:basedOn w:val="a0"/>
    <w:semiHidden/>
    <w:pPr>
      <w:tabs>
        <w:tab w:val="left" w:pos="340"/>
      </w:tabs>
      <w:spacing w:after="120" w:line="210" w:lineRule="atLeast"/>
    </w:pPr>
    <w:rPr>
      <w:sz w:val="18"/>
    </w:rPr>
  </w:style>
  <w:style w:type="paragraph" w:customStyle="1" w:styleId="Foreword">
    <w:name w:val="Foreword"/>
    <w:basedOn w:val="a0"/>
    <w:next w:val="a0"/>
    <w:rPr>
      <w:color w:val="0000FF"/>
    </w:rPr>
  </w:style>
  <w:style w:type="paragraph" w:customStyle="1" w:styleId="Formula">
    <w:name w:val="Formula"/>
    <w:basedOn w:val="a0"/>
    <w:next w:val="a0"/>
    <w:pPr>
      <w:tabs>
        <w:tab w:val="right" w:pos="9752"/>
      </w:tabs>
      <w:spacing w:after="220"/>
      <w:ind w:left="403"/>
      <w:jc w:val="left"/>
    </w:pPr>
  </w:style>
  <w:style w:type="paragraph" w:styleId="afc">
    <w:name w:val="header"/>
    <w:basedOn w:val="a0"/>
    <w:link w:val="Char2"/>
    <w:uiPriority w:val="99"/>
    <w:pPr>
      <w:spacing w:after="740" w:line="220" w:lineRule="exact"/>
    </w:pPr>
    <w:rPr>
      <w:b/>
      <w:sz w:val="22"/>
    </w:rPr>
  </w:style>
  <w:style w:type="character" w:styleId="afd">
    <w:name w:val="Hyperlink"/>
    <w:uiPriority w:val="99"/>
    <w:rPr>
      <w:noProof w:val="0"/>
      <w:color w:val="0000FF"/>
      <w:u w:val="single"/>
      <w:lang w:val="fr-FR"/>
    </w:rPr>
  </w:style>
  <w:style w:type="paragraph" w:styleId="10">
    <w:name w:val="index 1"/>
    <w:basedOn w:val="a0"/>
    <w:semiHidden/>
    <w:pPr>
      <w:spacing w:after="0" w:line="210" w:lineRule="atLeast"/>
      <w:ind w:left="142" w:hanging="142"/>
      <w:jc w:val="left"/>
    </w:pPr>
    <w:rPr>
      <w:b/>
      <w:sz w:val="18"/>
    </w:rPr>
  </w:style>
  <w:style w:type="paragraph" w:styleId="25">
    <w:name w:val="index 2"/>
    <w:basedOn w:val="a0"/>
    <w:next w:val="a0"/>
    <w:autoRedefine/>
    <w:semiHidden/>
    <w:pPr>
      <w:spacing w:line="210" w:lineRule="atLeast"/>
      <w:ind w:left="600" w:hanging="200"/>
    </w:pPr>
    <w:rPr>
      <w:b/>
      <w:sz w:val="18"/>
    </w:rPr>
  </w:style>
  <w:style w:type="paragraph" w:styleId="34">
    <w:name w:val="index 3"/>
    <w:basedOn w:val="a0"/>
    <w:next w:val="a0"/>
    <w:autoRedefine/>
    <w:semiHidden/>
    <w:pPr>
      <w:spacing w:line="220" w:lineRule="atLeast"/>
      <w:ind w:left="600" w:hanging="200"/>
    </w:pPr>
    <w:rPr>
      <w:b/>
    </w:rPr>
  </w:style>
  <w:style w:type="paragraph" w:styleId="42">
    <w:name w:val="index 4"/>
    <w:basedOn w:val="a0"/>
    <w:next w:val="a0"/>
    <w:autoRedefine/>
    <w:semiHidden/>
    <w:pPr>
      <w:spacing w:line="220" w:lineRule="atLeast"/>
      <w:ind w:left="800" w:hanging="200"/>
    </w:pPr>
    <w:rPr>
      <w:b/>
    </w:rPr>
  </w:style>
  <w:style w:type="paragraph" w:styleId="51">
    <w:name w:val="index 5"/>
    <w:basedOn w:val="a0"/>
    <w:next w:val="a0"/>
    <w:autoRedefine/>
    <w:semiHidden/>
    <w:pPr>
      <w:spacing w:line="220" w:lineRule="atLeast"/>
      <w:ind w:left="1000" w:hanging="200"/>
    </w:pPr>
    <w:rPr>
      <w:b/>
    </w:rPr>
  </w:style>
  <w:style w:type="paragraph" w:styleId="60">
    <w:name w:val="index 6"/>
    <w:basedOn w:val="a0"/>
    <w:next w:val="a0"/>
    <w:autoRedefine/>
    <w:semiHidden/>
    <w:pPr>
      <w:spacing w:line="220" w:lineRule="atLeast"/>
      <w:ind w:left="1200" w:hanging="200"/>
    </w:pPr>
    <w:rPr>
      <w:b/>
    </w:rPr>
  </w:style>
  <w:style w:type="paragraph" w:styleId="70">
    <w:name w:val="index 7"/>
    <w:basedOn w:val="a0"/>
    <w:next w:val="a0"/>
    <w:autoRedefine/>
    <w:semiHidden/>
    <w:pPr>
      <w:spacing w:line="220" w:lineRule="atLeast"/>
      <w:ind w:left="1400" w:hanging="200"/>
    </w:pPr>
    <w:rPr>
      <w:b/>
    </w:rPr>
  </w:style>
  <w:style w:type="paragraph" w:styleId="80">
    <w:name w:val="index 8"/>
    <w:basedOn w:val="a0"/>
    <w:next w:val="a0"/>
    <w:autoRedefine/>
    <w:semiHidden/>
    <w:pPr>
      <w:spacing w:line="220" w:lineRule="atLeast"/>
      <w:ind w:left="1600" w:hanging="200"/>
    </w:pPr>
    <w:rPr>
      <w:b/>
    </w:rPr>
  </w:style>
  <w:style w:type="paragraph" w:styleId="90">
    <w:name w:val="index 9"/>
    <w:basedOn w:val="a0"/>
    <w:next w:val="a0"/>
    <w:autoRedefine/>
    <w:semiHidden/>
    <w:pPr>
      <w:spacing w:line="220" w:lineRule="atLeast"/>
      <w:ind w:left="1800" w:hanging="200"/>
    </w:pPr>
    <w:rPr>
      <w:b/>
    </w:rPr>
  </w:style>
  <w:style w:type="paragraph" w:styleId="afe">
    <w:name w:val="index heading"/>
    <w:basedOn w:val="a0"/>
    <w:next w:val="10"/>
    <w:semiHidden/>
    <w:pPr>
      <w:keepNext/>
      <w:spacing w:before="400" w:after="210"/>
      <w:jc w:val="center"/>
    </w:pPr>
  </w:style>
  <w:style w:type="paragraph" w:customStyle="1" w:styleId="Introduction">
    <w:name w:val="Introduction"/>
    <w:basedOn w:val="a0"/>
    <w:next w:val="a0"/>
    <w:pPr>
      <w:keepNext/>
      <w:pageBreakBefore/>
      <w:tabs>
        <w:tab w:val="left" w:pos="400"/>
      </w:tabs>
      <w:suppressAutoHyphens/>
      <w:spacing w:before="960" w:after="310" w:line="310" w:lineRule="exact"/>
      <w:jc w:val="left"/>
    </w:pPr>
    <w:rPr>
      <w:b/>
      <w:sz w:val="28"/>
    </w:rPr>
  </w:style>
  <w:style w:type="character" w:styleId="aff">
    <w:name w:val="line number"/>
    <w:rPr>
      <w:noProof w:val="0"/>
      <w:lang w:val="fr-FR"/>
    </w:rPr>
  </w:style>
  <w:style w:type="paragraph" w:styleId="aff0">
    <w:name w:val="List"/>
    <w:basedOn w:val="a0"/>
    <w:pPr>
      <w:ind w:left="283" w:hanging="283"/>
    </w:pPr>
  </w:style>
  <w:style w:type="paragraph" w:styleId="26">
    <w:name w:val="List 2"/>
    <w:basedOn w:val="a0"/>
    <w:pPr>
      <w:ind w:left="566" w:hanging="283"/>
    </w:pPr>
  </w:style>
  <w:style w:type="paragraph" w:styleId="35">
    <w:name w:val="List 3"/>
    <w:basedOn w:val="a0"/>
    <w:pPr>
      <w:ind w:left="849" w:hanging="283"/>
    </w:pPr>
  </w:style>
  <w:style w:type="paragraph" w:styleId="43">
    <w:name w:val="List 4"/>
    <w:basedOn w:val="a0"/>
    <w:pPr>
      <w:ind w:left="1132" w:hanging="283"/>
    </w:pPr>
  </w:style>
  <w:style w:type="paragraph" w:styleId="52">
    <w:name w:val="List 5"/>
    <w:basedOn w:val="a0"/>
    <w:pPr>
      <w:ind w:left="1415" w:hanging="283"/>
    </w:pPr>
  </w:style>
  <w:style w:type="paragraph" w:styleId="aff1">
    <w:name w:val="List Bullet"/>
    <w:basedOn w:val="a0"/>
    <w:autoRedefine/>
    <w:pPr>
      <w:tabs>
        <w:tab w:val="num" w:pos="360"/>
      </w:tabs>
      <w:ind w:left="360" w:hanging="360"/>
    </w:pPr>
  </w:style>
  <w:style w:type="paragraph" w:styleId="27">
    <w:name w:val="List Bullet 2"/>
    <w:basedOn w:val="a0"/>
    <w:autoRedefine/>
    <w:pPr>
      <w:tabs>
        <w:tab w:val="num" w:pos="643"/>
      </w:tabs>
      <w:ind w:left="643" w:hanging="360"/>
    </w:pPr>
  </w:style>
  <w:style w:type="paragraph" w:styleId="36">
    <w:name w:val="List Bullet 3"/>
    <w:basedOn w:val="a0"/>
    <w:autoRedefine/>
    <w:pPr>
      <w:tabs>
        <w:tab w:val="num" w:pos="926"/>
      </w:tabs>
      <w:ind w:left="926" w:hanging="360"/>
    </w:pPr>
  </w:style>
  <w:style w:type="paragraph" w:styleId="44">
    <w:name w:val="List Bullet 4"/>
    <w:basedOn w:val="a0"/>
    <w:autoRedefine/>
    <w:pPr>
      <w:tabs>
        <w:tab w:val="num" w:pos="1209"/>
      </w:tabs>
      <w:ind w:left="1209" w:hanging="360"/>
    </w:pPr>
  </w:style>
  <w:style w:type="paragraph" w:styleId="5">
    <w:name w:val="List Bullet 5"/>
    <w:basedOn w:val="a0"/>
    <w:autoRedefine/>
    <w:pPr>
      <w:numPr>
        <w:numId w:val="2"/>
      </w:numPr>
      <w:tabs>
        <w:tab w:val="clear" w:pos="360"/>
        <w:tab w:val="num" w:pos="1492"/>
      </w:tabs>
      <w:ind w:left="1492"/>
    </w:pPr>
  </w:style>
  <w:style w:type="paragraph" w:styleId="aff2">
    <w:name w:val="List Continue"/>
    <w:basedOn w:val="a0"/>
    <w:pPr>
      <w:tabs>
        <w:tab w:val="left" w:pos="400"/>
      </w:tabs>
      <w:ind w:left="400" w:hanging="400"/>
    </w:pPr>
  </w:style>
  <w:style w:type="paragraph" w:styleId="21">
    <w:name w:val="List Continue 2"/>
    <w:basedOn w:val="aff2"/>
    <w:pPr>
      <w:numPr>
        <w:ilvl w:val="1"/>
        <w:numId w:val="1"/>
      </w:numPr>
      <w:tabs>
        <w:tab w:val="clear" w:pos="400"/>
        <w:tab w:val="left" w:pos="800"/>
      </w:tabs>
    </w:pPr>
  </w:style>
  <w:style w:type="paragraph" w:styleId="31">
    <w:name w:val="List Continue 3"/>
    <w:basedOn w:val="aff2"/>
    <w:pPr>
      <w:numPr>
        <w:ilvl w:val="2"/>
        <w:numId w:val="1"/>
      </w:numPr>
      <w:tabs>
        <w:tab w:val="clear" w:pos="400"/>
        <w:tab w:val="left" w:pos="1200"/>
      </w:tabs>
    </w:pPr>
  </w:style>
  <w:style w:type="paragraph" w:styleId="40">
    <w:name w:val="List Continue 4"/>
    <w:basedOn w:val="aff2"/>
    <w:pPr>
      <w:numPr>
        <w:ilvl w:val="3"/>
        <w:numId w:val="3"/>
      </w:numPr>
      <w:tabs>
        <w:tab w:val="clear" w:pos="360"/>
        <w:tab w:val="clear" w:pos="400"/>
        <w:tab w:val="left" w:pos="1600"/>
      </w:tabs>
      <w:ind w:left="1600" w:hanging="400"/>
    </w:pPr>
  </w:style>
  <w:style w:type="paragraph" w:styleId="53">
    <w:name w:val="List Continue 5"/>
    <w:basedOn w:val="a0"/>
    <w:pPr>
      <w:spacing w:after="120"/>
      <w:ind w:left="1415"/>
    </w:pPr>
  </w:style>
  <w:style w:type="paragraph" w:styleId="a">
    <w:name w:val="List Number"/>
    <w:basedOn w:val="a0"/>
    <w:pPr>
      <w:numPr>
        <w:numId w:val="4"/>
      </w:numPr>
      <w:tabs>
        <w:tab w:val="clear" w:pos="643"/>
        <w:tab w:val="left" w:pos="400"/>
      </w:tabs>
      <w:ind w:left="400" w:hanging="400"/>
    </w:pPr>
  </w:style>
  <w:style w:type="paragraph" w:styleId="2">
    <w:name w:val="List Number 2"/>
    <w:basedOn w:val="a0"/>
    <w:pPr>
      <w:numPr>
        <w:ilvl w:val="1"/>
        <w:numId w:val="5"/>
      </w:numPr>
      <w:tabs>
        <w:tab w:val="clear" w:pos="926"/>
        <w:tab w:val="left" w:pos="800"/>
      </w:tabs>
      <w:ind w:left="800" w:hanging="400"/>
    </w:pPr>
  </w:style>
  <w:style w:type="paragraph" w:styleId="3">
    <w:name w:val="List Number 3"/>
    <w:basedOn w:val="a0"/>
    <w:pPr>
      <w:numPr>
        <w:ilvl w:val="2"/>
        <w:numId w:val="6"/>
      </w:numPr>
      <w:tabs>
        <w:tab w:val="clear" w:pos="1209"/>
        <w:tab w:val="left" w:pos="1200"/>
      </w:tabs>
      <w:ind w:left="1200" w:hanging="400"/>
    </w:pPr>
  </w:style>
  <w:style w:type="paragraph" w:styleId="4">
    <w:name w:val="List Number 4"/>
    <w:basedOn w:val="a0"/>
    <w:pPr>
      <w:numPr>
        <w:ilvl w:val="3"/>
        <w:numId w:val="7"/>
      </w:numPr>
      <w:tabs>
        <w:tab w:val="clear" w:pos="1492"/>
        <w:tab w:val="left" w:pos="1600"/>
      </w:tabs>
      <w:ind w:left="1600" w:hanging="400"/>
    </w:pPr>
  </w:style>
  <w:style w:type="paragraph" w:styleId="54">
    <w:name w:val="List Number 5"/>
    <w:basedOn w:val="a0"/>
    <w:pPr>
      <w:tabs>
        <w:tab w:val="num" w:pos="1492"/>
      </w:tabs>
      <w:ind w:left="1492" w:hanging="360"/>
    </w:pPr>
  </w:style>
  <w:style w:type="paragraph" w:styleId="aff3">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szCs w:val="22"/>
      <w:lang w:val="en-GB" w:eastAsia="ja-JP"/>
    </w:rPr>
  </w:style>
  <w:style w:type="paragraph" w:styleId="aff4">
    <w:name w:val="Message Header"/>
    <w:basedOn w:val="a0"/>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a0"/>
    <w:next w:val="a0"/>
    <w:pPr>
      <w:spacing w:line="220" w:lineRule="atLeast"/>
    </w:pPr>
    <w:rPr>
      <w:color w:val="0000FF"/>
    </w:rPr>
  </w:style>
  <w:style w:type="paragraph" w:customStyle="1" w:styleId="na2">
    <w:name w:val="na2"/>
    <w:basedOn w:val="a2"/>
    <w:next w:val="a0"/>
    <w:pPr>
      <w:numPr>
        <w:ilvl w:val="0"/>
        <w:numId w:val="0"/>
      </w:numPr>
    </w:pPr>
  </w:style>
  <w:style w:type="paragraph" w:customStyle="1" w:styleId="na3">
    <w:name w:val="na3"/>
    <w:basedOn w:val="a3"/>
    <w:next w:val="a0"/>
    <w:pPr>
      <w:numPr>
        <w:ilvl w:val="0"/>
        <w:numId w:val="0"/>
      </w:numPr>
    </w:pPr>
  </w:style>
  <w:style w:type="paragraph" w:customStyle="1" w:styleId="na4">
    <w:name w:val="na4"/>
    <w:basedOn w:val="a4"/>
    <w:next w:val="a0"/>
    <w:pPr>
      <w:numPr>
        <w:ilvl w:val="0"/>
        <w:numId w:val="0"/>
      </w:numPr>
      <w:tabs>
        <w:tab w:val="left" w:pos="1060"/>
      </w:tabs>
    </w:pPr>
  </w:style>
  <w:style w:type="paragraph" w:customStyle="1" w:styleId="na5">
    <w:name w:val="na5"/>
    <w:basedOn w:val="a5"/>
    <w:next w:val="a0"/>
    <w:pPr>
      <w:numPr>
        <w:ilvl w:val="0"/>
        <w:numId w:val="0"/>
      </w:numPr>
    </w:pPr>
  </w:style>
  <w:style w:type="paragraph" w:customStyle="1" w:styleId="na6">
    <w:name w:val="na6"/>
    <w:basedOn w:val="a6"/>
    <w:next w:val="a0"/>
    <w:pPr>
      <w:numPr>
        <w:ilvl w:val="0"/>
        <w:numId w:val="0"/>
      </w:numPr>
    </w:pPr>
  </w:style>
  <w:style w:type="paragraph" w:styleId="aff5">
    <w:name w:val="Normal Indent"/>
    <w:basedOn w:val="a0"/>
    <w:pPr>
      <w:ind w:left="708"/>
    </w:pPr>
  </w:style>
  <w:style w:type="paragraph" w:customStyle="1" w:styleId="Note">
    <w:name w:val="Note"/>
    <w:basedOn w:val="a0"/>
    <w:next w:val="a0"/>
    <w:pPr>
      <w:tabs>
        <w:tab w:val="left" w:pos="960"/>
      </w:tabs>
      <w:spacing w:line="210" w:lineRule="atLeast"/>
    </w:pPr>
    <w:rPr>
      <w:sz w:val="18"/>
    </w:rPr>
  </w:style>
  <w:style w:type="paragraph" w:styleId="aff6">
    <w:name w:val="Note Heading"/>
    <w:basedOn w:val="a0"/>
    <w:next w:val="a0"/>
  </w:style>
  <w:style w:type="paragraph" w:customStyle="1" w:styleId="p2">
    <w:name w:val="p2"/>
    <w:basedOn w:val="a0"/>
    <w:next w:val="a0"/>
    <w:pPr>
      <w:tabs>
        <w:tab w:val="left" w:pos="560"/>
      </w:tabs>
    </w:pPr>
  </w:style>
  <w:style w:type="paragraph" w:customStyle="1" w:styleId="p3">
    <w:name w:val="p3"/>
    <w:basedOn w:val="a0"/>
    <w:next w:val="a0"/>
    <w:pPr>
      <w:tabs>
        <w:tab w:val="left" w:pos="720"/>
      </w:tabs>
    </w:pPr>
  </w:style>
  <w:style w:type="paragraph" w:customStyle="1" w:styleId="p4">
    <w:name w:val="p4"/>
    <w:basedOn w:val="a0"/>
    <w:next w:val="a0"/>
    <w:pPr>
      <w:tabs>
        <w:tab w:val="left" w:pos="1100"/>
      </w:tabs>
    </w:pPr>
  </w:style>
  <w:style w:type="paragraph" w:customStyle="1" w:styleId="p5">
    <w:name w:val="p5"/>
    <w:basedOn w:val="a0"/>
    <w:next w:val="a0"/>
    <w:pPr>
      <w:tabs>
        <w:tab w:val="left" w:pos="1100"/>
      </w:tabs>
    </w:pPr>
  </w:style>
  <w:style w:type="paragraph" w:customStyle="1" w:styleId="p6">
    <w:name w:val="p6"/>
    <w:basedOn w:val="a0"/>
    <w:next w:val="a0"/>
    <w:pPr>
      <w:tabs>
        <w:tab w:val="left" w:pos="1440"/>
      </w:tabs>
    </w:pPr>
  </w:style>
  <w:style w:type="character" w:styleId="aff7">
    <w:name w:val="page number"/>
    <w:rPr>
      <w:noProof w:val="0"/>
      <w:lang w:val="fr-FR"/>
    </w:rPr>
  </w:style>
  <w:style w:type="paragraph" w:styleId="aff8">
    <w:name w:val="Plain Text"/>
    <w:basedOn w:val="a0"/>
    <w:rPr>
      <w:rFonts w:ascii="Courier New" w:hAnsi="Courier New"/>
    </w:rPr>
  </w:style>
  <w:style w:type="paragraph" w:customStyle="1" w:styleId="RefNorm">
    <w:name w:val="RefNorm"/>
    <w:basedOn w:val="a0"/>
    <w:next w:val="a0"/>
  </w:style>
  <w:style w:type="paragraph" w:styleId="aff9">
    <w:name w:val="Salutation"/>
    <w:basedOn w:val="a0"/>
    <w:next w:val="a0"/>
  </w:style>
  <w:style w:type="paragraph" w:styleId="affa">
    <w:name w:val="Signature"/>
    <w:basedOn w:val="a0"/>
    <w:pPr>
      <w:ind w:left="4252"/>
    </w:pPr>
  </w:style>
  <w:style w:type="paragraph" w:customStyle="1" w:styleId="Special">
    <w:name w:val="Special"/>
    <w:basedOn w:val="a0"/>
    <w:next w:val="a0"/>
  </w:style>
  <w:style w:type="character" w:styleId="affb">
    <w:name w:val="Strong"/>
    <w:uiPriority w:val="22"/>
    <w:qFormat/>
    <w:rPr>
      <w:b/>
      <w:noProof w:val="0"/>
      <w:lang w:val="fr-FR"/>
    </w:rPr>
  </w:style>
  <w:style w:type="paragraph" w:styleId="affc">
    <w:name w:val="Subtitle"/>
    <w:basedOn w:val="a0"/>
    <w:qFormat/>
    <w:pPr>
      <w:spacing w:after="60"/>
      <w:jc w:val="center"/>
      <w:outlineLvl w:val="1"/>
    </w:pPr>
    <w:rPr>
      <w:sz w:val="24"/>
    </w:rPr>
  </w:style>
  <w:style w:type="paragraph" w:customStyle="1" w:styleId="Tablefootnote">
    <w:name w:val="Table footnote"/>
    <w:basedOn w:val="a0"/>
    <w:pPr>
      <w:tabs>
        <w:tab w:val="left" w:pos="340"/>
      </w:tabs>
      <w:spacing w:before="60" w:after="60" w:line="190" w:lineRule="atLeast"/>
    </w:pPr>
    <w:rPr>
      <w:sz w:val="16"/>
    </w:rPr>
  </w:style>
  <w:style w:type="paragraph" w:styleId="affd">
    <w:name w:val="table of authorities"/>
    <w:basedOn w:val="a0"/>
    <w:next w:val="a0"/>
    <w:semiHidden/>
    <w:pPr>
      <w:ind w:left="200" w:hanging="200"/>
    </w:pPr>
  </w:style>
  <w:style w:type="paragraph" w:styleId="affe">
    <w:name w:val="table of figures"/>
    <w:basedOn w:val="a0"/>
    <w:next w:val="a0"/>
    <w:semiHidden/>
    <w:pPr>
      <w:ind w:left="400" w:hanging="400"/>
    </w:pPr>
  </w:style>
  <w:style w:type="paragraph" w:customStyle="1" w:styleId="Tabletitle">
    <w:name w:val="Table title"/>
    <w:basedOn w:val="a0"/>
    <w:next w:val="a0"/>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a0"/>
    <w:next w:val="Definition"/>
    <w:pPr>
      <w:keepNext/>
      <w:suppressAutoHyphens/>
      <w:spacing w:after="0"/>
      <w:jc w:val="left"/>
    </w:pPr>
    <w:rPr>
      <w:b/>
    </w:rPr>
  </w:style>
  <w:style w:type="paragraph" w:customStyle="1" w:styleId="TermNum">
    <w:name w:val="TermNum"/>
    <w:basedOn w:val="a0"/>
    <w:next w:val="Terms"/>
    <w:pPr>
      <w:keepNext/>
      <w:spacing w:after="0"/>
    </w:pPr>
    <w:rPr>
      <w:b/>
    </w:rPr>
  </w:style>
  <w:style w:type="paragraph" w:styleId="afff">
    <w:name w:val="Title"/>
    <w:basedOn w:val="a0"/>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center"/>
      <w:outlineLvl w:val="0"/>
    </w:pPr>
    <w:rPr>
      <w:b/>
      <w:sz w:val="28"/>
    </w:rPr>
  </w:style>
  <w:style w:type="paragraph" w:styleId="afff0">
    <w:name w:val="toa heading"/>
    <w:basedOn w:val="a0"/>
    <w:next w:val="a0"/>
    <w:semiHidden/>
    <w:pPr>
      <w:spacing w:before="120"/>
    </w:pPr>
    <w:rPr>
      <w:b/>
      <w:sz w:val="24"/>
    </w:rPr>
  </w:style>
  <w:style w:type="paragraph" w:styleId="11">
    <w:name w:val="toc 1"/>
    <w:basedOn w:val="a0"/>
    <w:next w:val="a0"/>
    <w:uiPriority w:val="39"/>
    <w:rsid w:val="00DF7FD4"/>
    <w:pPr>
      <w:tabs>
        <w:tab w:val="left" w:pos="720"/>
        <w:tab w:val="right" w:leader="dot" w:pos="9752"/>
      </w:tabs>
      <w:suppressAutoHyphens/>
      <w:spacing w:before="120" w:after="0"/>
      <w:ind w:left="720" w:right="500" w:hanging="720"/>
      <w:jc w:val="left"/>
    </w:pPr>
    <w:rPr>
      <w:rFonts w:eastAsia="Arial"/>
      <w:b/>
    </w:rPr>
  </w:style>
  <w:style w:type="paragraph" w:styleId="28">
    <w:name w:val="toc 2"/>
    <w:basedOn w:val="11"/>
    <w:next w:val="a0"/>
    <w:uiPriority w:val="39"/>
    <w:pPr>
      <w:spacing w:before="0"/>
    </w:pPr>
  </w:style>
  <w:style w:type="paragraph" w:styleId="37">
    <w:name w:val="toc 3"/>
    <w:basedOn w:val="28"/>
    <w:next w:val="a0"/>
    <w:uiPriority w:val="39"/>
  </w:style>
  <w:style w:type="paragraph" w:styleId="45">
    <w:name w:val="toc 4"/>
    <w:basedOn w:val="28"/>
    <w:next w:val="a0"/>
    <w:semiHidden/>
    <w:pPr>
      <w:tabs>
        <w:tab w:val="clear" w:pos="720"/>
        <w:tab w:val="left" w:pos="1140"/>
      </w:tabs>
      <w:ind w:left="1140" w:hanging="1140"/>
    </w:pPr>
  </w:style>
  <w:style w:type="paragraph" w:styleId="55">
    <w:name w:val="toc 5"/>
    <w:basedOn w:val="45"/>
    <w:next w:val="a0"/>
    <w:semiHidden/>
  </w:style>
  <w:style w:type="paragraph" w:styleId="61">
    <w:name w:val="toc 6"/>
    <w:basedOn w:val="45"/>
    <w:next w:val="a0"/>
    <w:semiHidden/>
    <w:pPr>
      <w:tabs>
        <w:tab w:val="clear" w:pos="1140"/>
        <w:tab w:val="left" w:pos="1440"/>
      </w:tabs>
      <w:ind w:left="1440" w:hanging="1440"/>
    </w:pPr>
  </w:style>
  <w:style w:type="paragraph" w:styleId="71">
    <w:name w:val="toc 7"/>
    <w:basedOn w:val="45"/>
    <w:next w:val="a0"/>
    <w:semiHidden/>
    <w:pPr>
      <w:tabs>
        <w:tab w:val="clear" w:pos="1140"/>
        <w:tab w:val="left" w:pos="1440"/>
      </w:tabs>
      <w:ind w:left="1440" w:hanging="1440"/>
    </w:pPr>
  </w:style>
  <w:style w:type="paragraph" w:styleId="81">
    <w:name w:val="toc 8"/>
    <w:basedOn w:val="45"/>
    <w:next w:val="a0"/>
    <w:semiHidden/>
    <w:pPr>
      <w:tabs>
        <w:tab w:val="clear" w:pos="1140"/>
        <w:tab w:val="left" w:pos="1440"/>
      </w:tabs>
      <w:ind w:left="1440" w:hanging="1440"/>
    </w:pPr>
  </w:style>
  <w:style w:type="paragraph" w:styleId="91">
    <w:name w:val="toc 9"/>
    <w:basedOn w:val="11"/>
    <w:next w:val="a0"/>
    <w:semiHidden/>
    <w:pPr>
      <w:tabs>
        <w:tab w:val="clear" w:pos="720"/>
      </w:tabs>
      <w:ind w:left="0" w:firstLine="0"/>
    </w:pPr>
  </w:style>
  <w:style w:type="paragraph" w:customStyle="1" w:styleId="zzBiblio">
    <w:name w:val="zzBiblio"/>
    <w:basedOn w:val="a0"/>
    <w:next w:val="Bibliography1"/>
    <w:pPr>
      <w:pageBreakBefore/>
      <w:spacing w:after="760" w:line="310" w:lineRule="exact"/>
      <w:jc w:val="center"/>
    </w:pPr>
    <w:rPr>
      <w:b/>
      <w:sz w:val="28"/>
    </w:rPr>
  </w:style>
  <w:style w:type="paragraph" w:customStyle="1" w:styleId="zzContents">
    <w:name w:val="zzContents"/>
    <w:basedOn w:val="Introduction"/>
    <w:next w:val="11"/>
    <w:pPr>
      <w:tabs>
        <w:tab w:val="clear" w:pos="400"/>
      </w:tabs>
    </w:pPr>
  </w:style>
  <w:style w:type="paragraph" w:customStyle="1" w:styleId="zzCopyright">
    <w:name w:val="zzCopyright"/>
    <w:basedOn w:val="a0"/>
    <w:next w:val="a0"/>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a0"/>
    <w:pPr>
      <w:spacing w:after="220"/>
      <w:jc w:val="right"/>
    </w:pPr>
    <w:rPr>
      <w:b/>
      <w:color w:val="000000"/>
      <w:sz w:val="24"/>
    </w:rPr>
  </w:style>
  <w:style w:type="paragraph" w:customStyle="1" w:styleId="zzForeword">
    <w:name w:val="zzForeword"/>
    <w:basedOn w:val="Introduction"/>
    <w:next w:val="a0"/>
    <w:pPr>
      <w:tabs>
        <w:tab w:val="clear" w:pos="400"/>
      </w:tabs>
    </w:pPr>
    <w:rPr>
      <w:color w:val="0000FF"/>
    </w:rPr>
  </w:style>
  <w:style w:type="paragraph" w:customStyle="1" w:styleId="zzHelp">
    <w:name w:val="zzHelp"/>
    <w:basedOn w:val="a0"/>
    <w:rPr>
      <w:color w:val="008000"/>
    </w:rPr>
  </w:style>
  <w:style w:type="paragraph" w:customStyle="1" w:styleId="zzIndex">
    <w:name w:val="zzIndex"/>
    <w:basedOn w:val="zzBiblio"/>
    <w:next w:val="afe"/>
  </w:style>
  <w:style w:type="paragraph" w:customStyle="1" w:styleId="zzLc5">
    <w:name w:val="zzLc5"/>
    <w:basedOn w:val="a0"/>
    <w:next w:val="a0"/>
    <w:pPr>
      <w:jc w:val="left"/>
    </w:pPr>
  </w:style>
  <w:style w:type="paragraph" w:customStyle="1" w:styleId="zzLc6">
    <w:name w:val="zzLc6"/>
    <w:basedOn w:val="a0"/>
    <w:next w:val="a0"/>
    <w:pPr>
      <w:jc w:val="left"/>
    </w:pPr>
  </w:style>
  <w:style w:type="paragraph" w:customStyle="1" w:styleId="zzLn5">
    <w:name w:val="zzLn5"/>
    <w:basedOn w:val="a0"/>
    <w:next w:val="a0"/>
    <w:pPr>
      <w:jc w:val="left"/>
    </w:pPr>
  </w:style>
  <w:style w:type="paragraph" w:customStyle="1" w:styleId="zzLn6">
    <w:name w:val="zzLn6"/>
    <w:basedOn w:val="a0"/>
    <w:next w:val="a0"/>
    <w:pPr>
      <w:jc w:val="left"/>
    </w:pPr>
  </w:style>
  <w:style w:type="paragraph" w:customStyle="1" w:styleId="zzSTDTitle">
    <w:name w:val="zzSTDTitle"/>
    <w:basedOn w:val="a0"/>
    <w:next w:val="a0"/>
    <w:pPr>
      <w:suppressAutoHyphens/>
      <w:spacing w:before="400" w:after="760" w:line="350" w:lineRule="exact"/>
      <w:jc w:val="left"/>
    </w:pPr>
    <w:rPr>
      <w:b/>
      <w:color w:val="0000FF"/>
      <w:sz w:val="32"/>
    </w:rPr>
  </w:style>
  <w:style w:type="paragraph" w:styleId="afff1">
    <w:name w:val="Balloon Text"/>
    <w:basedOn w:val="a0"/>
    <w:link w:val="Char3"/>
    <w:uiPriority w:val="99"/>
    <w:semiHidden/>
    <w:rsid w:val="00BB50A7"/>
    <w:rPr>
      <w:rFonts w:ascii="Tahoma" w:hAnsi="Tahoma"/>
      <w:sz w:val="16"/>
      <w:szCs w:val="16"/>
    </w:rPr>
  </w:style>
  <w:style w:type="paragraph" w:customStyle="1" w:styleId="Tabletext10">
    <w:name w:val="Table text (10)"/>
    <w:basedOn w:val="a0"/>
    <w:pPr>
      <w:spacing w:before="60" w:after="60"/>
    </w:pPr>
  </w:style>
  <w:style w:type="paragraph" w:customStyle="1" w:styleId="Tabletext9">
    <w:name w:val="Table text (9)"/>
    <w:basedOn w:val="a0"/>
    <w:pPr>
      <w:spacing w:before="60" w:after="60" w:line="210" w:lineRule="atLeast"/>
    </w:pPr>
    <w:rPr>
      <w:sz w:val="18"/>
    </w:rPr>
  </w:style>
  <w:style w:type="paragraph" w:customStyle="1" w:styleId="Tabletext8">
    <w:name w:val="Table text (8)"/>
    <w:basedOn w:val="a0"/>
    <w:pPr>
      <w:spacing w:before="60" w:after="60" w:line="190" w:lineRule="atLeast"/>
    </w:pPr>
    <w:rPr>
      <w:sz w:val="16"/>
    </w:rPr>
  </w:style>
  <w:style w:type="paragraph" w:customStyle="1" w:styleId="Tabletext7">
    <w:name w:val="Table text (7)"/>
    <w:basedOn w:val="a0"/>
    <w:pPr>
      <w:spacing w:before="60" w:after="60" w:line="170" w:lineRule="atLeast"/>
    </w:pPr>
    <w:rPr>
      <w:sz w:val="14"/>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uiPriority w:val="99"/>
    <w:rsid w:val="00014234"/>
    <w:pPr>
      <w:autoSpaceDE w:val="0"/>
      <w:autoSpaceDN w:val="0"/>
      <w:adjustRightInd w:val="0"/>
    </w:pPr>
    <w:rPr>
      <w:rFonts w:eastAsia="Times New Roman"/>
      <w:color w:val="000000"/>
      <w:sz w:val="24"/>
      <w:szCs w:val="24"/>
      <w:lang w:eastAsia="en-US"/>
    </w:rPr>
  </w:style>
  <w:style w:type="paragraph" w:styleId="afff2">
    <w:name w:val="annotation subject"/>
    <w:basedOn w:val="af0"/>
    <w:next w:val="af0"/>
    <w:link w:val="Char4"/>
    <w:uiPriority w:val="99"/>
    <w:semiHidden/>
    <w:rsid w:val="00014234"/>
    <w:rPr>
      <w:b/>
      <w:bCs/>
    </w:rPr>
  </w:style>
  <w:style w:type="table" w:styleId="afff3">
    <w:name w:val="Table Grid"/>
    <w:basedOn w:val="a7"/>
    <w:uiPriority w:val="5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afff4">
    <w:name w:val="Normal (Web)"/>
    <w:basedOn w:val="a0"/>
    <w:link w:val="Char5"/>
    <w:uiPriority w:val="99"/>
    <w:rsid w:val="00944FA6"/>
    <w:pPr>
      <w:spacing w:before="100" w:beforeAutospacing="1" w:after="100" w:afterAutospacing="1" w:line="240" w:lineRule="auto"/>
      <w:jc w:val="left"/>
    </w:pPr>
    <w:rPr>
      <w:rFonts w:ascii="Times New Roman" w:eastAsia="Times New Roman" w:hAnsi="Times New Roman"/>
      <w:sz w:val="24"/>
      <w:szCs w:val="24"/>
      <w:lang w:eastAsia="en-GB"/>
    </w:rPr>
  </w:style>
  <w:style w:type="paragraph" w:customStyle="1" w:styleId="NormalWeb1">
    <w:name w:val="Normal (Web)1"/>
    <w:basedOn w:val="a0"/>
    <w:rsid w:val="00CE2C34"/>
    <w:pPr>
      <w:spacing w:after="0" w:line="240" w:lineRule="auto"/>
      <w:jc w:val="left"/>
    </w:pPr>
    <w:rPr>
      <w:rFonts w:ascii="Times New Roman" w:eastAsia="Times New Roman" w:hAnsi="Times New Roman"/>
      <w:sz w:val="24"/>
      <w:szCs w:val="24"/>
      <w:lang w:eastAsia="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szCs w:val="22"/>
      <w:lang w:val="en-GB" w:eastAsia="en-US"/>
    </w:rPr>
  </w:style>
  <w:style w:type="paragraph" w:customStyle="1" w:styleId="Small">
    <w:name w:val="Small"/>
    <w:basedOn w:val="a0"/>
    <w:qFormat/>
    <w:rsid w:val="00E02643"/>
    <w:pPr>
      <w:widowControl w:val="0"/>
      <w:spacing w:before="20" w:after="0" w:line="240" w:lineRule="auto"/>
      <w:jc w:val="left"/>
    </w:pPr>
    <w:rPr>
      <w:rFonts w:eastAsia="Times New Roman"/>
      <w:snapToGrid w:val="0"/>
      <w:sz w:val="16"/>
      <w:szCs w:val="16"/>
      <w:lang w:eastAsia="en-US"/>
    </w:rPr>
  </w:style>
  <w:style w:type="paragraph" w:styleId="afff5">
    <w:name w:val="Revision"/>
    <w:hidden/>
    <w:uiPriority w:val="99"/>
    <w:semiHidden/>
    <w:rsid w:val="00460870"/>
    <w:rPr>
      <w:szCs w:val="22"/>
      <w:lang w:val="en-GB" w:eastAsia="ja-JP"/>
    </w:rPr>
  </w:style>
  <w:style w:type="paragraph" w:styleId="afff6">
    <w:name w:val="List Paragraph"/>
    <w:basedOn w:val="a0"/>
    <w:uiPriority w:val="1"/>
    <w:qFormat/>
    <w:rsid w:val="007C13EE"/>
    <w:pPr>
      <w:ind w:left="720"/>
    </w:pPr>
  </w:style>
  <w:style w:type="paragraph" w:customStyle="1" w:styleId="Figuretitle2">
    <w:name w:val="Figure title2"/>
    <w:basedOn w:val="a0"/>
    <w:next w:val="a0"/>
    <w:rsid w:val="009D6080"/>
    <w:pPr>
      <w:suppressAutoHyphens/>
      <w:spacing w:before="220" w:after="220"/>
      <w:jc w:val="center"/>
    </w:pPr>
    <w:rPr>
      <w:b/>
      <w:lang w:val="de-DE" w:eastAsia="ar-SA"/>
    </w:rPr>
  </w:style>
  <w:style w:type="paragraph" w:customStyle="1" w:styleId="ISOComments">
    <w:name w:val="ISO_Comments"/>
    <w:basedOn w:val="a0"/>
    <w:rsid w:val="0056560E"/>
    <w:pPr>
      <w:spacing w:before="210" w:after="0" w:line="210" w:lineRule="exact"/>
      <w:jc w:val="left"/>
    </w:pPr>
    <w:rPr>
      <w:rFonts w:eastAsia="Times New Roman"/>
      <w:sz w:val="18"/>
      <w:lang w:eastAsia="en-US"/>
    </w:rPr>
  </w:style>
  <w:style w:type="paragraph" w:customStyle="1" w:styleId="ISOChange">
    <w:name w:val="ISO_Change"/>
    <w:basedOn w:val="a0"/>
    <w:rsid w:val="0056560E"/>
    <w:pPr>
      <w:spacing w:before="210" w:after="0" w:line="210" w:lineRule="exact"/>
      <w:jc w:val="left"/>
    </w:pPr>
    <w:rPr>
      <w:rFonts w:eastAsia="Times New Roman"/>
      <w:sz w:val="18"/>
      <w:lang w:eastAsia="en-US"/>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szCs w:val="22"/>
      <w:lang w:val="en-GB" w:eastAsia="ar-SA"/>
    </w:rPr>
  </w:style>
  <w:style w:type="character" w:customStyle="1" w:styleId="Char0">
    <w:name w:val="메모 텍스트 Char"/>
    <w:link w:val="af0"/>
    <w:uiPriority w:val="99"/>
    <w:rsid w:val="00A75F69"/>
    <w:rPr>
      <w:rFonts w:ascii="Arial" w:hAnsi="Arial"/>
      <w:lang w:val="en-GB" w:eastAsia="ja-JP"/>
    </w:rPr>
  </w:style>
  <w:style w:type="paragraph" w:customStyle="1" w:styleId="Firstparagraph">
    <w:name w:val="First paragraph"/>
    <w:basedOn w:val="a0"/>
    <w:next w:val="a0"/>
    <w:rsid w:val="00A85E33"/>
    <w:pPr>
      <w:overflowPunct w:val="0"/>
      <w:autoSpaceDE w:val="0"/>
      <w:autoSpaceDN w:val="0"/>
      <w:adjustRightInd w:val="0"/>
      <w:spacing w:after="0" w:line="260" w:lineRule="exact"/>
      <w:textAlignment w:val="baseline"/>
    </w:pPr>
    <w:rPr>
      <w:rFonts w:ascii="Times New Roman" w:eastAsia="Times New Roman" w:hAnsi="Times New Roman"/>
      <w:sz w:val="24"/>
      <w:lang w:eastAsia="en-US"/>
    </w:rPr>
  </w:style>
  <w:style w:type="paragraph" w:customStyle="1" w:styleId="ISOSecretObservations">
    <w:name w:val="ISO_Secret_Observations"/>
    <w:basedOn w:val="a0"/>
    <w:rsid w:val="006E77C5"/>
    <w:pPr>
      <w:spacing w:before="210" w:after="0" w:line="210" w:lineRule="exact"/>
      <w:jc w:val="left"/>
    </w:pPr>
    <w:rPr>
      <w:rFonts w:eastAsia="Times New Roman"/>
      <w:sz w:val="18"/>
      <w:lang w:eastAsia="en-US"/>
    </w:rPr>
  </w:style>
  <w:style w:type="paragraph" w:customStyle="1" w:styleId="subpara">
    <w:name w:val="sub para"/>
    <w:basedOn w:val="a0"/>
    <w:rsid w:val="00A65BFF"/>
    <w:pPr>
      <w:spacing w:before="60" w:after="60" w:line="240" w:lineRule="auto"/>
      <w:ind w:left="1134" w:right="794" w:hanging="567"/>
    </w:pPr>
    <w:rPr>
      <w:rFonts w:ascii="Arial Narrow" w:eastAsia="Times New Roman" w:hAnsi="Arial Narrow"/>
      <w:sz w:val="22"/>
      <w:lang w:val="en-AU" w:eastAsia="en-US"/>
    </w:rPr>
  </w:style>
  <w:style w:type="character" w:customStyle="1" w:styleId="3Char">
    <w:name w:val="제목 3 Char"/>
    <w:link w:val="30"/>
    <w:rsid w:val="00541645"/>
    <w:rPr>
      <w:rFonts w:ascii="Arial" w:hAnsi="Arial"/>
      <w:b/>
      <w:bCs/>
      <w:lang w:val="en-GB" w:eastAsia="ja-JP"/>
    </w:rPr>
  </w:style>
  <w:style w:type="character" w:customStyle="1" w:styleId="4Char">
    <w:name w:val="제목 4 Char"/>
    <w:link w:val="41"/>
    <w:rsid w:val="00541645"/>
    <w:rPr>
      <w:rFonts w:ascii="Arial" w:hAnsi="Arial"/>
      <w:b/>
      <w:bCs/>
      <w:lang w:val="en-GB" w:eastAsia="ja-JP"/>
    </w:rPr>
  </w:style>
  <w:style w:type="paragraph" w:styleId="afff7">
    <w:name w:val="No Spacing"/>
    <w:uiPriority w:val="1"/>
    <w:qFormat/>
    <w:rsid w:val="00541645"/>
    <w:pPr>
      <w:jc w:val="both"/>
    </w:pPr>
    <w:rPr>
      <w:szCs w:val="22"/>
      <w:lang w:val="en-GB" w:eastAsia="ja-JP"/>
    </w:rPr>
  </w:style>
  <w:style w:type="paragraph" w:styleId="TOC">
    <w:name w:val="TOC Heading"/>
    <w:basedOn w:val="1"/>
    <w:next w:val="a0"/>
    <w:uiPriority w:val="39"/>
    <w:unhideWhenUsed/>
    <w:qFormat/>
    <w:rsid w:val="00E56415"/>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a0"/>
    <w:rsid w:val="00E56415"/>
    <w:pPr>
      <w:widowControl w:val="0"/>
      <w:suppressLineNumbers/>
      <w:suppressAutoHyphens/>
      <w:spacing w:before="120" w:after="120" w:line="240" w:lineRule="auto"/>
      <w:jc w:val="left"/>
    </w:pPr>
    <w:rPr>
      <w:rFonts w:eastAsia="Arial" w:cs="Tahoma"/>
      <w:i/>
      <w:iCs/>
    </w:rPr>
  </w:style>
  <w:style w:type="paragraph" w:customStyle="1" w:styleId="Index">
    <w:name w:val="Index"/>
    <w:basedOn w:val="a0"/>
    <w:rsid w:val="00E56415"/>
    <w:pPr>
      <w:widowControl w:val="0"/>
      <w:suppressLineNumbers/>
      <w:suppressAutoHyphens/>
      <w:spacing w:after="0" w:line="240" w:lineRule="auto"/>
      <w:jc w:val="left"/>
    </w:pPr>
    <w:rPr>
      <w:rFonts w:eastAsia="Arial" w:cs="Tahoma"/>
    </w:rPr>
  </w:style>
  <w:style w:type="character" w:customStyle="1" w:styleId="2Char">
    <w:name w:val="제목 2 Char"/>
    <w:link w:val="20"/>
    <w:rsid w:val="00666E30"/>
    <w:rPr>
      <w:rFonts w:ascii="Arial" w:hAnsi="Arial"/>
      <w:b/>
      <w:bCs/>
      <w:sz w:val="22"/>
      <w:lang w:val="en-GB" w:eastAsia="ja-JP"/>
    </w:rPr>
  </w:style>
  <w:style w:type="character" w:customStyle="1" w:styleId="1Char">
    <w:name w:val="제목 1 Char"/>
    <w:link w:val="1"/>
    <w:rsid w:val="003C1FC0"/>
    <w:rPr>
      <w:rFonts w:ascii="Arial" w:hAnsi="Arial"/>
      <w:b/>
      <w:bCs/>
      <w:sz w:val="24"/>
      <w:lang w:val="en-GB" w:eastAsia="ja-JP"/>
    </w:rPr>
  </w:style>
  <w:style w:type="character" w:customStyle="1" w:styleId="Char3">
    <w:name w:val="풍선 도움말 텍스트 Char"/>
    <w:link w:val="afff1"/>
    <w:uiPriority w:val="99"/>
    <w:semiHidden/>
    <w:rsid w:val="00E56415"/>
    <w:rPr>
      <w:rFonts w:ascii="Tahoma" w:hAnsi="Tahoma" w:cs="Tahoma"/>
      <w:sz w:val="16"/>
      <w:szCs w:val="16"/>
      <w:lang w:val="en-GB" w:eastAsia="ja-JP"/>
    </w:rPr>
  </w:style>
  <w:style w:type="character" w:customStyle="1" w:styleId="Char">
    <w:name w:val="본문 들여쓰기 Char"/>
    <w:link w:val="ac"/>
    <w:uiPriority w:val="99"/>
    <w:rsid w:val="00E56415"/>
    <w:rPr>
      <w:rFonts w:ascii="Arial" w:hAnsi="Arial"/>
      <w:lang w:val="en-GB" w:eastAsia="ja-JP"/>
    </w:rPr>
  </w:style>
  <w:style w:type="character" w:customStyle="1" w:styleId="Char2">
    <w:name w:val="머리글 Char"/>
    <w:link w:val="afc"/>
    <w:uiPriority w:val="99"/>
    <w:rsid w:val="00E56415"/>
    <w:rPr>
      <w:rFonts w:ascii="Arial" w:hAnsi="Arial"/>
      <w:b/>
      <w:sz w:val="22"/>
      <w:lang w:val="en-GB" w:eastAsia="ja-JP"/>
    </w:rPr>
  </w:style>
  <w:style w:type="character" w:customStyle="1" w:styleId="Char4">
    <w:name w:val="메모 주제 Char"/>
    <w:link w:val="afff2"/>
    <w:uiPriority w:val="99"/>
    <w:semiHidden/>
    <w:rsid w:val="00E56415"/>
    <w:rPr>
      <w:rFonts w:ascii="Arial" w:hAnsi="Arial"/>
      <w:b/>
      <w:bCs/>
      <w:lang w:val="en-GB" w:eastAsia="ja-JP"/>
    </w:rPr>
  </w:style>
  <w:style w:type="character" w:customStyle="1" w:styleId="2Char0">
    <w:name w:val="본문 2 Char"/>
    <w:link w:val="22"/>
    <w:uiPriority w:val="99"/>
    <w:rsid w:val="00E56415"/>
    <w:rPr>
      <w:rFonts w:ascii="Arial" w:hAnsi="Arial"/>
      <w:sz w:val="16"/>
      <w:lang w:val="en-GB" w:eastAsia="ja-JP"/>
    </w:rPr>
  </w:style>
  <w:style w:type="character" w:customStyle="1" w:styleId="5Char">
    <w:name w:val="제목 5 Char"/>
    <w:link w:val="50"/>
    <w:rsid w:val="00E56415"/>
    <w:rPr>
      <w:rFonts w:ascii="Arial" w:hAnsi="Arial"/>
      <w:b/>
      <w:bCs/>
      <w:lang w:val="en-GB" w:eastAsia="ja-JP"/>
    </w:rPr>
  </w:style>
  <w:style w:type="character" w:customStyle="1" w:styleId="6Char">
    <w:name w:val="제목 6 Char"/>
    <w:link w:val="6"/>
    <w:rsid w:val="00E56415"/>
    <w:rPr>
      <w:rFonts w:ascii="Arial" w:hAnsi="Arial"/>
      <w:b/>
      <w:bCs/>
      <w:lang w:val="en-GB" w:eastAsia="ja-JP"/>
    </w:rPr>
  </w:style>
  <w:style w:type="character" w:customStyle="1" w:styleId="7Char">
    <w:name w:val="제목 7 Char"/>
    <w:link w:val="7"/>
    <w:rsid w:val="00E56415"/>
    <w:rPr>
      <w:rFonts w:ascii="Arial" w:hAnsi="Arial"/>
      <w:b/>
      <w:bCs/>
      <w:lang w:val="en-GB" w:eastAsia="ja-JP"/>
    </w:rPr>
  </w:style>
  <w:style w:type="character" w:customStyle="1" w:styleId="8Char">
    <w:name w:val="제목 8 Char"/>
    <w:link w:val="8"/>
    <w:rsid w:val="00E56415"/>
    <w:rPr>
      <w:rFonts w:ascii="Arial" w:hAnsi="Arial"/>
      <w:b/>
      <w:bCs/>
      <w:lang w:val="en-GB" w:eastAsia="ja-JP"/>
    </w:rPr>
  </w:style>
  <w:style w:type="character" w:customStyle="1" w:styleId="9Char">
    <w:name w:val="제목 9 Char"/>
    <w:link w:val="9"/>
    <w:rsid w:val="00E56415"/>
    <w:rPr>
      <w:rFonts w:ascii="Arial" w:hAnsi="Arial"/>
      <w:b/>
      <w:bCs/>
      <w:lang w:val="en-GB" w:eastAsia="ja-JP"/>
    </w:rPr>
  </w:style>
  <w:style w:type="character" w:customStyle="1" w:styleId="2Char1">
    <w:name w:val="본문 들여쓰기 2 Char"/>
    <w:link w:val="24"/>
    <w:uiPriority w:val="99"/>
    <w:rsid w:val="00E56415"/>
    <w:rPr>
      <w:rFonts w:ascii="Arial" w:hAnsi="Arial"/>
      <w:lang w:val="en-GB" w:eastAsia="ja-JP"/>
    </w:rPr>
  </w:style>
  <w:style w:type="character" w:customStyle="1" w:styleId="3Char0">
    <w:name w:val="본문 3 Char"/>
    <w:link w:val="32"/>
    <w:uiPriority w:val="99"/>
    <w:rsid w:val="00E56415"/>
    <w:rPr>
      <w:rFonts w:ascii="Arial" w:hAnsi="Arial"/>
      <w:sz w:val="14"/>
      <w:lang w:val="en-GB" w:eastAsia="ja-JP"/>
    </w:rPr>
  </w:style>
  <w:style w:type="paragraph" w:customStyle="1" w:styleId="quotedtext">
    <w:name w:val="quoted text"/>
    <w:basedOn w:val="a0"/>
    <w:rsid w:val="00E56415"/>
    <w:pPr>
      <w:spacing w:before="60" w:after="60" w:line="240" w:lineRule="auto"/>
      <w:ind w:left="1134" w:right="1134" w:hanging="567"/>
    </w:pPr>
    <w:rPr>
      <w:rFonts w:ascii="Times New Roman" w:eastAsia="Times New Roman" w:hAnsi="Times New Roman"/>
      <w:i/>
      <w:lang w:val="en-AU" w:eastAsia="fr-FR"/>
    </w:rPr>
  </w:style>
  <w:style w:type="character" w:customStyle="1" w:styleId="Char1">
    <w:name w:val="바닥글 Char"/>
    <w:link w:val="af9"/>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Char5">
    <w:name w:val="일반 (웹) Char"/>
    <w:link w:val="afff4"/>
    <w:uiPriority w:val="99"/>
    <w:rsid w:val="00561650"/>
    <w:rPr>
      <w:rFonts w:eastAsia="Times New Roman"/>
      <w:sz w:val="24"/>
      <w:szCs w:val="24"/>
      <w:lang w:val="en-GB" w:eastAsia="en-GB"/>
    </w:rPr>
  </w:style>
  <w:style w:type="paragraph" w:styleId="afff8">
    <w:name w:val="Bibliography"/>
    <w:basedOn w:val="a0"/>
    <w:next w:val="a0"/>
    <w:uiPriority w:val="37"/>
    <w:semiHidden/>
    <w:unhideWhenUsed/>
    <w:rsid w:val="00241642"/>
  </w:style>
  <w:style w:type="paragraph" w:styleId="afff9">
    <w:name w:val="E-mail Signature"/>
    <w:basedOn w:val="a0"/>
    <w:link w:val="Char6"/>
    <w:uiPriority w:val="99"/>
    <w:semiHidden/>
    <w:unhideWhenUsed/>
    <w:rsid w:val="00241642"/>
  </w:style>
  <w:style w:type="character" w:customStyle="1" w:styleId="Char6">
    <w:name w:val="전자 메일 서명 Char"/>
    <w:link w:val="afff9"/>
    <w:uiPriority w:val="99"/>
    <w:semiHidden/>
    <w:rsid w:val="00241642"/>
    <w:rPr>
      <w:rFonts w:ascii="Arial" w:hAnsi="Arial"/>
      <w:lang w:val="en-GB" w:eastAsia="ja-JP"/>
    </w:rPr>
  </w:style>
  <w:style w:type="paragraph" w:styleId="HTML">
    <w:name w:val="HTML Address"/>
    <w:basedOn w:val="a0"/>
    <w:link w:val="HTMLChar"/>
    <w:uiPriority w:val="99"/>
    <w:semiHidden/>
    <w:unhideWhenUsed/>
    <w:rsid w:val="00241642"/>
    <w:rPr>
      <w:i/>
      <w:iCs/>
    </w:rPr>
  </w:style>
  <w:style w:type="character" w:customStyle="1" w:styleId="HTMLChar">
    <w:name w:val="HTML 주소 Char"/>
    <w:link w:val="HTML"/>
    <w:uiPriority w:val="99"/>
    <w:semiHidden/>
    <w:rsid w:val="00241642"/>
    <w:rPr>
      <w:rFonts w:ascii="Arial" w:hAnsi="Arial"/>
      <w:i/>
      <w:iCs/>
      <w:lang w:val="en-GB" w:eastAsia="ja-JP"/>
    </w:rPr>
  </w:style>
  <w:style w:type="paragraph" w:styleId="HTML0">
    <w:name w:val="HTML Preformatted"/>
    <w:basedOn w:val="a0"/>
    <w:link w:val="HTMLChar0"/>
    <w:uiPriority w:val="99"/>
    <w:semiHidden/>
    <w:unhideWhenUsed/>
    <w:rsid w:val="00241642"/>
    <w:rPr>
      <w:rFonts w:ascii="Courier New" w:hAnsi="Courier New"/>
    </w:rPr>
  </w:style>
  <w:style w:type="character" w:customStyle="1" w:styleId="HTMLChar0">
    <w:name w:val="미리 서식이 지정된 HTML Char"/>
    <w:link w:val="HTML0"/>
    <w:uiPriority w:val="99"/>
    <w:semiHidden/>
    <w:rsid w:val="00241642"/>
    <w:rPr>
      <w:rFonts w:ascii="Courier New" w:hAnsi="Courier New" w:cs="Courier New"/>
      <w:lang w:val="en-GB" w:eastAsia="ja-JP"/>
    </w:rPr>
  </w:style>
  <w:style w:type="paragraph" w:styleId="afffa">
    <w:name w:val="Intense Quote"/>
    <w:basedOn w:val="a0"/>
    <w:next w:val="a0"/>
    <w:link w:val="Char7"/>
    <w:uiPriority w:val="30"/>
    <w:qFormat/>
    <w:rsid w:val="00241642"/>
    <w:pPr>
      <w:pBdr>
        <w:bottom w:val="single" w:sz="4" w:space="4" w:color="4F81BD"/>
      </w:pBdr>
      <w:spacing w:before="200" w:after="280"/>
      <w:ind w:left="936" w:right="936"/>
    </w:pPr>
    <w:rPr>
      <w:b/>
      <w:bCs/>
      <w:i/>
      <w:iCs/>
      <w:color w:val="4F81BD"/>
    </w:rPr>
  </w:style>
  <w:style w:type="character" w:customStyle="1" w:styleId="Char7">
    <w:name w:val="강한 인용 Char"/>
    <w:link w:val="afffa"/>
    <w:uiPriority w:val="30"/>
    <w:rsid w:val="00241642"/>
    <w:rPr>
      <w:rFonts w:ascii="Arial" w:hAnsi="Arial"/>
      <w:b/>
      <w:bCs/>
      <w:i/>
      <w:iCs/>
      <w:color w:val="4F81BD"/>
      <w:lang w:val="en-GB" w:eastAsia="ja-JP"/>
    </w:rPr>
  </w:style>
  <w:style w:type="paragraph" w:styleId="afffb">
    <w:name w:val="Quote"/>
    <w:basedOn w:val="a0"/>
    <w:next w:val="a0"/>
    <w:link w:val="Char8"/>
    <w:uiPriority w:val="29"/>
    <w:qFormat/>
    <w:rsid w:val="00241642"/>
    <w:rPr>
      <w:i/>
      <w:iCs/>
      <w:color w:val="000000"/>
    </w:rPr>
  </w:style>
  <w:style w:type="character" w:customStyle="1" w:styleId="Char8">
    <w:name w:val="인용 Char"/>
    <w:link w:val="afffb"/>
    <w:uiPriority w:val="29"/>
    <w:rsid w:val="00241642"/>
    <w:rPr>
      <w:rFonts w:ascii="Arial" w:hAnsi="Arial"/>
      <w:i/>
      <w:iCs/>
      <w:color w:val="000000"/>
      <w:lang w:val="en-GB" w:eastAsia="ja-JP"/>
    </w:rPr>
  </w:style>
  <w:style w:type="paragraph" w:customStyle="1" w:styleId="publishedby">
    <w:name w:val="published by"/>
    <w:basedOn w:val="a0"/>
    <w:link w:val="publishedbyChar"/>
    <w:qFormat/>
    <w:rsid w:val="003C1FC0"/>
    <w:pPr>
      <w:tabs>
        <w:tab w:val="center" w:pos="4514"/>
        <w:tab w:val="left" w:pos="5040"/>
        <w:tab w:val="left" w:pos="5760"/>
        <w:tab w:val="left" w:pos="6480"/>
        <w:tab w:val="left" w:pos="7200"/>
        <w:tab w:val="left" w:pos="7920"/>
        <w:tab w:val="left" w:pos="8640"/>
      </w:tabs>
      <w:spacing w:after="0" w:line="240" w:lineRule="auto"/>
      <w:outlineLvl w:val="0"/>
    </w:pPr>
    <w:rPr>
      <w:b/>
    </w:rPr>
  </w:style>
  <w:style w:type="paragraph" w:customStyle="1" w:styleId="note0">
    <w:name w:val="note"/>
    <w:basedOn w:val="a0"/>
    <w:link w:val="noteChar"/>
    <w:qFormat/>
    <w:rsid w:val="003C1FC0"/>
    <w:rPr>
      <w:i/>
      <w:color w:val="FF0000"/>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a0"/>
    <w:link w:val="Label1Char"/>
    <w:qFormat/>
    <w:rsid w:val="003C1FC0"/>
    <w:pPr>
      <w:autoSpaceDE w:val="0"/>
      <w:autoSpaceDN w:val="0"/>
      <w:adjustRightInd w:val="0"/>
      <w:spacing w:after="0" w:line="480" w:lineRule="auto"/>
      <w:ind w:left="1695" w:hanging="1695"/>
    </w:pPr>
    <w:rPr>
      <w:b/>
      <w:sz w:val="22"/>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a0"/>
    <w:link w:val="Label2Char"/>
    <w:qFormat/>
    <w:rsid w:val="003C1FC0"/>
    <w:pPr>
      <w:ind w:left="1360" w:firstLine="340"/>
    </w:pPr>
    <w:rPr>
      <w:b/>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a0"/>
    <w:link w:val="LabeldataChar"/>
    <w:qFormat/>
    <w:rsid w:val="003C1FC0"/>
    <w:pPr>
      <w:autoSpaceDE w:val="0"/>
      <w:autoSpaceDN w:val="0"/>
      <w:adjustRightInd w:val="0"/>
      <w:spacing w:after="0" w:line="240" w:lineRule="auto"/>
    </w:p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1"/>
    <w:link w:val="AnnexChar"/>
    <w:qFormat/>
    <w:rsid w:val="003C1FC0"/>
    <w:pPr>
      <w:numPr>
        <w:numId w:val="11"/>
      </w:numPr>
    </w:pPr>
    <w:rPr>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section">
    <w:name w:val="Annex section"/>
    <w:basedOn w:val="20"/>
    <w:link w:val="AnnexsectionChar"/>
    <w:qFormat/>
    <w:rsid w:val="003C1FC0"/>
    <w:pPr>
      <w:numPr>
        <w:ilvl w:val="0"/>
        <w:numId w:val="0"/>
      </w:numPr>
      <w:jc w:val="left"/>
    </w:pPr>
    <w:rPr>
      <w:rFonts w:ascii="Arial Narrow" w:hAnsi="Arial Narrow"/>
      <w:sz w:val="20"/>
    </w:rPr>
  </w:style>
  <w:style w:type="character" w:customStyle="1" w:styleId="AnnexChar">
    <w:name w:val="Annex Char"/>
    <w:link w:val="Annex0"/>
    <w:rsid w:val="003C1FC0"/>
    <w:rPr>
      <w:rFonts w:ascii="Arial" w:hAnsi="Arial"/>
      <w:b/>
      <w:bCs/>
      <w:sz w:val="24"/>
      <w:lang w:val="en-GB" w:eastAsia="en-US"/>
    </w:rPr>
  </w:style>
  <w:style w:type="paragraph" w:customStyle="1" w:styleId="AppendixD2">
    <w:name w:val="Appendix D2"/>
    <w:autoRedefine/>
    <w:rsid w:val="00DE48FB"/>
    <w:pPr>
      <w:spacing w:before="40" w:after="40"/>
    </w:pPr>
    <w:rPr>
      <w:b/>
      <w:szCs w:val="22"/>
      <w:lang w:val="en-GB" w:eastAsia="ar-SA"/>
    </w:rPr>
  </w:style>
  <w:style w:type="character" w:customStyle="1" w:styleId="AnnexsectionChar">
    <w:name w:val="Annex section Char"/>
    <w:link w:val="Annexsection"/>
    <w:rsid w:val="003C1FC0"/>
    <w:rPr>
      <w:rFonts w:ascii="Arial Narrow" w:hAnsi="Arial Narrow"/>
      <w:b/>
      <w:bCs/>
      <w:szCs w:val="22"/>
      <w:lang w:val="en-GB" w:eastAsia="ja-JP"/>
    </w:rPr>
  </w:style>
  <w:style w:type="paragraph" w:customStyle="1" w:styleId="Basisalinea">
    <w:name w:val="[Basisalinea]"/>
    <w:basedOn w:val="a0"/>
    <w:uiPriority w:val="99"/>
    <w:rsid w:val="00DF37B3"/>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table" w:customStyle="1" w:styleId="TableNormal">
    <w:name w:val="Table Normal"/>
    <w:uiPriority w:val="2"/>
    <w:semiHidden/>
    <w:unhideWhenUsed/>
    <w:qFormat/>
    <w:rsid w:val="007D4CFE"/>
    <w:pPr>
      <w:widowControl w:val="0"/>
      <w:autoSpaceDE w:val="0"/>
      <w:autoSpaceDN w:val="0"/>
    </w:pPr>
    <w:rPr>
      <w:rFonts w:ascii="Calibri" w:eastAsia="맑은 고딕"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7D4CFE"/>
    <w:pPr>
      <w:widowControl w:val="0"/>
      <w:autoSpaceDE w:val="0"/>
      <w:autoSpaceDN w:val="0"/>
      <w:spacing w:before="59" w:after="0" w:line="240" w:lineRule="auto"/>
      <w:ind w:left="115"/>
      <w:jc w:val="left"/>
    </w:pPr>
    <w:rPr>
      <w:rFonts w:eastAsia="Arial"/>
      <w:sz w:val="22"/>
      <w:lang w:eastAsia="en-US"/>
    </w:rPr>
  </w:style>
  <w:style w:type="character" w:styleId="afffc">
    <w:name w:val="Book Title"/>
    <w:uiPriority w:val="33"/>
    <w:qFormat/>
    <w:rsid w:val="00E92F09"/>
    <w:rPr>
      <w:b/>
      <w:bCs/>
      <w:i/>
      <w:iCs/>
      <w:spacing w:val="5"/>
    </w:rPr>
  </w:style>
  <w:style w:type="numbering" w:customStyle="1" w:styleId="12">
    <w:name w:val="현재 목록1"/>
    <w:uiPriority w:val="99"/>
    <w:rsid w:val="009604D5"/>
  </w:style>
  <w:style w:type="character" w:styleId="afffd">
    <w:name w:val="Subtle Reference"/>
    <w:uiPriority w:val="31"/>
    <w:qFormat/>
    <w:rsid w:val="00A968B7"/>
    <w:rPr>
      <w:smallCaps/>
      <w:color w:val="5A5A5A"/>
    </w:rPr>
  </w:style>
  <w:style w:type="character" w:styleId="afffe">
    <w:name w:val="Unresolved Mention"/>
    <w:uiPriority w:val="99"/>
    <w:semiHidden/>
    <w:unhideWhenUsed/>
    <w:rsid w:val="00F85D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3.emf"/><Relationship Id="rId39" Type="http://schemas.openxmlformats.org/officeDocument/2006/relationships/hyperlink" Target="https://github.com/IHO-S100WG"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comments" Target="comments.xml"/><Relationship Id="rId50" Type="http://schemas.openxmlformats.org/officeDocument/2006/relationships/footer" Target="footer3.xml"/><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hyperlink" Target="http://www.epsg-registry.org/" TargetMode="External"/><Relationship Id="rId40" Type="http://schemas.openxmlformats.org/officeDocument/2006/relationships/image" Target="media/image24.png"/><Relationship Id="rId45" Type="http://schemas.openxmlformats.org/officeDocument/2006/relationships/image" Target="media/image29.jpg"/><Relationship Id="rId53" Type="http://schemas.openxmlformats.org/officeDocument/2006/relationships/footer" Target="footer5.xm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po.int/treaties/en/ip/berne/trtdocs_wo001.html" TargetMode="Externa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microsoft.com/office/2011/relationships/commentsExtended" Target="commentsExtended.xml"/><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ogc.org" TargetMode="External"/><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25.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8.emf"/><Relationship Id="rId44" Type="http://schemas.openxmlformats.org/officeDocument/2006/relationships/image" Target="media/image28.png"/><Relationship Id="rId5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CAFA0A-5578-477D-AB6F-AEC591568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Std.dot</Template>
  <TotalTime>671</TotalTime>
  <Pages>51</Pages>
  <Words>17270</Words>
  <Characters>98444</Characters>
  <Application>Microsoft Office Word</Application>
  <DocSecurity>0</DocSecurity>
  <Lines>820</Lines>
  <Paragraphs>230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ISO/IEC TC /SC  N</vt:lpstr>
      <vt:lpstr>ISO/IEC TC /SC  N</vt:lpstr>
    </vt:vector>
  </TitlesOfParts>
  <Company>afnor</Company>
  <LinksUpToDate>false</LinksUpToDate>
  <CharactersWithSpaces>115484</CharactersWithSpaces>
  <SharedDoc>false</SharedDoc>
  <HLinks>
    <vt:vector size="12" baseType="variant">
      <vt:variant>
        <vt:i4>6684718</vt:i4>
      </vt:variant>
      <vt:variant>
        <vt:i4>365</vt:i4>
      </vt:variant>
      <vt:variant>
        <vt:i4>0</vt:i4>
      </vt:variant>
      <vt:variant>
        <vt:i4>5</vt:i4>
      </vt:variant>
      <vt:variant>
        <vt:lpwstr>http://www.ogp.org.uk/</vt:lpwstr>
      </vt:variant>
      <vt:variant>
        <vt:lpwstr/>
      </vt:variant>
      <vt:variant>
        <vt:i4>1638415</vt:i4>
      </vt:variant>
      <vt:variant>
        <vt:i4>362</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박세영</cp:lastModifiedBy>
  <cp:revision>39</cp:revision>
  <cp:lastPrinted>2016-12-15T12:47:00Z</cp:lastPrinted>
  <dcterms:created xsi:type="dcterms:W3CDTF">2024-07-25T02:11:00Z</dcterms:created>
  <dcterms:modified xsi:type="dcterms:W3CDTF">2024-12-06T07:17:00Z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GrammarlyDocumentId">
    <vt:lpwstr>c21f851ecb5058cc422cd1e0715a81238686c51d3bd896a47f9dbd00705a7852</vt:lpwstr>
  </property>
</Properties>
</file>